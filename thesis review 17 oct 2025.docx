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01A9" w14:textId="77777777" w:rsidR="008D1943" w:rsidRDefault="008D1943" w:rsidP="008D1943"/>
    <w:p w14:paraId="43D79CF7" w14:textId="77777777" w:rsidR="008D1943" w:rsidRDefault="008D1943" w:rsidP="008D1943"/>
    <w:p w14:paraId="41AD9123" w14:textId="77777777" w:rsidR="008D1943" w:rsidRDefault="008D1943" w:rsidP="008D1943"/>
    <w:tbl>
      <w:tblPr>
        <w:tblW w:w="0" w:type="auto"/>
        <w:jc w:val="center"/>
        <w:tblLayout w:type="fixed"/>
        <w:tblLook w:val="01E0" w:firstRow="1" w:lastRow="1" w:firstColumn="1" w:lastColumn="1" w:noHBand="0" w:noVBand="0"/>
      </w:tblPr>
      <w:tblGrid>
        <w:gridCol w:w="8693"/>
      </w:tblGrid>
      <w:tr w:rsidR="008D1943" w14:paraId="3F9FEEB8" w14:textId="77777777" w:rsidTr="007233C1">
        <w:trPr>
          <w:trHeight w:val="1857"/>
          <w:jc w:val="center"/>
        </w:trPr>
        <w:tc>
          <w:tcPr>
            <w:tcW w:w="8693" w:type="dxa"/>
            <w:vAlign w:val="center"/>
          </w:tcPr>
          <w:p w14:paraId="3AA5CAA6" w14:textId="77777777" w:rsidR="008D1943" w:rsidRDefault="008D1943" w:rsidP="007233C1">
            <w:pPr>
              <w:pStyle w:val="Title"/>
              <w:ind w:left="907"/>
              <w:jc w:val="center"/>
            </w:pPr>
            <w:r>
              <w:t xml:space="preserve"> </w:t>
            </w:r>
            <w:r w:rsidRPr="6FD507D9">
              <w:t xml:space="preserve">TIME SERIES PREDICTION OF </w:t>
            </w:r>
            <w:r>
              <w:t xml:space="preserve">  VOLATILITY AND THE FRACTAL NATURE OF THE DATA</w:t>
            </w:r>
          </w:p>
          <w:p w14:paraId="055C2178" w14:textId="77777777" w:rsidR="008D1943" w:rsidRDefault="008D1943" w:rsidP="007233C1">
            <w:pPr>
              <w:spacing w:after="60"/>
              <w:jc w:val="center"/>
              <w:rPr>
                <w:rFonts w:ascii="Arial" w:eastAsia="Arial" w:hAnsi="Arial" w:cs="Arial"/>
                <w:sz w:val="40"/>
                <w:szCs w:val="40"/>
              </w:rPr>
            </w:pPr>
          </w:p>
          <w:p w14:paraId="3A7C9FEF" w14:textId="77777777" w:rsidR="008D1943" w:rsidRDefault="008D1943" w:rsidP="007233C1">
            <w:pPr>
              <w:spacing w:after="60"/>
              <w:jc w:val="center"/>
              <w:rPr>
                <w:rFonts w:ascii="Arial" w:eastAsia="Arial" w:hAnsi="Arial" w:cs="Arial"/>
                <w:sz w:val="40"/>
                <w:szCs w:val="40"/>
              </w:rPr>
            </w:pPr>
            <w:r>
              <w:rPr>
                <w:rFonts w:ascii="Arial" w:eastAsia="Arial" w:hAnsi="Arial" w:cs="Arial"/>
                <w:sz w:val="40"/>
                <w:szCs w:val="40"/>
              </w:rPr>
              <w:t xml:space="preserve">          PhD Thesis       </w:t>
            </w:r>
          </w:p>
          <w:p w14:paraId="5A105529" w14:textId="77777777" w:rsidR="008D1943" w:rsidRDefault="008D1943" w:rsidP="007233C1">
            <w:pPr>
              <w:spacing w:after="60"/>
              <w:jc w:val="center"/>
              <w:rPr>
                <w:rFonts w:ascii="Arial" w:eastAsia="Arial" w:hAnsi="Arial" w:cs="Arial"/>
                <w:sz w:val="40"/>
                <w:szCs w:val="40"/>
              </w:rPr>
            </w:pPr>
            <w:r>
              <w:rPr>
                <w:rFonts w:ascii="Arial" w:eastAsia="Arial" w:hAnsi="Arial" w:cs="Arial"/>
                <w:sz w:val="40"/>
                <w:szCs w:val="40"/>
              </w:rPr>
              <w:t xml:space="preserve">       University of Westminster</w:t>
            </w:r>
          </w:p>
        </w:tc>
      </w:tr>
      <w:tr w:rsidR="008D1943" w14:paraId="12CFBD9E" w14:textId="77777777" w:rsidTr="007233C1">
        <w:trPr>
          <w:trHeight w:val="814"/>
          <w:jc w:val="center"/>
        </w:trPr>
        <w:tc>
          <w:tcPr>
            <w:tcW w:w="8693" w:type="dxa"/>
            <w:vAlign w:val="bottom"/>
          </w:tcPr>
          <w:p w14:paraId="7595E71A" w14:textId="77777777" w:rsidR="008D1943" w:rsidRDefault="008D1943" w:rsidP="007233C1">
            <w:pPr>
              <w:spacing w:after="60"/>
              <w:jc w:val="center"/>
              <w:rPr>
                <w:rFonts w:ascii="Arial" w:eastAsia="Arial" w:hAnsi="Arial" w:cs="Arial"/>
                <w:sz w:val="36"/>
                <w:szCs w:val="36"/>
              </w:rPr>
            </w:pPr>
            <w:r w:rsidRPr="6FD507D9">
              <w:rPr>
                <w:rFonts w:ascii="Arial" w:eastAsia="Arial" w:hAnsi="Arial" w:cs="Arial"/>
                <w:b/>
                <w:bCs/>
                <w:sz w:val="36"/>
                <w:szCs w:val="36"/>
              </w:rPr>
              <w:t>By</w:t>
            </w:r>
          </w:p>
        </w:tc>
      </w:tr>
      <w:tr w:rsidR="008D1943" w14:paraId="0809BCDB" w14:textId="77777777" w:rsidTr="007233C1">
        <w:trPr>
          <w:trHeight w:val="149"/>
          <w:jc w:val="center"/>
        </w:trPr>
        <w:tc>
          <w:tcPr>
            <w:tcW w:w="8693" w:type="dxa"/>
            <w:vAlign w:val="center"/>
          </w:tcPr>
          <w:p w14:paraId="46AA22E6" w14:textId="77777777" w:rsidR="008D1943" w:rsidRDefault="008D1943" w:rsidP="007233C1">
            <w:pPr>
              <w:spacing w:after="60" w:line="276" w:lineRule="auto"/>
              <w:jc w:val="center"/>
              <w:rPr>
                <w:rFonts w:ascii="Arial" w:eastAsia="Arial" w:hAnsi="Arial" w:cs="Arial"/>
                <w:sz w:val="48"/>
                <w:szCs w:val="48"/>
              </w:rPr>
            </w:pPr>
            <w:r w:rsidRPr="6FD507D9">
              <w:rPr>
                <w:rFonts w:ascii="Arial" w:eastAsia="Arial" w:hAnsi="Arial" w:cs="Arial"/>
                <w:b/>
                <w:bCs/>
                <w:smallCaps/>
                <w:sz w:val="48"/>
                <w:szCs w:val="48"/>
              </w:rPr>
              <w:t>Georg</w:t>
            </w:r>
            <w:r>
              <w:rPr>
                <w:rFonts w:ascii="Arial" w:eastAsia="Arial" w:hAnsi="Arial" w:cs="Arial"/>
                <w:b/>
                <w:bCs/>
                <w:smallCaps/>
                <w:sz w:val="48"/>
                <w:szCs w:val="48"/>
              </w:rPr>
              <w:t>y</w:t>
            </w:r>
            <w:r w:rsidRPr="6FD507D9">
              <w:rPr>
                <w:rFonts w:ascii="Arial" w:eastAsia="Arial" w:hAnsi="Arial" w:cs="Arial"/>
                <w:b/>
                <w:bCs/>
                <w:smallCaps/>
                <w:sz w:val="48"/>
                <w:szCs w:val="48"/>
              </w:rPr>
              <w:t xml:space="preserve"> Urumov</w:t>
            </w:r>
          </w:p>
        </w:tc>
      </w:tr>
      <w:tr w:rsidR="008D1943" w14:paraId="0CF87BD2" w14:textId="77777777" w:rsidTr="007233C1">
        <w:trPr>
          <w:trHeight w:val="149"/>
          <w:jc w:val="center"/>
        </w:trPr>
        <w:tc>
          <w:tcPr>
            <w:tcW w:w="8693" w:type="dxa"/>
            <w:vAlign w:val="center"/>
          </w:tcPr>
          <w:p w14:paraId="789ED53A" w14:textId="77777777" w:rsidR="008D1943" w:rsidRDefault="008D1943" w:rsidP="007233C1">
            <w:pPr>
              <w:spacing w:after="60" w:line="276" w:lineRule="auto"/>
              <w:jc w:val="center"/>
              <w:rPr>
                <w:rFonts w:ascii="Arial" w:eastAsia="Arial" w:hAnsi="Arial" w:cs="Arial"/>
                <w:b/>
                <w:bCs/>
                <w:sz w:val="40"/>
                <w:szCs w:val="40"/>
              </w:rPr>
            </w:pPr>
            <w:r>
              <w:rPr>
                <w:rFonts w:ascii="Arial" w:eastAsia="Arial" w:hAnsi="Arial" w:cs="Arial"/>
                <w:b/>
                <w:bCs/>
                <w:sz w:val="40"/>
                <w:szCs w:val="40"/>
              </w:rPr>
              <w:t xml:space="preserve">       </w:t>
            </w:r>
            <w:r w:rsidRPr="6FD507D9">
              <w:rPr>
                <w:rFonts w:ascii="Arial" w:eastAsia="Arial" w:hAnsi="Arial" w:cs="Arial"/>
                <w:b/>
                <w:bCs/>
                <w:sz w:val="40"/>
                <w:szCs w:val="40"/>
              </w:rPr>
              <w:t>(</w:t>
            </w:r>
            <w:hyperlink r:id="rId8" w:history="1">
              <w:r w:rsidRPr="006635D8">
                <w:rPr>
                  <w:rStyle w:val="Hyperlink"/>
                  <w:rFonts w:ascii="Arial" w:eastAsia="Arial" w:hAnsi="Arial" w:cs="Arial"/>
                  <w:b/>
                  <w:bCs/>
                  <w:sz w:val="40"/>
                  <w:szCs w:val="40"/>
                </w:rPr>
                <w:t>g.urumov@westminster.ac.uk</w:t>
              </w:r>
            </w:hyperlink>
            <w:r w:rsidRPr="6FD507D9">
              <w:rPr>
                <w:rFonts w:ascii="Arial" w:eastAsia="Arial" w:hAnsi="Arial" w:cs="Arial"/>
                <w:b/>
                <w:bCs/>
                <w:sz w:val="40"/>
                <w:szCs w:val="40"/>
              </w:rPr>
              <w:t>)</w:t>
            </w:r>
          </w:p>
          <w:p w14:paraId="006710B4" w14:textId="77777777" w:rsidR="008D1943" w:rsidRDefault="008D1943" w:rsidP="007233C1">
            <w:pPr>
              <w:spacing w:after="60" w:line="276" w:lineRule="auto"/>
              <w:jc w:val="center"/>
              <w:rPr>
                <w:rFonts w:ascii="Arial" w:eastAsia="Arial" w:hAnsi="Arial" w:cs="Arial"/>
                <w:sz w:val="40"/>
                <w:szCs w:val="40"/>
              </w:rPr>
            </w:pPr>
          </w:p>
        </w:tc>
      </w:tr>
      <w:tr w:rsidR="008D1943" w14:paraId="566AC47E" w14:textId="77777777" w:rsidTr="007233C1">
        <w:trPr>
          <w:trHeight w:val="558"/>
          <w:jc w:val="center"/>
        </w:trPr>
        <w:tc>
          <w:tcPr>
            <w:tcW w:w="8693" w:type="dxa"/>
            <w:vAlign w:val="bottom"/>
          </w:tcPr>
          <w:p w14:paraId="33B2E422" w14:textId="77777777" w:rsidR="008D1943" w:rsidRPr="00FA5359" w:rsidRDefault="008D1943" w:rsidP="007233C1">
            <w:pPr>
              <w:spacing w:after="60" w:line="276" w:lineRule="auto"/>
              <w:jc w:val="center"/>
              <w:rPr>
                <w:rFonts w:ascii="Arial" w:eastAsia="Arial" w:hAnsi="Arial" w:cs="Arial"/>
                <w:b/>
                <w:bCs/>
                <w:smallCaps/>
                <w:sz w:val="48"/>
                <w:szCs w:val="48"/>
              </w:rPr>
            </w:pPr>
            <w:r>
              <w:rPr>
                <w:rFonts w:ascii="Arial" w:eastAsia="Arial" w:hAnsi="Arial" w:cs="Arial"/>
                <w:b/>
                <w:bCs/>
                <w:smallCaps/>
                <w:sz w:val="48"/>
                <w:szCs w:val="48"/>
              </w:rPr>
              <w:t xml:space="preserve">     </w:t>
            </w:r>
            <w:r w:rsidRPr="00FA5359">
              <w:rPr>
                <w:rFonts w:ascii="Arial" w:eastAsia="Arial" w:hAnsi="Arial" w:cs="Arial"/>
                <w:b/>
                <w:bCs/>
                <w:smallCaps/>
                <w:sz w:val="48"/>
                <w:szCs w:val="48"/>
              </w:rPr>
              <w:t>DR PANAGIOTIS CHOUNTAS</w:t>
            </w:r>
          </w:p>
          <w:p w14:paraId="70E6C115" w14:textId="77777777" w:rsidR="008D1943" w:rsidRPr="00FA5359" w:rsidRDefault="008D1943" w:rsidP="007233C1">
            <w:pPr>
              <w:spacing w:after="60" w:line="276" w:lineRule="auto"/>
              <w:jc w:val="center"/>
              <w:rPr>
                <w:rFonts w:ascii="Arial" w:eastAsia="Arial" w:hAnsi="Arial" w:cs="Arial"/>
                <w:b/>
                <w:bCs/>
                <w:smallCaps/>
                <w:sz w:val="48"/>
                <w:szCs w:val="48"/>
              </w:rPr>
            </w:pPr>
            <w:r>
              <w:rPr>
                <w:rFonts w:ascii="Arial" w:eastAsia="Arial" w:hAnsi="Arial" w:cs="Arial"/>
                <w:b/>
                <w:bCs/>
                <w:smallCaps/>
                <w:sz w:val="48"/>
                <w:szCs w:val="48"/>
              </w:rPr>
              <w:t xml:space="preserve">        </w:t>
            </w:r>
            <w:r w:rsidRPr="00FA5359">
              <w:rPr>
                <w:rFonts w:ascii="Arial" w:eastAsia="Arial" w:hAnsi="Arial" w:cs="Arial"/>
                <w:b/>
                <w:bCs/>
                <w:smallCaps/>
                <w:sz w:val="48"/>
                <w:szCs w:val="48"/>
              </w:rPr>
              <w:t>PROF THIERRY CHAUSSALET</w:t>
            </w:r>
          </w:p>
          <w:p w14:paraId="5F8A444A" w14:textId="77777777" w:rsidR="008D1943" w:rsidRPr="00FA5359" w:rsidRDefault="008D1943" w:rsidP="007233C1">
            <w:pPr>
              <w:spacing w:after="60" w:line="276" w:lineRule="auto"/>
              <w:rPr>
                <w:rFonts w:ascii="Arial" w:eastAsia="Arial" w:hAnsi="Arial" w:cs="Arial"/>
                <w:sz w:val="28"/>
                <w:szCs w:val="28"/>
              </w:rPr>
            </w:pPr>
          </w:p>
        </w:tc>
      </w:tr>
      <w:tr w:rsidR="008D1943" w14:paraId="12D2D8C6" w14:textId="77777777" w:rsidTr="007233C1">
        <w:trPr>
          <w:trHeight w:val="149"/>
          <w:jc w:val="center"/>
        </w:trPr>
        <w:tc>
          <w:tcPr>
            <w:tcW w:w="8693" w:type="dxa"/>
            <w:vAlign w:val="bottom"/>
          </w:tcPr>
          <w:p w14:paraId="5900E80B" w14:textId="77777777" w:rsidR="008D1943" w:rsidRDefault="008D1943" w:rsidP="007233C1">
            <w:pPr>
              <w:spacing w:after="60" w:line="276" w:lineRule="auto"/>
              <w:ind w:left="-2377"/>
              <w:rPr>
                <w:rFonts w:ascii="Arial" w:eastAsia="Arial" w:hAnsi="Arial" w:cs="Arial"/>
                <w:sz w:val="28"/>
                <w:szCs w:val="28"/>
              </w:rPr>
            </w:pPr>
          </w:p>
        </w:tc>
      </w:tr>
    </w:tbl>
    <w:p w14:paraId="3DD2D130" w14:textId="77777777" w:rsidR="008D1943" w:rsidRDefault="008D1943" w:rsidP="008D1943">
      <w:pPr>
        <w:rPr>
          <w:rFonts w:ascii="Arial" w:hAnsi="Arial" w:cs="Arial"/>
          <w:i/>
          <w:iCs/>
          <w:sz w:val="28"/>
          <w:szCs w:val="28"/>
        </w:rPr>
      </w:pPr>
      <w:r>
        <w:rPr>
          <w:rFonts w:ascii="Arial" w:hAnsi="Arial" w:cs="Arial"/>
          <w:i/>
          <w:iCs/>
          <w:sz w:val="28"/>
          <w:szCs w:val="28"/>
        </w:rPr>
        <w:br w:type="page"/>
      </w:r>
    </w:p>
    <w:p w14:paraId="5BAFED30" w14:textId="77777777" w:rsidR="008D1943" w:rsidRPr="00E97FC1" w:rsidRDefault="008D1943" w:rsidP="008D1943">
      <w:pPr>
        <w:rPr>
          <w:rFonts w:ascii="Arial" w:hAnsi="Arial" w:cs="Arial"/>
          <w:i/>
          <w:iCs/>
          <w:sz w:val="28"/>
          <w:szCs w:val="28"/>
        </w:rPr>
      </w:pPr>
      <w:r w:rsidRPr="00E97FC1">
        <w:rPr>
          <w:rFonts w:ascii="Arial" w:hAnsi="Arial" w:cs="Arial"/>
          <w:i/>
          <w:iCs/>
          <w:sz w:val="28"/>
          <w:szCs w:val="28"/>
        </w:rPr>
        <w:lastRenderedPageBreak/>
        <w:t xml:space="preserve">“So limited is our knowledge that we resort, not to science, but to shamans. We place control of the world’s largest economy in the hands of a few elderly men, the central </w:t>
      </w:r>
      <w:proofErr w:type="gramStart"/>
      <w:r w:rsidRPr="00E97FC1">
        <w:rPr>
          <w:rFonts w:ascii="Arial" w:hAnsi="Arial" w:cs="Arial"/>
          <w:i/>
          <w:iCs/>
          <w:sz w:val="28"/>
          <w:szCs w:val="28"/>
        </w:rPr>
        <w:t>bankers..</w:t>
      </w:r>
      <w:proofErr w:type="gramEnd"/>
      <w:r w:rsidRPr="00E97FC1">
        <w:rPr>
          <w:rFonts w:ascii="Arial" w:hAnsi="Arial" w:cs="Arial"/>
          <w:i/>
          <w:iCs/>
          <w:sz w:val="28"/>
          <w:szCs w:val="28"/>
        </w:rPr>
        <w:t>”</w:t>
      </w:r>
    </w:p>
    <w:p w14:paraId="072B209C" w14:textId="77777777" w:rsidR="008D1943" w:rsidRPr="00E97FC1" w:rsidRDefault="008D1943" w:rsidP="008D1943">
      <w:pPr>
        <w:jc w:val="center"/>
        <w:rPr>
          <w:rFonts w:ascii="Arial" w:hAnsi="Arial" w:cs="Arial"/>
          <w:i/>
          <w:iCs/>
        </w:rPr>
      </w:pPr>
      <w:r>
        <w:rPr>
          <w:rFonts w:ascii="Arial" w:hAnsi="Arial" w:cs="Arial"/>
          <w:i/>
          <w:iCs/>
        </w:rPr>
        <w:t xml:space="preserve">---Benoit </w:t>
      </w:r>
      <w:proofErr w:type="spellStart"/>
      <w:r>
        <w:rPr>
          <w:rFonts w:ascii="Arial" w:hAnsi="Arial" w:cs="Arial"/>
          <w:i/>
          <w:iCs/>
        </w:rPr>
        <w:t>Mandlebrot</w:t>
      </w:r>
      <w:proofErr w:type="spellEnd"/>
    </w:p>
    <w:p w14:paraId="1C8EAFCE" w14:textId="77777777" w:rsidR="008D1943" w:rsidRDefault="008D1943" w:rsidP="008D1943">
      <w:pPr>
        <w:jc w:val="center"/>
      </w:pPr>
    </w:p>
    <w:p w14:paraId="28FB2EFB" w14:textId="77777777" w:rsidR="008D1943" w:rsidRDefault="008D1943" w:rsidP="008D1943">
      <w:pPr>
        <w:pStyle w:val="Heading1"/>
        <w:jc w:val="center"/>
      </w:pPr>
      <w:bookmarkStart w:id="0" w:name="_Toc202695047"/>
      <w:r w:rsidRPr="1D0A8684">
        <w:t>A</w:t>
      </w:r>
      <w:r>
        <w:t>BSTRACT</w:t>
      </w:r>
      <w:bookmarkEnd w:id="0"/>
    </w:p>
    <w:p w14:paraId="47460F0D" w14:textId="77777777" w:rsidR="008D1943" w:rsidRPr="00C84D5D" w:rsidRDefault="008D1943" w:rsidP="008D1943">
      <w:pPr>
        <w:jc w:val="both"/>
      </w:pPr>
    </w:p>
    <w:p w14:paraId="65BC4494" w14:textId="77777777" w:rsidR="008D1943" w:rsidRPr="00D43497" w:rsidRDefault="008D1943" w:rsidP="008D1943">
      <w:pPr>
        <w:spacing w:after="60" w:line="360" w:lineRule="auto"/>
        <w:jc w:val="both"/>
        <w:rPr>
          <w:rFonts w:ascii="Arial" w:eastAsia="Arial" w:hAnsi="Arial" w:cs="Arial"/>
          <w:color w:val="000000" w:themeColor="text1"/>
        </w:rPr>
      </w:pPr>
      <w:r>
        <w:rPr>
          <w:rFonts w:ascii="Arial" w:hAnsi="Arial" w:cs="Arial"/>
        </w:rPr>
        <w:tab/>
      </w:r>
      <w:r w:rsidRPr="00D43497">
        <w:rPr>
          <w:rFonts w:ascii="Arial" w:eastAsia="Arial" w:hAnsi="Arial" w:cs="Arial"/>
          <w:color w:val="000000" w:themeColor="text1"/>
        </w:rPr>
        <w:t xml:space="preserve">In this </w:t>
      </w:r>
      <w:r>
        <w:rPr>
          <w:rFonts w:ascii="Arial" w:eastAsia="Arial" w:hAnsi="Arial" w:cs="Arial"/>
          <w:color w:val="000000" w:themeColor="text1"/>
        </w:rPr>
        <w:t>thesis</w:t>
      </w:r>
      <w:r w:rsidRPr="00D43497">
        <w:rPr>
          <w:rFonts w:ascii="Arial" w:eastAsia="Arial" w:hAnsi="Arial" w:cs="Arial"/>
          <w:color w:val="000000" w:themeColor="text1"/>
        </w:rPr>
        <w:t>, we present a novel mathematical framework for pricing financial derivates and modelling asset behaviour by bringing together fractional Brownian motion (</w:t>
      </w:r>
      <w:proofErr w:type="spellStart"/>
      <w:r w:rsidRPr="00D43497">
        <w:rPr>
          <w:rFonts w:ascii="Arial" w:eastAsia="Arial" w:hAnsi="Arial" w:cs="Arial"/>
          <w:color w:val="000000" w:themeColor="text1"/>
        </w:rPr>
        <w:t>fBm</w:t>
      </w:r>
      <w:proofErr w:type="spellEnd"/>
      <w:r w:rsidRPr="00D43497">
        <w:rPr>
          <w:rFonts w:ascii="Arial" w:eastAsia="Arial" w:hAnsi="Arial" w:cs="Arial"/>
          <w:color w:val="000000" w:themeColor="text1"/>
        </w:rPr>
        <w:t xml:space="preserve">), fuzzy logic, and jump processes, all aligned with no-arbitrage principle. </w:t>
      </w:r>
      <w:proofErr w:type="gramStart"/>
      <w:r w:rsidRPr="00D43497">
        <w:rPr>
          <w:rFonts w:ascii="Arial" w:eastAsia="Arial" w:hAnsi="Arial" w:cs="Arial"/>
          <w:color w:val="000000" w:themeColor="text1"/>
        </w:rPr>
        <w:t>In particular, our</w:t>
      </w:r>
      <w:proofErr w:type="gramEnd"/>
      <w:r w:rsidRPr="00D43497">
        <w:rPr>
          <w:rFonts w:ascii="Arial" w:eastAsia="Arial" w:hAnsi="Arial" w:cs="Arial"/>
          <w:color w:val="000000" w:themeColor="text1"/>
        </w:rPr>
        <w:t xml:space="preserve"> mathematical developments include </w:t>
      </w:r>
      <w:proofErr w:type="spellStart"/>
      <w:r w:rsidRPr="00D43497">
        <w:rPr>
          <w:rFonts w:ascii="Arial" w:eastAsia="Arial" w:hAnsi="Arial" w:cs="Arial"/>
          <w:color w:val="000000" w:themeColor="text1"/>
        </w:rPr>
        <w:t>fBm</w:t>
      </w:r>
      <w:proofErr w:type="spellEnd"/>
      <w:r w:rsidRPr="00D43497">
        <w:rPr>
          <w:rFonts w:ascii="Arial" w:eastAsia="Arial" w:hAnsi="Arial" w:cs="Arial"/>
          <w:color w:val="000000" w:themeColor="text1"/>
        </w:rPr>
        <w:t xml:space="preserve"> defined through Mandelbrot-Van Ness kernels, and advanced mathematical tools such Molchan martingale and BDG </w:t>
      </w:r>
      <w:proofErr w:type="gramStart"/>
      <w:r w:rsidRPr="00D43497">
        <w:rPr>
          <w:rFonts w:ascii="Arial" w:eastAsia="Arial" w:hAnsi="Arial" w:cs="Arial"/>
          <w:color w:val="000000" w:themeColor="text1"/>
        </w:rPr>
        <w:t>inequalities  ensuring</w:t>
      </w:r>
      <w:proofErr w:type="gramEnd"/>
      <w:r w:rsidRPr="00D43497">
        <w:rPr>
          <w:rFonts w:ascii="Arial" w:eastAsia="Arial" w:hAnsi="Arial" w:cs="Arial"/>
          <w:color w:val="000000" w:themeColor="text1"/>
        </w:rPr>
        <w:t xml:space="preserve"> rigorous theoretical validity. We bring together these different concepts to model uncertainties like sudden market shocks and investor sentiment, providing a fresh perspective in financial mathematics and derivatives pricing. By using fuzzy logic, we incorporate subject factors such as market optimism or pessimism, adjusting volatility dynamically according to the current market environment. Fractal mathematics with the Hurst exponent close to zero reflecting rough market conditions and fuzzy set theory are combined with jumps, representing sudden market changes to capture more realistic asset price movements. We also bridge the gap between complex stochastic equations and solvable differential equations using tools like Feynman-Kac approach and </w:t>
      </w:r>
      <w:proofErr w:type="spellStart"/>
      <w:r w:rsidRPr="00D43497">
        <w:rPr>
          <w:rFonts w:ascii="Arial" w:eastAsia="Arial" w:hAnsi="Arial" w:cs="Arial"/>
          <w:color w:val="000000" w:themeColor="text1"/>
        </w:rPr>
        <w:t>Girsanov</w:t>
      </w:r>
      <w:proofErr w:type="spellEnd"/>
      <w:r w:rsidRPr="00D43497">
        <w:rPr>
          <w:rFonts w:ascii="Arial" w:eastAsia="Arial" w:hAnsi="Arial" w:cs="Arial"/>
          <w:color w:val="000000" w:themeColor="text1"/>
        </w:rPr>
        <w:t xml:space="preserve"> transformation. We present simulations illustrating plausible scenarios ranging from pessimistic </w:t>
      </w:r>
      <w:proofErr w:type="spellStart"/>
      <w:r w:rsidRPr="00D43497">
        <w:rPr>
          <w:rFonts w:ascii="Arial" w:eastAsia="Arial" w:hAnsi="Arial" w:cs="Arial"/>
          <w:color w:val="000000" w:themeColor="text1"/>
        </w:rPr>
        <w:t>to</w:t>
      </w:r>
      <w:proofErr w:type="spellEnd"/>
      <w:r w:rsidRPr="00D43497">
        <w:rPr>
          <w:rFonts w:ascii="Arial" w:eastAsia="Arial" w:hAnsi="Arial" w:cs="Arial"/>
          <w:color w:val="000000" w:themeColor="text1"/>
        </w:rPr>
        <w:t xml:space="preserve"> optimistic to demonstrate how this model can behave in practice, highlighting potential advantages over classical models like the Merton jump diffusion and Black-Scholes. Overall, our proposed model represents an advancement in mathematical finance by integrating fractional stochastic processes with fuzzy set theory, thus revealing new perspectives on derivative pricing and risk-free valuation in uncertain environments.</w:t>
      </w:r>
    </w:p>
    <w:p w14:paraId="029FE053" w14:textId="77777777" w:rsidR="008D1943" w:rsidRPr="00C63C94" w:rsidRDefault="008D1943" w:rsidP="008D1943">
      <w:pPr>
        <w:spacing w:after="60" w:line="360" w:lineRule="auto"/>
        <w:ind w:firstLine="720"/>
        <w:jc w:val="both"/>
        <w:rPr>
          <w:rFonts w:ascii="Arial" w:eastAsia="Arial" w:hAnsi="Arial" w:cs="Arial"/>
          <w:color w:val="000000" w:themeColor="text1"/>
        </w:rPr>
      </w:pPr>
      <w:r w:rsidRPr="00C63C94">
        <w:rPr>
          <w:rFonts w:ascii="Arial" w:eastAsia="Arial" w:hAnsi="Arial" w:cs="Arial"/>
          <w:color w:val="000000" w:themeColor="text1"/>
        </w:rPr>
        <w:t xml:space="preserve">In financial modelling, traditional approaches often rely on deterministic frameworks that inadequately capture the inherent complexities of market dynamics. For example, option pricing models typically use crisp parameters, yet empirical evidence </w:t>
      </w:r>
      <w:r w:rsidRPr="00C63C94">
        <w:rPr>
          <w:rFonts w:ascii="Arial" w:eastAsia="Arial" w:hAnsi="Arial" w:cs="Arial"/>
          <w:color w:val="000000" w:themeColor="text1"/>
        </w:rPr>
        <w:lastRenderedPageBreak/>
        <w:t>shows these variables often exhibit fuzziness and uncertainty. To address these limitations, this thesis proposes a novel unified framework that integrates fractional Brownian motion (</w:t>
      </w:r>
      <w:proofErr w:type="spellStart"/>
      <w:r w:rsidRPr="00C63C94">
        <w:rPr>
          <w:rFonts w:ascii="Arial" w:eastAsia="Arial" w:hAnsi="Arial" w:cs="Arial"/>
          <w:color w:val="000000" w:themeColor="text1"/>
        </w:rPr>
        <w:t>fBM</w:t>
      </w:r>
      <w:proofErr w:type="spellEnd"/>
      <w:r w:rsidRPr="00C63C94">
        <w:rPr>
          <w:rFonts w:ascii="Arial" w:eastAsia="Arial" w:hAnsi="Arial" w:cs="Arial"/>
          <w:color w:val="000000" w:themeColor="text1"/>
        </w:rPr>
        <w:t>) and fuzzy processes to model financial systems characteri</w:t>
      </w:r>
      <w:r>
        <w:rPr>
          <w:rFonts w:ascii="Arial" w:eastAsia="Arial" w:hAnsi="Arial" w:cs="Arial"/>
          <w:color w:val="000000" w:themeColor="text1"/>
        </w:rPr>
        <w:t>s</w:t>
      </w:r>
      <w:r w:rsidRPr="00C63C94">
        <w:rPr>
          <w:rFonts w:ascii="Arial" w:eastAsia="Arial" w:hAnsi="Arial" w:cs="Arial"/>
          <w:color w:val="000000" w:themeColor="text1"/>
        </w:rPr>
        <w:t>ed by both randomness and fuzziness. By defining a joint product measure space for H</w:t>
      </w:r>
      <w:r>
        <w:rPr>
          <w:rFonts w:ascii="Arial" w:eastAsia="Arial" w:hAnsi="Arial" w:cs="Arial"/>
          <w:color w:val="000000" w:themeColor="text1"/>
        </w:rPr>
        <w:t xml:space="preserve"> </w:t>
      </w:r>
      <w:r w:rsidRPr="00C63C94">
        <w:rPr>
          <w:rFonts w:ascii="Cambria Math" w:eastAsia="Arial" w:hAnsi="Cambria Math" w:cs="Cambria Math"/>
          <w:color w:val="000000" w:themeColor="text1"/>
        </w:rPr>
        <w:t>∈</w:t>
      </w:r>
      <w:r w:rsidRPr="00267FC5">
        <w:rPr>
          <w:rFonts w:ascii="Arial" w:eastAsia="Arial" w:hAnsi="Arial" w:cs="Arial"/>
          <w:color w:val="000000" w:themeColor="text1"/>
        </w:rPr>
        <w:t xml:space="preserve"> </w:t>
      </w:r>
      <w:r w:rsidRPr="00C63C94">
        <w:rPr>
          <w:rFonts w:ascii="Arial" w:eastAsia="Arial" w:hAnsi="Arial" w:cs="Arial"/>
          <w:color w:val="000000" w:themeColor="text1"/>
        </w:rPr>
        <w:t>(0,1) where H is the Hurst parameter that characterizes the degree of self-similarity and persistence in fractional Brownian motion, this work provides a comprehensive framework to account for long-range dependence, self-similarity, and individual risk preferences in market behaviour.</w:t>
      </w:r>
      <w:r>
        <w:rPr>
          <w:rFonts w:ascii="Arial" w:eastAsia="Arial" w:hAnsi="Arial" w:cs="Arial"/>
          <w:color w:val="000000" w:themeColor="text1"/>
        </w:rPr>
        <w:t xml:space="preserve"> </w:t>
      </w:r>
      <w:r w:rsidRPr="00C63C94">
        <w:rPr>
          <w:rFonts w:ascii="Arial" w:eastAsia="Arial" w:hAnsi="Arial" w:cs="Arial"/>
          <w:color w:val="000000" w:themeColor="text1"/>
        </w:rPr>
        <w:t>Building on the Merton jump-diffusion model, we extend the framework to include fuzzy fractional Brownian motion, fuzzy Poisson processes, and fuzzy volatility. These innovations enable the modelling of hybrid systems under uncertain variables, offering practitioners a flexible and robust tool for understanding and forecasting financial market dynamics</w:t>
      </w:r>
      <w:r>
        <w:rPr>
          <w:rFonts w:ascii="Arial" w:eastAsia="Arial" w:hAnsi="Arial" w:cs="Arial"/>
          <w:color w:val="000000" w:themeColor="text1"/>
        </w:rPr>
        <w:t xml:space="preserve"> and proposing a novel methodology for its application in forecasting</w:t>
      </w:r>
      <w:r w:rsidRPr="00C63C94">
        <w:rPr>
          <w:rFonts w:ascii="Arial" w:eastAsia="Arial" w:hAnsi="Arial" w:cs="Arial"/>
          <w:color w:val="000000" w:themeColor="text1"/>
        </w:rPr>
        <w:t xml:space="preserve">. </w:t>
      </w:r>
      <w:r>
        <w:rPr>
          <w:rFonts w:ascii="Arial" w:eastAsia="Arial" w:hAnsi="Arial" w:cs="Arial"/>
          <w:color w:val="000000" w:themeColor="text1"/>
        </w:rPr>
        <w:t>T</w:t>
      </w:r>
      <w:r w:rsidRPr="00C63C94">
        <w:rPr>
          <w:rFonts w:ascii="Arial" w:eastAsia="Arial" w:hAnsi="Arial" w:cs="Arial"/>
          <w:color w:val="000000" w:themeColor="text1"/>
        </w:rPr>
        <w:t>his thesis examines the fractal characteristics of volatility time series</w:t>
      </w:r>
      <w:r>
        <w:rPr>
          <w:rFonts w:ascii="Arial" w:eastAsia="Arial" w:hAnsi="Arial" w:cs="Arial"/>
          <w:color w:val="000000" w:themeColor="text1"/>
        </w:rPr>
        <w:t>. I</w:t>
      </w:r>
      <w:r w:rsidRPr="0034727E">
        <w:rPr>
          <w:rFonts w:ascii="Arial" w:eastAsia="Arial" w:hAnsi="Arial" w:cs="Arial"/>
          <w:color w:val="000000" w:themeColor="text1"/>
        </w:rPr>
        <w:t xml:space="preserve">t </w:t>
      </w:r>
      <w:r w:rsidRPr="00267FC5">
        <w:rPr>
          <w:rFonts w:ascii="Arial" w:eastAsia="Arial" w:hAnsi="Arial" w:cs="Arial"/>
          <w:color w:val="000000" w:themeColor="text1"/>
        </w:rPr>
        <w:t>provides empirical evidence that supports the proposition of self-similarity</w:t>
      </w:r>
      <w:r w:rsidRPr="0034727E">
        <w:rPr>
          <w:rFonts w:ascii="Arial" w:eastAsia="Arial" w:hAnsi="Arial" w:cs="Arial"/>
          <w:color w:val="000000" w:themeColor="text1"/>
        </w:rPr>
        <w:t xml:space="preserve"> across different temporal scales and validates the fractal nature of volatility through Hurst exponent estimation. This finding motivates the development of the novel theoretical framework presented herein.</w:t>
      </w:r>
      <w:r w:rsidRPr="00C63C94">
        <w:rPr>
          <w:rFonts w:ascii="Arial" w:eastAsia="Arial" w:hAnsi="Arial" w:cs="Arial"/>
          <w:color w:val="000000" w:themeColor="text1"/>
        </w:rPr>
        <w:t xml:space="preserve"> The analysis highlights how fractal measures can capture structured patterns amidst apparent chaos, offering insights into intermittent bursts of volatility and periods of persistence.</w:t>
      </w:r>
    </w:p>
    <w:p w14:paraId="4A6D7B9C" w14:textId="77777777" w:rsidR="008D1943" w:rsidRPr="00C63C94" w:rsidRDefault="008D1943" w:rsidP="008D1943">
      <w:pPr>
        <w:spacing w:after="60" w:line="360" w:lineRule="auto"/>
        <w:ind w:firstLine="720"/>
        <w:jc w:val="both"/>
        <w:rPr>
          <w:rFonts w:ascii="Arial" w:eastAsia="Arial" w:hAnsi="Arial" w:cs="Arial"/>
          <w:color w:val="000000" w:themeColor="text1"/>
        </w:rPr>
      </w:pPr>
      <w:r w:rsidRPr="00C63C94">
        <w:rPr>
          <w:rFonts w:ascii="Arial" w:eastAsia="Arial" w:hAnsi="Arial" w:cs="Arial"/>
          <w:color w:val="000000" w:themeColor="text1"/>
        </w:rPr>
        <w:t xml:space="preserve">Further, the thesis distinguishes between expected and unexpected volatility, linking endogenous shocks (e.g., economic changes) to episodic uncertainties and exogenous shocks (e.g., geopolitical events) to aleatoric uncertainties. By incorporating reinforcement learning (RL) and generative adversarial networks (GANs), the proposed framework manages volatility across diverse shock events, maintaining memory of older data points while continuously adapting to new information. Comparisons between traditional econometric models and modern machine learning approaches </w:t>
      </w:r>
      <w:r>
        <w:rPr>
          <w:rFonts w:ascii="Arial" w:eastAsia="Arial" w:hAnsi="Arial" w:cs="Arial"/>
          <w:color w:val="000000" w:themeColor="text1"/>
        </w:rPr>
        <w:t>are used to benchmark current forecasting capabilities, highlighting the limitations that motivate our new theoretical approach. The research culminates in a novel hybrid framework that lays the groundwork for a new class of more advanced forecasting systems.</w:t>
      </w:r>
    </w:p>
    <w:p w14:paraId="652BF700" w14:textId="77777777" w:rsidR="008D1943" w:rsidRPr="00C63C94" w:rsidRDefault="008D1943" w:rsidP="008D1943">
      <w:pPr>
        <w:spacing w:after="60" w:line="360" w:lineRule="auto"/>
        <w:ind w:firstLine="720"/>
        <w:jc w:val="both"/>
        <w:rPr>
          <w:rFonts w:ascii="Arial" w:eastAsia="Arial" w:hAnsi="Arial" w:cs="Arial"/>
          <w:color w:val="000000" w:themeColor="text1"/>
        </w:rPr>
      </w:pPr>
      <w:r w:rsidRPr="00C63C94">
        <w:rPr>
          <w:rFonts w:ascii="Arial" w:eastAsia="Arial" w:hAnsi="Arial" w:cs="Arial"/>
          <w:color w:val="000000" w:themeColor="text1"/>
        </w:rPr>
        <w:t>This research significantly advances the field by bridging theoretical advancements in fuzzy stochastic processes and fractal analysis with</w:t>
      </w:r>
      <w:r>
        <w:rPr>
          <w:rFonts w:ascii="Arial" w:eastAsia="Arial" w:hAnsi="Arial" w:cs="Arial"/>
          <w:color w:val="000000" w:themeColor="text1"/>
        </w:rPr>
        <w:t xml:space="preserve"> a clear </w:t>
      </w:r>
      <w:proofErr w:type="gramStart"/>
      <w:r>
        <w:rPr>
          <w:rFonts w:ascii="Arial" w:eastAsia="Arial" w:hAnsi="Arial" w:cs="Arial"/>
          <w:color w:val="000000" w:themeColor="text1"/>
        </w:rPr>
        <w:t xml:space="preserve">roadmap  </w:t>
      </w:r>
      <w:r>
        <w:rPr>
          <w:rFonts w:ascii="Arial" w:eastAsia="Arial" w:hAnsi="Arial" w:cs="Arial"/>
          <w:color w:val="000000" w:themeColor="text1"/>
        </w:rPr>
        <w:lastRenderedPageBreak/>
        <w:t>for</w:t>
      </w:r>
      <w:proofErr w:type="gramEnd"/>
      <w:r w:rsidRPr="00C63C94">
        <w:rPr>
          <w:rFonts w:ascii="Arial" w:eastAsia="Arial" w:hAnsi="Arial" w:cs="Arial"/>
          <w:color w:val="000000" w:themeColor="text1"/>
        </w:rPr>
        <w:t xml:space="preserve"> practical applications in financial markets. The findings underscore the importance of incorporating uncertainty and complexity in financial modelling, providing a robust foundation for future studies in stochastic hybrid systems.</w:t>
      </w:r>
    </w:p>
    <w:p w14:paraId="62AF97FC" w14:textId="77777777" w:rsidR="008D1943" w:rsidRPr="00267FC5" w:rsidRDefault="008D1943" w:rsidP="008D1943">
      <w:pPr>
        <w:spacing w:after="60" w:line="360" w:lineRule="auto"/>
        <w:jc w:val="both"/>
        <w:rPr>
          <w:rFonts w:ascii="Arial" w:eastAsia="Arial" w:hAnsi="Arial" w:cs="Arial"/>
          <w:color w:val="000000" w:themeColor="text1"/>
        </w:rPr>
      </w:pPr>
    </w:p>
    <w:p w14:paraId="05668859" w14:textId="77777777" w:rsidR="008D1943" w:rsidRPr="005E2D0F" w:rsidRDefault="008D1943" w:rsidP="008D1943">
      <w:pPr>
        <w:spacing w:after="60" w:line="360" w:lineRule="auto"/>
        <w:jc w:val="both"/>
        <w:rPr>
          <w:rFonts w:ascii="Arial" w:hAnsi="Arial" w:cs="Arial"/>
        </w:rPr>
      </w:pPr>
      <w:r>
        <w:rPr>
          <w:rFonts w:ascii="Arial" w:hAnsi="Arial" w:cs="Arial"/>
        </w:rPr>
        <w:br w:type="page"/>
      </w:r>
    </w:p>
    <w:sdt>
      <w:sdtPr>
        <w:rPr>
          <w:rFonts w:ascii="Times New Roman" w:eastAsia="Times New Roman" w:hAnsi="Times New Roman" w:cs="Times New Roman"/>
          <w:b w:val="0"/>
          <w:bCs w:val="0"/>
          <w:color w:val="auto"/>
          <w:sz w:val="24"/>
          <w:szCs w:val="24"/>
        </w:rPr>
        <w:id w:val="-954169843"/>
        <w:docPartObj>
          <w:docPartGallery w:val="Table of Contents"/>
          <w:docPartUnique/>
        </w:docPartObj>
      </w:sdtPr>
      <w:sdtEndPr>
        <w:rPr>
          <w:noProof/>
        </w:rPr>
      </w:sdtEndPr>
      <w:sdtContent>
        <w:p w14:paraId="49898417" w14:textId="77777777" w:rsidR="008D1943" w:rsidRDefault="008D1943" w:rsidP="008D1943">
          <w:pPr>
            <w:pStyle w:val="TOCHeading"/>
          </w:pPr>
          <w:r>
            <w:t>Table of Contents</w:t>
          </w:r>
        </w:p>
        <w:p w14:paraId="3B9D4451" w14:textId="77777777" w:rsidR="008D1943" w:rsidRDefault="008D1943" w:rsidP="008D1943">
          <w:pPr>
            <w:pStyle w:val="TOC1"/>
            <w:tabs>
              <w:tab w:val="right" w:leader="dot" w:pos="9350"/>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02695047" w:history="1">
            <w:r w:rsidRPr="00307016">
              <w:rPr>
                <w:rStyle w:val="Hyperlink"/>
                <w:rFonts w:eastAsiaTheme="majorEastAsia"/>
                <w:noProof/>
              </w:rPr>
              <w:t>ABSTRACT</w:t>
            </w:r>
            <w:r>
              <w:rPr>
                <w:noProof/>
                <w:webHidden/>
              </w:rPr>
              <w:tab/>
            </w:r>
            <w:r>
              <w:rPr>
                <w:noProof/>
                <w:webHidden/>
              </w:rPr>
              <w:fldChar w:fldCharType="begin"/>
            </w:r>
            <w:r>
              <w:rPr>
                <w:noProof/>
                <w:webHidden/>
              </w:rPr>
              <w:instrText xml:space="preserve"> PAGEREF _Toc202695047 \h </w:instrText>
            </w:r>
            <w:r>
              <w:rPr>
                <w:noProof/>
                <w:webHidden/>
              </w:rPr>
            </w:r>
            <w:r>
              <w:rPr>
                <w:noProof/>
                <w:webHidden/>
              </w:rPr>
              <w:fldChar w:fldCharType="separate"/>
            </w:r>
            <w:r>
              <w:rPr>
                <w:noProof/>
                <w:webHidden/>
              </w:rPr>
              <w:t>2</w:t>
            </w:r>
            <w:r>
              <w:rPr>
                <w:noProof/>
                <w:webHidden/>
              </w:rPr>
              <w:fldChar w:fldCharType="end"/>
            </w:r>
          </w:hyperlink>
        </w:p>
        <w:p w14:paraId="1B52A8BA" w14:textId="77777777" w:rsidR="008D1943" w:rsidRDefault="008D1943" w:rsidP="008D1943">
          <w:pPr>
            <w:pStyle w:val="TOC1"/>
            <w:tabs>
              <w:tab w:val="right" w:leader="dot" w:pos="9350"/>
            </w:tabs>
            <w:rPr>
              <w:rFonts w:eastAsiaTheme="minorEastAsia" w:cstheme="minorBidi"/>
              <w:b w:val="0"/>
              <w:bCs w:val="0"/>
              <w:caps w:val="0"/>
              <w:noProof/>
              <w:kern w:val="2"/>
              <w:sz w:val="24"/>
              <w:szCs w:val="24"/>
              <w14:ligatures w14:val="standardContextual"/>
            </w:rPr>
          </w:pPr>
          <w:hyperlink w:anchor="_Toc202695048" w:history="1">
            <w:r w:rsidRPr="00307016">
              <w:rPr>
                <w:rStyle w:val="Hyperlink"/>
                <w:rFonts w:ascii="Arial" w:eastAsia="Arial" w:hAnsi="Arial" w:cs="Arial"/>
                <w:noProof/>
              </w:rPr>
              <w:t>GLOSSARY AND LIST OF TERMS</w:t>
            </w:r>
            <w:r>
              <w:rPr>
                <w:noProof/>
                <w:webHidden/>
              </w:rPr>
              <w:tab/>
            </w:r>
            <w:r>
              <w:rPr>
                <w:noProof/>
                <w:webHidden/>
              </w:rPr>
              <w:fldChar w:fldCharType="begin"/>
            </w:r>
            <w:r>
              <w:rPr>
                <w:noProof/>
                <w:webHidden/>
              </w:rPr>
              <w:instrText xml:space="preserve"> PAGEREF _Toc202695048 \h </w:instrText>
            </w:r>
            <w:r>
              <w:rPr>
                <w:noProof/>
                <w:webHidden/>
              </w:rPr>
            </w:r>
            <w:r>
              <w:rPr>
                <w:noProof/>
                <w:webHidden/>
              </w:rPr>
              <w:fldChar w:fldCharType="separate"/>
            </w:r>
            <w:r>
              <w:rPr>
                <w:noProof/>
                <w:webHidden/>
              </w:rPr>
              <w:t>7</w:t>
            </w:r>
            <w:r>
              <w:rPr>
                <w:noProof/>
                <w:webHidden/>
              </w:rPr>
              <w:fldChar w:fldCharType="end"/>
            </w:r>
          </w:hyperlink>
        </w:p>
        <w:p w14:paraId="4D1F9E1E" w14:textId="77777777" w:rsidR="008D1943" w:rsidRDefault="008D1943" w:rsidP="008D1943">
          <w:pPr>
            <w:pStyle w:val="TOC1"/>
            <w:tabs>
              <w:tab w:val="right" w:leader="dot" w:pos="9350"/>
            </w:tabs>
            <w:rPr>
              <w:rFonts w:eastAsiaTheme="minorEastAsia" w:cstheme="minorBidi"/>
              <w:b w:val="0"/>
              <w:bCs w:val="0"/>
              <w:caps w:val="0"/>
              <w:noProof/>
              <w:kern w:val="2"/>
              <w:sz w:val="24"/>
              <w:szCs w:val="24"/>
              <w14:ligatures w14:val="standardContextual"/>
            </w:rPr>
          </w:pPr>
          <w:hyperlink w:anchor="_Toc202695049" w:history="1">
            <w:r w:rsidRPr="00307016">
              <w:rPr>
                <w:rStyle w:val="Hyperlink"/>
                <w:rFonts w:ascii="Arial" w:eastAsia="Arial" w:hAnsi="Arial" w:cs="Arial"/>
                <w:noProof/>
              </w:rPr>
              <w:t>CHAPTER I</w:t>
            </w:r>
            <w:r>
              <w:rPr>
                <w:noProof/>
                <w:webHidden/>
              </w:rPr>
              <w:tab/>
            </w:r>
            <w:r>
              <w:rPr>
                <w:noProof/>
                <w:webHidden/>
              </w:rPr>
              <w:fldChar w:fldCharType="begin"/>
            </w:r>
            <w:r>
              <w:rPr>
                <w:noProof/>
                <w:webHidden/>
              </w:rPr>
              <w:instrText xml:space="preserve"> PAGEREF _Toc202695049 \h </w:instrText>
            </w:r>
            <w:r>
              <w:rPr>
                <w:noProof/>
                <w:webHidden/>
              </w:rPr>
            </w:r>
            <w:r>
              <w:rPr>
                <w:noProof/>
                <w:webHidden/>
              </w:rPr>
              <w:fldChar w:fldCharType="separate"/>
            </w:r>
            <w:r>
              <w:rPr>
                <w:noProof/>
                <w:webHidden/>
              </w:rPr>
              <w:t>11</w:t>
            </w:r>
            <w:r>
              <w:rPr>
                <w:noProof/>
                <w:webHidden/>
              </w:rPr>
              <w:fldChar w:fldCharType="end"/>
            </w:r>
          </w:hyperlink>
        </w:p>
        <w:p w14:paraId="5101C7BA" w14:textId="77777777" w:rsidR="008D1943" w:rsidRDefault="008D1943" w:rsidP="008D1943">
          <w:pPr>
            <w:pStyle w:val="TOC2"/>
            <w:tabs>
              <w:tab w:val="left" w:pos="720"/>
              <w:tab w:val="right" w:leader="dot" w:pos="9350"/>
            </w:tabs>
            <w:rPr>
              <w:rFonts w:eastAsiaTheme="minorEastAsia" w:cstheme="minorBidi"/>
              <w:smallCaps w:val="0"/>
              <w:noProof/>
              <w:kern w:val="2"/>
              <w:sz w:val="24"/>
              <w:szCs w:val="24"/>
              <w14:ligatures w14:val="standardContextual"/>
            </w:rPr>
          </w:pPr>
          <w:hyperlink w:anchor="_Toc202695050" w:history="1">
            <w:r>
              <w:rPr>
                <w:rFonts w:eastAsiaTheme="minorEastAsia" w:cstheme="minorBidi"/>
                <w:smallCaps w:val="0"/>
                <w:noProof/>
                <w:kern w:val="2"/>
                <w:sz w:val="24"/>
                <w:szCs w:val="24"/>
                <w14:ligatures w14:val="standardContextual"/>
              </w:rPr>
              <w:tab/>
            </w:r>
            <w:r w:rsidRPr="00307016">
              <w:rPr>
                <w:rStyle w:val="Hyperlink"/>
                <w:rFonts w:ascii="Arial" w:eastAsia="Arial" w:hAnsi="Arial" w:cs="Arial"/>
                <w:b/>
                <w:bCs/>
                <w:noProof/>
              </w:rPr>
              <w:t>INTRODUCTION</w:t>
            </w:r>
            <w:r>
              <w:rPr>
                <w:noProof/>
                <w:webHidden/>
              </w:rPr>
              <w:tab/>
            </w:r>
            <w:r>
              <w:rPr>
                <w:noProof/>
                <w:webHidden/>
              </w:rPr>
              <w:fldChar w:fldCharType="begin"/>
            </w:r>
            <w:r>
              <w:rPr>
                <w:noProof/>
                <w:webHidden/>
              </w:rPr>
              <w:instrText xml:space="preserve"> PAGEREF _Toc202695050 \h </w:instrText>
            </w:r>
            <w:r>
              <w:rPr>
                <w:noProof/>
                <w:webHidden/>
              </w:rPr>
            </w:r>
            <w:r>
              <w:rPr>
                <w:noProof/>
                <w:webHidden/>
              </w:rPr>
              <w:fldChar w:fldCharType="separate"/>
            </w:r>
            <w:r>
              <w:rPr>
                <w:noProof/>
                <w:webHidden/>
              </w:rPr>
              <w:t>11</w:t>
            </w:r>
            <w:r>
              <w:rPr>
                <w:noProof/>
                <w:webHidden/>
              </w:rPr>
              <w:fldChar w:fldCharType="end"/>
            </w:r>
          </w:hyperlink>
        </w:p>
        <w:p w14:paraId="4C581AD0"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51" w:history="1">
            <w:r w:rsidRPr="00307016">
              <w:rPr>
                <w:rStyle w:val="Hyperlink"/>
                <w:rFonts w:eastAsiaTheme="majorEastAsia"/>
                <w:noProof/>
              </w:rPr>
              <w:t>1.1</w:t>
            </w:r>
            <w:r>
              <w:rPr>
                <w:noProof/>
                <w:webHidden/>
              </w:rPr>
              <w:tab/>
            </w:r>
            <w:r>
              <w:rPr>
                <w:noProof/>
                <w:webHidden/>
              </w:rPr>
              <w:fldChar w:fldCharType="begin"/>
            </w:r>
            <w:r>
              <w:rPr>
                <w:noProof/>
                <w:webHidden/>
              </w:rPr>
              <w:instrText xml:space="preserve"> PAGEREF _Toc202695051 \h </w:instrText>
            </w:r>
            <w:r>
              <w:rPr>
                <w:noProof/>
                <w:webHidden/>
              </w:rPr>
            </w:r>
            <w:r>
              <w:rPr>
                <w:noProof/>
                <w:webHidden/>
              </w:rPr>
              <w:fldChar w:fldCharType="separate"/>
            </w:r>
            <w:r>
              <w:rPr>
                <w:noProof/>
                <w:webHidden/>
              </w:rPr>
              <w:t>11</w:t>
            </w:r>
            <w:r>
              <w:rPr>
                <w:noProof/>
                <w:webHidden/>
              </w:rPr>
              <w:fldChar w:fldCharType="end"/>
            </w:r>
          </w:hyperlink>
        </w:p>
        <w:p w14:paraId="6B097B25"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52" w:history="1">
            <w:r w:rsidRPr="00307016">
              <w:rPr>
                <w:rStyle w:val="Hyperlink"/>
                <w:rFonts w:ascii="Arial" w:eastAsia="Arial" w:hAnsi="Arial" w:cs="Arial"/>
                <w:b/>
                <w:bCs/>
                <w:noProof/>
              </w:rPr>
              <w:t>1.2 RESEARCH QUESTION AND POSTULATED HYPOTHESIS</w:t>
            </w:r>
            <w:r>
              <w:rPr>
                <w:noProof/>
                <w:webHidden/>
              </w:rPr>
              <w:tab/>
            </w:r>
            <w:r>
              <w:rPr>
                <w:noProof/>
                <w:webHidden/>
              </w:rPr>
              <w:fldChar w:fldCharType="begin"/>
            </w:r>
            <w:r>
              <w:rPr>
                <w:noProof/>
                <w:webHidden/>
              </w:rPr>
              <w:instrText xml:space="preserve"> PAGEREF _Toc202695052 \h </w:instrText>
            </w:r>
            <w:r>
              <w:rPr>
                <w:noProof/>
                <w:webHidden/>
              </w:rPr>
            </w:r>
            <w:r>
              <w:rPr>
                <w:noProof/>
                <w:webHidden/>
              </w:rPr>
              <w:fldChar w:fldCharType="separate"/>
            </w:r>
            <w:r>
              <w:rPr>
                <w:noProof/>
                <w:webHidden/>
              </w:rPr>
              <w:t>18</w:t>
            </w:r>
            <w:r>
              <w:rPr>
                <w:noProof/>
                <w:webHidden/>
              </w:rPr>
              <w:fldChar w:fldCharType="end"/>
            </w:r>
          </w:hyperlink>
        </w:p>
        <w:p w14:paraId="65C6359F"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53" w:history="1">
            <w:r w:rsidRPr="00307016">
              <w:rPr>
                <w:rStyle w:val="Hyperlink"/>
                <w:rFonts w:ascii="Arial" w:eastAsia="Arial" w:hAnsi="Arial" w:cs="Arial"/>
                <w:b/>
                <w:bCs/>
                <w:noProof/>
              </w:rPr>
              <w:t>1.3 CONTRIBUTION TO KNOWLEDGE</w:t>
            </w:r>
            <w:r>
              <w:rPr>
                <w:noProof/>
                <w:webHidden/>
              </w:rPr>
              <w:tab/>
            </w:r>
            <w:r>
              <w:rPr>
                <w:noProof/>
                <w:webHidden/>
              </w:rPr>
              <w:fldChar w:fldCharType="begin"/>
            </w:r>
            <w:r>
              <w:rPr>
                <w:noProof/>
                <w:webHidden/>
              </w:rPr>
              <w:instrText xml:space="preserve"> PAGEREF _Toc202695053 \h </w:instrText>
            </w:r>
            <w:r>
              <w:rPr>
                <w:noProof/>
                <w:webHidden/>
              </w:rPr>
            </w:r>
            <w:r>
              <w:rPr>
                <w:noProof/>
                <w:webHidden/>
              </w:rPr>
              <w:fldChar w:fldCharType="separate"/>
            </w:r>
            <w:r>
              <w:rPr>
                <w:noProof/>
                <w:webHidden/>
              </w:rPr>
              <w:t>19</w:t>
            </w:r>
            <w:r>
              <w:rPr>
                <w:noProof/>
                <w:webHidden/>
              </w:rPr>
              <w:fldChar w:fldCharType="end"/>
            </w:r>
          </w:hyperlink>
        </w:p>
        <w:p w14:paraId="00040648"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54" w:history="1">
            <w:r w:rsidRPr="00307016">
              <w:rPr>
                <w:rStyle w:val="Hyperlink"/>
                <w:rFonts w:ascii="Arial" w:eastAsia="Arial" w:hAnsi="Arial" w:cs="Arial"/>
                <w:b/>
                <w:bCs/>
                <w:noProof/>
              </w:rPr>
              <w:t>1.4 DOCUMENT STRUCTURE</w:t>
            </w:r>
            <w:r>
              <w:rPr>
                <w:noProof/>
                <w:webHidden/>
              </w:rPr>
              <w:tab/>
            </w:r>
            <w:r>
              <w:rPr>
                <w:noProof/>
                <w:webHidden/>
              </w:rPr>
              <w:fldChar w:fldCharType="begin"/>
            </w:r>
            <w:r>
              <w:rPr>
                <w:noProof/>
                <w:webHidden/>
              </w:rPr>
              <w:instrText xml:space="preserve"> PAGEREF _Toc202695054 \h </w:instrText>
            </w:r>
            <w:r>
              <w:rPr>
                <w:noProof/>
                <w:webHidden/>
              </w:rPr>
            </w:r>
            <w:r>
              <w:rPr>
                <w:noProof/>
                <w:webHidden/>
              </w:rPr>
              <w:fldChar w:fldCharType="separate"/>
            </w:r>
            <w:r>
              <w:rPr>
                <w:noProof/>
                <w:webHidden/>
              </w:rPr>
              <w:t>20</w:t>
            </w:r>
            <w:r>
              <w:rPr>
                <w:noProof/>
                <w:webHidden/>
              </w:rPr>
              <w:fldChar w:fldCharType="end"/>
            </w:r>
          </w:hyperlink>
        </w:p>
        <w:p w14:paraId="3571B2C0" w14:textId="77777777" w:rsidR="008D1943" w:rsidRDefault="008D1943" w:rsidP="008D1943">
          <w:pPr>
            <w:pStyle w:val="TOC1"/>
            <w:tabs>
              <w:tab w:val="right" w:leader="dot" w:pos="9350"/>
            </w:tabs>
            <w:rPr>
              <w:rFonts w:eastAsiaTheme="minorEastAsia" w:cstheme="minorBidi"/>
              <w:b w:val="0"/>
              <w:bCs w:val="0"/>
              <w:caps w:val="0"/>
              <w:noProof/>
              <w:kern w:val="2"/>
              <w:sz w:val="24"/>
              <w:szCs w:val="24"/>
              <w14:ligatures w14:val="standardContextual"/>
            </w:rPr>
          </w:pPr>
          <w:hyperlink w:anchor="_Toc202695055" w:history="1">
            <w:r w:rsidRPr="00307016">
              <w:rPr>
                <w:rStyle w:val="Hyperlink"/>
                <w:rFonts w:ascii="Arial" w:eastAsia="Arial" w:hAnsi="Arial" w:cs="Arial"/>
                <w:noProof/>
              </w:rPr>
              <w:t>CHAPTER 2 – LITERATURE REVIEW</w:t>
            </w:r>
            <w:r>
              <w:rPr>
                <w:noProof/>
                <w:webHidden/>
              </w:rPr>
              <w:tab/>
            </w:r>
            <w:r>
              <w:rPr>
                <w:noProof/>
                <w:webHidden/>
              </w:rPr>
              <w:fldChar w:fldCharType="begin"/>
            </w:r>
            <w:r>
              <w:rPr>
                <w:noProof/>
                <w:webHidden/>
              </w:rPr>
              <w:instrText xml:space="preserve"> PAGEREF _Toc202695055 \h </w:instrText>
            </w:r>
            <w:r>
              <w:rPr>
                <w:noProof/>
                <w:webHidden/>
              </w:rPr>
            </w:r>
            <w:r>
              <w:rPr>
                <w:noProof/>
                <w:webHidden/>
              </w:rPr>
              <w:fldChar w:fldCharType="separate"/>
            </w:r>
            <w:r>
              <w:rPr>
                <w:noProof/>
                <w:webHidden/>
              </w:rPr>
              <w:t>22</w:t>
            </w:r>
            <w:r>
              <w:rPr>
                <w:noProof/>
                <w:webHidden/>
              </w:rPr>
              <w:fldChar w:fldCharType="end"/>
            </w:r>
          </w:hyperlink>
        </w:p>
        <w:p w14:paraId="65E34B3D"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56" w:history="1">
            <w:r w:rsidRPr="00307016">
              <w:rPr>
                <w:rStyle w:val="Hyperlink"/>
                <w:rFonts w:ascii="Arial" w:eastAsia="Arial" w:hAnsi="Arial" w:cs="Arial"/>
                <w:b/>
                <w:bCs/>
                <w:noProof/>
              </w:rPr>
              <w:t>2.1 INTRODUCTION</w:t>
            </w:r>
            <w:r>
              <w:rPr>
                <w:noProof/>
                <w:webHidden/>
              </w:rPr>
              <w:tab/>
            </w:r>
            <w:r>
              <w:rPr>
                <w:noProof/>
                <w:webHidden/>
              </w:rPr>
              <w:fldChar w:fldCharType="begin"/>
            </w:r>
            <w:r>
              <w:rPr>
                <w:noProof/>
                <w:webHidden/>
              </w:rPr>
              <w:instrText xml:space="preserve"> PAGEREF _Toc202695056 \h </w:instrText>
            </w:r>
            <w:r>
              <w:rPr>
                <w:noProof/>
                <w:webHidden/>
              </w:rPr>
            </w:r>
            <w:r>
              <w:rPr>
                <w:noProof/>
                <w:webHidden/>
              </w:rPr>
              <w:fldChar w:fldCharType="separate"/>
            </w:r>
            <w:r>
              <w:rPr>
                <w:noProof/>
                <w:webHidden/>
              </w:rPr>
              <w:t>22</w:t>
            </w:r>
            <w:r>
              <w:rPr>
                <w:noProof/>
                <w:webHidden/>
              </w:rPr>
              <w:fldChar w:fldCharType="end"/>
            </w:r>
          </w:hyperlink>
        </w:p>
        <w:p w14:paraId="5BCA428B"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57" w:history="1">
            <w:r w:rsidRPr="00307016">
              <w:rPr>
                <w:rStyle w:val="Hyperlink"/>
                <w:rFonts w:eastAsiaTheme="majorEastAsia"/>
                <w:noProof/>
              </w:rPr>
              <w:t>2.1.1 FRACTAL NATURE OF THE DATA</w:t>
            </w:r>
            <w:r>
              <w:rPr>
                <w:noProof/>
                <w:webHidden/>
              </w:rPr>
              <w:tab/>
            </w:r>
            <w:r>
              <w:rPr>
                <w:noProof/>
                <w:webHidden/>
              </w:rPr>
              <w:fldChar w:fldCharType="begin"/>
            </w:r>
            <w:r>
              <w:rPr>
                <w:noProof/>
                <w:webHidden/>
              </w:rPr>
              <w:instrText xml:space="preserve"> PAGEREF _Toc202695057 \h </w:instrText>
            </w:r>
            <w:r>
              <w:rPr>
                <w:noProof/>
                <w:webHidden/>
              </w:rPr>
            </w:r>
            <w:r>
              <w:rPr>
                <w:noProof/>
                <w:webHidden/>
              </w:rPr>
              <w:fldChar w:fldCharType="separate"/>
            </w:r>
            <w:r>
              <w:rPr>
                <w:noProof/>
                <w:webHidden/>
              </w:rPr>
              <w:t>23</w:t>
            </w:r>
            <w:r>
              <w:rPr>
                <w:noProof/>
                <w:webHidden/>
              </w:rPr>
              <w:fldChar w:fldCharType="end"/>
            </w:r>
          </w:hyperlink>
        </w:p>
        <w:p w14:paraId="7967B119"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58" w:history="1">
            <w:r w:rsidRPr="00307016">
              <w:rPr>
                <w:rStyle w:val="Hyperlink"/>
                <w:rFonts w:eastAsiaTheme="majorEastAsia"/>
                <w:noProof/>
              </w:rPr>
              <w:t>2.1.2 MULTIFRACTAL MODEL OF ASSET RETURNS (MMAR)</w:t>
            </w:r>
            <w:r>
              <w:rPr>
                <w:noProof/>
                <w:webHidden/>
              </w:rPr>
              <w:tab/>
            </w:r>
            <w:r>
              <w:rPr>
                <w:noProof/>
                <w:webHidden/>
              </w:rPr>
              <w:fldChar w:fldCharType="begin"/>
            </w:r>
            <w:r>
              <w:rPr>
                <w:noProof/>
                <w:webHidden/>
              </w:rPr>
              <w:instrText xml:space="preserve"> PAGEREF _Toc202695058 \h </w:instrText>
            </w:r>
            <w:r>
              <w:rPr>
                <w:noProof/>
                <w:webHidden/>
              </w:rPr>
            </w:r>
            <w:r>
              <w:rPr>
                <w:noProof/>
                <w:webHidden/>
              </w:rPr>
              <w:fldChar w:fldCharType="separate"/>
            </w:r>
            <w:r>
              <w:rPr>
                <w:noProof/>
                <w:webHidden/>
              </w:rPr>
              <w:t>38</w:t>
            </w:r>
            <w:r>
              <w:rPr>
                <w:noProof/>
                <w:webHidden/>
              </w:rPr>
              <w:fldChar w:fldCharType="end"/>
            </w:r>
          </w:hyperlink>
        </w:p>
        <w:p w14:paraId="1A020DC9"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59" w:history="1">
            <w:r w:rsidRPr="00307016">
              <w:rPr>
                <w:rStyle w:val="Hyperlink"/>
                <w:rFonts w:ascii="Arial" w:eastAsia="Arial" w:hAnsi="Arial" w:cs="Arial"/>
                <w:b/>
                <w:bCs/>
                <w:noProof/>
              </w:rPr>
              <w:t>2.2 GENERALISED AUTOREGRESSIVE CONDITIONAL HETEROSCEDASTICITY (GARCH) MODEL</w:t>
            </w:r>
            <w:r>
              <w:rPr>
                <w:noProof/>
                <w:webHidden/>
              </w:rPr>
              <w:tab/>
            </w:r>
            <w:r>
              <w:rPr>
                <w:noProof/>
                <w:webHidden/>
              </w:rPr>
              <w:fldChar w:fldCharType="begin"/>
            </w:r>
            <w:r>
              <w:rPr>
                <w:noProof/>
                <w:webHidden/>
              </w:rPr>
              <w:instrText xml:space="preserve"> PAGEREF _Toc202695059 \h </w:instrText>
            </w:r>
            <w:r>
              <w:rPr>
                <w:noProof/>
                <w:webHidden/>
              </w:rPr>
            </w:r>
            <w:r>
              <w:rPr>
                <w:noProof/>
                <w:webHidden/>
              </w:rPr>
              <w:fldChar w:fldCharType="separate"/>
            </w:r>
            <w:r>
              <w:rPr>
                <w:noProof/>
                <w:webHidden/>
              </w:rPr>
              <w:t>42</w:t>
            </w:r>
            <w:r>
              <w:rPr>
                <w:noProof/>
                <w:webHidden/>
              </w:rPr>
              <w:fldChar w:fldCharType="end"/>
            </w:r>
          </w:hyperlink>
        </w:p>
        <w:p w14:paraId="5BD79BAE"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60" w:history="1">
            <w:r w:rsidRPr="00307016">
              <w:rPr>
                <w:rStyle w:val="Hyperlink"/>
                <w:rFonts w:eastAsiaTheme="majorEastAsia"/>
                <w:noProof/>
              </w:rPr>
              <w:t>2.2.1 VOLATILITY ESTIMATION MODEL</w:t>
            </w:r>
            <w:r>
              <w:rPr>
                <w:noProof/>
                <w:webHidden/>
              </w:rPr>
              <w:tab/>
            </w:r>
            <w:r>
              <w:rPr>
                <w:noProof/>
                <w:webHidden/>
              </w:rPr>
              <w:fldChar w:fldCharType="begin"/>
            </w:r>
            <w:r>
              <w:rPr>
                <w:noProof/>
                <w:webHidden/>
              </w:rPr>
              <w:instrText xml:space="preserve"> PAGEREF _Toc202695060 \h </w:instrText>
            </w:r>
            <w:r>
              <w:rPr>
                <w:noProof/>
                <w:webHidden/>
              </w:rPr>
            </w:r>
            <w:r>
              <w:rPr>
                <w:noProof/>
                <w:webHidden/>
              </w:rPr>
              <w:fldChar w:fldCharType="separate"/>
            </w:r>
            <w:r>
              <w:rPr>
                <w:noProof/>
                <w:webHidden/>
              </w:rPr>
              <w:t>43</w:t>
            </w:r>
            <w:r>
              <w:rPr>
                <w:noProof/>
                <w:webHidden/>
              </w:rPr>
              <w:fldChar w:fldCharType="end"/>
            </w:r>
          </w:hyperlink>
        </w:p>
        <w:p w14:paraId="797C3CDF"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61" w:history="1">
            <w:r w:rsidRPr="00307016">
              <w:rPr>
                <w:rStyle w:val="Hyperlink"/>
                <w:rFonts w:eastAsiaTheme="majorEastAsia"/>
                <w:noProof/>
              </w:rPr>
              <w:t>2.2.2 HYPOTHESIS TEST AND STATIONARITY TEST</w:t>
            </w:r>
            <w:r>
              <w:rPr>
                <w:noProof/>
                <w:webHidden/>
              </w:rPr>
              <w:tab/>
            </w:r>
            <w:r>
              <w:rPr>
                <w:noProof/>
                <w:webHidden/>
              </w:rPr>
              <w:fldChar w:fldCharType="begin"/>
            </w:r>
            <w:r>
              <w:rPr>
                <w:noProof/>
                <w:webHidden/>
              </w:rPr>
              <w:instrText xml:space="preserve"> PAGEREF _Toc202695061 \h </w:instrText>
            </w:r>
            <w:r>
              <w:rPr>
                <w:noProof/>
                <w:webHidden/>
              </w:rPr>
            </w:r>
            <w:r>
              <w:rPr>
                <w:noProof/>
                <w:webHidden/>
              </w:rPr>
              <w:fldChar w:fldCharType="separate"/>
            </w:r>
            <w:r>
              <w:rPr>
                <w:noProof/>
                <w:webHidden/>
              </w:rPr>
              <w:t>43</w:t>
            </w:r>
            <w:r>
              <w:rPr>
                <w:noProof/>
                <w:webHidden/>
              </w:rPr>
              <w:fldChar w:fldCharType="end"/>
            </w:r>
          </w:hyperlink>
        </w:p>
        <w:p w14:paraId="2E382EF9"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62" w:history="1">
            <w:r w:rsidRPr="00307016">
              <w:rPr>
                <w:rStyle w:val="Hyperlink"/>
                <w:rFonts w:eastAsiaTheme="majorEastAsia"/>
                <w:b/>
                <w:bCs/>
                <w:noProof/>
              </w:rPr>
              <w:t>2.3 VOLATILITY FORECASTING USING LSTM</w:t>
            </w:r>
            <w:r>
              <w:rPr>
                <w:noProof/>
                <w:webHidden/>
              </w:rPr>
              <w:tab/>
            </w:r>
            <w:r>
              <w:rPr>
                <w:noProof/>
                <w:webHidden/>
              </w:rPr>
              <w:fldChar w:fldCharType="begin"/>
            </w:r>
            <w:r>
              <w:rPr>
                <w:noProof/>
                <w:webHidden/>
              </w:rPr>
              <w:instrText xml:space="preserve"> PAGEREF _Toc202695062 \h </w:instrText>
            </w:r>
            <w:r>
              <w:rPr>
                <w:noProof/>
                <w:webHidden/>
              </w:rPr>
            </w:r>
            <w:r>
              <w:rPr>
                <w:noProof/>
                <w:webHidden/>
              </w:rPr>
              <w:fldChar w:fldCharType="separate"/>
            </w:r>
            <w:r>
              <w:rPr>
                <w:noProof/>
                <w:webHidden/>
              </w:rPr>
              <w:t>44</w:t>
            </w:r>
            <w:r>
              <w:rPr>
                <w:noProof/>
                <w:webHidden/>
              </w:rPr>
              <w:fldChar w:fldCharType="end"/>
            </w:r>
          </w:hyperlink>
        </w:p>
        <w:p w14:paraId="3C6ED8F4"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63" w:history="1">
            <w:r w:rsidRPr="00307016">
              <w:rPr>
                <w:rStyle w:val="Hyperlink"/>
                <w:rFonts w:ascii="Arial" w:eastAsiaTheme="majorEastAsia" w:hAnsi="Arial" w:cs="Arial"/>
                <w:noProof/>
              </w:rPr>
              <w:t>LSTM ARCHITECTURE</w:t>
            </w:r>
            <w:r>
              <w:rPr>
                <w:noProof/>
                <w:webHidden/>
              </w:rPr>
              <w:tab/>
            </w:r>
            <w:r>
              <w:rPr>
                <w:noProof/>
                <w:webHidden/>
              </w:rPr>
              <w:fldChar w:fldCharType="begin"/>
            </w:r>
            <w:r>
              <w:rPr>
                <w:noProof/>
                <w:webHidden/>
              </w:rPr>
              <w:instrText xml:space="preserve"> PAGEREF _Toc202695063 \h </w:instrText>
            </w:r>
            <w:r>
              <w:rPr>
                <w:noProof/>
                <w:webHidden/>
              </w:rPr>
            </w:r>
            <w:r>
              <w:rPr>
                <w:noProof/>
                <w:webHidden/>
              </w:rPr>
              <w:fldChar w:fldCharType="separate"/>
            </w:r>
            <w:r>
              <w:rPr>
                <w:noProof/>
                <w:webHidden/>
              </w:rPr>
              <w:t>46</w:t>
            </w:r>
            <w:r>
              <w:rPr>
                <w:noProof/>
                <w:webHidden/>
              </w:rPr>
              <w:fldChar w:fldCharType="end"/>
            </w:r>
          </w:hyperlink>
        </w:p>
        <w:p w14:paraId="0385E1F6"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64" w:history="1">
            <w:r w:rsidRPr="00307016">
              <w:rPr>
                <w:rStyle w:val="Hyperlink"/>
                <w:rFonts w:ascii="Arial" w:eastAsiaTheme="majorEastAsia" w:hAnsi="Arial" w:cs="Arial"/>
                <w:noProof/>
              </w:rPr>
              <w:t>GRADIENT VANISHING IN LSTM</w:t>
            </w:r>
            <w:r>
              <w:rPr>
                <w:noProof/>
                <w:webHidden/>
              </w:rPr>
              <w:tab/>
            </w:r>
            <w:r>
              <w:rPr>
                <w:noProof/>
                <w:webHidden/>
              </w:rPr>
              <w:fldChar w:fldCharType="begin"/>
            </w:r>
            <w:r>
              <w:rPr>
                <w:noProof/>
                <w:webHidden/>
              </w:rPr>
              <w:instrText xml:space="preserve"> PAGEREF _Toc202695064 \h </w:instrText>
            </w:r>
            <w:r>
              <w:rPr>
                <w:noProof/>
                <w:webHidden/>
              </w:rPr>
            </w:r>
            <w:r>
              <w:rPr>
                <w:noProof/>
                <w:webHidden/>
              </w:rPr>
              <w:fldChar w:fldCharType="separate"/>
            </w:r>
            <w:r>
              <w:rPr>
                <w:noProof/>
                <w:webHidden/>
              </w:rPr>
              <w:t>49</w:t>
            </w:r>
            <w:r>
              <w:rPr>
                <w:noProof/>
                <w:webHidden/>
              </w:rPr>
              <w:fldChar w:fldCharType="end"/>
            </w:r>
          </w:hyperlink>
        </w:p>
        <w:p w14:paraId="423A3B43"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65" w:history="1">
            <w:r w:rsidRPr="00307016">
              <w:rPr>
                <w:rStyle w:val="Hyperlink"/>
                <w:rFonts w:eastAsiaTheme="majorEastAsia"/>
                <w:b/>
                <w:bCs/>
                <w:noProof/>
              </w:rPr>
              <w:t>2.4 VOLATILITY FORECASTING USING MONTE CARLO SIMULATION</w:t>
            </w:r>
            <w:r>
              <w:rPr>
                <w:noProof/>
                <w:webHidden/>
              </w:rPr>
              <w:tab/>
            </w:r>
            <w:r>
              <w:rPr>
                <w:noProof/>
                <w:webHidden/>
              </w:rPr>
              <w:fldChar w:fldCharType="begin"/>
            </w:r>
            <w:r>
              <w:rPr>
                <w:noProof/>
                <w:webHidden/>
              </w:rPr>
              <w:instrText xml:space="preserve"> PAGEREF _Toc202695065 \h </w:instrText>
            </w:r>
            <w:r>
              <w:rPr>
                <w:noProof/>
                <w:webHidden/>
              </w:rPr>
            </w:r>
            <w:r>
              <w:rPr>
                <w:noProof/>
                <w:webHidden/>
              </w:rPr>
              <w:fldChar w:fldCharType="separate"/>
            </w:r>
            <w:r>
              <w:rPr>
                <w:noProof/>
                <w:webHidden/>
              </w:rPr>
              <w:t>51</w:t>
            </w:r>
            <w:r>
              <w:rPr>
                <w:noProof/>
                <w:webHidden/>
              </w:rPr>
              <w:fldChar w:fldCharType="end"/>
            </w:r>
          </w:hyperlink>
        </w:p>
        <w:p w14:paraId="4F004936"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66" w:history="1">
            <w:r w:rsidRPr="00307016">
              <w:rPr>
                <w:rStyle w:val="Hyperlink"/>
                <w:rFonts w:eastAsiaTheme="majorEastAsia"/>
                <w:b/>
                <w:bCs/>
                <w:i/>
                <w:iCs/>
                <w:noProof/>
              </w:rPr>
              <w:t>2.5 VOLATILITY FORECASTING USING SUPPORT VECTOR MACHINES</w:t>
            </w:r>
            <w:r>
              <w:rPr>
                <w:noProof/>
                <w:webHidden/>
              </w:rPr>
              <w:tab/>
            </w:r>
            <w:r>
              <w:rPr>
                <w:noProof/>
                <w:webHidden/>
              </w:rPr>
              <w:fldChar w:fldCharType="begin"/>
            </w:r>
            <w:r>
              <w:rPr>
                <w:noProof/>
                <w:webHidden/>
              </w:rPr>
              <w:instrText xml:space="preserve"> PAGEREF _Toc202695066 \h </w:instrText>
            </w:r>
            <w:r>
              <w:rPr>
                <w:noProof/>
                <w:webHidden/>
              </w:rPr>
            </w:r>
            <w:r>
              <w:rPr>
                <w:noProof/>
                <w:webHidden/>
              </w:rPr>
              <w:fldChar w:fldCharType="separate"/>
            </w:r>
            <w:r>
              <w:rPr>
                <w:noProof/>
                <w:webHidden/>
              </w:rPr>
              <w:t>53</w:t>
            </w:r>
            <w:r>
              <w:rPr>
                <w:noProof/>
                <w:webHidden/>
              </w:rPr>
              <w:fldChar w:fldCharType="end"/>
            </w:r>
          </w:hyperlink>
        </w:p>
        <w:p w14:paraId="59058E95"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67" w:history="1">
            <w:r w:rsidRPr="00307016">
              <w:rPr>
                <w:rStyle w:val="Hyperlink"/>
                <w:rFonts w:eastAsiaTheme="majorEastAsia"/>
                <w:b/>
                <w:bCs/>
                <w:i/>
                <w:iCs/>
                <w:noProof/>
              </w:rPr>
              <w:t>2.6 VOLATILITY FORECASTING USING RANDOM FOREST REGRESSOR</w:t>
            </w:r>
            <w:r>
              <w:rPr>
                <w:noProof/>
                <w:webHidden/>
              </w:rPr>
              <w:tab/>
            </w:r>
            <w:r>
              <w:rPr>
                <w:noProof/>
                <w:webHidden/>
              </w:rPr>
              <w:fldChar w:fldCharType="begin"/>
            </w:r>
            <w:r>
              <w:rPr>
                <w:noProof/>
                <w:webHidden/>
              </w:rPr>
              <w:instrText xml:space="preserve"> PAGEREF _Toc202695067 \h </w:instrText>
            </w:r>
            <w:r>
              <w:rPr>
                <w:noProof/>
                <w:webHidden/>
              </w:rPr>
            </w:r>
            <w:r>
              <w:rPr>
                <w:noProof/>
                <w:webHidden/>
              </w:rPr>
              <w:fldChar w:fldCharType="separate"/>
            </w:r>
            <w:r>
              <w:rPr>
                <w:noProof/>
                <w:webHidden/>
              </w:rPr>
              <w:t>58</w:t>
            </w:r>
            <w:r>
              <w:rPr>
                <w:noProof/>
                <w:webHidden/>
              </w:rPr>
              <w:fldChar w:fldCharType="end"/>
            </w:r>
          </w:hyperlink>
        </w:p>
        <w:p w14:paraId="453BCE88"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68" w:history="1">
            <w:r w:rsidRPr="00307016">
              <w:rPr>
                <w:rStyle w:val="Hyperlink"/>
                <w:rFonts w:eastAsiaTheme="majorEastAsia"/>
                <w:b/>
                <w:bCs/>
                <w:i/>
                <w:iCs/>
                <w:noProof/>
              </w:rPr>
              <w:t>2.7 FORECASTING FINANCIAL TIME SERIES VOLATILITY USING ARIMA FRAMEWORK</w:t>
            </w:r>
            <w:r>
              <w:rPr>
                <w:noProof/>
                <w:webHidden/>
              </w:rPr>
              <w:tab/>
            </w:r>
            <w:r>
              <w:rPr>
                <w:noProof/>
                <w:webHidden/>
              </w:rPr>
              <w:fldChar w:fldCharType="begin"/>
            </w:r>
            <w:r>
              <w:rPr>
                <w:noProof/>
                <w:webHidden/>
              </w:rPr>
              <w:instrText xml:space="preserve"> PAGEREF _Toc202695068 \h </w:instrText>
            </w:r>
            <w:r>
              <w:rPr>
                <w:noProof/>
                <w:webHidden/>
              </w:rPr>
            </w:r>
            <w:r>
              <w:rPr>
                <w:noProof/>
                <w:webHidden/>
              </w:rPr>
              <w:fldChar w:fldCharType="separate"/>
            </w:r>
            <w:r>
              <w:rPr>
                <w:noProof/>
                <w:webHidden/>
              </w:rPr>
              <w:t>60</w:t>
            </w:r>
            <w:r>
              <w:rPr>
                <w:noProof/>
                <w:webHidden/>
              </w:rPr>
              <w:fldChar w:fldCharType="end"/>
            </w:r>
          </w:hyperlink>
        </w:p>
        <w:p w14:paraId="226F2088"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69" w:history="1">
            <w:r w:rsidRPr="00307016">
              <w:rPr>
                <w:rStyle w:val="Hyperlink"/>
                <w:rFonts w:eastAsiaTheme="majorEastAsia"/>
                <w:b/>
                <w:bCs/>
                <w:i/>
                <w:iCs/>
                <w:noProof/>
              </w:rPr>
              <w:t>2.8 NEURAL BASIS EXPANSION (NBEATS)</w:t>
            </w:r>
            <w:r>
              <w:rPr>
                <w:noProof/>
                <w:webHidden/>
              </w:rPr>
              <w:tab/>
            </w:r>
            <w:r>
              <w:rPr>
                <w:noProof/>
                <w:webHidden/>
              </w:rPr>
              <w:fldChar w:fldCharType="begin"/>
            </w:r>
            <w:r>
              <w:rPr>
                <w:noProof/>
                <w:webHidden/>
              </w:rPr>
              <w:instrText xml:space="preserve"> PAGEREF _Toc202695069 \h </w:instrText>
            </w:r>
            <w:r>
              <w:rPr>
                <w:noProof/>
                <w:webHidden/>
              </w:rPr>
            </w:r>
            <w:r>
              <w:rPr>
                <w:noProof/>
                <w:webHidden/>
              </w:rPr>
              <w:fldChar w:fldCharType="separate"/>
            </w:r>
            <w:r>
              <w:rPr>
                <w:noProof/>
                <w:webHidden/>
              </w:rPr>
              <w:t>63</w:t>
            </w:r>
            <w:r>
              <w:rPr>
                <w:noProof/>
                <w:webHidden/>
              </w:rPr>
              <w:fldChar w:fldCharType="end"/>
            </w:r>
          </w:hyperlink>
        </w:p>
        <w:p w14:paraId="1C3FD52E"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70" w:history="1">
            <w:r w:rsidRPr="00307016">
              <w:rPr>
                <w:rStyle w:val="Hyperlink"/>
                <w:rFonts w:eastAsiaTheme="majorEastAsia"/>
                <w:b/>
                <w:bCs/>
                <w:i/>
                <w:iCs/>
                <w:noProof/>
              </w:rPr>
              <w:t>2.9 REINFORCEMENT LEARNING (RL)</w:t>
            </w:r>
            <w:r>
              <w:rPr>
                <w:noProof/>
                <w:webHidden/>
              </w:rPr>
              <w:tab/>
            </w:r>
            <w:r>
              <w:rPr>
                <w:noProof/>
                <w:webHidden/>
              </w:rPr>
              <w:fldChar w:fldCharType="begin"/>
            </w:r>
            <w:r>
              <w:rPr>
                <w:noProof/>
                <w:webHidden/>
              </w:rPr>
              <w:instrText xml:space="preserve"> PAGEREF _Toc202695070 \h </w:instrText>
            </w:r>
            <w:r>
              <w:rPr>
                <w:noProof/>
                <w:webHidden/>
              </w:rPr>
            </w:r>
            <w:r>
              <w:rPr>
                <w:noProof/>
                <w:webHidden/>
              </w:rPr>
              <w:fldChar w:fldCharType="separate"/>
            </w:r>
            <w:r>
              <w:rPr>
                <w:noProof/>
                <w:webHidden/>
              </w:rPr>
              <w:t>65</w:t>
            </w:r>
            <w:r>
              <w:rPr>
                <w:noProof/>
                <w:webHidden/>
              </w:rPr>
              <w:fldChar w:fldCharType="end"/>
            </w:r>
          </w:hyperlink>
        </w:p>
        <w:p w14:paraId="57E1FC08"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71" w:history="1">
            <w:r w:rsidRPr="00307016">
              <w:rPr>
                <w:rStyle w:val="Hyperlink"/>
                <w:rFonts w:eastAsiaTheme="majorEastAsia"/>
                <w:b/>
                <w:bCs/>
                <w:i/>
                <w:iCs/>
                <w:noProof/>
              </w:rPr>
              <w:t>2.10 A GENERATIVE ADVERSARIAL NETWORK (GAN)</w:t>
            </w:r>
            <w:r>
              <w:rPr>
                <w:noProof/>
                <w:webHidden/>
              </w:rPr>
              <w:tab/>
            </w:r>
            <w:r>
              <w:rPr>
                <w:noProof/>
                <w:webHidden/>
              </w:rPr>
              <w:fldChar w:fldCharType="begin"/>
            </w:r>
            <w:r>
              <w:rPr>
                <w:noProof/>
                <w:webHidden/>
              </w:rPr>
              <w:instrText xml:space="preserve"> PAGEREF _Toc202695071 \h </w:instrText>
            </w:r>
            <w:r>
              <w:rPr>
                <w:noProof/>
                <w:webHidden/>
              </w:rPr>
            </w:r>
            <w:r>
              <w:rPr>
                <w:noProof/>
                <w:webHidden/>
              </w:rPr>
              <w:fldChar w:fldCharType="separate"/>
            </w:r>
            <w:r>
              <w:rPr>
                <w:noProof/>
                <w:webHidden/>
              </w:rPr>
              <w:t>68</w:t>
            </w:r>
            <w:r>
              <w:rPr>
                <w:noProof/>
                <w:webHidden/>
              </w:rPr>
              <w:fldChar w:fldCharType="end"/>
            </w:r>
          </w:hyperlink>
        </w:p>
        <w:p w14:paraId="138EB333"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72" w:history="1">
            <w:r w:rsidRPr="00307016">
              <w:rPr>
                <w:rStyle w:val="Hyperlink"/>
                <w:rFonts w:eastAsiaTheme="majorEastAsia"/>
                <w:b/>
                <w:bCs/>
                <w:i/>
                <w:iCs/>
                <w:noProof/>
              </w:rPr>
              <w:t>2.11 FUZZY NEURAL NETWORK (FNNS)</w:t>
            </w:r>
            <w:r>
              <w:rPr>
                <w:noProof/>
                <w:webHidden/>
              </w:rPr>
              <w:tab/>
            </w:r>
            <w:r>
              <w:rPr>
                <w:noProof/>
                <w:webHidden/>
              </w:rPr>
              <w:fldChar w:fldCharType="begin"/>
            </w:r>
            <w:r>
              <w:rPr>
                <w:noProof/>
                <w:webHidden/>
              </w:rPr>
              <w:instrText xml:space="preserve"> PAGEREF _Toc202695072 \h </w:instrText>
            </w:r>
            <w:r>
              <w:rPr>
                <w:noProof/>
                <w:webHidden/>
              </w:rPr>
            </w:r>
            <w:r>
              <w:rPr>
                <w:noProof/>
                <w:webHidden/>
              </w:rPr>
              <w:fldChar w:fldCharType="separate"/>
            </w:r>
            <w:r>
              <w:rPr>
                <w:noProof/>
                <w:webHidden/>
              </w:rPr>
              <w:t>70</w:t>
            </w:r>
            <w:r>
              <w:rPr>
                <w:noProof/>
                <w:webHidden/>
              </w:rPr>
              <w:fldChar w:fldCharType="end"/>
            </w:r>
          </w:hyperlink>
        </w:p>
        <w:p w14:paraId="647D5B68"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73" w:history="1">
            <w:r w:rsidRPr="00307016">
              <w:rPr>
                <w:rStyle w:val="Hyperlink"/>
                <w:rFonts w:eastAsiaTheme="majorEastAsia"/>
                <w:b/>
                <w:bCs/>
                <w:i/>
                <w:iCs/>
                <w:noProof/>
              </w:rPr>
              <w:t>2.12 EMPIRICAL ANALYSIS  AND MODEL BENCHMARKING</w:t>
            </w:r>
            <w:r>
              <w:rPr>
                <w:noProof/>
                <w:webHidden/>
              </w:rPr>
              <w:tab/>
            </w:r>
            <w:r>
              <w:rPr>
                <w:noProof/>
                <w:webHidden/>
              </w:rPr>
              <w:fldChar w:fldCharType="begin"/>
            </w:r>
            <w:r>
              <w:rPr>
                <w:noProof/>
                <w:webHidden/>
              </w:rPr>
              <w:instrText xml:space="preserve"> PAGEREF _Toc202695073 \h </w:instrText>
            </w:r>
            <w:r>
              <w:rPr>
                <w:noProof/>
                <w:webHidden/>
              </w:rPr>
            </w:r>
            <w:r>
              <w:rPr>
                <w:noProof/>
                <w:webHidden/>
              </w:rPr>
              <w:fldChar w:fldCharType="separate"/>
            </w:r>
            <w:r>
              <w:rPr>
                <w:noProof/>
                <w:webHidden/>
              </w:rPr>
              <w:t>71</w:t>
            </w:r>
            <w:r>
              <w:rPr>
                <w:noProof/>
                <w:webHidden/>
              </w:rPr>
              <w:fldChar w:fldCharType="end"/>
            </w:r>
          </w:hyperlink>
        </w:p>
        <w:p w14:paraId="3828813E"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74" w:history="1">
            <w:r w:rsidRPr="00307016">
              <w:rPr>
                <w:rStyle w:val="Hyperlink"/>
                <w:rFonts w:eastAsiaTheme="majorEastAsia"/>
                <w:noProof/>
              </w:rPr>
              <w:t>2.12.1 K-MEANS AND FUZZY C-MEANS CLUSTERING</w:t>
            </w:r>
            <w:r>
              <w:rPr>
                <w:noProof/>
                <w:webHidden/>
              </w:rPr>
              <w:tab/>
            </w:r>
            <w:r>
              <w:rPr>
                <w:noProof/>
                <w:webHidden/>
              </w:rPr>
              <w:fldChar w:fldCharType="begin"/>
            </w:r>
            <w:r>
              <w:rPr>
                <w:noProof/>
                <w:webHidden/>
              </w:rPr>
              <w:instrText xml:space="preserve"> PAGEREF _Toc202695074 \h </w:instrText>
            </w:r>
            <w:r>
              <w:rPr>
                <w:noProof/>
                <w:webHidden/>
              </w:rPr>
            </w:r>
            <w:r>
              <w:rPr>
                <w:noProof/>
                <w:webHidden/>
              </w:rPr>
              <w:fldChar w:fldCharType="separate"/>
            </w:r>
            <w:r>
              <w:rPr>
                <w:noProof/>
                <w:webHidden/>
              </w:rPr>
              <w:t>71</w:t>
            </w:r>
            <w:r>
              <w:rPr>
                <w:noProof/>
                <w:webHidden/>
              </w:rPr>
              <w:fldChar w:fldCharType="end"/>
            </w:r>
          </w:hyperlink>
        </w:p>
        <w:p w14:paraId="04F306E9"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75" w:history="1">
            <w:r w:rsidRPr="00307016">
              <w:rPr>
                <w:rStyle w:val="Hyperlink"/>
                <w:rFonts w:eastAsiaTheme="majorEastAsia"/>
                <w:noProof/>
              </w:rPr>
              <w:t>2.12.2 DEEP NEURAL NETWORK MODELS</w:t>
            </w:r>
            <w:r>
              <w:rPr>
                <w:noProof/>
                <w:webHidden/>
              </w:rPr>
              <w:tab/>
            </w:r>
            <w:r>
              <w:rPr>
                <w:noProof/>
                <w:webHidden/>
              </w:rPr>
              <w:fldChar w:fldCharType="begin"/>
            </w:r>
            <w:r>
              <w:rPr>
                <w:noProof/>
                <w:webHidden/>
              </w:rPr>
              <w:instrText xml:space="preserve"> PAGEREF _Toc202695075 \h </w:instrText>
            </w:r>
            <w:r>
              <w:rPr>
                <w:noProof/>
                <w:webHidden/>
              </w:rPr>
            </w:r>
            <w:r>
              <w:rPr>
                <w:noProof/>
                <w:webHidden/>
              </w:rPr>
              <w:fldChar w:fldCharType="separate"/>
            </w:r>
            <w:r>
              <w:rPr>
                <w:noProof/>
                <w:webHidden/>
              </w:rPr>
              <w:t>78</w:t>
            </w:r>
            <w:r>
              <w:rPr>
                <w:noProof/>
                <w:webHidden/>
              </w:rPr>
              <w:fldChar w:fldCharType="end"/>
            </w:r>
          </w:hyperlink>
        </w:p>
        <w:p w14:paraId="7A5CD4E2" w14:textId="77777777" w:rsidR="008D1943" w:rsidRDefault="008D1943" w:rsidP="008D1943">
          <w:pPr>
            <w:pStyle w:val="TOC1"/>
            <w:tabs>
              <w:tab w:val="right" w:leader="dot" w:pos="9350"/>
            </w:tabs>
            <w:rPr>
              <w:rFonts w:eastAsiaTheme="minorEastAsia" w:cstheme="minorBidi"/>
              <w:b w:val="0"/>
              <w:bCs w:val="0"/>
              <w:caps w:val="0"/>
              <w:noProof/>
              <w:kern w:val="2"/>
              <w:sz w:val="24"/>
              <w:szCs w:val="24"/>
              <w14:ligatures w14:val="standardContextual"/>
            </w:rPr>
          </w:pPr>
          <w:hyperlink w:anchor="_Toc202695076" w:history="1">
            <w:r w:rsidRPr="00307016">
              <w:rPr>
                <w:rStyle w:val="Hyperlink"/>
                <w:rFonts w:ascii="Arial" w:eastAsia="Arial" w:hAnsi="Arial" w:cs="Arial"/>
                <w:noProof/>
              </w:rPr>
              <w:t>CHAPTER 3 - DATA AND METHODOLOGY</w:t>
            </w:r>
            <w:r>
              <w:rPr>
                <w:noProof/>
                <w:webHidden/>
              </w:rPr>
              <w:tab/>
            </w:r>
            <w:r>
              <w:rPr>
                <w:noProof/>
                <w:webHidden/>
              </w:rPr>
              <w:fldChar w:fldCharType="begin"/>
            </w:r>
            <w:r>
              <w:rPr>
                <w:noProof/>
                <w:webHidden/>
              </w:rPr>
              <w:instrText xml:space="preserve"> PAGEREF _Toc202695076 \h </w:instrText>
            </w:r>
            <w:r>
              <w:rPr>
                <w:noProof/>
                <w:webHidden/>
              </w:rPr>
            </w:r>
            <w:r>
              <w:rPr>
                <w:noProof/>
                <w:webHidden/>
              </w:rPr>
              <w:fldChar w:fldCharType="separate"/>
            </w:r>
            <w:r>
              <w:rPr>
                <w:noProof/>
                <w:webHidden/>
              </w:rPr>
              <w:t>87</w:t>
            </w:r>
            <w:r>
              <w:rPr>
                <w:noProof/>
                <w:webHidden/>
              </w:rPr>
              <w:fldChar w:fldCharType="end"/>
            </w:r>
          </w:hyperlink>
        </w:p>
        <w:p w14:paraId="565FE3CD"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77" w:history="1">
            <w:r w:rsidRPr="00307016">
              <w:rPr>
                <w:rStyle w:val="Hyperlink"/>
                <w:rFonts w:eastAsiaTheme="majorEastAsia"/>
                <w:b/>
                <w:bCs/>
                <w:i/>
                <w:iCs/>
                <w:noProof/>
              </w:rPr>
              <w:t>3.1 SMOOTHING AND TRANSFORMING DATA</w:t>
            </w:r>
            <w:r>
              <w:rPr>
                <w:noProof/>
                <w:webHidden/>
              </w:rPr>
              <w:tab/>
            </w:r>
            <w:r>
              <w:rPr>
                <w:noProof/>
                <w:webHidden/>
              </w:rPr>
              <w:fldChar w:fldCharType="begin"/>
            </w:r>
            <w:r>
              <w:rPr>
                <w:noProof/>
                <w:webHidden/>
              </w:rPr>
              <w:instrText xml:space="preserve"> PAGEREF _Toc202695077 \h </w:instrText>
            </w:r>
            <w:r>
              <w:rPr>
                <w:noProof/>
                <w:webHidden/>
              </w:rPr>
            </w:r>
            <w:r>
              <w:rPr>
                <w:noProof/>
                <w:webHidden/>
              </w:rPr>
              <w:fldChar w:fldCharType="separate"/>
            </w:r>
            <w:r>
              <w:rPr>
                <w:noProof/>
                <w:webHidden/>
              </w:rPr>
              <w:t>87</w:t>
            </w:r>
            <w:r>
              <w:rPr>
                <w:noProof/>
                <w:webHidden/>
              </w:rPr>
              <w:fldChar w:fldCharType="end"/>
            </w:r>
          </w:hyperlink>
        </w:p>
        <w:p w14:paraId="37B3197F"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78" w:history="1">
            <w:r w:rsidRPr="00307016">
              <w:rPr>
                <w:rStyle w:val="Hyperlink"/>
                <w:rFonts w:eastAsiaTheme="majorEastAsia"/>
                <w:noProof/>
              </w:rPr>
              <w:t>3.1.1 Daily VIX Index Data</w:t>
            </w:r>
            <w:r>
              <w:rPr>
                <w:noProof/>
                <w:webHidden/>
              </w:rPr>
              <w:tab/>
            </w:r>
            <w:r>
              <w:rPr>
                <w:noProof/>
                <w:webHidden/>
              </w:rPr>
              <w:fldChar w:fldCharType="begin"/>
            </w:r>
            <w:r>
              <w:rPr>
                <w:noProof/>
                <w:webHidden/>
              </w:rPr>
              <w:instrText xml:space="preserve"> PAGEREF _Toc202695078 \h </w:instrText>
            </w:r>
            <w:r>
              <w:rPr>
                <w:noProof/>
                <w:webHidden/>
              </w:rPr>
            </w:r>
            <w:r>
              <w:rPr>
                <w:noProof/>
                <w:webHidden/>
              </w:rPr>
              <w:fldChar w:fldCharType="separate"/>
            </w:r>
            <w:r>
              <w:rPr>
                <w:noProof/>
                <w:webHidden/>
              </w:rPr>
              <w:t>87</w:t>
            </w:r>
            <w:r>
              <w:rPr>
                <w:noProof/>
                <w:webHidden/>
              </w:rPr>
              <w:fldChar w:fldCharType="end"/>
            </w:r>
          </w:hyperlink>
        </w:p>
        <w:p w14:paraId="6CE5F7CC"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79" w:history="1">
            <w:r w:rsidRPr="00307016">
              <w:rPr>
                <w:rStyle w:val="Hyperlink"/>
                <w:rFonts w:eastAsiaTheme="majorEastAsia"/>
                <w:b/>
                <w:bCs/>
                <w:i/>
                <w:iCs/>
                <w:noProof/>
              </w:rPr>
              <w:t>3.2 STATIONARITY TEST OF THE DATA</w:t>
            </w:r>
            <w:r>
              <w:rPr>
                <w:noProof/>
                <w:webHidden/>
              </w:rPr>
              <w:tab/>
            </w:r>
            <w:r>
              <w:rPr>
                <w:noProof/>
                <w:webHidden/>
              </w:rPr>
              <w:fldChar w:fldCharType="begin"/>
            </w:r>
            <w:r>
              <w:rPr>
                <w:noProof/>
                <w:webHidden/>
              </w:rPr>
              <w:instrText xml:space="preserve"> PAGEREF _Toc202695079 \h </w:instrText>
            </w:r>
            <w:r>
              <w:rPr>
                <w:noProof/>
                <w:webHidden/>
              </w:rPr>
            </w:r>
            <w:r>
              <w:rPr>
                <w:noProof/>
                <w:webHidden/>
              </w:rPr>
              <w:fldChar w:fldCharType="separate"/>
            </w:r>
            <w:r>
              <w:rPr>
                <w:noProof/>
                <w:webHidden/>
              </w:rPr>
              <w:t>90</w:t>
            </w:r>
            <w:r>
              <w:rPr>
                <w:noProof/>
                <w:webHidden/>
              </w:rPr>
              <w:fldChar w:fldCharType="end"/>
            </w:r>
          </w:hyperlink>
        </w:p>
        <w:p w14:paraId="4D604512"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80" w:history="1">
            <w:r w:rsidRPr="00307016">
              <w:rPr>
                <w:rStyle w:val="Hyperlink"/>
                <w:rFonts w:eastAsiaTheme="majorEastAsia"/>
                <w:b/>
                <w:bCs/>
                <w:i/>
                <w:iCs/>
                <w:noProof/>
              </w:rPr>
              <w:t>3.3 PERFORMING ADF TEST</w:t>
            </w:r>
            <w:r>
              <w:rPr>
                <w:noProof/>
                <w:webHidden/>
              </w:rPr>
              <w:tab/>
            </w:r>
            <w:r>
              <w:rPr>
                <w:noProof/>
                <w:webHidden/>
              </w:rPr>
              <w:fldChar w:fldCharType="begin"/>
            </w:r>
            <w:r>
              <w:rPr>
                <w:noProof/>
                <w:webHidden/>
              </w:rPr>
              <w:instrText xml:space="preserve"> PAGEREF _Toc202695080 \h </w:instrText>
            </w:r>
            <w:r>
              <w:rPr>
                <w:noProof/>
                <w:webHidden/>
              </w:rPr>
            </w:r>
            <w:r>
              <w:rPr>
                <w:noProof/>
                <w:webHidden/>
              </w:rPr>
              <w:fldChar w:fldCharType="separate"/>
            </w:r>
            <w:r>
              <w:rPr>
                <w:noProof/>
                <w:webHidden/>
              </w:rPr>
              <w:t>90</w:t>
            </w:r>
            <w:r>
              <w:rPr>
                <w:noProof/>
                <w:webHidden/>
              </w:rPr>
              <w:fldChar w:fldCharType="end"/>
            </w:r>
          </w:hyperlink>
        </w:p>
        <w:p w14:paraId="0146960A"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81" w:history="1">
            <w:r w:rsidRPr="00307016">
              <w:rPr>
                <w:rStyle w:val="Hyperlink"/>
                <w:rFonts w:eastAsiaTheme="majorEastAsia"/>
                <w:b/>
                <w:bCs/>
                <w:i/>
                <w:iCs/>
                <w:noProof/>
              </w:rPr>
              <w:t>3.4 EXPERIMENTAL DESIGN FOR MACHINE LEARNING MODELS</w:t>
            </w:r>
            <w:r>
              <w:rPr>
                <w:noProof/>
                <w:webHidden/>
              </w:rPr>
              <w:tab/>
            </w:r>
            <w:r>
              <w:rPr>
                <w:noProof/>
                <w:webHidden/>
              </w:rPr>
              <w:fldChar w:fldCharType="begin"/>
            </w:r>
            <w:r>
              <w:rPr>
                <w:noProof/>
                <w:webHidden/>
              </w:rPr>
              <w:instrText xml:space="preserve"> PAGEREF _Toc202695081 \h </w:instrText>
            </w:r>
            <w:r>
              <w:rPr>
                <w:noProof/>
                <w:webHidden/>
              </w:rPr>
            </w:r>
            <w:r>
              <w:rPr>
                <w:noProof/>
                <w:webHidden/>
              </w:rPr>
              <w:fldChar w:fldCharType="separate"/>
            </w:r>
            <w:r>
              <w:rPr>
                <w:noProof/>
                <w:webHidden/>
              </w:rPr>
              <w:t>91</w:t>
            </w:r>
            <w:r>
              <w:rPr>
                <w:noProof/>
                <w:webHidden/>
              </w:rPr>
              <w:fldChar w:fldCharType="end"/>
            </w:r>
          </w:hyperlink>
        </w:p>
        <w:p w14:paraId="0BF6B096"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82" w:history="1">
            <w:r w:rsidRPr="00307016">
              <w:rPr>
                <w:rStyle w:val="Hyperlink"/>
                <w:rFonts w:eastAsiaTheme="majorEastAsia"/>
                <w:b/>
                <w:bCs/>
                <w:i/>
                <w:iCs/>
                <w:noProof/>
              </w:rPr>
              <w:t>3.5 METHODOLOGY OF GENERATING MULTIFRACTAL SIMULATIONS</w:t>
            </w:r>
            <w:r>
              <w:rPr>
                <w:noProof/>
                <w:webHidden/>
              </w:rPr>
              <w:tab/>
            </w:r>
            <w:r>
              <w:rPr>
                <w:noProof/>
                <w:webHidden/>
              </w:rPr>
              <w:fldChar w:fldCharType="begin"/>
            </w:r>
            <w:r>
              <w:rPr>
                <w:noProof/>
                <w:webHidden/>
              </w:rPr>
              <w:instrText xml:space="preserve"> PAGEREF _Toc202695082 \h </w:instrText>
            </w:r>
            <w:r>
              <w:rPr>
                <w:noProof/>
                <w:webHidden/>
              </w:rPr>
            </w:r>
            <w:r>
              <w:rPr>
                <w:noProof/>
                <w:webHidden/>
              </w:rPr>
              <w:fldChar w:fldCharType="separate"/>
            </w:r>
            <w:r>
              <w:rPr>
                <w:noProof/>
                <w:webHidden/>
              </w:rPr>
              <w:t>93</w:t>
            </w:r>
            <w:r>
              <w:rPr>
                <w:noProof/>
                <w:webHidden/>
              </w:rPr>
              <w:fldChar w:fldCharType="end"/>
            </w:r>
          </w:hyperlink>
        </w:p>
        <w:p w14:paraId="11E131C1"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83" w:history="1">
            <w:r w:rsidRPr="00307016">
              <w:rPr>
                <w:rStyle w:val="Hyperlink"/>
                <w:rFonts w:eastAsiaTheme="majorEastAsia"/>
                <w:noProof/>
                <w:shd w:val="clear" w:color="auto" w:fill="FFFFFF"/>
              </w:rPr>
              <w:t>Definition of a multifractal stochastic process:</w:t>
            </w:r>
            <w:r>
              <w:rPr>
                <w:noProof/>
                <w:webHidden/>
              </w:rPr>
              <w:tab/>
            </w:r>
            <w:r>
              <w:rPr>
                <w:noProof/>
                <w:webHidden/>
              </w:rPr>
              <w:fldChar w:fldCharType="begin"/>
            </w:r>
            <w:r>
              <w:rPr>
                <w:noProof/>
                <w:webHidden/>
              </w:rPr>
              <w:instrText xml:space="preserve"> PAGEREF _Toc202695083 \h </w:instrText>
            </w:r>
            <w:r>
              <w:rPr>
                <w:noProof/>
                <w:webHidden/>
              </w:rPr>
            </w:r>
            <w:r>
              <w:rPr>
                <w:noProof/>
                <w:webHidden/>
              </w:rPr>
              <w:fldChar w:fldCharType="separate"/>
            </w:r>
            <w:r>
              <w:rPr>
                <w:noProof/>
                <w:webHidden/>
              </w:rPr>
              <w:t>93</w:t>
            </w:r>
            <w:r>
              <w:rPr>
                <w:noProof/>
                <w:webHidden/>
              </w:rPr>
              <w:fldChar w:fldCharType="end"/>
            </w:r>
          </w:hyperlink>
        </w:p>
        <w:p w14:paraId="073E6E21" w14:textId="77777777" w:rsidR="008D1943" w:rsidRDefault="008D1943" w:rsidP="008D1943">
          <w:pPr>
            <w:pStyle w:val="TOC1"/>
            <w:tabs>
              <w:tab w:val="right" w:leader="dot" w:pos="9350"/>
            </w:tabs>
            <w:rPr>
              <w:rFonts w:eastAsiaTheme="minorEastAsia" w:cstheme="minorBidi"/>
              <w:b w:val="0"/>
              <w:bCs w:val="0"/>
              <w:caps w:val="0"/>
              <w:noProof/>
              <w:kern w:val="2"/>
              <w:sz w:val="24"/>
              <w:szCs w:val="24"/>
              <w14:ligatures w14:val="standardContextual"/>
            </w:rPr>
          </w:pPr>
          <w:hyperlink w:anchor="_Toc202695084" w:history="1">
            <w:r w:rsidRPr="00307016">
              <w:rPr>
                <w:rStyle w:val="Hyperlink"/>
                <w:rFonts w:ascii="Arial" w:eastAsia="Arial" w:hAnsi="Arial" w:cs="Arial"/>
                <w:noProof/>
              </w:rPr>
              <w:t>CHAPTER 4 – EVALUATION METRICS</w:t>
            </w:r>
            <w:r>
              <w:rPr>
                <w:noProof/>
                <w:webHidden/>
              </w:rPr>
              <w:tab/>
            </w:r>
            <w:r>
              <w:rPr>
                <w:noProof/>
                <w:webHidden/>
              </w:rPr>
              <w:fldChar w:fldCharType="begin"/>
            </w:r>
            <w:r>
              <w:rPr>
                <w:noProof/>
                <w:webHidden/>
              </w:rPr>
              <w:instrText xml:space="preserve"> PAGEREF _Toc202695084 \h </w:instrText>
            </w:r>
            <w:r>
              <w:rPr>
                <w:noProof/>
                <w:webHidden/>
              </w:rPr>
            </w:r>
            <w:r>
              <w:rPr>
                <w:noProof/>
                <w:webHidden/>
              </w:rPr>
              <w:fldChar w:fldCharType="separate"/>
            </w:r>
            <w:r>
              <w:rPr>
                <w:noProof/>
                <w:webHidden/>
              </w:rPr>
              <w:t>100</w:t>
            </w:r>
            <w:r>
              <w:rPr>
                <w:noProof/>
                <w:webHidden/>
              </w:rPr>
              <w:fldChar w:fldCharType="end"/>
            </w:r>
          </w:hyperlink>
        </w:p>
        <w:p w14:paraId="01139BE1"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85" w:history="1">
            <w:r w:rsidRPr="00307016">
              <w:rPr>
                <w:rStyle w:val="Hyperlink"/>
                <w:rFonts w:eastAsiaTheme="majorEastAsia"/>
                <w:b/>
                <w:bCs/>
                <w:i/>
                <w:iCs/>
                <w:noProof/>
              </w:rPr>
              <w:t>4.1 INTRODUCTION</w:t>
            </w:r>
            <w:r>
              <w:rPr>
                <w:noProof/>
                <w:webHidden/>
              </w:rPr>
              <w:tab/>
            </w:r>
            <w:r>
              <w:rPr>
                <w:noProof/>
                <w:webHidden/>
              </w:rPr>
              <w:fldChar w:fldCharType="begin"/>
            </w:r>
            <w:r>
              <w:rPr>
                <w:noProof/>
                <w:webHidden/>
              </w:rPr>
              <w:instrText xml:space="preserve"> PAGEREF _Toc202695085 \h </w:instrText>
            </w:r>
            <w:r>
              <w:rPr>
                <w:noProof/>
                <w:webHidden/>
              </w:rPr>
            </w:r>
            <w:r>
              <w:rPr>
                <w:noProof/>
                <w:webHidden/>
              </w:rPr>
              <w:fldChar w:fldCharType="separate"/>
            </w:r>
            <w:r>
              <w:rPr>
                <w:noProof/>
                <w:webHidden/>
              </w:rPr>
              <w:t>100</w:t>
            </w:r>
            <w:r>
              <w:rPr>
                <w:noProof/>
                <w:webHidden/>
              </w:rPr>
              <w:fldChar w:fldCharType="end"/>
            </w:r>
          </w:hyperlink>
        </w:p>
        <w:p w14:paraId="684FC530"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86" w:history="1">
            <w:r w:rsidRPr="00307016">
              <w:rPr>
                <w:rStyle w:val="Hyperlink"/>
                <w:rFonts w:eastAsiaTheme="majorEastAsia"/>
                <w:b/>
                <w:bCs/>
                <w:i/>
                <w:iCs/>
                <w:noProof/>
              </w:rPr>
              <w:t>4.2 ROOT MEAN SQUARED ERROR</w:t>
            </w:r>
            <w:r>
              <w:rPr>
                <w:noProof/>
                <w:webHidden/>
              </w:rPr>
              <w:tab/>
            </w:r>
            <w:r>
              <w:rPr>
                <w:noProof/>
                <w:webHidden/>
              </w:rPr>
              <w:fldChar w:fldCharType="begin"/>
            </w:r>
            <w:r>
              <w:rPr>
                <w:noProof/>
                <w:webHidden/>
              </w:rPr>
              <w:instrText xml:space="preserve"> PAGEREF _Toc202695086 \h </w:instrText>
            </w:r>
            <w:r>
              <w:rPr>
                <w:noProof/>
                <w:webHidden/>
              </w:rPr>
            </w:r>
            <w:r>
              <w:rPr>
                <w:noProof/>
                <w:webHidden/>
              </w:rPr>
              <w:fldChar w:fldCharType="separate"/>
            </w:r>
            <w:r>
              <w:rPr>
                <w:noProof/>
                <w:webHidden/>
              </w:rPr>
              <w:t>100</w:t>
            </w:r>
            <w:r>
              <w:rPr>
                <w:noProof/>
                <w:webHidden/>
              </w:rPr>
              <w:fldChar w:fldCharType="end"/>
            </w:r>
          </w:hyperlink>
        </w:p>
        <w:p w14:paraId="574CBEB5"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87" w:history="1">
            <w:r w:rsidRPr="00307016">
              <w:rPr>
                <w:rStyle w:val="Hyperlink"/>
                <w:rFonts w:eastAsiaTheme="majorEastAsia"/>
                <w:b/>
                <w:bCs/>
                <w:i/>
                <w:iCs/>
                <w:noProof/>
              </w:rPr>
              <w:t>4.3 MEAN ABSOLUTE ERROR (MAE)</w:t>
            </w:r>
            <w:r>
              <w:rPr>
                <w:noProof/>
                <w:webHidden/>
              </w:rPr>
              <w:tab/>
            </w:r>
            <w:r>
              <w:rPr>
                <w:noProof/>
                <w:webHidden/>
              </w:rPr>
              <w:fldChar w:fldCharType="begin"/>
            </w:r>
            <w:r>
              <w:rPr>
                <w:noProof/>
                <w:webHidden/>
              </w:rPr>
              <w:instrText xml:space="preserve"> PAGEREF _Toc202695087 \h </w:instrText>
            </w:r>
            <w:r>
              <w:rPr>
                <w:noProof/>
                <w:webHidden/>
              </w:rPr>
            </w:r>
            <w:r>
              <w:rPr>
                <w:noProof/>
                <w:webHidden/>
              </w:rPr>
              <w:fldChar w:fldCharType="separate"/>
            </w:r>
            <w:r>
              <w:rPr>
                <w:noProof/>
                <w:webHidden/>
              </w:rPr>
              <w:t>105</w:t>
            </w:r>
            <w:r>
              <w:rPr>
                <w:noProof/>
                <w:webHidden/>
              </w:rPr>
              <w:fldChar w:fldCharType="end"/>
            </w:r>
          </w:hyperlink>
        </w:p>
        <w:p w14:paraId="363D018B"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88" w:history="1">
            <w:r w:rsidRPr="00307016">
              <w:rPr>
                <w:rStyle w:val="Hyperlink"/>
                <w:rFonts w:eastAsiaTheme="majorEastAsia"/>
                <w:b/>
                <w:bCs/>
                <w:i/>
                <w:iCs/>
                <w:noProof/>
              </w:rPr>
              <w:t>4.4 MEAN ABSOLUTE PERCENTAGE ERROR</w:t>
            </w:r>
            <w:r>
              <w:rPr>
                <w:noProof/>
                <w:webHidden/>
              </w:rPr>
              <w:tab/>
            </w:r>
            <w:r>
              <w:rPr>
                <w:noProof/>
                <w:webHidden/>
              </w:rPr>
              <w:fldChar w:fldCharType="begin"/>
            </w:r>
            <w:r>
              <w:rPr>
                <w:noProof/>
                <w:webHidden/>
              </w:rPr>
              <w:instrText xml:space="preserve"> PAGEREF _Toc202695088 \h </w:instrText>
            </w:r>
            <w:r>
              <w:rPr>
                <w:noProof/>
                <w:webHidden/>
              </w:rPr>
            </w:r>
            <w:r>
              <w:rPr>
                <w:noProof/>
                <w:webHidden/>
              </w:rPr>
              <w:fldChar w:fldCharType="separate"/>
            </w:r>
            <w:r>
              <w:rPr>
                <w:noProof/>
                <w:webHidden/>
              </w:rPr>
              <w:t>106</w:t>
            </w:r>
            <w:r>
              <w:rPr>
                <w:noProof/>
                <w:webHidden/>
              </w:rPr>
              <w:fldChar w:fldCharType="end"/>
            </w:r>
          </w:hyperlink>
        </w:p>
        <w:p w14:paraId="5D70F887"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89" w:history="1">
            <w:r w:rsidRPr="00307016">
              <w:rPr>
                <w:rStyle w:val="Hyperlink"/>
                <w:rFonts w:eastAsiaTheme="majorEastAsia"/>
                <w:b/>
                <w:bCs/>
                <w:i/>
                <w:iCs/>
                <w:noProof/>
              </w:rPr>
              <w:t>CONCLUSION</w:t>
            </w:r>
            <w:r>
              <w:rPr>
                <w:noProof/>
                <w:webHidden/>
              </w:rPr>
              <w:tab/>
            </w:r>
            <w:r>
              <w:rPr>
                <w:noProof/>
                <w:webHidden/>
              </w:rPr>
              <w:fldChar w:fldCharType="begin"/>
            </w:r>
            <w:r>
              <w:rPr>
                <w:noProof/>
                <w:webHidden/>
              </w:rPr>
              <w:instrText xml:space="preserve"> PAGEREF _Toc202695089 \h </w:instrText>
            </w:r>
            <w:r>
              <w:rPr>
                <w:noProof/>
                <w:webHidden/>
              </w:rPr>
            </w:r>
            <w:r>
              <w:rPr>
                <w:noProof/>
                <w:webHidden/>
              </w:rPr>
              <w:fldChar w:fldCharType="separate"/>
            </w:r>
            <w:r>
              <w:rPr>
                <w:noProof/>
                <w:webHidden/>
              </w:rPr>
              <w:t>106</w:t>
            </w:r>
            <w:r>
              <w:rPr>
                <w:noProof/>
                <w:webHidden/>
              </w:rPr>
              <w:fldChar w:fldCharType="end"/>
            </w:r>
          </w:hyperlink>
        </w:p>
        <w:p w14:paraId="51FB3460" w14:textId="77777777" w:rsidR="008D1943" w:rsidRDefault="008D1943" w:rsidP="008D1943">
          <w:pPr>
            <w:pStyle w:val="TOC1"/>
            <w:tabs>
              <w:tab w:val="right" w:leader="dot" w:pos="9350"/>
            </w:tabs>
            <w:rPr>
              <w:rFonts w:eastAsiaTheme="minorEastAsia" w:cstheme="minorBidi"/>
              <w:b w:val="0"/>
              <w:bCs w:val="0"/>
              <w:caps w:val="0"/>
              <w:noProof/>
              <w:kern w:val="2"/>
              <w:sz w:val="24"/>
              <w:szCs w:val="24"/>
              <w14:ligatures w14:val="standardContextual"/>
            </w:rPr>
          </w:pPr>
          <w:hyperlink w:anchor="_Toc202695090" w:history="1">
            <w:r w:rsidRPr="00307016">
              <w:rPr>
                <w:rStyle w:val="Hyperlink"/>
                <w:rFonts w:ascii="Arial" w:eastAsia="Arial" w:hAnsi="Arial" w:cs="Arial"/>
                <w:noProof/>
              </w:rPr>
              <w:t>CHAPTER 5 – MIXED FUZZY FRACTIONAL BROWNIAN MOTION WITH JUMPS</w:t>
            </w:r>
            <w:r>
              <w:rPr>
                <w:noProof/>
                <w:webHidden/>
              </w:rPr>
              <w:tab/>
            </w:r>
            <w:r>
              <w:rPr>
                <w:noProof/>
                <w:webHidden/>
              </w:rPr>
              <w:fldChar w:fldCharType="begin"/>
            </w:r>
            <w:r>
              <w:rPr>
                <w:noProof/>
                <w:webHidden/>
              </w:rPr>
              <w:instrText xml:space="preserve"> PAGEREF _Toc202695090 \h </w:instrText>
            </w:r>
            <w:r>
              <w:rPr>
                <w:noProof/>
                <w:webHidden/>
              </w:rPr>
            </w:r>
            <w:r>
              <w:rPr>
                <w:noProof/>
                <w:webHidden/>
              </w:rPr>
              <w:fldChar w:fldCharType="separate"/>
            </w:r>
            <w:r>
              <w:rPr>
                <w:noProof/>
                <w:webHidden/>
              </w:rPr>
              <w:t>109</w:t>
            </w:r>
            <w:r>
              <w:rPr>
                <w:noProof/>
                <w:webHidden/>
              </w:rPr>
              <w:fldChar w:fldCharType="end"/>
            </w:r>
          </w:hyperlink>
        </w:p>
        <w:p w14:paraId="2D151ED8"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091" w:history="1">
            <w:r w:rsidRPr="00307016">
              <w:rPr>
                <w:rStyle w:val="Hyperlink"/>
                <w:rFonts w:eastAsiaTheme="majorEastAsia"/>
                <w:b/>
                <w:bCs/>
                <w:i/>
                <w:iCs/>
                <w:noProof/>
              </w:rPr>
              <w:t>5.1 FUZZY FRACTIONAL BROWNIAN MOTION</w:t>
            </w:r>
            <w:r>
              <w:rPr>
                <w:noProof/>
                <w:webHidden/>
              </w:rPr>
              <w:tab/>
            </w:r>
            <w:r>
              <w:rPr>
                <w:noProof/>
                <w:webHidden/>
              </w:rPr>
              <w:fldChar w:fldCharType="begin"/>
            </w:r>
            <w:r>
              <w:rPr>
                <w:noProof/>
                <w:webHidden/>
              </w:rPr>
              <w:instrText xml:space="preserve"> PAGEREF _Toc202695091 \h </w:instrText>
            </w:r>
            <w:r>
              <w:rPr>
                <w:noProof/>
                <w:webHidden/>
              </w:rPr>
            </w:r>
            <w:r>
              <w:rPr>
                <w:noProof/>
                <w:webHidden/>
              </w:rPr>
              <w:fldChar w:fldCharType="separate"/>
            </w:r>
            <w:r>
              <w:rPr>
                <w:noProof/>
                <w:webHidden/>
              </w:rPr>
              <w:t>109</w:t>
            </w:r>
            <w:r>
              <w:rPr>
                <w:noProof/>
                <w:webHidden/>
              </w:rPr>
              <w:fldChar w:fldCharType="end"/>
            </w:r>
          </w:hyperlink>
        </w:p>
        <w:p w14:paraId="1E4D0163"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92" w:history="1">
            <w:r w:rsidRPr="00307016">
              <w:rPr>
                <w:rStyle w:val="Hyperlink"/>
                <w:rFonts w:eastAsiaTheme="majorEastAsia"/>
                <w:noProof/>
              </w:rPr>
              <w:t>5.1.1 PRELIMINARIES</w:t>
            </w:r>
            <w:r>
              <w:rPr>
                <w:noProof/>
                <w:webHidden/>
              </w:rPr>
              <w:tab/>
            </w:r>
            <w:r>
              <w:rPr>
                <w:noProof/>
                <w:webHidden/>
              </w:rPr>
              <w:fldChar w:fldCharType="begin"/>
            </w:r>
            <w:r>
              <w:rPr>
                <w:noProof/>
                <w:webHidden/>
              </w:rPr>
              <w:instrText xml:space="preserve"> PAGEREF _Toc202695092 \h </w:instrText>
            </w:r>
            <w:r>
              <w:rPr>
                <w:noProof/>
                <w:webHidden/>
              </w:rPr>
            </w:r>
            <w:r>
              <w:rPr>
                <w:noProof/>
                <w:webHidden/>
              </w:rPr>
              <w:fldChar w:fldCharType="separate"/>
            </w:r>
            <w:r>
              <w:rPr>
                <w:noProof/>
                <w:webHidden/>
              </w:rPr>
              <w:t>110</w:t>
            </w:r>
            <w:r>
              <w:rPr>
                <w:noProof/>
                <w:webHidden/>
              </w:rPr>
              <w:fldChar w:fldCharType="end"/>
            </w:r>
          </w:hyperlink>
        </w:p>
        <w:p w14:paraId="0B3B004B"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93" w:history="1">
            <w:r w:rsidRPr="00307016">
              <w:rPr>
                <w:rStyle w:val="Hyperlink"/>
                <w:rFonts w:eastAsiaTheme="majorEastAsia"/>
                <w:noProof/>
              </w:rPr>
              <w:t>5.1.2 FRACTIONAL BROWNIAN MOTION</w:t>
            </w:r>
            <w:r>
              <w:rPr>
                <w:noProof/>
                <w:webHidden/>
              </w:rPr>
              <w:tab/>
            </w:r>
            <w:r>
              <w:rPr>
                <w:noProof/>
                <w:webHidden/>
              </w:rPr>
              <w:fldChar w:fldCharType="begin"/>
            </w:r>
            <w:r>
              <w:rPr>
                <w:noProof/>
                <w:webHidden/>
              </w:rPr>
              <w:instrText xml:space="preserve"> PAGEREF _Toc202695093 \h </w:instrText>
            </w:r>
            <w:r>
              <w:rPr>
                <w:noProof/>
                <w:webHidden/>
              </w:rPr>
            </w:r>
            <w:r>
              <w:rPr>
                <w:noProof/>
                <w:webHidden/>
              </w:rPr>
              <w:fldChar w:fldCharType="separate"/>
            </w:r>
            <w:r>
              <w:rPr>
                <w:noProof/>
                <w:webHidden/>
              </w:rPr>
              <w:t>110</w:t>
            </w:r>
            <w:r>
              <w:rPr>
                <w:noProof/>
                <w:webHidden/>
              </w:rPr>
              <w:fldChar w:fldCharType="end"/>
            </w:r>
          </w:hyperlink>
        </w:p>
        <w:p w14:paraId="7187021A"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94" w:history="1">
            <w:r w:rsidRPr="00307016">
              <w:rPr>
                <w:rStyle w:val="Hyperlink"/>
                <w:rFonts w:eastAsiaTheme="majorEastAsia"/>
                <w:noProof/>
              </w:rPr>
              <w:t>5.1.3 FUZZY RANDOM VARIABLE, FUZZY STOCHASTIC PROCESS, AND INTEGRAL OVERVIEW</w:t>
            </w:r>
            <w:r>
              <w:rPr>
                <w:noProof/>
                <w:webHidden/>
              </w:rPr>
              <w:tab/>
            </w:r>
            <w:r>
              <w:rPr>
                <w:noProof/>
                <w:webHidden/>
              </w:rPr>
              <w:fldChar w:fldCharType="begin"/>
            </w:r>
            <w:r>
              <w:rPr>
                <w:noProof/>
                <w:webHidden/>
              </w:rPr>
              <w:instrText xml:space="preserve"> PAGEREF _Toc202695094 \h </w:instrText>
            </w:r>
            <w:r>
              <w:rPr>
                <w:noProof/>
                <w:webHidden/>
              </w:rPr>
            </w:r>
            <w:r>
              <w:rPr>
                <w:noProof/>
                <w:webHidden/>
              </w:rPr>
              <w:fldChar w:fldCharType="separate"/>
            </w:r>
            <w:r>
              <w:rPr>
                <w:noProof/>
                <w:webHidden/>
              </w:rPr>
              <w:t>114</w:t>
            </w:r>
            <w:r>
              <w:rPr>
                <w:noProof/>
                <w:webHidden/>
              </w:rPr>
              <w:fldChar w:fldCharType="end"/>
            </w:r>
          </w:hyperlink>
        </w:p>
        <w:p w14:paraId="63689CE0"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95" w:history="1">
            <w:r w:rsidRPr="00307016">
              <w:rPr>
                <w:rStyle w:val="Hyperlink"/>
                <w:rFonts w:eastAsiaTheme="majorEastAsia"/>
                <w:noProof/>
              </w:rPr>
              <w:t>5.1.4 FUZZY STOCHASTIC DIFFERENTIAL EQUATION WHEN H &gt; ½</w:t>
            </w:r>
            <w:r>
              <w:rPr>
                <w:noProof/>
                <w:webHidden/>
              </w:rPr>
              <w:tab/>
            </w:r>
            <w:r>
              <w:rPr>
                <w:noProof/>
                <w:webHidden/>
              </w:rPr>
              <w:fldChar w:fldCharType="begin"/>
            </w:r>
            <w:r>
              <w:rPr>
                <w:noProof/>
                <w:webHidden/>
              </w:rPr>
              <w:instrText xml:space="preserve"> PAGEREF _Toc202695095 \h </w:instrText>
            </w:r>
            <w:r>
              <w:rPr>
                <w:noProof/>
                <w:webHidden/>
              </w:rPr>
            </w:r>
            <w:r>
              <w:rPr>
                <w:noProof/>
                <w:webHidden/>
              </w:rPr>
              <w:fldChar w:fldCharType="separate"/>
            </w:r>
            <w:r>
              <w:rPr>
                <w:noProof/>
                <w:webHidden/>
              </w:rPr>
              <w:t>134</w:t>
            </w:r>
            <w:r>
              <w:rPr>
                <w:noProof/>
                <w:webHidden/>
              </w:rPr>
              <w:fldChar w:fldCharType="end"/>
            </w:r>
          </w:hyperlink>
        </w:p>
        <w:p w14:paraId="3F5719C3"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96" w:history="1">
            <w:r w:rsidRPr="00307016">
              <w:rPr>
                <w:rStyle w:val="Hyperlink"/>
                <w:rFonts w:eastAsiaTheme="majorEastAsia"/>
                <w:noProof/>
              </w:rPr>
              <w:t>5.1.5 APPLICATIONS</w:t>
            </w:r>
            <w:r>
              <w:rPr>
                <w:noProof/>
                <w:webHidden/>
              </w:rPr>
              <w:tab/>
            </w:r>
            <w:r>
              <w:rPr>
                <w:noProof/>
                <w:webHidden/>
              </w:rPr>
              <w:fldChar w:fldCharType="begin"/>
            </w:r>
            <w:r>
              <w:rPr>
                <w:noProof/>
                <w:webHidden/>
              </w:rPr>
              <w:instrText xml:space="preserve"> PAGEREF _Toc202695096 \h </w:instrText>
            </w:r>
            <w:r>
              <w:rPr>
                <w:noProof/>
                <w:webHidden/>
              </w:rPr>
            </w:r>
            <w:r>
              <w:rPr>
                <w:noProof/>
                <w:webHidden/>
              </w:rPr>
              <w:fldChar w:fldCharType="separate"/>
            </w:r>
            <w:r>
              <w:rPr>
                <w:noProof/>
                <w:webHidden/>
              </w:rPr>
              <w:t>158</w:t>
            </w:r>
            <w:r>
              <w:rPr>
                <w:noProof/>
                <w:webHidden/>
              </w:rPr>
              <w:fldChar w:fldCharType="end"/>
            </w:r>
          </w:hyperlink>
        </w:p>
        <w:p w14:paraId="0B842642"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97" w:history="1">
            <w:r w:rsidRPr="00307016">
              <w:rPr>
                <w:rStyle w:val="Hyperlink"/>
                <w:rFonts w:eastAsiaTheme="majorEastAsia"/>
                <w:noProof/>
              </w:rPr>
              <w:t>5.1.6 INTRODUCING JUMPS</w:t>
            </w:r>
            <w:r>
              <w:rPr>
                <w:noProof/>
                <w:webHidden/>
              </w:rPr>
              <w:tab/>
            </w:r>
            <w:r>
              <w:rPr>
                <w:noProof/>
                <w:webHidden/>
              </w:rPr>
              <w:fldChar w:fldCharType="begin"/>
            </w:r>
            <w:r>
              <w:rPr>
                <w:noProof/>
                <w:webHidden/>
              </w:rPr>
              <w:instrText xml:space="preserve"> PAGEREF _Toc202695097 \h </w:instrText>
            </w:r>
            <w:r>
              <w:rPr>
                <w:noProof/>
                <w:webHidden/>
              </w:rPr>
            </w:r>
            <w:r>
              <w:rPr>
                <w:noProof/>
                <w:webHidden/>
              </w:rPr>
              <w:fldChar w:fldCharType="separate"/>
            </w:r>
            <w:r>
              <w:rPr>
                <w:noProof/>
                <w:webHidden/>
              </w:rPr>
              <w:t>171</w:t>
            </w:r>
            <w:r>
              <w:rPr>
                <w:noProof/>
                <w:webHidden/>
              </w:rPr>
              <w:fldChar w:fldCharType="end"/>
            </w:r>
          </w:hyperlink>
        </w:p>
        <w:p w14:paraId="67BC7256"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98" w:history="1">
            <w:r w:rsidRPr="00307016">
              <w:rPr>
                <w:rStyle w:val="Hyperlink"/>
                <w:rFonts w:eastAsiaTheme="majorEastAsia"/>
                <w:noProof/>
              </w:rPr>
              <w:t>5.1.7 FUZZY STOCHASTIC DIFFERENTIAL EQUATION WHEN H &lt; ½</w:t>
            </w:r>
            <w:r>
              <w:rPr>
                <w:noProof/>
                <w:webHidden/>
              </w:rPr>
              <w:tab/>
            </w:r>
            <w:r>
              <w:rPr>
                <w:noProof/>
                <w:webHidden/>
              </w:rPr>
              <w:fldChar w:fldCharType="begin"/>
            </w:r>
            <w:r>
              <w:rPr>
                <w:noProof/>
                <w:webHidden/>
              </w:rPr>
              <w:instrText xml:space="preserve"> PAGEREF _Toc202695098 \h </w:instrText>
            </w:r>
            <w:r>
              <w:rPr>
                <w:noProof/>
                <w:webHidden/>
              </w:rPr>
            </w:r>
            <w:r>
              <w:rPr>
                <w:noProof/>
                <w:webHidden/>
              </w:rPr>
              <w:fldChar w:fldCharType="separate"/>
            </w:r>
            <w:r>
              <w:rPr>
                <w:noProof/>
                <w:webHidden/>
              </w:rPr>
              <w:t>187</w:t>
            </w:r>
            <w:r>
              <w:rPr>
                <w:noProof/>
                <w:webHidden/>
              </w:rPr>
              <w:fldChar w:fldCharType="end"/>
            </w:r>
          </w:hyperlink>
        </w:p>
        <w:p w14:paraId="437B4E92"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099" w:history="1">
            <w:r w:rsidRPr="00307016">
              <w:rPr>
                <w:rStyle w:val="Hyperlink"/>
                <w:rFonts w:eastAsiaTheme="majorEastAsia"/>
                <w:noProof/>
              </w:rPr>
              <w:t>5.1.8 INTRODUCING PROOF WHEN H &lt;  ½</w:t>
            </w:r>
            <w:r>
              <w:rPr>
                <w:noProof/>
                <w:webHidden/>
              </w:rPr>
              <w:tab/>
            </w:r>
            <w:r>
              <w:rPr>
                <w:noProof/>
                <w:webHidden/>
              </w:rPr>
              <w:fldChar w:fldCharType="begin"/>
            </w:r>
            <w:r>
              <w:rPr>
                <w:noProof/>
                <w:webHidden/>
              </w:rPr>
              <w:instrText xml:space="preserve"> PAGEREF _Toc202695099 \h </w:instrText>
            </w:r>
            <w:r>
              <w:rPr>
                <w:noProof/>
                <w:webHidden/>
              </w:rPr>
            </w:r>
            <w:r>
              <w:rPr>
                <w:noProof/>
                <w:webHidden/>
              </w:rPr>
              <w:fldChar w:fldCharType="separate"/>
            </w:r>
            <w:r>
              <w:rPr>
                <w:noProof/>
                <w:webHidden/>
              </w:rPr>
              <w:t>189</w:t>
            </w:r>
            <w:r>
              <w:rPr>
                <w:noProof/>
                <w:webHidden/>
              </w:rPr>
              <w:fldChar w:fldCharType="end"/>
            </w:r>
          </w:hyperlink>
        </w:p>
        <w:p w14:paraId="6C81FE25"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100" w:history="1">
            <w:r w:rsidRPr="00307016">
              <w:rPr>
                <w:rStyle w:val="Hyperlink"/>
                <w:rFonts w:eastAsiaTheme="majorEastAsia"/>
                <w:noProof/>
              </w:rPr>
              <w:t>5.1.9 INTRODUCING FUZZY WHEN H &lt;  ½</w:t>
            </w:r>
            <w:r>
              <w:rPr>
                <w:noProof/>
                <w:webHidden/>
              </w:rPr>
              <w:tab/>
            </w:r>
            <w:r>
              <w:rPr>
                <w:noProof/>
                <w:webHidden/>
              </w:rPr>
              <w:fldChar w:fldCharType="begin"/>
            </w:r>
            <w:r>
              <w:rPr>
                <w:noProof/>
                <w:webHidden/>
              </w:rPr>
              <w:instrText xml:space="preserve"> PAGEREF _Toc202695100 \h </w:instrText>
            </w:r>
            <w:r>
              <w:rPr>
                <w:noProof/>
                <w:webHidden/>
              </w:rPr>
            </w:r>
            <w:r>
              <w:rPr>
                <w:noProof/>
                <w:webHidden/>
              </w:rPr>
              <w:fldChar w:fldCharType="separate"/>
            </w:r>
            <w:r>
              <w:rPr>
                <w:noProof/>
                <w:webHidden/>
              </w:rPr>
              <w:t>194</w:t>
            </w:r>
            <w:r>
              <w:rPr>
                <w:noProof/>
                <w:webHidden/>
              </w:rPr>
              <w:fldChar w:fldCharType="end"/>
            </w:r>
          </w:hyperlink>
        </w:p>
        <w:p w14:paraId="51FFB9BE"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101" w:history="1">
            <w:r w:rsidRPr="00307016">
              <w:rPr>
                <w:rStyle w:val="Hyperlink"/>
                <w:rFonts w:eastAsiaTheme="majorEastAsia"/>
                <w:noProof/>
                <w:shd w:val="clear" w:color="auto" w:fill="FFFFFF"/>
              </w:rPr>
              <w:t>5.1.9.1 FUZZY GAUSSIAN DISTRIBUTION</w:t>
            </w:r>
            <w:r>
              <w:rPr>
                <w:noProof/>
                <w:webHidden/>
              </w:rPr>
              <w:tab/>
            </w:r>
            <w:r>
              <w:rPr>
                <w:noProof/>
                <w:webHidden/>
              </w:rPr>
              <w:fldChar w:fldCharType="begin"/>
            </w:r>
            <w:r>
              <w:rPr>
                <w:noProof/>
                <w:webHidden/>
              </w:rPr>
              <w:instrText xml:space="preserve"> PAGEREF _Toc202695101 \h </w:instrText>
            </w:r>
            <w:r>
              <w:rPr>
                <w:noProof/>
                <w:webHidden/>
              </w:rPr>
            </w:r>
            <w:r>
              <w:rPr>
                <w:noProof/>
                <w:webHidden/>
              </w:rPr>
              <w:fldChar w:fldCharType="separate"/>
            </w:r>
            <w:r>
              <w:rPr>
                <w:noProof/>
                <w:webHidden/>
              </w:rPr>
              <w:t>195</w:t>
            </w:r>
            <w:r>
              <w:rPr>
                <w:noProof/>
                <w:webHidden/>
              </w:rPr>
              <w:fldChar w:fldCharType="end"/>
            </w:r>
          </w:hyperlink>
        </w:p>
        <w:p w14:paraId="5A8581DE"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102" w:history="1">
            <w:r w:rsidRPr="00307016">
              <w:rPr>
                <w:rStyle w:val="Hyperlink"/>
                <w:rFonts w:eastAsiaTheme="majorEastAsia"/>
                <w:noProof/>
              </w:rPr>
              <w:t>5.1.10. Simulations</w:t>
            </w:r>
            <w:r>
              <w:rPr>
                <w:noProof/>
                <w:webHidden/>
              </w:rPr>
              <w:tab/>
            </w:r>
            <w:r>
              <w:rPr>
                <w:noProof/>
                <w:webHidden/>
              </w:rPr>
              <w:fldChar w:fldCharType="begin"/>
            </w:r>
            <w:r>
              <w:rPr>
                <w:noProof/>
                <w:webHidden/>
              </w:rPr>
              <w:instrText xml:space="preserve"> PAGEREF _Toc202695102 \h </w:instrText>
            </w:r>
            <w:r>
              <w:rPr>
                <w:noProof/>
                <w:webHidden/>
              </w:rPr>
            </w:r>
            <w:r>
              <w:rPr>
                <w:noProof/>
                <w:webHidden/>
              </w:rPr>
              <w:fldChar w:fldCharType="separate"/>
            </w:r>
            <w:r>
              <w:rPr>
                <w:noProof/>
                <w:webHidden/>
              </w:rPr>
              <w:t>203</w:t>
            </w:r>
            <w:r>
              <w:rPr>
                <w:noProof/>
                <w:webHidden/>
              </w:rPr>
              <w:fldChar w:fldCharType="end"/>
            </w:r>
          </w:hyperlink>
        </w:p>
        <w:p w14:paraId="4ED4054D"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103" w:history="1">
            <w:r w:rsidRPr="00307016">
              <w:rPr>
                <w:rStyle w:val="Hyperlink"/>
                <w:rFonts w:eastAsiaTheme="majorEastAsia"/>
                <w:noProof/>
              </w:rPr>
              <w:t>5.1.11. Discussion</w:t>
            </w:r>
            <w:r>
              <w:rPr>
                <w:noProof/>
                <w:webHidden/>
              </w:rPr>
              <w:tab/>
            </w:r>
            <w:r>
              <w:rPr>
                <w:noProof/>
                <w:webHidden/>
              </w:rPr>
              <w:fldChar w:fldCharType="begin"/>
            </w:r>
            <w:r>
              <w:rPr>
                <w:noProof/>
                <w:webHidden/>
              </w:rPr>
              <w:instrText xml:space="preserve"> PAGEREF _Toc202695103 \h </w:instrText>
            </w:r>
            <w:r>
              <w:rPr>
                <w:noProof/>
                <w:webHidden/>
              </w:rPr>
            </w:r>
            <w:r>
              <w:rPr>
                <w:noProof/>
                <w:webHidden/>
              </w:rPr>
              <w:fldChar w:fldCharType="separate"/>
            </w:r>
            <w:r>
              <w:rPr>
                <w:noProof/>
                <w:webHidden/>
              </w:rPr>
              <w:t>205</w:t>
            </w:r>
            <w:r>
              <w:rPr>
                <w:noProof/>
                <w:webHidden/>
              </w:rPr>
              <w:fldChar w:fldCharType="end"/>
            </w:r>
          </w:hyperlink>
        </w:p>
        <w:p w14:paraId="36DC4B24"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104" w:history="1">
            <w:r w:rsidRPr="00307016">
              <w:rPr>
                <w:rStyle w:val="Hyperlink"/>
                <w:rFonts w:eastAsiaTheme="majorEastAsia"/>
                <w:noProof/>
              </w:rPr>
              <w:t>5.1.12 CONCLUSION</w:t>
            </w:r>
            <w:r>
              <w:rPr>
                <w:noProof/>
                <w:webHidden/>
              </w:rPr>
              <w:tab/>
            </w:r>
            <w:r>
              <w:rPr>
                <w:noProof/>
                <w:webHidden/>
              </w:rPr>
              <w:fldChar w:fldCharType="begin"/>
            </w:r>
            <w:r>
              <w:rPr>
                <w:noProof/>
                <w:webHidden/>
              </w:rPr>
              <w:instrText xml:space="preserve"> PAGEREF _Toc202695104 \h </w:instrText>
            </w:r>
            <w:r>
              <w:rPr>
                <w:noProof/>
                <w:webHidden/>
              </w:rPr>
            </w:r>
            <w:r>
              <w:rPr>
                <w:noProof/>
                <w:webHidden/>
              </w:rPr>
              <w:fldChar w:fldCharType="separate"/>
            </w:r>
            <w:r>
              <w:rPr>
                <w:noProof/>
                <w:webHidden/>
              </w:rPr>
              <w:t>207</w:t>
            </w:r>
            <w:r>
              <w:rPr>
                <w:noProof/>
                <w:webHidden/>
              </w:rPr>
              <w:fldChar w:fldCharType="end"/>
            </w:r>
          </w:hyperlink>
        </w:p>
        <w:p w14:paraId="3C3B7AB2" w14:textId="77777777" w:rsidR="008D1943" w:rsidRDefault="008D1943" w:rsidP="008D1943">
          <w:pPr>
            <w:pStyle w:val="TOC1"/>
            <w:tabs>
              <w:tab w:val="right" w:leader="dot" w:pos="9350"/>
            </w:tabs>
            <w:rPr>
              <w:rFonts w:eastAsiaTheme="minorEastAsia" w:cstheme="minorBidi"/>
              <w:b w:val="0"/>
              <w:bCs w:val="0"/>
              <w:caps w:val="0"/>
              <w:noProof/>
              <w:kern w:val="2"/>
              <w:sz w:val="24"/>
              <w:szCs w:val="24"/>
              <w14:ligatures w14:val="standardContextual"/>
            </w:rPr>
          </w:pPr>
          <w:hyperlink w:anchor="_Toc202695105" w:history="1">
            <w:r w:rsidRPr="00307016">
              <w:rPr>
                <w:rStyle w:val="Hyperlink"/>
                <w:rFonts w:ascii="Arial" w:eastAsia="Arial" w:hAnsi="Arial" w:cs="Arial"/>
                <w:noProof/>
              </w:rPr>
              <w:t>CHAPTER 6: SYNTHESIS AND APPLICATION TO VOLATILITY FORECASTING</w:t>
            </w:r>
            <w:r>
              <w:rPr>
                <w:noProof/>
                <w:webHidden/>
              </w:rPr>
              <w:tab/>
            </w:r>
            <w:r>
              <w:rPr>
                <w:noProof/>
                <w:webHidden/>
              </w:rPr>
              <w:fldChar w:fldCharType="begin"/>
            </w:r>
            <w:r>
              <w:rPr>
                <w:noProof/>
                <w:webHidden/>
              </w:rPr>
              <w:instrText xml:space="preserve"> PAGEREF _Toc202695105 \h </w:instrText>
            </w:r>
            <w:r>
              <w:rPr>
                <w:noProof/>
                <w:webHidden/>
              </w:rPr>
            </w:r>
            <w:r>
              <w:rPr>
                <w:noProof/>
                <w:webHidden/>
              </w:rPr>
              <w:fldChar w:fldCharType="separate"/>
            </w:r>
            <w:r>
              <w:rPr>
                <w:noProof/>
                <w:webHidden/>
              </w:rPr>
              <w:t>211</w:t>
            </w:r>
            <w:r>
              <w:rPr>
                <w:noProof/>
                <w:webHidden/>
              </w:rPr>
              <w:fldChar w:fldCharType="end"/>
            </w:r>
          </w:hyperlink>
        </w:p>
        <w:p w14:paraId="50DED79A"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06" w:history="1">
            <w:r w:rsidRPr="00307016">
              <w:rPr>
                <w:rStyle w:val="Hyperlink"/>
                <w:rFonts w:eastAsiaTheme="majorEastAsia"/>
                <w:b/>
                <w:bCs/>
                <w:i/>
                <w:iCs/>
                <w:noProof/>
              </w:rPr>
              <w:t>6.1 From Pricing to Forecasting</w:t>
            </w:r>
            <w:r>
              <w:rPr>
                <w:noProof/>
                <w:webHidden/>
              </w:rPr>
              <w:tab/>
            </w:r>
            <w:r>
              <w:rPr>
                <w:noProof/>
                <w:webHidden/>
              </w:rPr>
              <w:fldChar w:fldCharType="begin"/>
            </w:r>
            <w:r>
              <w:rPr>
                <w:noProof/>
                <w:webHidden/>
              </w:rPr>
              <w:instrText xml:space="preserve"> PAGEREF _Toc202695106 \h </w:instrText>
            </w:r>
            <w:r>
              <w:rPr>
                <w:noProof/>
                <w:webHidden/>
              </w:rPr>
            </w:r>
            <w:r>
              <w:rPr>
                <w:noProof/>
                <w:webHidden/>
              </w:rPr>
              <w:fldChar w:fldCharType="separate"/>
            </w:r>
            <w:r>
              <w:rPr>
                <w:noProof/>
                <w:webHidden/>
              </w:rPr>
              <w:t>211</w:t>
            </w:r>
            <w:r>
              <w:rPr>
                <w:noProof/>
                <w:webHidden/>
              </w:rPr>
              <w:fldChar w:fldCharType="end"/>
            </w:r>
          </w:hyperlink>
        </w:p>
        <w:p w14:paraId="10022017"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07" w:history="1">
            <w:r w:rsidRPr="00307016">
              <w:rPr>
                <w:rStyle w:val="Hyperlink"/>
                <w:rFonts w:eastAsiaTheme="majorEastAsia"/>
                <w:b/>
                <w:bCs/>
                <w:i/>
                <w:iCs/>
                <w:noProof/>
              </w:rPr>
              <w:t>6.2 The Option Pricing Formula as a Volatility-Inference Tool</w:t>
            </w:r>
            <w:r>
              <w:rPr>
                <w:noProof/>
                <w:webHidden/>
              </w:rPr>
              <w:tab/>
            </w:r>
            <w:r>
              <w:rPr>
                <w:noProof/>
                <w:webHidden/>
              </w:rPr>
              <w:fldChar w:fldCharType="begin"/>
            </w:r>
            <w:r>
              <w:rPr>
                <w:noProof/>
                <w:webHidden/>
              </w:rPr>
              <w:instrText xml:space="preserve"> PAGEREF _Toc202695107 \h </w:instrText>
            </w:r>
            <w:r>
              <w:rPr>
                <w:noProof/>
                <w:webHidden/>
              </w:rPr>
            </w:r>
            <w:r>
              <w:rPr>
                <w:noProof/>
                <w:webHidden/>
              </w:rPr>
              <w:fldChar w:fldCharType="separate"/>
            </w:r>
            <w:r>
              <w:rPr>
                <w:noProof/>
                <w:webHidden/>
              </w:rPr>
              <w:t>211</w:t>
            </w:r>
            <w:r>
              <w:rPr>
                <w:noProof/>
                <w:webHidden/>
              </w:rPr>
              <w:fldChar w:fldCharType="end"/>
            </w:r>
          </w:hyperlink>
        </w:p>
        <w:p w14:paraId="3C95D079"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08" w:history="1">
            <w:r w:rsidRPr="00307016">
              <w:rPr>
                <w:rStyle w:val="Hyperlink"/>
                <w:rFonts w:eastAsiaTheme="majorEastAsia"/>
                <w:b/>
                <w:bCs/>
                <w:i/>
                <w:iCs/>
                <w:noProof/>
              </w:rPr>
              <w:t>6.3 Robust Methodology for Forecasting VIX and VVIX</w:t>
            </w:r>
            <w:r>
              <w:rPr>
                <w:noProof/>
                <w:webHidden/>
              </w:rPr>
              <w:tab/>
            </w:r>
            <w:r>
              <w:rPr>
                <w:noProof/>
                <w:webHidden/>
              </w:rPr>
              <w:fldChar w:fldCharType="begin"/>
            </w:r>
            <w:r>
              <w:rPr>
                <w:noProof/>
                <w:webHidden/>
              </w:rPr>
              <w:instrText xml:space="preserve"> PAGEREF _Toc202695108 \h </w:instrText>
            </w:r>
            <w:r>
              <w:rPr>
                <w:noProof/>
                <w:webHidden/>
              </w:rPr>
            </w:r>
            <w:r>
              <w:rPr>
                <w:noProof/>
                <w:webHidden/>
              </w:rPr>
              <w:fldChar w:fldCharType="separate"/>
            </w:r>
            <w:r>
              <w:rPr>
                <w:noProof/>
                <w:webHidden/>
              </w:rPr>
              <w:t>212</w:t>
            </w:r>
            <w:r>
              <w:rPr>
                <w:noProof/>
                <w:webHidden/>
              </w:rPr>
              <w:fldChar w:fldCharType="end"/>
            </w:r>
          </w:hyperlink>
        </w:p>
        <w:p w14:paraId="5A6B7BAF"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109" w:history="1">
            <w:r w:rsidRPr="00307016">
              <w:rPr>
                <w:rStyle w:val="Hyperlink"/>
                <w:rFonts w:eastAsiaTheme="majorEastAsia"/>
                <w:noProof/>
              </w:rPr>
              <w:t>6.3.1 Forecasting the VIX Index</w:t>
            </w:r>
            <w:r>
              <w:rPr>
                <w:noProof/>
                <w:webHidden/>
              </w:rPr>
              <w:tab/>
            </w:r>
            <w:r>
              <w:rPr>
                <w:noProof/>
                <w:webHidden/>
              </w:rPr>
              <w:fldChar w:fldCharType="begin"/>
            </w:r>
            <w:r>
              <w:rPr>
                <w:noProof/>
                <w:webHidden/>
              </w:rPr>
              <w:instrText xml:space="preserve"> PAGEREF _Toc202695109 \h </w:instrText>
            </w:r>
            <w:r>
              <w:rPr>
                <w:noProof/>
                <w:webHidden/>
              </w:rPr>
            </w:r>
            <w:r>
              <w:rPr>
                <w:noProof/>
                <w:webHidden/>
              </w:rPr>
              <w:fldChar w:fldCharType="separate"/>
            </w:r>
            <w:r>
              <w:rPr>
                <w:noProof/>
                <w:webHidden/>
              </w:rPr>
              <w:t>212</w:t>
            </w:r>
            <w:r>
              <w:rPr>
                <w:noProof/>
                <w:webHidden/>
              </w:rPr>
              <w:fldChar w:fldCharType="end"/>
            </w:r>
          </w:hyperlink>
        </w:p>
        <w:p w14:paraId="6874DE96" w14:textId="77777777" w:rsidR="008D1943" w:rsidRDefault="008D1943" w:rsidP="008D1943">
          <w:pPr>
            <w:pStyle w:val="TOC3"/>
            <w:tabs>
              <w:tab w:val="right" w:leader="dot" w:pos="9350"/>
            </w:tabs>
            <w:rPr>
              <w:rFonts w:eastAsiaTheme="minorEastAsia" w:cstheme="minorBidi"/>
              <w:i w:val="0"/>
              <w:iCs w:val="0"/>
              <w:noProof/>
              <w:kern w:val="2"/>
              <w:sz w:val="24"/>
              <w:szCs w:val="24"/>
              <w14:ligatures w14:val="standardContextual"/>
            </w:rPr>
          </w:pPr>
          <w:hyperlink w:anchor="_Toc202695110" w:history="1">
            <w:r w:rsidRPr="00307016">
              <w:rPr>
                <w:rStyle w:val="Hyperlink"/>
                <w:rFonts w:eastAsiaTheme="majorEastAsia"/>
                <w:noProof/>
              </w:rPr>
              <w:t>6.3.2 Forecasting the VVIX Index</w:t>
            </w:r>
            <w:r>
              <w:rPr>
                <w:noProof/>
                <w:webHidden/>
              </w:rPr>
              <w:tab/>
            </w:r>
            <w:r>
              <w:rPr>
                <w:noProof/>
                <w:webHidden/>
              </w:rPr>
              <w:fldChar w:fldCharType="begin"/>
            </w:r>
            <w:r>
              <w:rPr>
                <w:noProof/>
                <w:webHidden/>
              </w:rPr>
              <w:instrText xml:space="preserve"> PAGEREF _Toc202695110 \h </w:instrText>
            </w:r>
            <w:r>
              <w:rPr>
                <w:noProof/>
                <w:webHidden/>
              </w:rPr>
            </w:r>
            <w:r>
              <w:rPr>
                <w:noProof/>
                <w:webHidden/>
              </w:rPr>
              <w:fldChar w:fldCharType="separate"/>
            </w:r>
            <w:r>
              <w:rPr>
                <w:noProof/>
                <w:webHidden/>
              </w:rPr>
              <w:t>213</w:t>
            </w:r>
            <w:r>
              <w:rPr>
                <w:noProof/>
                <w:webHidden/>
              </w:rPr>
              <w:fldChar w:fldCharType="end"/>
            </w:r>
          </w:hyperlink>
        </w:p>
        <w:p w14:paraId="668BFD8D"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11" w:history="1">
            <w:r w:rsidRPr="00307016">
              <w:rPr>
                <w:rStyle w:val="Hyperlink"/>
                <w:rFonts w:eastAsiaTheme="majorEastAsia"/>
                <w:b/>
                <w:bCs/>
                <w:i/>
                <w:iCs/>
                <w:noProof/>
              </w:rPr>
              <w:t>6.4 Conclusion: Unifying Theoretical and Practical Framework</w:t>
            </w:r>
            <w:r>
              <w:rPr>
                <w:noProof/>
                <w:webHidden/>
              </w:rPr>
              <w:tab/>
            </w:r>
            <w:r>
              <w:rPr>
                <w:noProof/>
                <w:webHidden/>
              </w:rPr>
              <w:fldChar w:fldCharType="begin"/>
            </w:r>
            <w:r>
              <w:rPr>
                <w:noProof/>
                <w:webHidden/>
              </w:rPr>
              <w:instrText xml:space="preserve"> PAGEREF _Toc202695111 \h </w:instrText>
            </w:r>
            <w:r>
              <w:rPr>
                <w:noProof/>
                <w:webHidden/>
              </w:rPr>
            </w:r>
            <w:r>
              <w:rPr>
                <w:noProof/>
                <w:webHidden/>
              </w:rPr>
              <w:fldChar w:fldCharType="separate"/>
            </w:r>
            <w:r>
              <w:rPr>
                <w:noProof/>
                <w:webHidden/>
              </w:rPr>
              <w:t>213</w:t>
            </w:r>
            <w:r>
              <w:rPr>
                <w:noProof/>
                <w:webHidden/>
              </w:rPr>
              <w:fldChar w:fldCharType="end"/>
            </w:r>
          </w:hyperlink>
        </w:p>
        <w:p w14:paraId="238AFAFE"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12" w:history="1">
            <w:r w:rsidRPr="00307016">
              <w:rPr>
                <w:rStyle w:val="Hyperlink"/>
                <w:rFonts w:eastAsiaTheme="majorEastAsia"/>
                <w:b/>
                <w:bCs/>
                <w:i/>
                <w:iCs/>
                <w:noProof/>
              </w:rPr>
              <w:t>7.1 Summary of the Research</w:t>
            </w:r>
            <w:r>
              <w:rPr>
                <w:noProof/>
                <w:webHidden/>
              </w:rPr>
              <w:tab/>
            </w:r>
            <w:r>
              <w:rPr>
                <w:noProof/>
                <w:webHidden/>
              </w:rPr>
              <w:fldChar w:fldCharType="begin"/>
            </w:r>
            <w:r>
              <w:rPr>
                <w:noProof/>
                <w:webHidden/>
              </w:rPr>
              <w:instrText xml:space="preserve"> PAGEREF _Toc202695112 \h </w:instrText>
            </w:r>
            <w:r>
              <w:rPr>
                <w:noProof/>
                <w:webHidden/>
              </w:rPr>
            </w:r>
            <w:r>
              <w:rPr>
                <w:noProof/>
                <w:webHidden/>
              </w:rPr>
              <w:fldChar w:fldCharType="separate"/>
            </w:r>
            <w:r>
              <w:rPr>
                <w:noProof/>
                <w:webHidden/>
              </w:rPr>
              <w:t>214</w:t>
            </w:r>
            <w:r>
              <w:rPr>
                <w:noProof/>
                <w:webHidden/>
              </w:rPr>
              <w:fldChar w:fldCharType="end"/>
            </w:r>
          </w:hyperlink>
        </w:p>
        <w:p w14:paraId="25CBA3EA"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13" w:history="1">
            <w:r w:rsidRPr="00307016">
              <w:rPr>
                <w:rStyle w:val="Hyperlink"/>
                <w:rFonts w:eastAsiaTheme="majorEastAsia"/>
                <w:b/>
                <w:bCs/>
                <w:i/>
                <w:iCs/>
                <w:noProof/>
              </w:rPr>
              <w:t>7.2 Research Questions Revisited</w:t>
            </w:r>
            <w:r>
              <w:rPr>
                <w:noProof/>
                <w:webHidden/>
              </w:rPr>
              <w:tab/>
            </w:r>
            <w:r>
              <w:rPr>
                <w:noProof/>
                <w:webHidden/>
              </w:rPr>
              <w:fldChar w:fldCharType="begin"/>
            </w:r>
            <w:r>
              <w:rPr>
                <w:noProof/>
                <w:webHidden/>
              </w:rPr>
              <w:instrText xml:space="preserve"> PAGEREF _Toc202695113 \h </w:instrText>
            </w:r>
            <w:r>
              <w:rPr>
                <w:noProof/>
                <w:webHidden/>
              </w:rPr>
            </w:r>
            <w:r>
              <w:rPr>
                <w:noProof/>
                <w:webHidden/>
              </w:rPr>
              <w:fldChar w:fldCharType="separate"/>
            </w:r>
            <w:r>
              <w:rPr>
                <w:noProof/>
                <w:webHidden/>
              </w:rPr>
              <w:t>215</w:t>
            </w:r>
            <w:r>
              <w:rPr>
                <w:noProof/>
                <w:webHidden/>
              </w:rPr>
              <w:fldChar w:fldCharType="end"/>
            </w:r>
          </w:hyperlink>
        </w:p>
        <w:p w14:paraId="105BFFFC"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14" w:history="1">
            <w:r w:rsidRPr="00307016">
              <w:rPr>
                <w:rStyle w:val="Hyperlink"/>
                <w:rFonts w:eastAsiaTheme="majorEastAsia"/>
                <w:b/>
                <w:bCs/>
                <w:i/>
                <w:iCs/>
                <w:noProof/>
              </w:rPr>
              <w:t>7.3 Final Contribution to Knowledge</w:t>
            </w:r>
            <w:r>
              <w:rPr>
                <w:noProof/>
                <w:webHidden/>
              </w:rPr>
              <w:tab/>
            </w:r>
            <w:r>
              <w:rPr>
                <w:noProof/>
                <w:webHidden/>
              </w:rPr>
              <w:fldChar w:fldCharType="begin"/>
            </w:r>
            <w:r>
              <w:rPr>
                <w:noProof/>
                <w:webHidden/>
              </w:rPr>
              <w:instrText xml:space="preserve"> PAGEREF _Toc202695114 \h </w:instrText>
            </w:r>
            <w:r>
              <w:rPr>
                <w:noProof/>
                <w:webHidden/>
              </w:rPr>
            </w:r>
            <w:r>
              <w:rPr>
                <w:noProof/>
                <w:webHidden/>
              </w:rPr>
              <w:fldChar w:fldCharType="separate"/>
            </w:r>
            <w:r>
              <w:rPr>
                <w:noProof/>
                <w:webHidden/>
              </w:rPr>
              <w:t>215</w:t>
            </w:r>
            <w:r>
              <w:rPr>
                <w:noProof/>
                <w:webHidden/>
              </w:rPr>
              <w:fldChar w:fldCharType="end"/>
            </w:r>
          </w:hyperlink>
        </w:p>
        <w:p w14:paraId="34780DF6"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15" w:history="1">
            <w:r w:rsidRPr="00307016">
              <w:rPr>
                <w:rStyle w:val="Hyperlink"/>
                <w:rFonts w:eastAsiaTheme="majorEastAsia"/>
                <w:b/>
                <w:bCs/>
                <w:i/>
                <w:iCs/>
                <w:noProof/>
              </w:rPr>
              <w:t>7.4 Limitations of the Research</w:t>
            </w:r>
            <w:r>
              <w:rPr>
                <w:noProof/>
                <w:webHidden/>
              </w:rPr>
              <w:tab/>
            </w:r>
            <w:r>
              <w:rPr>
                <w:noProof/>
                <w:webHidden/>
              </w:rPr>
              <w:fldChar w:fldCharType="begin"/>
            </w:r>
            <w:r>
              <w:rPr>
                <w:noProof/>
                <w:webHidden/>
              </w:rPr>
              <w:instrText xml:space="preserve"> PAGEREF _Toc202695115 \h </w:instrText>
            </w:r>
            <w:r>
              <w:rPr>
                <w:noProof/>
                <w:webHidden/>
              </w:rPr>
            </w:r>
            <w:r>
              <w:rPr>
                <w:noProof/>
                <w:webHidden/>
              </w:rPr>
              <w:fldChar w:fldCharType="separate"/>
            </w:r>
            <w:r>
              <w:rPr>
                <w:noProof/>
                <w:webHidden/>
              </w:rPr>
              <w:t>216</w:t>
            </w:r>
            <w:r>
              <w:rPr>
                <w:noProof/>
                <w:webHidden/>
              </w:rPr>
              <w:fldChar w:fldCharType="end"/>
            </w:r>
          </w:hyperlink>
        </w:p>
        <w:p w14:paraId="7CBC5EAB"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16" w:history="1">
            <w:r w:rsidRPr="00307016">
              <w:rPr>
                <w:rStyle w:val="Hyperlink"/>
                <w:rFonts w:eastAsiaTheme="majorEastAsia"/>
                <w:b/>
                <w:bCs/>
                <w:i/>
                <w:iCs/>
                <w:noProof/>
              </w:rPr>
              <w:t>7.5 Future Research</w:t>
            </w:r>
            <w:r>
              <w:rPr>
                <w:noProof/>
                <w:webHidden/>
              </w:rPr>
              <w:tab/>
            </w:r>
            <w:r>
              <w:rPr>
                <w:noProof/>
                <w:webHidden/>
              </w:rPr>
              <w:fldChar w:fldCharType="begin"/>
            </w:r>
            <w:r>
              <w:rPr>
                <w:noProof/>
                <w:webHidden/>
              </w:rPr>
              <w:instrText xml:space="preserve"> PAGEREF _Toc202695116 \h </w:instrText>
            </w:r>
            <w:r>
              <w:rPr>
                <w:noProof/>
                <w:webHidden/>
              </w:rPr>
            </w:r>
            <w:r>
              <w:rPr>
                <w:noProof/>
                <w:webHidden/>
              </w:rPr>
              <w:fldChar w:fldCharType="separate"/>
            </w:r>
            <w:r>
              <w:rPr>
                <w:noProof/>
                <w:webHidden/>
              </w:rPr>
              <w:t>216</w:t>
            </w:r>
            <w:r>
              <w:rPr>
                <w:noProof/>
                <w:webHidden/>
              </w:rPr>
              <w:fldChar w:fldCharType="end"/>
            </w:r>
          </w:hyperlink>
        </w:p>
        <w:p w14:paraId="6188D130" w14:textId="77777777" w:rsidR="008D1943" w:rsidRDefault="008D1943" w:rsidP="008D1943">
          <w:pPr>
            <w:pStyle w:val="TOC1"/>
            <w:tabs>
              <w:tab w:val="right" w:leader="dot" w:pos="9350"/>
            </w:tabs>
            <w:rPr>
              <w:rFonts w:eastAsiaTheme="minorEastAsia" w:cstheme="minorBidi"/>
              <w:b w:val="0"/>
              <w:bCs w:val="0"/>
              <w:caps w:val="0"/>
              <w:noProof/>
              <w:kern w:val="2"/>
              <w:sz w:val="24"/>
              <w:szCs w:val="24"/>
              <w14:ligatures w14:val="standardContextual"/>
            </w:rPr>
          </w:pPr>
          <w:hyperlink w:anchor="_Toc202695117" w:history="1">
            <w:r w:rsidRPr="00307016">
              <w:rPr>
                <w:rStyle w:val="Hyperlink"/>
                <w:rFonts w:ascii="Arial" w:eastAsia="Arial" w:hAnsi="Arial" w:cs="Arial"/>
                <w:noProof/>
              </w:rPr>
              <w:t>APPENDIX</w:t>
            </w:r>
            <w:r>
              <w:rPr>
                <w:noProof/>
                <w:webHidden/>
              </w:rPr>
              <w:tab/>
            </w:r>
            <w:r>
              <w:rPr>
                <w:noProof/>
                <w:webHidden/>
              </w:rPr>
              <w:fldChar w:fldCharType="begin"/>
            </w:r>
            <w:r>
              <w:rPr>
                <w:noProof/>
                <w:webHidden/>
              </w:rPr>
              <w:instrText xml:space="preserve"> PAGEREF _Toc202695117 \h </w:instrText>
            </w:r>
            <w:r>
              <w:rPr>
                <w:noProof/>
                <w:webHidden/>
              </w:rPr>
            </w:r>
            <w:r>
              <w:rPr>
                <w:noProof/>
                <w:webHidden/>
              </w:rPr>
              <w:fldChar w:fldCharType="separate"/>
            </w:r>
            <w:r>
              <w:rPr>
                <w:noProof/>
                <w:webHidden/>
              </w:rPr>
              <w:t>218</w:t>
            </w:r>
            <w:r>
              <w:rPr>
                <w:noProof/>
                <w:webHidden/>
              </w:rPr>
              <w:fldChar w:fldCharType="end"/>
            </w:r>
          </w:hyperlink>
        </w:p>
        <w:p w14:paraId="58CDFD12"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18" w:history="1">
            <w:r w:rsidRPr="00307016">
              <w:rPr>
                <w:rStyle w:val="Hyperlink"/>
                <w:rFonts w:eastAsiaTheme="majorEastAsia"/>
                <w:b/>
                <w:bCs/>
                <w:i/>
                <w:iCs/>
                <w:noProof/>
              </w:rPr>
              <w:t>8.1 Augmented Dickey- Fuller test code from Python statsmodels library</w:t>
            </w:r>
            <w:r>
              <w:rPr>
                <w:noProof/>
                <w:webHidden/>
              </w:rPr>
              <w:tab/>
            </w:r>
            <w:r>
              <w:rPr>
                <w:noProof/>
                <w:webHidden/>
              </w:rPr>
              <w:fldChar w:fldCharType="begin"/>
            </w:r>
            <w:r>
              <w:rPr>
                <w:noProof/>
                <w:webHidden/>
              </w:rPr>
              <w:instrText xml:space="preserve"> PAGEREF _Toc202695118 \h </w:instrText>
            </w:r>
            <w:r>
              <w:rPr>
                <w:noProof/>
                <w:webHidden/>
              </w:rPr>
            </w:r>
            <w:r>
              <w:rPr>
                <w:noProof/>
                <w:webHidden/>
              </w:rPr>
              <w:fldChar w:fldCharType="separate"/>
            </w:r>
            <w:r>
              <w:rPr>
                <w:noProof/>
                <w:webHidden/>
              </w:rPr>
              <w:t>218</w:t>
            </w:r>
            <w:r>
              <w:rPr>
                <w:noProof/>
                <w:webHidden/>
              </w:rPr>
              <w:fldChar w:fldCharType="end"/>
            </w:r>
          </w:hyperlink>
        </w:p>
        <w:p w14:paraId="7172852F"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19" w:history="1">
            <w:r w:rsidRPr="00307016">
              <w:rPr>
                <w:rStyle w:val="Hyperlink"/>
                <w:rFonts w:eastAsiaTheme="majorEastAsia"/>
                <w:b/>
                <w:bCs/>
                <w:i/>
                <w:iCs/>
                <w:noProof/>
              </w:rPr>
              <w:t>8.2 Pseudo-code to generate a Multifractal Simulation</w:t>
            </w:r>
            <w:r>
              <w:rPr>
                <w:noProof/>
                <w:webHidden/>
              </w:rPr>
              <w:tab/>
            </w:r>
            <w:r>
              <w:rPr>
                <w:noProof/>
                <w:webHidden/>
              </w:rPr>
              <w:fldChar w:fldCharType="begin"/>
            </w:r>
            <w:r>
              <w:rPr>
                <w:noProof/>
                <w:webHidden/>
              </w:rPr>
              <w:instrText xml:space="preserve"> PAGEREF _Toc202695119 \h </w:instrText>
            </w:r>
            <w:r>
              <w:rPr>
                <w:noProof/>
                <w:webHidden/>
              </w:rPr>
            </w:r>
            <w:r>
              <w:rPr>
                <w:noProof/>
                <w:webHidden/>
              </w:rPr>
              <w:fldChar w:fldCharType="separate"/>
            </w:r>
            <w:r>
              <w:rPr>
                <w:noProof/>
                <w:webHidden/>
              </w:rPr>
              <w:t>218</w:t>
            </w:r>
            <w:r>
              <w:rPr>
                <w:noProof/>
                <w:webHidden/>
              </w:rPr>
              <w:fldChar w:fldCharType="end"/>
            </w:r>
          </w:hyperlink>
        </w:p>
        <w:p w14:paraId="516C609F" w14:textId="77777777" w:rsidR="008D1943" w:rsidRDefault="008D1943" w:rsidP="008D1943">
          <w:pPr>
            <w:pStyle w:val="TOC2"/>
            <w:tabs>
              <w:tab w:val="right" w:leader="dot" w:pos="9350"/>
            </w:tabs>
            <w:rPr>
              <w:rFonts w:eastAsiaTheme="minorEastAsia" w:cstheme="minorBidi"/>
              <w:smallCaps w:val="0"/>
              <w:noProof/>
              <w:kern w:val="2"/>
              <w:sz w:val="24"/>
              <w:szCs w:val="24"/>
              <w14:ligatures w14:val="standardContextual"/>
            </w:rPr>
          </w:pPr>
          <w:hyperlink w:anchor="_Toc202695120" w:history="1">
            <w:r w:rsidRPr="00307016">
              <w:rPr>
                <w:rStyle w:val="Hyperlink"/>
                <w:rFonts w:eastAsiaTheme="majorEastAsia"/>
                <w:b/>
                <w:bCs/>
                <w:i/>
                <w:iCs/>
                <w:noProof/>
              </w:rPr>
              <w:t>Table A1. Mapping of the Results and Models to Hurst Parameter Regimes.</w:t>
            </w:r>
            <w:r>
              <w:rPr>
                <w:noProof/>
                <w:webHidden/>
              </w:rPr>
              <w:tab/>
            </w:r>
            <w:r>
              <w:rPr>
                <w:noProof/>
                <w:webHidden/>
              </w:rPr>
              <w:fldChar w:fldCharType="begin"/>
            </w:r>
            <w:r>
              <w:rPr>
                <w:noProof/>
                <w:webHidden/>
              </w:rPr>
              <w:instrText xml:space="preserve"> PAGEREF _Toc202695120 \h </w:instrText>
            </w:r>
            <w:r>
              <w:rPr>
                <w:noProof/>
                <w:webHidden/>
              </w:rPr>
            </w:r>
            <w:r>
              <w:rPr>
                <w:noProof/>
                <w:webHidden/>
              </w:rPr>
              <w:fldChar w:fldCharType="separate"/>
            </w:r>
            <w:r>
              <w:rPr>
                <w:noProof/>
                <w:webHidden/>
              </w:rPr>
              <w:t>220</w:t>
            </w:r>
            <w:r>
              <w:rPr>
                <w:noProof/>
                <w:webHidden/>
              </w:rPr>
              <w:fldChar w:fldCharType="end"/>
            </w:r>
          </w:hyperlink>
        </w:p>
        <w:p w14:paraId="45C39A0A" w14:textId="77777777" w:rsidR="008D1943" w:rsidRDefault="008D1943" w:rsidP="008D1943">
          <w:pPr>
            <w:pStyle w:val="TOC1"/>
            <w:tabs>
              <w:tab w:val="right" w:leader="dot" w:pos="9350"/>
            </w:tabs>
            <w:rPr>
              <w:rFonts w:eastAsiaTheme="minorEastAsia" w:cstheme="minorBidi"/>
              <w:b w:val="0"/>
              <w:bCs w:val="0"/>
              <w:caps w:val="0"/>
              <w:noProof/>
              <w:kern w:val="2"/>
              <w:sz w:val="24"/>
              <w:szCs w:val="24"/>
              <w14:ligatures w14:val="standardContextual"/>
            </w:rPr>
          </w:pPr>
          <w:hyperlink w:anchor="_Toc202695121" w:history="1">
            <w:r w:rsidRPr="00307016">
              <w:rPr>
                <w:rStyle w:val="Hyperlink"/>
                <w:rFonts w:ascii="Arial" w:eastAsia="Arial" w:hAnsi="Arial" w:cs="Arial"/>
                <w:noProof/>
              </w:rPr>
              <w:t>References</w:t>
            </w:r>
            <w:r>
              <w:rPr>
                <w:noProof/>
                <w:webHidden/>
              </w:rPr>
              <w:tab/>
            </w:r>
            <w:r>
              <w:rPr>
                <w:noProof/>
                <w:webHidden/>
              </w:rPr>
              <w:fldChar w:fldCharType="begin"/>
            </w:r>
            <w:r>
              <w:rPr>
                <w:noProof/>
                <w:webHidden/>
              </w:rPr>
              <w:instrText xml:space="preserve"> PAGEREF _Toc202695121 \h </w:instrText>
            </w:r>
            <w:r>
              <w:rPr>
                <w:noProof/>
                <w:webHidden/>
              </w:rPr>
            </w:r>
            <w:r>
              <w:rPr>
                <w:noProof/>
                <w:webHidden/>
              </w:rPr>
              <w:fldChar w:fldCharType="separate"/>
            </w:r>
            <w:r>
              <w:rPr>
                <w:noProof/>
                <w:webHidden/>
              </w:rPr>
              <w:t>222</w:t>
            </w:r>
            <w:r>
              <w:rPr>
                <w:noProof/>
                <w:webHidden/>
              </w:rPr>
              <w:fldChar w:fldCharType="end"/>
            </w:r>
          </w:hyperlink>
        </w:p>
        <w:p w14:paraId="7BF94925" w14:textId="77777777" w:rsidR="008D1943" w:rsidRDefault="008D1943" w:rsidP="008D1943">
          <w:r>
            <w:rPr>
              <w:b/>
              <w:bCs/>
              <w:noProof/>
            </w:rPr>
            <w:fldChar w:fldCharType="end"/>
          </w:r>
        </w:p>
      </w:sdtContent>
    </w:sdt>
    <w:p w14:paraId="257816A4" w14:textId="77777777" w:rsidR="008D1943" w:rsidRDefault="008D1943" w:rsidP="008D1943">
      <w:pPr>
        <w:spacing w:before="240"/>
        <w:rPr>
          <w:rFonts w:ascii="Arial" w:eastAsia="Arial" w:hAnsi="Arial" w:cs="Arial"/>
          <w:color w:val="365F91"/>
          <w:sz w:val="32"/>
          <w:szCs w:val="32"/>
        </w:rPr>
      </w:pPr>
    </w:p>
    <w:p w14:paraId="0B095158" w14:textId="77777777" w:rsidR="008D1943" w:rsidRDefault="008D1943" w:rsidP="008D1943">
      <w:pPr>
        <w:spacing w:before="240"/>
        <w:rPr>
          <w:rFonts w:ascii="Arial" w:eastAsia="Arial" w:hAnsi="Arial" w:cs="Arial"/>
          <w:color w:val="365F91"/>
          <w:sz w:val="32"/>
          <w:szCs w:val="32"/>
        </w:rPr>
      </w:pPr>
    </w:p>
    <w:p w14:paraId="7F82668B" w14:textId="77777777" w:rsidR="008D1943" w:rsidRDefault="008D1943" w:rsidP="008D1943">
      <w:pPr>
        <w:rPr>
          <w:rFonts w:ascii="Arial" w:eastAsia="Arial" w:hAnsi="Arial" w:cs="Arial"/>
          <w:color w:val="000000" w:themeColor="text1"/>
        </w:rPr>
      </w:pPr>
      <w:r>
        <w:rPr>
          <w:rFonts w:ascii="Arial" w:eastAsia="Arial" w:hAnsi="Arial" w:cs="Arial"/>
          <w:color w:val="000000" w:themeColor="text1"/>
        </w:rPr>
        <w:br w:type="page"/>
      </w:r>
    </w:p>
    <w:p w14:paraId="48A4F0EF" w14:textId="77777777" w:rsidR="008D1943" w:rsidRPr="006D7562" w:rsidRDefault="008D1943" w:rsidP="008D1943">
      <w:pPr>
        <w:pStyle w:val="Heading1"/>
        <w:tabs>
          <w:tab w:val="num" w:pos="567"/>
        </w:tabs>
        <w:spacing w:before="480" w:after="60"/>
        <w:jc w:val="center"/>
        <w:rPr>
          <w:rFonts w:ascii="Arial" w:eastAsia="Arial" w:hAnsi="Arial" w:cs="Arial"/>
          <w:b/>
          <w:bCs/>
          <w:color w:val="000000" w:themeColor="text1"/>
        </w:rPr>
      </w:pPr>
      <w:bookmarkStart w:id="1" w:name="_Toc202695048"/>
      <w:r>
        <w:rPr>
          <w:rFonts w:ascii="Arial" w:eastAsia="Arial" w:hAnsi="Arial" w:cs="Arial"/>
          <w:b/>
          <w:bCs/>
          <w:color w:val="000000" w:themeColor="text1"/>
        </w:rPr>
        <w:lastRenderedPageBreak/>
        <w:t>GLOSSARY AND LIST OF TERMS</w:t>
      </w:r>
      <w:bookmarkEnd w:id="1"/>
      <w:r w:rsidRPr="006D7562">
        <w:rPr>
          <w:rFonts w:ascii="Arial" w:eastAsia="Arial" w:hAnsi="Arial" w:cs="Arial"/>
          <w:b/>
          <w:bCs/>
          <w:color w:val="000000" w:themeColor="text1"/>
        </w:rPr>
        <w:t xml:space="preserve"> </w:t>
      </w:r>
    </w:p>
    <w:p w14:paraId="7ABBE633" w14:textId="77777777" w:rsidR="008D1943" w:rsidRDefault="008D1943" w:rsidP="008D1943">
      <w:pPr>
        <w:spacing w:line="360" w:lineRule="auto"/>
        <w:jc w:val="both"/>
        <w:rPr>
          <w:rFonts w:ascii="Arial" w:eastAsia="Arial" w:hAnsi="Arial" w:cs="Arial"/>
          <w:color w:val="000000" w:themeColor="text1"/>
        </w:rPr>
      </w:pPr>
    </w:p>
    <w:p w14:paraId="157B2984" w14:textId="77777777" w:rsidR="008D1943" w:rsidRPr="002F4C82"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Not to confuse the readers, in this section we explain our interchangeable use of fractal and fractional in this manuscript and present glossary of financial terms.</w:t>
      </w:r>
    </w:p>
    <w:p w14:paraId="30F47184" w14:textId="77777777" w:rsidR="008D1943"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w:t>
      </w:r>
      <w:r w:rsidRPr="002F4C82">
        <w:rPr>
          <w:rFonts w:ascii="Arial" w:eastAsia="Arial" w:hAnsi="Arial" w:cs="Arial"/>
          <w:color w:val="000000" w:themeColor="text1"/>
        </w:rPr>
        <w:t>Fractals</w:t>
      </w:r>
      <w:r>
        <w:rPr>
          <w:rFonts w:ascii="Arial" w:eastAsia="Arial" w:hAnsi="Arial" w:cs="Arial"/>
          <w:color w:val="000000" w:themeColor="text1"/>
        </w:rPr>
        <w:t>**:</w:t>
      </w:r>
      <w:r w:rsidRPr="002F4C82">
        <w:rPr>
          <w:rFonts w:ascii="Arial" w:eastAsia="Arial" w:hAnsi="Arial" w:cs="Arial"/>
          <w:color w:val="000000" w:themeColor="text1"/>
        </w:rPr>
        <w:t xml:space="preserve"> are intricate geometric shapes that exhibit self-similarity, meaning they look similar at any level of magnification. Fractals are characterized by their fractional dimensions, which are typically non-integer and indicate how completely the fractal fills space as you zoom in. Common examples of fractals include</w:t>
      </w:r>
      <w:r>
        <w:rPr>
          <w:rFonts w:ascii="Arial" w:eastAsia="Arial" w:hAnsi="Arial" w:cs="Arial"/>
          <w:color w:val="000000" w:themeColor="text1"/>
        </w:rPr>
        <w:t xml:space="preserve"> (</w:t>
      </w:r>
      <w:proofErr w:type="spellStart"/>
      <w:r>
        <w:rPr>
          <w:rFonts w:ascii="Arial" w:eastAsia="Arial" w:hAnsi="Arial" w:cs="Arial"/>
          <w:color w:val="000000" w:themeColor="text1"/>
        </w:rPr>
        <w:t>i</w:t>
      </w:r>
      <w:proofErr w:type="spellEnd"/>
      <w:r>
        <w:rPr>
          <w:rFonts w:ascii="Arial" w:eastAsia="Arial" w:hAnsi="Arial" w:cs="Arial"/>
          <w:color w:val="000000" w:themeColor="text1"/>
        </w:rPr>
        <w:t>) t</w:t>
      </w:r>
      <w:r w:rsidRPr="002F4C82">
        <w:rPr>
          <w:rFonts w:ascii="Arial" w:eastAsia="Arial" w:hAnsi="Arial" w:cs="Arial"/>
          <w:color w:val="000000" w:themeColor="text1"/>
        </w:rPr>
        <w:t>he Mandelbrot Set</w:t>
      </w:r>
      <w:r>
        <w:rPr>
          <w:rFonts w:ascii="Arial" w:eastAsia="Arial" w:hAnsi="Arial" w:cs="Arial"/>
          <w:color w:val="000000" w:themeColor="text1"/>
        </w:rPr>
        <w:t xml:space="preserve"> -</w:t>
      </w:r>
      <w:r w:rsidRPr="002F4C82">
        <w:rPr>
          <w:rFonts w:ascii="Arial" w:eastAsia="Arial" w:hAnsi="Arial" w:cs="Arial"/>
          <w:color w:val="000000" w:themeColor="text1"/>
        </w:rPr>
        <w:t xml:space="preserve"> </w:t>
      </w:r>
      <w:r>
        <w:rPr>
          <w:rFonts w:ascii="Arial" w:eastAsia="Arial" w:hAnsi="Arial" w:cs="Arial"/>
          <w:color w:val="000000" w:themeColor="text1"/>
        </w:rPr>
        <w:t>a</w:t>
      </w:r>
      <w:r w:rsidRPr="002F4C82">
        <w:rPr>
          <w:rFonts w:ascii="Arial" w:eastAsia="Arial" w:hAnsi="Arial" w:cs="Arial"/>
          <w:color w:val="000000" w:themeColor="text1"/>
        </w:rPr>
        <w:t xml:space="preserve"> complex and infinitely detailed boundary shape that exhibits self-similarity</w:t>
      </w:r>
      <w:r>
        <w:rPr>
          <w:rFonts w:ascii="Arial" w:eastAsia="Arial" w:hAnsi="Arial" w:cs="Arial"/>
          <w:color w:val="000000" w:themeColor="text1"/>
        </w:rPr>
        <w:t xml:space="preserve"> (ii) t</w:t>
      </w:r>
      <w:r w:rsidRPr="002F4C82">
        <w:rPr>
          <w:rFonts w:ascii="Arial" w:eastAsia="Arial" w:hAnsi="Arial" w:cs="Arial"/>
          <w:color w:val="000000" w:themeColor="text1"/>
        </w:rPr>
        <w:t>he Sierpinski Triangle</w:t>
      </w:r>
      <w:r>
        <w:rPr>
          <w:rFonts w:ascii="Arial" w:eastAsia="Arial" w:hAnsi="Arial" w:cs="Arial"/>
          <w:color w:val="000000" w:themeColor="text1"/>
        </w:rPr>
        <w:t xml:space="preserve"> -</w:t>
      </w:r>
      <w:r w:rsidRPr="002F4C82">
        <w:rPr>
          <w:rFonts w:ascii="Arial" w:eastAsia="Arial" w:hAnsi="Arial" w:cs="Arial"/>
          <w:color w:val="000000" w:themeColor="text1"/>
        </w:rPr>
        <w:t xml:space="preserve"> </w:t>
      </w:r>
      <w:r>
        <w:rPr>
          <w:rFonts w:ascii="Arial" w:eastAsia="Arial" w:hAnsi="Arial" w:cs="Arial"/>
          <w:color w:val="000000" w:themeColor="text1"/>
        </w:rPr>
        <w:t>a</w:t>
      </w:r>
      <w:r w:rsidRPr="002F4C82">
        <w:rPr>
          <w:rFonts w:ascii="Arial" w:eastAsia="Arial" w:hAnsi="Arial" w:cs="Arial"/>
          <w:color w:val="000000" w:themeColor="text1"/>
        </w:rPr>
        <w:t xml:space="preserve"> recursively defined triangle that has the same appearance at any scale</w:t>
      </w:r>
      <w:r>
        <w:rPr>
          <w:rFonts w:ascii="Arial" w:eastAsia="Arial" w:hAnsi="Arial" w:cs="Arial"/>
          <w:color w:val="000000" w:themeColor="text1"/>
        </w:rPr>
        <w:t xml:space="preserve"> (iii) t</w:t>
      </w:r>
      <w:r w:rsidRPr="002F4C82">
        <w:rPr>
          <w:rFonts w:ascii="Arial" w:eastAsia="Arial" w:hAnsi="Arial" w:cs="Arial"/>
          <w:color w:val="000000" w:themeColor="text1"/>
        </w:rPr>
        <w:t>he Koch Snowflake</w:t>
      </w:r>
      <w:r>
        <w:rPr>
          <w:rFonts w:ascii="Arial" w:eastAsia="Arial" w:hAnsi="Arial" w:cs="Arial"/>
          <w:color w:val="000000" w:themeColor="text1"/>
        </w:rPr>
        <w:t xml:space="preserve"> -</w:t>
      </w:r>
      <w:r w:rsidRPr="002F4C82">
        <w:rPr>
          <w:rFonts w:ascii="Arial" w:eastAsia="Arial" w:hAnsi="Arial" w:cs="Arial"/>
          <w:color w:val="000000" w:themeColor="text1"/>
        </w:rPr>
        <w:t xml:space="preserve"> </w:t>
      </w:r>
      <w:r>
        <w:rPr>
          <w:rFonts w:ascii="Arial" w:eastAsia="Arial" w:hAnsi="Arial" w:cs="Arial"/>
          <w:color w:val="000000" w:themeColor="text1"/>
        </w:rPr>
        <w:t>a</w:t>
      </w:r>
      <w:r w:rsidRPr="002F4C82">
        <w:rPr>
          <w:rFonts w:ascii="Arial" w:eastAsia="Arial" w:hAnsi="Arial" w:cs="Arial"/>
          <w:color w:val="000000" w:themeColor="text1"/>
        </w:rPr>
        <w:t xml:space="preserve"> snowflake-shaped curve that has an infinitely long perimeter but a finite area.</w:t>
      </w:r>
    </w:p>
    <w:p w14:paraId="2CB39026" w14:textId="77777777" w:rsidR="008D1943" w:rsidRPr="002F4C82"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w:t>
      </w:r>
      <w:r w:rsidRPr="002F4C82">
        <w:rPr>
          <w:rFonts w:ascii="Arial" w:eastAsia="Arial" w:hAnsi="Arial" w:cs="Arial"/>
          <w:color w:val="000000" w:themeColor="text1"/>
        </w:rPr>
        <w:t>Fractional calculus</w:t>
      </w:r>
      <w:r>
        <w:rPr>
          <w:rFonts w:ascii="Arial" w:eastAsia="Arial" w:hAnsi="Arial" w:cs="Arial"/>
          <w:color w:val="000000" w:themeColor="text1"/>
        </w:rPr>
        <w:t>**:</w:t>
      </w:r>
      <w:r w:rsidRPr="002F4C82">
        <w:rPr>
          <w:rFonts w:ascii="Arial" w:eastAsia="Arial" w:hAnsi="Arial" w:cs="Arial"/>
          <w:color w:val="000000" w:themeColor="text1"/>
        </w:rPr>
        <w:t xml:space="preserve"> is a generali</w:t>
      </w:r>
      <w:r>
        <w:rPr>
          <w:rFonts w:ascii="Arial" w:eastAsia="Arial" w:hAnsi="Arial" w:cs="Arial"/>
          <w:color w:val="000000" w:themeColor="text1"/>
        </w:rPr>
        <w:t>s</w:t>
      </w:r>
      <w:r w:rsidRPr="002F4C82">
        <w:rPr>
          <w:rFonts w:ascii="Arial" w:eastAsia="Arial" w:hAnsi="Arial" w:cs="Arial"/>
          <w:color w:val="000000" w:themeColor="text1"/>
        </w:rPr>
        <w:t>ation of traditional calculus that extends the concepts of differentiation and integration to non-integer (fractional) orders. While traditional calculus deals with integer-order derivatives and integrals, fractional calculus allows for operations like half-derivatives, quarter-integrals, etc. Key concepts include:</w:t>
      </w:r>
    </w:p>
    <w:p w14:paraId="7FADC84F" w14:textId="77777777" w:rsidR="008D1943" w:rsidRPr="008329E4" w:rsidRDefault="008D1943" w:rsidP="008D1943">
      <w:pPr>
        <w:pStyle w:val="ListParagraph"/>
        <w:numPr>
          <w:ilvl w:val="0"/>
          <w:numId w:val="30"/>
        </w:numPr>
        <w:tabs>
          <w:tab w:val="num" w:pos="720"/>
        </w:tabs>
        <w:spacing w:line="360" w:lineRule="auto"/>
        <w:jc w:val="both"/>
        <w:rPr>
          <w:rFonts w:ascii="Arial" w:eastAsia="Arial" w:hAnsi="Arial" w:cs="Arial"/>
          <w:color w:val="000000" w:themeColor="text1"/>
        </w:rPr>
      </w:pPr>
      <w:r w:rsidRPr="008329E4">
        <w:rPr>
          <w:rFonts w:ascii="Arial" w:eastAsia="Arial" w:hAnsi="Arial" w:cs="Arial"/>
          <w:color w:val="000000" w:themeColor="text1"/>
        </w:rPr>
        <w:t>Fractional Derivatives: These are derivatives of arbitrary order, providing a tool for describing memory and hereditary properties in various materials and processes.</w:t>
      </w:r>
    </w:p>
    <w:p w14:paraId="48EA7BFB" w14:textId="77777777" w:rsidR="008D1943" w:rsidRPr="008329E4" w:rsidRDefault="008D1943" w:rsidP="008D1943">
      <w:pPr>
        <w:pStyle w:val="ListParagraph"/>
        <w:numPr>
          <w:ilvl w:val="0"/>
          <w:numId w:val="30"/>
        </w:numPr>
        <w:tabs>
          <w:tab w:val="num" w:pos="720"/>
        </w:tabs>
        <w:spacing w:line="360" w:lineRule="auto"/>
        <w:jc w:val="both"/>
        <w:rPr>
          <w:rFonts w:ascii="Arial" w:eastAsia="Arial" w:hAnsi="Arial" w:cs="Arial"/>
          <w:color w:val="000000" w:themeColor="text1"/>
        </w:rPr>
      </w:pPr>
      <w:r w:rsidRPr="008329E4">
        <w:rPr>
          <w:rFonts w:ascii="Arial" w:eastAsia="Arial" w:hAnsi="Arial" w:cs="Arial"/>
          <w:color w:val="000000" w:themeColor="text1"/>
        </w:rPr>
        <w:t>Fractional Integrals: These are integrals of arbitrary order, often used in solving differential equations with fractional orders.</w:t>
      </w:r>
    </w:p>
    <w:p w14:paraId="66A31AA2" w14:textId="77777777" w:rsidR="008D1943"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 xml:space="preserve">** </w:t>
      </w:r>
      <w:r w:rsidRPr="008329E4">
        <w:rPr>
          <w:rFonts w:ascii="Arial" w:eastAsia="Arial" w:hAnsi="Arial" w:cs="Arial"/>
          <w:color w:val="000000" w:themeColor="text1"/>
        </w:rPr>
        <w:t>The relationship between fractals and fractional calculus</w:t>
      </w:r>
      <w:r>
        <w:rPr>
          <w:rFonts w:ascii="Arial" w:eastAsia="Arial" w:hAnsi="Arial" w:cs="Arial"/>
          <w:color w:val="000000" w:themeColor="text1"/>
        </w:rPr>
        <w:t>**:</w:t>
      </w:r>
      <w:r w:rsidRPr="008329E4">
        <w:rPr>
          <w:rFonts w:ascii="Arial" w:eastAsia="Arial" w:hAnsi="Arial" w:cs="Arial"/>
          <w:color w:val="000000" w:themeColor="text1"/>
        </w:rPr>
        <w:t xml:space="preserve"> can be understood through several key connections:</w:t>
      </w:r>
      <w:r>
        <w:rPr>
          <w:rFonts w:ascii="Arial" w:eastAsia="Arial" w:hAnsi="Arial" w:cs="Arial"/>
          <w:color w:val="000000" w:themeColor="text1"/>
        </w:rPr>
        <w:t xml:space="preserve"> (</w:t>
      </w:r>
      <w:proofErr w:type="spellStart"/>
      <w:r>
        <w:rPr>
          <w:rFonts w:ascii="Arial" w:eastAsia="Arial" w:hAnsi="Arial" w:cs="Arial"/>
          <w:color w:val="000000" w:themeColor="text1"/>
        </w:rPr>
        <w:t>i</w:t>
      </w:r>
      <w:proofErr w:type="spellEnd"/>
      <w:r>
        <w:rPr>
          <w:rFonts w:ascii="Arial" w:eastAsia="Arial" w:hAnsi="Arial" w:cs="Arial"/>
          <w:color w:val="000000" w:themeColor="text1"/>
        </w:rPr>
        <w:t>) m</w:t>
      </w:r>
      <w:r w:rsidRPr="008329E4">
        <w:rPr>
          <w:rFonts w:ascii="Arial" w:eastAsia="Arial" w:hAnsi="Arial" w:cs="Arial"/>
          <w:color w:val="000000" w:themeColor="text1"/>
        </w:rPr>
        <w:t xml:space="preserve">odelling </w:t>
      </w:r>
      <w:r>
        <w:rPr>
          <w:rFonts w:ascii="Arial" w:eastAsia="Arial" w:hAnsi="Arial" w:cs="Arial"/>
          <w:color w:val="000000" w:themeColor="text1"/>
        </w:rPr>
        <w:t>s</w:t>
      </w:r>
      <w:r w:rsidRPr="008329E4">
        <w:rPr>
          <w:rFonts w:ascii="Arial" w:eastAsia="Arial" w:hAnsi="Arial" w:cs="Arial"/>
          <w:color w:val="000000" w:themeColor="text1"/>
        </w:rPr>
        <w:t>elf-</w:t>
      </w:r>
      <w:r>
        <w:rPr>
          <w:rFonts w:ascii="Arial" w:eastAsia="Arial" w:hAnsi="Arial" w:cs="Arial"/>
          <w:color w:val="000000" w:themeColor="text1"/>
        </w:rPr>
        <w:t>s</w:t>
      </w:r>
      <w:r w:rsidRPr="008329E4">
        <w:rPr>
          <w:rFonts w:ascii="Arial" w:eastAsia="Arial" w:hAnsi="Arial" w:cs="Arial"/>
          <w:color w:val="000000" w:themeColor="text1"/>
        </w:rPr>
        <w:t xml:space="preserve">imilar </w:t>
      </w:r>
      <w:r>
        <w:rPr>
          <w:rFonts w:ascii="Arial" w:eastAsia="Arial" w:hAnsi="Arial" w:cs="Arial"/>
          <w:color w:val="000000" w:themeColor="text1"/>
        </w:rPr>
        <w:t>p</w:t>
      </w:r>
      <w:r w:rsidRPr="008329E4">
        <w:rPr>
          <w:rFonts w:ascii="Arial" w:eastAsia="Arial" w:hAnsi="Arial" w:cs="Arial"/>
          <w:color w:val="000000" w:themeColor="text1"/>
        </w:rPr>
        <w:t>rocesses</w:t>
      </w:r>
      <w:r>
        <w:rPr>
          <w:rFonts w:ascii="Arial" w:eastAsia="Arial" w:hAnsi="Arial" w:cs="Arial"/>
          <w:color w:val="000000" w:themeColor="text1"/>
        </w:rPr>
        <w:t xml:space="preserve"> - </w:t>
      </w:r>
      <w:r w:rsidRPr="008329E4">
        <w:rPr>
          <w:rFonts w:ascii="Arial" w:eastAsia="Arial" w:hAnsi="Arial" w:cs="Arial"/>
          <w:color w:val="000000" w:themeColor="text1"/>
        </w:rPr>
        <w:t>fractional differential equations are often used to describe processes that have fractal-like properties.</w:t>
      </w:r>
      <w:r>
        <w:rPr>
          <w:rFonts w:ascii="Arial" w:eastAsia="Arial" w:hAnsi="Arial" w:cs="Arial"/>
          <w:color w:val="000000" w:themeColor="text1"/>
        </w:rPr>
        <w:t xml:space="preserve"> (ii) f</w:t>
      </w:r>
      <w:r w:rsidRPr="008329E4">
        <w:rPr>
          <w:rFonts w:ascii="Arial" w:eastAsia="Arial" w:hAnsi="Arial" w:cs="Arial"/>
          <w:color w:val="000000" w:themeColor="text1"/>
        </w:rPr>
        <w:t xml:space="preserve">ractal </w:t>
      </w:r>
      <w:r>
        <w:rPr>
          <w:rFonts w:ascii="Arial" w:eastAsia="Arial" w:hAnsi="Arial" w:cs="Arial"/>
          <w:color w:val="000000" w:themeColor="text1"/>
        </w:rPr>
        <w:t>d</w:t>
      </w:r>
      <w:r w:rsidRPr="008329E4">
        <w:rPr>
          <w:rFonts w:ascii="Arial" w:eastAsia="Arial" w:hAnsi="Arial" w:cs="Arial"/>
          <w:color w:val="000000" w:themeColor="text1"/>
        </w:rPr>
        <w:t xml:space="preserve">imensions and </w:t>
      </w:r>
      <w:r>
        <w:rPr>
          <w:rFonts w:ascii="Arial" w:eastAsia="Arial" w:hAnsi="Arial" w:cs="Arial"/>
          <w:color w:val="000000" w:themeColor="text1"/>
        </w:rPr>
        <w:t>f</w:t>
      </w:r>
      <w:r w:rsidRPr="008329E4">
        <w:rPr>
          <w:rFonts w:ascii="Arial" w:eastAsia="Arial" w:hAnsi="Arial" w:cs="Arial"/>
          <w:color w:val="000000" w:themeColor="text1"/>
        </w:rPr>
        <w:t xml:space="preserve">ractional </w:t>
      </w:r>
      <w:r>
        <w:rPr>
          <w:rFonts w:ascii="Arial" w:eastAsia="Arial" w:hAnsi="Arial" w:cs="Arial"/>
          <w:color w:val="000000" w:themeColor="text1"/>
        </w:rPr>
        <w:t>o</w:t>
      </w:r>
      <w:r w:rsidRPr="008329E4">
        <w:rPr>
          <w:rFonts w:ascii="Arial" w:eastAsia="Arial" w:hAnsi="Arial" w:cs="Arial"/>
          <w:color w:val="000000" w:themeColor="text1"/>
        </w:rPr>
        <w:t>perators</w:t>
      </w:r>
      <w:r>
        <w:rPr>
          <w:rFonts w:ascii="Arial" w:eastAsia="Arial" w:hAnsi="Arial" w:cs="Arial"/>
          <w:color w:val="000000" w:themeColor="text1"/>
        </w:rPr>
        <w:t xml:space="preserve"> -</w:t>
      </w:r>
      <w:r w:rsidRPr="008329E4">
        <w:rPr>
          <w:rFonts w:ascii="Arial" w:eastAsia="Arial" w:hAnsi="Arial" w:cs="Arial"/>
          <w:color w:val="000000" w:themeColor="text1"/>
        </w:rPr>
        <w:t xml:space="preserve"> </w:t>
      </w:r>
      <w:r>
        <w:rPr>
          <w:rFonts w:ascii="Arial" w:eastAsia="Arial" w:hAnsi="Arial" w:cs="Arial"/>
          <w:color w:val="000000" w:themeColor="text1"/>
        </w:rPr>
        <w:t>t</w:t>
      </w:r>
      <w:r w:rsidRPr="008329E4">
        <w:rPr>
          <w:rFonts w:ascii="Arial" w:eastAsia="Arial" w:hAnsi="Arial" w:cs="Arial"/>
          <w:color w:val="000000" w:themeColor="text1"/>
        </w:rPr>
        <w:t xml:space="preserve">he non-integer dimensions of fractals can be related to the non-integer orders of fractional calculus operators. For example, the </w:t>
      </w:r>
      <w:proofErr w:type="spellStart"/>
      <w:r w:rsidRPr="008329E4">
        <w:rPr>
          <w:rFonts w:ascii="Arial" w:eastAsia="Arial" w:hAnsi="Arial" w:cs="Arial"/>
          <w:color w:val="000000" w:themeColor="text1"/>
        </w:rPr>
        <w:t>Hausdorff</w:t>
      </w:r>
      <w:proofErr w:type="spellEnd"/>
      <w:r w:rsidRPr="008329E4">
        <w:rPr>
          <w:rFonts w:ascii="Arial" w:eastAsia="Arial" w:hAnsi="Arial" w:cs="Arial"/>
          <w:color w:val="000000" w:themeColor="text1"/>
        </w:rPr>
        <w:t xml:space="preserve"> dimension of a fractal can sometimes be linked to the order of a fractional differential equation that models a process with a similar self-similar structure.</w:t>
      </w:r>
      <w:r>
        <w:rPr>
          <w:rFonts w:ascii="Arial" w:eastAsia="Arial" w:hAnsi="Arial" w:cs="Arial"/>
          <w:color w:val="000000" w:themeColor="text1"/>
        </w:rPr>
        <w:t xml:space="preserve"> </w:t>
      </w:r>
      <w:r w:rsidRPr="008329E4">
        <w:rPr>
          <w:rFonts w:ascii="Arial" w:eastAsia="Arial" w:hAnsi="Arial" w:cs="Arial"/>
          <w:color w:val="000000" w:themeColor="text1"/>
        </w:rPr>
        <w:t>An example that illustrates the intersection of fractals and fractional calculus is fractional Brownian motion (</w:t>
      </w:r>
      <w:proofErr w:type="spellStart"/>
      <w:r w:rsidRPr="008329E4">
        <w:rPr>
          <w:rFonts w:ascii="Arial" w:eastAsia="Arial" w:hAnsi="Arial" w:cs="Arial"/>
          <w:color w:val="000000" w:themeColor="text1"/>
        </w:rPr>
        <w:t>fBM</w:t>
      </w:r>
      <w:proofErr w:type="spellEnd"/>
      <w:r w:rsidRPr="008329E4">
        <w:rPr>
          <w:rFonts w:ascii="Arial" w:eastAsia="Arial" w:hAnsi="Arial" w:cs="Arial"/>
          <w:color w:val="000000" w:themeColor="text1"/>
        </w:rPr>
        <w:t>). Fractional Brownian motion is a generali</w:t>
      </w:r>
      <w:r>
        <w:rPr>
          <w:rFonts w:ascii="Arial" w:eastAsia="Arial" w:hAnsi="Arial" w:cs="Arial"/>
          <w:color w:val="000000" w:themeColor="text1"/>
        </w:rPr>
        <w:t>s</w:t>
      </w:r>
      <w:r w:rsidRPr="008329E4">
        <w:rPr>
          <w:rFonts w:ascii="Arial" w:eastAsia="Arial" w:hAnsi="Arial" w:cs="Arial"/>
          <w:color w:val="000000" w:themeColor="text1"/>
        </w:rPr>
        <w:t>ation of standard Brownian motion that exhibits self-similar properties and long-range dependence. The Hurst parameter H determines the degree of self-similarity and roughness of the path</w:t>
      </w:r>
      <w:r>
        <w:rPr>
          <w:rFonts w:ascii="Arial" w:eastAsia="Arial" w:hAnsi="Arial" w:cs="Arial"/>
          <w:color w:val="000000" w:themeColor="text1"/>
        </w:rPr>
        <w:t xml:space="preserve">. </w:t>
      </w:r>
      <w:r>
        <w:rPr>
          <w:rFonts w:ascii="Arial" w:eastAsia="Arial" w:hAnsi="Arial" w:cs="Arial"/>
          <w:color w:val="000000" w:themeColor="text1"/>
        </w:rPr>
        <w:lastRenderedPageBreak/>
        <w:t xml:space="preserve">When H ≠ 0.5, the paths of </w:t>
      </w:r>
      <w:proofErr w:type="spellStart"/>
      <w:r>
        <w:rPr>
          <w:rFonts w:ascii="Arial" w:eastAsia="Arial" w:hAnsi="Arial" w:cs="Arial"/>
          <w:color w:val="000000" w:themeColor="text1"/>
        </w:rPr>
        <w:t>fBm</w:t>
      </w:r>
      <w:proofErr w:type="spellEnd"/>
      <w:r>
        <w:rPr>
          <w:rFonts w:ascii="Arial" w:eastAsia="Arial" w:hAnsi="Arial" w:cs="Arial"/>
          <w:color w:val="000000" w:themeColor="text1"/>
        </w:rPr>
        <w:t xml:space="preserve">, exhibit fractal properties. </w:t>
      </w:r>
      <w:r w:rsidRPr="008329E4">
        <w:rPr>
          <w:rFonts w:ascii="Arial" w:eastAsia="Arial" w:hAnsi="Arial" w:cs="Arial"/>
          <w:color w:val="000000" w:themeColor="text1"/>
        </w:rPr>
        <w:t>Fractional calculus comes into play in defining and analy</w:t>
      </w:r>
      <w:r>
        <w:rPr>
          <w:rFonts w:ascii="Arial" w:eastAsia="Arial" w:hAnsi="Arial" w:cs="Arial"/>
          <w:color w:val="000000" w:themeColor="text1"/>
        </w:rPr>
        <w:t>s</w:t>
      </w:r>
      <w:r w:rsidRPr="008329E4">
        <w:rPr>
          <w:rFonts w:ascii="Arial" w:eastAsia="Arial" w:hAnsi="Arial" w:cs="Arial"/>
          <w:color w:val="000000" w:themeColor="text1"/>
        </w:rPr>
        <w:t xml:space="preserve">ing fractional Brownian motion, as </w:t>
      </w:r>
      <w:proofErr w:type="spellStart"/>
      <w:r w:rsidRPr="008329E4">
        <w:rPr>
          <w:rFonts w:ascii="Arial" w:eastAsia="Arial" w:hAnsi="Arial" w:cs="Arial"/>
          <w:color w:val="000000" w:themeColor="text1"/>
        </w:rPr>
        <w:t>fBM</w:t>
      </w:r>
      <w:proofErr w:type="spellEnd"/>
      <w:r w:rsidRPr="008329E4">
        <w:rPr>
          <w:rFonts w:ascii="Arial" w:eastAsia="Arial" w:hAnsi="Arial" w:cs="Arial"/>
          <w:color w:val="000000" w:themeColor="text1"/>
        </w:rPr>
        <w:t xml:space="preserve"> can be described by fractional differential equations.</w:t>
      </w:r>
    </w:p>
    <w:p w14:paraId="1A419983"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**At-the-Money (ATM)**: An option is considered at-the-money if the current price of the underlying asset is equal to the option's strike price.</w:t>
      </w:r>
    </w:p>
    <w:p w14:paraId="61AAF634"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**Out-of-the-Money (OTM)**: An option is out-of-the-money if it has no intrinsic value. For a call option, this means the underlying asset's price is below the strike price. For a put option, it means the underlying asset's price is above the strike price.</w:t>
      </w:r>
    </w:p>
    <w:p w14:paraId="76B40AE5" w14:textId="77777777" w:rsidR="008D1943"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**In-the-Money (ITM)**: An option is in-the-money if it has intrinsic value. For a call option, this means the underlying asset's price is above the strike price. For a put option, it means the underlying asset's price is below the strike price.</w:t>
      </w:r>
    </w:p>
    <w:p w14:paraId="7412E382" w14:textId="77777777" w:rsidR="008D1943"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**Volatility**: A measure of the amount by which an asset price is expected to fluctuate over a given period. Higher volatility typically increases the premium of options.</w:t>
      </w:r>
    </w:p>
    <w:p w14:paraId="13AED6DC" w14:textId="77777777" w:rsidR="008D1943"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w:t>
      </w:r>
      <w:r>
        <w:rPr>
          <w:rFonts w:ascii="Arial" w:eastAsia="Arial" w:hAnsi="Arial" w:cs="Arial"/>
          <w:color w:val="000000" w:themeColor="text1"/>
        </w:rPr>
        <w:t xml:space="preserve">Historical </w:t>
      </w:r>
      <w:r w:rsidRPr="002F4C82">
        <w:rPr>
          <w:rFonts w:ascii="Arial" w:eastAsia="Arial" w:hAnsi="Arial" w:cs="Arial"/>
          <w:color w:val="000000" w:themeColor="text1"/>
        </w:rPr>
        <w:t xml:space="preserve">Volatility**: </w:t>
      </w:r>
      <w:r w:rsidRPr="002F49E0">
        <w:rPr>
          <w:rFonts w:ascii="Arial" w:eastAsia="Arial" w:hAnsi="Arial" w:cs="Arial"/>
          <w:color w:val="000000" w:themeColor="text1"/>
        </w:rPr>
        <w:t>The measure of how much the price of an asset has varied in the past over a certain period. It is calculated by analy</w:t>
      </w:r>
      <w:r>
        <w:rPr>
          <w:rFonts w:ascii="Arial" w:eastAsia="Arial" w:hAnsi="Arial" w:cs="Arial"/>
          <w:color w:val="000000" w:themeColor="text1"/>
        </w:rPr>
        <w:t>s</w:t>
      </w:r>
      <w:r w:rsidRPr="002F49E0">
        <w:rPr>
          <w:rFonts w:ascii="Arial" w:eastAsia="Arial" w:hAnsi="Arial" w:cs="Arial"/>
          <w:color w:val="000000" w:themeColor="text1"/>
        </w:rPr>
        <w:t>ing past price movements, typically using statistical methods like standard deviation.</w:t>
      </w:r>
    </w:p>
    <w:p w14:paraId="3575674D"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w:t>
      </w:r>
      <w:r>
        <w:rPr>
          <w:rFonts w:ascii="Arial" w:eastAsia="Arial" w:hAnsi="Arial" w:cs="Arial"/>
          <w:color w:val="000000" w:themeColor="text1"/>
        </w:rPr>
        <w:t xml:space="preserve">Statistical </w:t>
      </w:r>
      <w:r w:rsidRPr="002F4C82">
        <w:rPr>
          <w:rFonts w:ascii="Arial" w:eastAsia="Arial" w:hAnsi="Arial" w:cs="Arial"/>
          <w:color w:val="000000" w:themeColor="text1"/>
        </w:rPr>
        <w:t xml:space="preserve">Volatility**: </w:t>
      </w:r>
      <w:r w:rsidRPr="00FA6A0E">
        <w:rPr>
          <w:rFonts w:ascii="Arial" w:eastAsia="Arial" w:hAnsi="Arial" w:cs="Arial"/>
          <w:color w:val="000000" w:themeColor="text1"/>
        </w:rPr>
        <w:t>Often synonymous with historical volatility, it refers to the quantifiable measure of the dispersion of returns for a given security or market index, derived from historical data using statistical methods.</w:t>
      </w:r>
    </w:p>
    <w:p w14:paraId="7408C358" w14:textId="77777777" w:rsidR="008D1943"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**Implied Volatility (IV)**: The market's forecast of a likely movement in the underlying asset's price. It is derived from the price of an option and is a key factor in options pricing.</w:t>
      </w:r>
    </w:p>
    <w:p w14:paraId="0F3B0706" w14:textId="77777777" w:rsidR="008D1943"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w:t>
      </w:r>
      <w:r>
        <w:rPr>
          <w:rFonts w:ascii="Arial" w:eastAsia="Arial" w:hAnsi="Arial" w:cs="Arial"/>
          <w:color w:val="000000" w:themeColor="text1"/>
        </w:rPr>
        <w:t>Observed</w:t>
      </w:r>
      <w:r w:rsidRPr="002F4C82">
        <w:rPr>
          <w:rFonts w:ascii="Arial" w:eastAsia="Arial" w:hAnsi="Arial" w:cs="Arial"/>
          <w:color w:val="000000" w:themeColor="text1"/>
        </w:rPr>
        <w:t xml:space="preserve"> Volatility (IV)**: </w:t>
      </w:r>
      <w:r w:rsidRPr="000962C6">
        <w:rPr>
          <w:rFonts w:ascii="Arial" w:eastAsia="Arial" w:hAnsi="Arial" w:cs="Arial"/>
          <w:color w:val="000000" w:themeColor="text1"/>
        </w:rPr>
        <w:t>The actual level of volatility that has been witnessed in the market over a specific period. It refers to the real, measurable fluctuations in asset prices that have already occurred.</w:t>
      </w:r>
    </w:p>
    <w:p w14:paraId="668934FD"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w:t>
      </w:r>
      <w:r>
        <w:rPr>
          <w:rFonts w:ascii="Arial" w:eastAsia="Arial" w:hAnsi="Arial" w:cs="Arial"/>
          <w:color w:val="000000" w:themeColor="text1"/>
        </w:rPr>
        <w:t>Invented</w:t>
      </w:r>
      <w:r w:rsidRPr="002F4C82">
        <w:rPr>
          <w:rFonts w:ascii="Arial" w:eastAsia="Arial" w:hAnsi="Arial" w:cs="Arial"/>
          <w:color w:val="000000" w:themeColor="text1"/>
        </w:rPr>
        <w:t xml:space="preserve"> Volatility (IV)**: </w:t>
      </w:r>
      <w:r w:rsidRPr="000962C6">
        <w:rPr>
          <w:rFonts w:ascii="Arial" w:eastAsia="Arial" w:hAnsi="Arial" w:cs="Arial"/>
          <w:color w:val="000000" w:themeColor="text1"/>
        </w:rPr>
        <w:t>A theoretical concept suggesting that volatility is a construct or measure created by market participants and models, rather than a naturally occurring phenomenon. It reflects the idea that volatility, to some extent, can be influenced by the perception and actions of traders and analysts</w:t>
      </w:r>
      <w:r>
        <w:rPr>
          <w:rFonts w:ascii="Arial" w:eastAsia="Arial" w:hAnsi="Arial" w:cs="Arial"/>
          <w:color w:val="000000" w:themeColor="text1"/>
        </w:rPr>
        <w:t xml:space="preserve"> </w:t>
      </w:r>
      <w:proofErr w:type="gramStart"/>
      <w:r>
        <w:rPr>
          <w:rFonts w:ascii="Arial" w:eastAsia="Arial" w:hAnsi="Arial" w:cs="Arial"/>
          <w:color w:val="000000" w:themeColor="text1"/>
        </w:rPr>
        <w:t>similar to</w:t>
      </w:r>
      <w:proofErr w:type="gramEnd"/>
      <w:r>
        <w:rPr>
          <w:rFonts w:ascii="Arial" w:eastAsia="Arial" w:hAnsi="Arial" w:cs="Arial"/>
          <w:color w:val="000000" w:themeColor="text1"/>
        </w:rPr>
        <w:t xml:space="preserve"> quantum measurement. </w:t>
      </w:r>
    </w:p>
    <w:p w14:paraId="38C2B683"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 xml:space="preserve">**Strike Price (Exercise </w:t>
      </w:r>
      <w:proofErr w:type="gramStart"/>
      <w:r w:rsidRPr="002F4C82">
        <w:rPr>
          <w:rFonts w:ascii="Arial" w:eastAsia="Arial" w:hAnsi="Arial" w:cs="Arial"/>
          <w:color w:val="000000" w:themeColor="text1"/>
        </w:rPr>
        <w:t>Price)*</w:t>
      </w:r>
      <w:proofErr w:type="gramEnd"/>
      <w:r w:rsidRPr="002F4C82">
        <w:rPr>
          <w:rFonts w:ascii="Arial" w:eastAsia="Arial" w:hAnsi="Arial" w:cs="Arial"/>
          <w:color w:val="000000" w:themeColor="text1"/>
        </w:rPr>
        <w:t>*: The price at which the underlying asset can be bought (in the case of a call option) or sold (in the case of a put option) when the option is exercised.</w:t>
      </w:r>
    </w:p>
    <w:p w14:paraId="20E088F2"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lastRenderedPageBreak/>
        <w:t>**Premium**: The price paid by the buyer to the seller to acquire an option contract. It is composed of intrinsic value and time value.</w:t>
      </w:r>
    </w:p>
    <w:p w14:paraId="60F27F15"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**Intrinsic Value**: The difference between the underlying asset's current price and the option's strike price. For call options, it is the amount the asset price exceeds the strike price. For put options, it is the amount the strike price exceeds the asset price.</w:t>
      </w:r>
    </w:p>
    <w:p w14:paraId="52023A4B"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**Time Value**: The portion of the option premium that exceeds the intrinsic value, representing the potential for the option to gain value before expiration. It diminishes as the option approaches its expiration date.</w:t>
      </w:r>
    </w:p>
    <w:p w14:paraId="3A833E24"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**Expiration Date**: The date on which an option contract becomes void and the right to exercise it no longer exists.</w:t>
      </w:r>
    </w:p>
    <w:p w14:paraId="57F3BE53"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**Underlying Asset**: The financial asset upon which an option or futures contract is based, such as stocks, bonds, commodities, or indices.</w:t>
      </w:r>
    </w:p>
    <w:p w14:paraId="3CD9486D" w14:textId="77777777" w:rsidR="008D1943"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**Call Option**: A financial contract giving the option buyer the right, but not the obligation, to buy a specified quantity of the underlying asset at a specified price within a fixed period.</w:t>
      </w:r>
    </w:p>
    <w:p w14:paraId="76BC4201" w14:textId="77777777" w:rsidR="008D1943" w:rsidRPr="002F4C82" w:rsidRDefault="008D1943" w:rsidP="008D1943">
      <w:pPr>
        <w:spacing w:after="60" w:line="360" w:lineRule="auto"/>
        <w:jc w:val="both"/>
        <w:rPr>
          <w:rFonts w:ascii="Arial" w:eastAsia="Arial" w:hAnsi="Arial" w:cs="Arial"/>
          <w:color w:val="000000" w:themeColor="text1"/>
        </w:rPr>
      </w:pPr>
      <w:r w:rsidRPr="002F4C82">
        <w:rPr>
          <w:rFonts w:ascii="Arial" w:eastAsia="Arial" w:hAnsi="Arial" w:cs="Arial"/>
          <w:color w:val="000000" w:themeColor="text1"/>
        </w:rPr>
        <w:t>**Put Option**: A financial contract giving the option buyer the right, but not the obligation, to sell a specified quantity of the underlying asset at a specified price within a fixed period.</w:t>
      </w:r>
    </w:p>
    <w:p w14:paraId="2F3D1A59"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**Exercise (or Strike) Price**: The fixed price at which the option holder can buy (call) or sell (put) the underlying asset.</w:t>
      </w:r>
    </w:p>
    <w:p w14:paraId="56289715"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**Delta**: A ratio that compares the change in the price of an option to the corresponding change in the price of the underlying asset. It ranges from 0 to 1 for call options and from -1 to 0 for put options.</w:t>
      </w:r>
    </w:p>
    <w:p w14:paraId="6E38D6CB"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**Gamma**: Measures the rate of change in delta with respect to changes in the underlying asset's price. It indicates the convexity of an option’s value in relation to the underlying asset.</w:t>
      </w:r>
    </w:p>
    <w:p w14:paraId="1595259B"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**Theta**: The rate of decline in the value of an option due to the passage of time. It represents the time decay of an option's price.</w:t>
      </w:r>
    </w:p>
    <w:p w14:paraId="15D06887"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**Vega**: Measures the sensitivity of an option's price to changes in the volatility of the underlying asset.</w:t>
      </w:r>
    </w:p>
    <w:p w14:paraId="7746C5E0"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**Rho**: Measures the sensitivity of an option's price to changes in interest rates.</w:t>
      </w:r>
    </w:p>
    <w:p w14:paraId="71222379"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lastRenderedPageBreak/>
        <w:t>**Hedge**: An investment made to reduce the risk of adverse price movements in an asset, typically by taking an offsetting position in a related security, such as an options contract.</w:t>
      </w:r>
    </w:p>
    <w:p w14:paraId="45B7D7F6"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**Black-Scholes Model**: A mathematical model used to calculate the theoretical price of European call and put options, based on factors such as current price, strike price, time to expiration, risk-free rate, and volatility.</w:t>
      </w:r>
    </w:p>
    <w:p w14:paraId="38E4CDB6"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**American Option**: An option that can be exercised at any time before its expiration date.</w:t>
      </w:r>
    </w:p>
    <w:p w14:paraId="3CB494B0"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**European Option**: An option that can only be exercised on its expiration date.</w:t>
      </w:r>
    </w:p>
    <w:p w14:paraId="76B8E80B" w14:textId="77777777" w:rsidR="008D1943" w:rsidRPr="002F4C82"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**Binary Option**: A type of option where the payoff is either a fixed amount or nothing at all, depending on whether a certain condition is met.</w:t>
      </w:r>
    </w:p>
    <w:p w14:paraId="2EAAF278" w14:textId="77777777" w:rsidR="008D1943" w:rsidRDefault="008D1943" w:rsidP="008D1943">
      <w:pPr>
        <w:spacing w:line="360" w:lineRule="auto"/>
        <w:jc w:val="both"/>
        <w:rPr>
          <w:rFonts w:ascii="Arial" w:eastAsia="Arial" w:hAnsi="Arial" w:cs="Arial"/>
          <w:color w:val="000000" w:themeColor="text1"/>
        </w:rPr>
      </w:pPr>
      <w:r w:rsidRPr="002F4C82">
        <w:rPr>
          <w:rFonts w:ascii="Arial" w:eastAsia="Arial" w:hAnsi="Arial" w:cs="Arial"/>
          <w:color w:val="000000" w:themeColor="text1"/>
        </w:rPr>
        <w:t xml:space="preserve">**Greeks**: The collective term for the various measures of the sensitivity of an option's price to its underlying parameters, including delta, gamma, theta, </w:t>
      </w:r>
      <w:proofErr w:type="spellStart"/>
      <w:r w:rsidRPr="002F4C82">
        <w:rPr>
          <w:rFonts w:ascii="Arial" w:eastAsia="Arial" w:hAnsi="Arial" w:cs="Arial"/>
          <w:color w:val="000000" w:themeColor="text1"/>
        </w:rPr>
        <w:t>vega</w:t>
      </w:r>
      <w:proofErr w:type="spellEnd"/>
      <w:r w:rsidRPr="002F4C82">
        <w:rPr>
          <w:rFonts w:ascii="Arial" w:eastAsia="Arial" w:hAnsi="Arial" w:cs="Arial"/>
          <w:color w:val="000000" w:themeColor="text1"/>
        </w:rPr>
        <w:t>, and rho.</w:t>
      </w:r>
    </w:p>
    <w:p w14:paraId="6F24C4D3" w14:textId="77777777" w:rsidR="008D1943" w:rsidRDefault="008D1943" w:rsidP="008D1943">
      <w:pPr>
        <w:rPr>
          <w:rFonts w:ascii="Arial" w:eastAsia="Arial" w:hAnsi="Arial" w:cs="Arial"/>
        </w:rPr>
        <w:sectPr w:rsidR="008D1943" w:rsidSect="008D1943">
          <w:footerReference w:type="default" r:id="rId9"/>
          <w:pgSz w:w="12240" w:h="15840"/>
          <w:pgMar w:top="1440" w:right="1440" w:bottom="1440" w:left="1440" w:header="720" w:footer="720" w:gutter="0"/>
          <w:cols w:space="720"/>
          <w:titlePg/>
          <w:docGrid w:linePitch="360"/>
        </w:sectPr>
      </w:pPr>
      <w:r w:rsidRPr="1D0A8684">
        <w:rPr>
          <w:rFonts w:ascii="Arial" w:eastAsia="Arial" w:hAnsi="Arial" w:cs="Arial"/>
        </w:rPr>
        <w:br w:type="page"/>
      </w:r>
    </w:p>
    <w:p w14:paraId="709FCDAF" w14:textId="77777777" w:rsidR="008D1943" w:rsidRDefault="008D1943" w:rsidP="008D1943">
      <w:pPr>
        <w:pStyle w:val="Heading1"/>
        <w:tabs>
          <w:tab w:val="num" w:pos="567"/>
        </w:tabs>
        <w:spacing w:before="480" w:after="60"/>
        <w:jc w:val="center"/>
        <w:rPr>
          <w:rFonts w:eastAsia="Arial"/>
        </w:rPr>
      </w:pPr>
      <w:bookmarkStart w:id="2" w:name="_Toc202695049"/>
      <w:r>
        <w:rPr>
          <w:rFonts w:ascii="Arial" w:eastAsia="Arial" w:hAnsi="Arial" w:cs="Arial"/>
          <w:b/>
          <w:bCs/>
          <w:color w:val="000000" w:themeColor="text1"/>
        </w:rPr>
        <w:lastRenderedPageBreak/>
        <w:t>CHAPTER</w:t>
      </w:r>
      <w:r w:rsidRPr="006D7562">
        <w:rPr>
          <w:rFonts w:ascii="Arial" w:eastAsia="Arial" w:hAnsi="Arial" w:cs="Arial"/>
          <w:b/>
          <w:bCs/>
          <w:color w:val="000000" w:themeColor="text1"/>
        </w:rPr>
        <w:t xml:space="preserve"> I</w:t>
      </w:r>
      <w:bookmarkEnd w:id="2"/>
      <w:r w:rsidRPr="006D7562">
        <w:rPr>
          <w:rFonts w:ascii="Arial" w:eastAsia="Arial" w:hAnsi="Arial" w:cs="Arial"/>
          <w:b/>
          <w:bCs/>
          <w:color w:val="000000" w:themeColor="text1"/>
        </w:rPr>
        <w:t xml:space="preserve"> </w:t>
      </w:r>
    </w:p>
    <w:p w14:paraId="3DA29628" w14:textId="77777777" w:rsidR="008D1943" w:rsidRPr="00A90728" w:rsidRDefault="008D1943" w:rsidP="008D1943">
      <w:pPr>
        <w:pStyle w:val="Heading2"/>
        <w:numPr>
          <w:ilvl w:val="1"/>
          <w:numId w:val="7"/>
        </w:numPr>
        <w:spacing w:before="360" w:after="60" w:line="360" w:lineRule="auto"/>
        <w:jc w:val="both"/>
      </w:pPr>
      <w:bookmarkStart w:id="3" w:name="_Toc202695050"/>
      <w:r w:rsidRPr="218DCDFB">
        <w:rPr>
          <w:rFonts w:ascii="Arial" w:eastAsia="Arial" w:hAnsi="Arial" w:cs="Arial"/>
          <w:b/>
          <w:bCs/>
          <w:color w:val="000000" w:themeColor="text1"/>
          <w:sz w:val="20"/>
          <w:szCs w:val="20"/>
        </w:rPr>
        <w:t>I</w:t>
      </w:r>
      <w:r>
        <w:rPr>
          <w:rFonts w:ascii="Arial" w:eastAsia="Arial" w:hAnsi="Arial" w:cs="Arial"/>
          <w:b/>
          <w:bCs/>
          <w:color w:val="000000" w:themeColor="text1"/>
          <w:sz w:val="20"/>
          <w:szCs w:val="20"/>
        </w:rPr>
        <w:t>NTRODUCTION</w:t>
      </w:r>
      <w:bookmarkStart w:id="4" w:name="_Toc202695051"/>
      <w:bookmarkEnd w:id="3"/>
      <w:bookmarkEnd w:id="4"/>
    </w:p>
    <w:p w14:paraId="21673F72"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t xml:space="preserve">To understand the financial markets, it is critical to study the volatility of the market. </w:t>
      </w:r>
      <w:r>
        <w:rPr>
          <w:rFonts w:ascii="Arial" w:eastAsia="Arial" w:hAnsi="Arial" w:cs="Arial"/>
          <w:color w:val="000000" w:themeColor="text1"/>
        </w:rPr>
        <w:t xml:space="preserve">Policymakers such as Central Bankers in particular, pay very close attention to the stresses in the system and to tightness or looseness of financial conditions. In fact, we know from recent publications, that both European Central Bank (ECB) and Federal Reserve (FED) in the US have used volatility in their models as a factor of how loose or tight the financial conditions really are. Hence, volatility modelling has direct impact on mortgage rates, inflation, and unemployment. </w:t>
      </w:r>
      <w:r w:rsidRPr="218DCDFB">
        <w:rPr>
          <w:rFonts w:ascii="Arial" w:eastAsia="Arial" w:hAnsi="Arial" w:cs="Arial"/>
          <w:color w:val="000000" w:themeColor="text1"/>
        </w:rPr>
        <w:t xml:space="preserve">This </w:t>
      </w:r>
      <w:r>
        <w:rPr>
          <w:rFonts w:ascii="Arial" w:eastAsia="Arial" w:hAnsi="Arial" w:cs="Arial"/>
          <w:color w:val="000000" w:themeColor="text1"/>
        </w:rPr>
        <w:t>thesis</w:t>
      </w:r>
      <w:r w:rsidRPr="218DCDFB">
        <w:rPr>
          <w:rFonts w:ascii="Arial" w:eastAsia="Arial" w:hAnsi="Arial" w:cs="Arial"/>
          <w:color w:val="000000" w:themeColor="text1"/>
        </w:rPr>
        <w:t xml:space="preserve"> will help the </w:t>
      </w:r>
      <w:r>
        <w:rPr>
          <w:rFonts w:ascii="Arial" w:eastAsia="Arial" w:hAnsi="Arial" w:cs="Arial"/>
          <w:color w:val="000000" w:themeColor="text1"/>
        </w:rPr>
        <w:t>reader</w:t>
      </w:r>
      <w:r w:rsidRPr="218DCDFB">
        <w:rPr>
          <w:rFonts w:ascii="Arial" w:eastAsia="Arial" w:hAnsi="Arial" w:cs="Arial"/>
          <w:color w:val="000000" w:themeColor="text1"/>
        </w:rPr>
        <w:t xml:space="preserve"> in understanding the stock volatility and possible ways of </w:t>
      </w:r>
      <w:r>
        <w:rPr>
          <w:rFonts w:ascii="Arial" w:eastAsia="Arial" w:hAnsi="Arial" w:cs="Arial"/>
          <w:color w:val="000000" w:themeColor="text1"/>
        </w:rPr>
        <w:t xml:space="preserve">modelling and </w:t>
      </w:r>
      <w:r w:rsidRPr="218DCDFB">
        <w:rPr>
          <w:rFonts w:ascii="Arial" w:eastAsia="Arial" w:hAnsi="Arial" w:cs="Arial"/>
          <w:color w:val="000000" w:themeColor="text1"/>
        </w:rPr>
        <w:t xml:space="preserve">predicting it. Volatility is a </w:t>
      </w:r>
      <w:r>
        <w:rPr>
          <w:rFonts w:ascii="Arial" w:eastAsia="Arial" w:hAnsi="Arial" w:cs="Arial"/>
          <w:color w:val="000000" w:themeColor="text1"/>
        </w:rPr>
        <w:t>mathematical</w:t>
      </w:r>
      <w:r w:rsidRPr="218DCDFB">
        <w:rPr>
          <w:rFonts w:ascii="Arial" w:eastAsia="Arial" w:hAnsi="Arial" w:cs="Arial"/>
          <w:color w:val="000000" w:themeColor="text1"/>
        </w:rPr>
        <w:t xml:space="preserve"> measure of the dispersion of returns </w:t>
      </w:r>
      <w:r>
        <w:rPr>
          <w:rFonts w:ascii="Arial" w:eastAsia="Arial" w:hAnsi="Arial" w:cs="Arial"/>
          <w:color w:val="000000" w:themeColor="text1"/>
        </w:rPr>
        <w:t>of a time series data</w:t>
      </w:r>
      <w:r w:rsidRPr="218DCDFB">
        <w:rPr>
          <w:rFonts w:ascii="Arial" w:eastAsia="Arial" w:hAnsi="Arial" w:cs="Arial"/>
          <w:color w:val="000000" w:themeColor="text1"/>
        </w:rPr>
        <w:t xml:space="preserve">. </w:t>
      </w:r>
      <w:r>
        <w:rPr>
          <w:rFonts w:ascii="Arial" w:eastAsia="Arial" w:hAnsi="Arial" w:cs="Arial"/>
          <w:color w:val="000000" w:themeColor="text1"/>
        </w:rPr>
        <w:t>Ceteris paribus,</w:t>
      </w:r>
      <w:r w:rsidRPr="218DCDFB">
        <w:rPr>
          <w:rFonts w:ascii="Arial" w:eastAsia="Arial" w:hAnsi="Arial" w:cs="Arial"/>
          <w:color w:val="000000" w:themeColor="text1"/>
        </w:rPr>
        <w:t xml:space="preserve"> the higher the volatility, the riskier the security. Volatility is often</w:t>
      </w:r>
      <w:r>
        <w:rPr>
          <w:rFonts w:ascii="Arial" w:eastAsia="Arial" w:hAnsi="Arial" w:cs="Arial"/>
          <w:color w:val="000000" w:themeColor="text1"/>
        </w:rPr>
        <w:t xml:space="preserve"> but not always</w:t>
      </w:r>
      <w:r w:rsidRPr="218DCDFB">
        <w:rPr>
          <w:rFonts w:ascii="Arial" w:eastAsia="Arial" w:hAnsi="Arial" w:cs="Arial"/>
          <w:color w:val="000000" w:themeColor="text1"/>
        </w:rPr>
        <w:t xml:space="preserve"> measured as either the standard deviation or variance between returns from that same security or market index</w:t>
      </w:r>
      <w:r>
        <w:rPr>
          <w:rFonts w:ascii="Arial" w:eastAsia="Arial" w:hAnsi="Arial" w:cs="Arial"/>
          <w:color w:val="000000" w:themeColor="text1"/>
        </w:rPr>
        <w:t>. It can also be measured as a range equal to maximum minus minimum or average true range which is a moving average of range.</w:t>
      </w:r>
    </w:p>
    <w:p w14:paraId="10F9B3C3"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t xml:space="preserve">In </w:t>
      </w:r>
      <w:r>
        <w:rPr>
          <w:rFonts w:ascii="Arial" w:eastAsia="Arial" w:hAnsi="Arial" w:cs="Arial"/>
          <w:color w:val="000000" w:themeColor="text1"/>
        </w:rPr>
        <w:t>financial markets</w:t>
      </w:r>
      <w:r w:rsidRPr="218DCDFB">
        <w:rPr>
          <w:rFonts w:ascii="Arial" w:eastAsia="Arial" w:hAnsi="Arial" w:cs="Arial"/>
          <w:color w:val="000000" w:themeColor="text1"/>
        </w:rPr>
        <w:t xml:space="preserve">, volatility is often associated with big swings in either direction. For example, when the stock market rises and falls more than one percent over a sustained period, it is called a "volatile" market. An asset's volatility is a key factor when pricing options contracts. ‘Vega’ or the sensitivity of the options’ prices with respect to volatility is </w:t>
      </w:r>
      <w:r>
        <w:rPr>
          <w:rFonts w:ascii="Arial" w:eastAsia="Arial" w:hAnsi="Arial" w:cs="Arial"/>
          <w:color w:val="000000" w:themeColor="text1"/>
        </w:rPr>
        <w:t>frequently</w:t>
      </w:r>
      <w:r w:rsidRPr="218DCDFB">
        <w:rPr>
          <w:rFonts w:ascii="Arial" w:eastAsia="Arial" w:hAnsi="Arial" w:cs="Arial"/>
          <w:color w:val="000000" w:themeColor="text1"/>
        </w:rPr>
        <w:t xml:space="preserve"> the largest component (or partial derivative in math parlance) of the options’ price. </w:t>
      </w:r>
    </w:p>
    <w:p w14:paraId="5671EDEB"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t>Volatility often refers to the amount of uncertainty or risk related to the size of changes in a security's value. A higher volatility means that a security's value can potentially be spread out over a larger range of values. This means that the price of the security can change dramatically over a short time in either direction. A lower volatility means that a security's value does not fluctuate dramatically and tends to be steadier.</w:t>
      </w:r>
      <w:r>
        <w:rPr>
          <w:rFonts w:ascii="Arial" w:eastAsia="Arial" w:hAnsi="Arial" w:cs="Arial"/>
          <w:color w:val="000000" w:themeColor="text1"/>
        </w:rPr>
        <w:t xml:space="preserve"> </w:t>
      </w:r>
    </w:p>
    <w:p w14:paraId="6BC14568"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In the financial world described by Bachelier-Samuelson, where returns follow a Gaussian bell-shaped distribution, all returns are standardised using a measure called </w:t>
      </w:r>
      <w:r>
        <w:rPr>
          <w:rFonts w:ascii="Arial" w:eastAsia="Arial" w:hAnsi="Arial" w:cs="Arial"/>
          <w:color w:val="000000" w:themeColor="text1"/>
        </w:rPr>
        <w:lastRenderedPageBreak/>
        <w:t xml:space="preserve">standard deviation. In this Gaussian world, it becomes straightforward to quantify the probability of observing a particular return magnitude. Provided below is a table presenting return magnitudes. The first column gives the list of returns (X) from 1 to 10. The second column gives the probability that the absolute value of the return is found larger than X times the standard deviation. The third column translates this probability into the number of periods (days) one would need to wait to witness such a return amplitude. The last column translates this waiting time to calendar time using convention that one month is equivalent to approximately 20 trading days and one year has 250 trading days. According to the table, a daily return exceeding 3% in amplitude would typically be observed approximately once every 1.5 years. A daily return exceeding 4% would typically occur only once every 63 years, while a return exceeding 5% would never have been observed in our available historical data. </w:t>
      </w:r>
    </w:p>
    <w:p w14:paraId="70909C57" w14:textId="77777777" w:rsidR="008D1943" w:rsidRDefault="008D1943" w:rsidP="008D1943">
      <w:pPr>
        <w:spacing w:line="360" w:lineRule="auto"/>
        <w:rPr>
          <w:rFonts w:ascii="Arial" w:eastAsia="Arial" w:hAnsi="Arial" w:cs="Arial"/>
          <w:color w:val="000000" w:themeColor="text1"/>
        </w:rPr>
        <w:sectPr w:rsidR="008D1943" w:rsidSect="008D1943">
          <w:headerReference w:type="default" r:id="rId10"/>
          <w:pgSz w:w="12240" w:h="15840"/>
          <w:pgMar w:top="1440" w:right="1440" w:bottom="1440" w:left="1440" w:header="720" w:footer="720" w:gutter="0"/>
          <w:cols w:space="720"/>
          <w:docGrid w:linePitch="360"/>
        </w:sectPr>
      </w:pPr>
      <w:r>
        <w:rPr>
          <w:rFonts w:ascii="Arial" w:eastAsia="Arial" w:hAnsi="Arial" w:cs="Arial"/>
          <w:color w:val="000000" w:themeColor="text1"/>
        </w:rPr>
        <w:br w:type="page"/>
      </w:r>
    </w:p>
    <w:p w14:paraId="76CAB5A8" w14:textId="77777777" w:rsidR="008D1943" w:rsidRDefault="008D1943" w:rsidP="008D1943">
      <w:pPr>
        <w:spacing w:after="60" w:line="360" w:lineRule="auto"/>
        <w:jc w:val="center"/>
        <w:rPr>
          <w:rFonts w:ascii="Arial" w:eastAsia="Arial" w:hAnsi="Arial" w:cs="Arial"/>
          <w:color w:val="000000" w:themeColor="text1"/>
        </w:rPr>
      </w:pPr>
      <w:r>
        <w:rPr>
          <w:rFonts w:ascii="Arial" w:eastAsia="Arial" w:hAnsi="Arial" w:cs="Arial"/>
          <w:color w:val="000000" w:themeColor="text1"/>
        </w:rPr>
        <w:lastRenderedPageBreak/>
        <w:t>Table 1.1</w:t>
      </w:r>
      <w:sdt>
        <w:sdtPr>
          <w:rPr>
            <w:rFonts w:ascii="Arial" w:eastAsia="Arial" w:hAnsi="Arial" w:cs="Arial"/>
            <w:color w:val="000000" w:themeColor="text1"/>
          </w:rPr>
          <w:id w:val="68672422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Did03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[1]</w:t>
          </w:r>
          <w:r>
            <w:rPr>
              <w:rFonts w:ascii="Arial" w:eastAsia="Arial" w:hAnsi="Arial" w:cs="Arial"/>
              <w:color w:val="000000" w:themeColor="text1"/>
            </w:rPr>
            <w:fldChar w:fldCharType="end"/>
          </w:r>
        </w:sdtContent>
      </w:sdt>
    </w:p>
    <w:tbl>
      <w:tblPr>
        <w:tblStyle w:val="ListTable1Light"/>
        <w:tblW w:w="13404" w:type="dxa"/>
        <w:jc w:val="center"/>
        <w:tblCellMar>
          <w:left w:w="57" w:type="dxa"/>
          <w:right w:w="57" w:type="dxa"/>
        </w:tblCellMar>
        <w:tblLook w:val="04A0" w:firstRow="1" w:lastRow="0" w:firstColumn="1" w:lastColumn="0" w:noHBand="0" w:noVBand="1"/>
      </w:tblPr>
      <w:tblGrid>
        <w:gridCol w:w="3351"/>
        <w:gridCol w:w="3351"/>
        <w:gridCol w:w="3351"/>
        <w:gridCol w:w="3351"/>
      </w:tblGrid>
      <w:tr w:rsidR="008D1943" w:rsidRPr="00B65CD6" w14:paraId="4F5CEB79" w14:textId="77777777" w:rsidTr="007233C1">
        <w:trPr>
          <w:cnfStyle w:val="100000000000" w:firstRow="1" w:lastRow="0" w:firstColumn="0" w:lastColumn="0" w:oddVBand="0" w:evenVBand="0" w:oddHBand="0"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3351" w:type="dxa"/>
            <w:shd w:val="clear" w:color="auto" w:fill="000000" w:themeFill="text1"/>
          </w:tcPr>
          <w:p w14:paraId="59A7D834" w14:textId="77777777" w:rsidR="008D1943" w:rsidRPr="008D1943" w:rsidRDefault="008D1943" w:rsidP="007233C1">
            <w:pPr>
              <w:spacing w:after="60" w:line="360" w:lineRule="auto"/>
              <w:jc w:val="center"/>
              <w:rPr>
                <w:rFonts w:ascii="Arial" w:eastAsia="Arial" w:hAnsi="Arial" w:cs="Arial"/>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pPr>
            <w:r w:rsidRPr="008D1943">
              <w:rPr>
                <w:rFonts w:ascii="Arial" w:eastAsia="Arial" w:hAnsi="Arial" w:cs="Arial"/>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X (%)</w:t>
            </w:r>
          </w:p>
        </w:tc>
        <w:tc>
          <w:tcPr>
            <w:tcW w:w="3351" w:type="dxa"/>
            <w:shd w:val="clear" w:color="auto" w:fill="000000" w:themeFill="text1"/>
          </w:tcPr>
          <w:p w14:paraId="171E2B91" w14:textId="77777777" w:rsidR="008D1943" w:rsidRPr="008D1943" w:rsidRDefault="008D1943" w:rsidP="007233C1">
            <w:pPr>
              <w:spacing w:after="60"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pPr>
            <w:r w:rsidRPr="008D1943">
              <w:rPr>
                <w:rFonts w:ascii="Arial" w:eastAsia="Arial" w:hAnsi="Arial" w:cs="Arial"/>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Probability</w:t>
            </w:r>
          </w:p>
        </w:tc>
        <w:tc>
          <w:tcPr>
            <w:tcW w:w="3351" w:type="dxa"/>
            <w:shd w:val="clear" w:color="auto" w:fill="000000" w:themeFill="text1"/>
          </w:tcPr>
          <w:p w14:paraId="7B7A29FF" w14:textId="77777777" w:rsidR="008D1943" w:rsidRPr="008D1943" w:rsidRDefault="008D1943" w:rsidP="007233C1">
            <w:pPr>
              <w:spacing w:after="60"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pPr>
            <w:r w:rsidRPr="008D1943">
              <w:rPr>
                <w:rFonts w:ascii="Arial" w:eastAsia="Arial" w:hAnsi="Arial" w:cs="Arial"/>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One in N events</w:t>
            </w:r>
          </w:p>
        </w:tc>
        <w:tc>
          <w:tcPr>
            <w:tcW w:w="3351" w:type="dxa"/>
            <w:shd w:val="clear" w:color="auto" w:fill="000000" w:themeFill="text1"/>
          </w:tcPr>
          <w:p w14:paraId="18AA110D" w14:textId="77777777" w:rsidR="008D1943" w:rsidRPr="008D1943" w:rsidRDefault="008D1943" w:rsidP="007233C1">
            <w:pPr>
              <w:spacing w:after="60"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pPr>
            <w:r w:rsidRPr="008D1943">
              <w:rPr>
                <w:rFonts w:ascii="Arial" w:eastAsia="Arial" w:hAnsi="Arial" w:cs="Arial"/>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14:textFill>
                  <w14:noFill/>
                </w14:textFill>
              </w:rPr>
              <w:t>Calendar waiting time</w:t>
            </w:r>
          </w:p>
        </w:tc>
      </w:tr>
      <w:tr w:rsidR="008D1943" w14:paraId="227B9CE9" w14:textId="77777777" w:rsidTr="007233C1">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3351" w:type="dxa"/>
          </w:tcPr>
          <w:p w14:paraId="3AC2734C" w14:textId="77777777" w:rsidR="008D1943" w:rsidRDefault="008D1943" w:rsidP="007233C1">
            <w:pPr>
              <w:spacing w:after="60" w:line="360" w:lineRule="auto"/>
              <w:jc w:val="center"/>
              <w:rPr>
                <w:rFonts w:ascii="Arial" w:eastAsia="Arial" w:hAnsi="Arial" w:cs="Arial"/>
                <w:color w:val="000000" w:themeColor="text1"/>
              </w:rPr>
            </w:pPr>
            <w:r>
              <w:rPr>
                <w:rFonts w:ascii="Arial" w:eastAsia="Arial" w:hAnsi="Arial" w:cs="Arial"/>
                <w:color w:val="000000" w:themeColor="text1"/>
              </w:rPr>
              <w:t>1</w:t>
            </w:r>
          </w:p>
        </w:tc>
        <w:tc>
          <w:tcPr>
            <w:tcW w:w="3351" w:type="dxa"/>
          </w:tcPr>
          <w:p w14:paraId="50CE0B7E"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0.307</w:t>
            </w:r>
          </w:p>
        </w:tc>
        <w:tc>
          <w:tcPr>
            <w:tcW w:w="3351" w:type="dxa"/>
          </w:tcPr>
          <w:p w14:paraId="0B9BB54C"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3</w:t>
            </w:r>
          </w:p>
        </w:tc>
        <w:tc>
          <w:tcPr>
            <w:tcW w:w="3351" w:type="dxa"/>
          </w:tcPr>
          <w:p w14:paraId="6F86D3E3"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3 days</w:t>
            </w:r>
          </w:p>
        </w:tc>
      </w:tr>
      <w:tr w:rsidR="008D1943" w14:paraId="7E73F9BE" w14:textId="77777777" w:rsidTr="007233C1">
        <w:trPr>
          <w:trHeight w:val="113"/>
          <w:jc w:val="center"/>
        </w:trPr>
        <w:tc>
          <w:tcPr>
            <w:cnfStyle w:val="001000000000" w:firstRow="0" w:lastRow="0" w:firstColumn="1" w:lastColumn="0" w:oddVBand="0" w:evenVBand="0" w:oddHBand="0" w:evenHBand="0" w:firstRowFirstColumn="0" w:firstRowLastColumn="0" w:lastRowFirstColumn="0" w:lastRowLastColumn="0"/>
            <w:tcW w:w="3351" w:type="dxa"/>
          </w:tcPr>
          <w:p w14:paraId="7B3F4A44" w14:textId="77777777" w:rsidR="008D1943" w:rsidRDefault="008D1943" w:rsidP="007233C1">
            <w:pPr>
              <w:spacing w:after="60" w:line="360" w:lineRule="auto"/>
              <w:jc w:val="center"/>
              <w:rPr>
                <w:rFonts w:ascii="Arial" w:eastAsia="Arial" w:hAnsi="Arial" w:cs="Arial"/>
                <w:color w:val="000000" w:themeColor="text1"/>
              </w:rPr>
            </w:pPr>
            <w:r>
              <w:rPr>
                <w:rFonts w:ascii="Arial" w:eastAsia="Arial" w:hAnsi="Arial" w:cs="Arial"/>
                <w:color w:val="000000" w:themeColor="text1"/>
              </w:rPr>
              <w:t>2</w:t>
            </w:r>
          </w:p>
        </w:tc>
        <w:tc>
          <w:tcPr>
            <w:tcW w:w="3351" w:type="dxa"/>
          </w:tcPr>
          <w:p w14:paraId="461118AD"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0.045</w:t>
            </w:r>
          </w:p>
        </w:tc>
        <w:tc>
          <w:tcPr>
            <w:tcW w:w="3351" w:type="dxa"/>
          </w:tcPr>
          <w:p w14:paraId="18EC75FF"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22</w:t>
            </w:r>
          </w:p>
        </w:tc>
        <w:tc>
          <w:tcPr>
            <w:tcW w:w="3351" w:type="dxa"/>
          </w:tcPr>
          <w:p w14:paraId="4277869C"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1 month</w:t>
            </w:r>
          </w:p>
        </w:tc>
      </w:tr>
      <w:tr w:rsidR="008D1943" w14:paraId="655486C3" w14:textId="77777777" w:rsidTr="007233C1">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3351" w:type="dxa"/>
          </w:tcPr>
          <w:p w14:paraId="4240DD84" w14:textId="77777777" w:rsidR="008D1943" w:rsidRDefault="008D1943" w:rsidP="007233C1">
            <w:pPr>
              <w:spacing w:after="60" w:line="360" w:lineRule="auto"/>
              <w:jc w:val="center"/>
              <w:rPr>
                <w:rFonts w:ascii="Arial" w:eastAsia="Arial" w:hAnsi="Arial" w:cs="Arial"/>
                <w:color w:val="000000" w:themeColor="text1"/>
              </w:rPr>
            </w:pPr>
            <w:r>
              <w:rPr>
                <w:rFonts w:ascii="Arial" w:eastAsia="Arial" w:hAnsi="Arial" w:cs="Arial"/>
                <w:color w:val="000000" w:themeColor="text1"/>
              </w:rPr>
              <w:t>3</w:t>
            </w:r>
          </w:p>
        </w:tc>
        <w:tc>
          <w:tcPr>
            <w:tcW w:w="3351" w:type="dxa"/>
          </w:tcPr>
          <w:p w14:paraId="4D7EF595"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0.0027</w:t>
            </w:r>
          </w:p>
        </w:tc>
        <w:tc>
          <w:tcPr>
            <w:tcW w:w="3351" w:type="dxa"/>
          </w:tcPr>
          <w:p w14:paraId="1AA02CCC"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370</w:t>
            </w:r>
          </w:p>
        </w:tc>
        <w:tc>
          <w:tcPr>
            <w:tcW w:w="3351" w:type="dxa"/>
          </w:tcPr>
          <w:p w14:paraId="0DE35585"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1.5 year</w:t>
            </w:r>
          </w:p>
        </w:tc>
      </w:tr>
      <w:tr w:rsidR="008D1943" w14:paraId="2ACBF8FB" w14:textId="77777777" w:rsidTr="007233C1">
        <w:trPr>
          <w:trHeight w:val="113"/>
          <w:jc w:val="center"/>
        </w:trPr>
        <w:tc>
          <w:tcPr>
            <w:cnfStyle w:val="001000000000" w:firstRow="0" w:lastRow="0" w:firstColumn="1" w:lastColumn="0" w:oddVBand="0" w:evenVBand="0" w:oddHBand="0" w:evenHBand="0" w:firstRowFirstColumn="0" w:firstRowLastColumn="0" w:lastRowFirstColumn="0" w:lastRowLastColumn="0"/>
            <w:tcW w:w="3351" w:type="dxa"/>
          </w:tcPr>
          <w:p w14:paraId="76C2D090" w14:textId="77777777" w:rsidR="008D1943" w:rsidRDefault="008D1943" w:rsidP="007233C1">
            <w:pPr>
              <w:spacing w:after="60" w:line="360" w:lineRule="auto"/>
              <w:jc w:val="center"/>
              <w:rPr>
                <w:rFonts w:ascii="Arial" w:eastAsia="Arial" w:hAnsi="Arial" w:cs="Arial"/>
                <w:color w:val="000000" w:themeColor="text1"/>
              </w:rPr>
            </w:pPr>
            <w:r>
              <w:rPr>
                <w:rFonts w:ascii="Arial" w:eastAsia="Arial" w:hAnsi="Arial" w:cs="Arial"/>
                <w:color w:val="000000" w:themeColor="text1"/>
              </w:rPr>
              <w:t>4</w:t>
            </w:r>
          </w:p>
        </w:tc>
        <w:tc>
          <w:tcPr>
            <w:tcW w:w="3351" w:type="dxa"/>
          </w:tcPr>
          <w:p w14:paraId="2AC80978" w14:textId="77777777" w:rsidR="008D1943" w:rsidRPr="00067441"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vertAlign w:val="superscript"/>
              </w:rPr>
            </w:pPr>
            <w:r>
              <w:rPr>
                <w:rFonts w:ascii="Arial" w:eastAsia="Arial" w:hAnsi="Arial" w:cs="Arial"/>
                <w:color w:val="000000" w:themeColor="text1"/>
              </w:rPr>
              <w:t>6.3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-5</w:t>
            </w:r>
          </w:p>
        </w:tc>
        <w:tc>
          <w:tcPr>
            <w:tcW w:w="3351" w:type="dxa"/>
          </w:tcPr>
          <w:p w14:paraId="571FFC4F"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15,787</w:t>
            </w:r>
          </w:p>
        </w:tc>
        <w:tc>
          <w:tcPr>
            <w:tcW w:w="3351" w:type="dxa"/>
          </w:tcPr>
          <w:p w14:paraId="011F59FD"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63 years</w:t>
            </w:r>
          </w:p>
        </w:tc>
      </w:tr>
      <w:tr w:rsidR="008D1943" w14:paraId="0ABBF09B" w14:textId="77777777" w:rsidTr="007233C1">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3351" w:type="dxa"/>
          </w:tcPr>
          <w:p w14:paraId="6E1B8641" w14:textId="77777777" w:rsidR="008D1943" w:rsidRDefault="008D1943" w:rsidP="007233C1">
            <w:pPr>
              <w:spacing w:after="60" w:line="360" w:lineRule="auto"/>
              <w:jc w:val="center"/>
              <w:rPr>
                <w:rFonts w:ascii="Arial" w:eastAsia="Arial" w:hAnsi="Arial" w:cs="Arial"/>
                <w:color w:val="000000" w:themeColor="text1"/>
              </w:rPr>
            </w:pPr>
            <w:r>
              <w:rPr>
                <w:rFonts w:ascii="Arial" w:eastAsia="Arial" w:hAnsi="Arial" w:cs="Arial"/>
                <w:color w:val="000000" w:themeColor="text1"/>
              </w:rPr>
              <w:t>5</w:t>
            </w:r>
          </w:p>
        </w:tc>
        <w:tc>
          <w:tcPr>
            <w:tcW w:w="3351" w:type="dxa"/>
          </w:tcPr>
          <w:p w14:paraId="30FA657C"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5.7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-7</w:t>
            </w:r>
          </w:p>
        </w:tc>
        <w:tc>
          <w:tcPr>
            <w:tcW w:w="3351" w:type="dxa"/>
          </w:tcPr>
          <w:p w14:paraId="11141D7E" w14:textId="77777777" w:rsidR="008D1943" w:rsidRPr="001C546F"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vertAlign w:val="superscript"/>
              </w:rPr>
            </w:pPr>
            <w:r>
              <w:rPr>
                <w:rFonts w:ascii="Arial" w:eastAsia="Arial" w:hAnsi="Arial" w:cs="Arial"/>
                <w:color w:val="000000" w:themeColor="text1"/>
              </w:rPr>
              <w:t>1.7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6</w:t>
            </w:r>
          </w:p>
        </w:tc>
        <w:tc>
          <w:tcPr>
            <w:tcW w:w="3351" w:type="dxa"/>
          </w:tcPr>
          <w:p w14:paraId="4BBC1D46"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7 millennia</w:t>
            </w:r>
          </w:p>
        </w:tc>
      </w:tr>
      <w:tr w:rsidR="008D1943" w14:paraId="60F83A7C" w14:textId="77777777" w:rsidTr="007233C1">
        <w:trPr>
          <w:trHeight w:val="113"/>
          <w:jc w:val="center"/>
        </w:trPr>
        <w:tc>
          <w:tcPr>
            <w:cnfStyle w:val="001000000000" w:firstRow="0" w:lastRow="0" w:firstColumn="1" w:lastColumn="0" w:oddVBand="0" w:evenVBand="0" w:oddHBand="0" w:evenHBand="0" w:firstRowFirstColumn="0" w:firstRowLastColumn="0" w:lastRowFirstColumn="0" w:lastRowLastColumn="0"/>
            <w:tcW w:w="3351" w:type="dxa"/>
          </w:tcPr>
          <w:p w14:paraId="670A2C8B" w14:textId="77777777" w:rsidR="008D1943" w:rsidRDefault="008D1943" w:rsidP="007233C1">
            <w:pPr>
              <w:spacing w:after="60" w:line="360" w:lineRule="auto"/>
              <w:jc w:val="center"/>
              <w:rPr>
                <w:rFonts w:ascii="Arial" w:eastAsia="Arial" w:hAnsi="Arial" w:cs="Arial"/>
                <w:color w:val="000000" w:themeColor="text1"/>
              </w:rPr>
            </w:pPr>
            <w:r>
              <w:rPr>
                <w:rFonts w:ascii="Arial" w:eastAsia="Arial" w:hAnsi="Arial" w:cs="Arial"/>
                <w:color w:val="000000" w:themeColor="text1"/>
              </w:rPr>
              <w:t>6</w:t>
            </w:r>
          </w:p>
        </w:tc>
        <w:tc>
          <w:tcPr>
            <w:tcW w:w="3351" w:type="dxa"/>
          </w:tcPr>
          <w:p w14:paraId="0C5BC038"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2.0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-9</w:t>
            </w:r>
          </w:p>
        </w:tc>
        <w:tc>
          <w:tcPr>
            <w:tcW w:w="3351" w:type="dxa"/>
          </w:tcPr>
          <w:p w14:paraId="36E9D127" w14:textId="77777777" w:rsidR="008D1943" w:rsidRPr="001C546F"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vertAlign w:val="superscript"/>
              </w:rPr>
            </w:pPr>
            <w:r>
              <w:rPr>
                <w:rFonts w:ascii="Arial" w:eastAsia="Arial" w:hAnsi="Arial" w:cs="Arial"/>
                <w:color w:val="000000" w:themeColor="text1"/>
              </w:rPr>
              <w:t>5.1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8</w:t>
            </w:r>
          </w:p>
        </w:tc>
        <w:tc>
          <w:tcPr>
            <w:tcW w:w="3351" w:type="dxa"/>
          </w:tcPr>
          <w:p w14:paraId="43099079"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2 million years</w:t>
            </w:r>
          </w:p>
        </w:tc>
      </w:tr>
      <w:tr w:rsidR="008D1943" w14:paraId="77459179" w14:textId="77777777" w:rsidTr="007233C1">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3351" w:type="dxa"/>
          </w:tcPr>
          <w:p w14:paraId="2DE8A0A8" w14:textId="77777777" w:rsidR="008D1943" w:rsidRDefault="008D1943" w:rsidP="007233C1">
            <w:pPr>
              <w:spacing w:after="60" w:line="360" w:lineRule="auto"/>
              <w:jc w:val="center"/>
              <w:rPr>
                <w:rFonts w:ascii="Arial" w:eastAsia="Arial" w:hAnsi="Arial" w:cs="Arial"/>
                <w:color w:val="000000" w:themeColor="text1"/>
              </w:rPr>
            </w:pPr>
            <w:r>
              <w:rPr>
                <w:rFonts w:ascii="Arial" w:eastAsia="Arial" w:hAnsi="Arial" w:cs="Arial"/>
                <w:color w:val="000000" w:themeColor="text1"/>
              </w:rPr>
              <w:t>7</w:t>
            </w:r>
          </w:p>
        </w:tc>
        <w:tc>
          <w:tcPr>
            <w:tcW w:w="3351" w:type="dxa"/>
          </w:tcPr>
          <w:p w14:paraId="50681F4D"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2.6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-12</w:t>
            </w:r>
          </w:p>
        </w:tc>
        <w:tc>
          <w:tcPr>
            <w:tcW w:w="3351" w:type="dxa"/>
          </w:tcPr>
          <w:p w14:paraId="4585B7BF" w14:textId="77777777" w:rsidR="008D1943" w:rsidRPr="001C546F"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vertAlign w:val="superscript"/>
              </w:rPr>
            </w:pPr>
            <w:r>
              <w:rPr>
                <w:rFonts w:ascii="Arial" w:eastAsia="Arial" w:hAnsi="Arial" w:cs="Arial"/>
                <w:color w:val="000000" w:themeColor="text1"/>
              </w:rPr>
              <w:t>3.9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11</w:t>
            </w:r>
          </w:p>
        </w:tc>
        <w:tc>
          <w:tcPr>
            <w:tcW w:w="3351" w:type="dxa"/>
          </w:tcPr>
          <w:p w14:paraId="35E6EE02"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1562 million years</w:t>
            </w:r>
          </w:p>
        </w:tc>
      </w:tr>
      <w:tr w:rsidR="008D1943" w14:paraId="4837B52A" w14:textId="77777777" w:rsidTr="007233C1">
        <w:trPr>
          <w:trHeight w:val="113"/>
          <w:jc w:val="center"/>
        </w:trPr>
        <w:tc>
          <w:tcPr>
            <w:cnfStyle w:val="001000000000" w:firstRow="0" w:lastRow="0" w:firstColumn="1" w:lastColumn="0" w:oddVBand="0" w:evenVBand="0" w:oddHBand="0" w:evenHBand="0" w:firstRowFirstColumn="0" w:firstRowLastColumn="0" w:lastRowFirstColumn="0" w:lastRowLastColumn="0"/>
            <w:tcW w:w="3351" w:type="dxa"/>
          </w:tcPr>
          <w:p w14:paraId="42EACB7D" w14:textId="77777777" w:rsidR="008D1943" w:rsidRDefault="008D1943" w:rsidP="007233C1">
            <w:pPr>
              <w:spacing w:after="60" w:line="360" w:lineRule="auto"/>
              <w:jc w:val="center"/>
              <w:rPr>
                <w:rFonts w:ascii="Arial" w:eastAsia="Arial" w:hAnsi="Arial" w:cs="Arial"/>
                <w:color w:val="000000" w:themeColor="text1"/>
              </w:rPr>
            </w:pPr>
            <w:r>
              <w:rPr>
                <w:rFonts w:ascii="Arial" w:eastAsia="Arial" w:hAnsi="Arial" w:cs="Arial"/>
                <w:color w:val="000000" w:themeColor="text1"/>
              </w:rPr>
              <w:t>8</w:t>
            </w:r>
          </w:p>
        </w:tc>
        <w:tc>
          <w:tcPr>
            <w:tcW w:w="3351" w:type="dxa"/>
          </w:tcPr>
          <w:p w14:paraId="448D4FE7"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1.2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-15</w:t>
            </w:r>
          </w:p>
        </w:tc>
        <w:tc>
          <w:tcPr>
            <w:tcW w:w="3351" w:type="dxa"/>
          </w:tcPr>
          <w:p w14:paraId="7C3F346B" w14:textId="77777777" w:rsidR="008D1943" w:rsidRPr="001C546F"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vertAlign w:val="superscript"/>
              </w:rPr>
            </w:pPr>
            <w:r>
              <w:rPr>
                <w:rFonts w:ascii="Arial" w:eastAsia="Arial" w:hAnsi="Arial" w:cs="Arial"/>
                <w:color w:val="000000" w:themeColor="text1"/>
              </w:rPr>
              <w:t>8.0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14</w:t>
            </w:r>
          </w:p>
        </w:tc>
        <w:tc>
          <w:tcPr>
            <w:tcW w:w="3351" w:type="dxa"/>
          </w:tcPr>
          <w:p w14:paraId="1FCAF578"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3 trillion years</w:t>
            </w:r>
          </w:p>
        </w:tc>
      </w:tr>
      <w:tr w:rsidR="008D1943" w14:paraId="179CF34F" w14:textId="77777777" w:rsidTr="007233C1">
        <w:trPr>
          <w:cnfStyle w:val="000000100000" w:firstRow="0" w:lastRow="0" w:firstColumn="0" w:lastColumn="0" w:oddVBand="0" w:evenVBand="0" w:oddHBand="1" w:evenHBand="0" w:firstRowFirstColumn="0" w:firstRowLastColumn="0" w:lastRowFirstColumn="0" w:lastRowLastColumn="0"/>
          <w:trHeight w:val="113"/>
          <w:jc w:val="center"/>
        </w:trPr>
        <w:tc>
          <w:tcPr>
            <w:cnfStyle w:val="001000000000" w:firstRow="0" w:lastRow="0" w:firstColumn="1" w:lastColumn="0" w:oddVBand="0" w:evenVBand="0" w:oddHBand="0" w:evenHBand="0" w:firstRowFirstColumn="0" w:firstRowLastColumn="0" w:lastRowFirstColumn="0" w:lastRowLastColumn="0"/>
            <w:tcW w:w="3351" w:type="dxa"/>
          </w:tcPr>
          <w:p w14:paraId="1C2DEB6B" w14:textId="77777777" w:rsidR="008D1943" w:rsidRDefault="008D1943" w:rsidP="007233C1">
            <w:pPr>
              <w:spacing w:after="60" w:line="360" w:lineRule="auto"/>
              <w:jc w:val="center"/>
              <w:rPr>
                <w:rFonts w:ascii="Arial" w:eastAsia="Arial" w:hAnsi="Arial" w:cs="Arial"/>
                <w:color w:val="000000" w:themeColor="text1"/>
              </w:rPr>
            </w:pPr>
            <w:r>
              <w:rPr>
                <w:rFonts w:ascii="Arial" w:eastAsia="Arial" w:hAnsi="Arial" w:cs="Arial"/>
                <w:color w:val="000000" w:themeColor="text1"/>
              </w:rPr>
              <w:t>9</w:t>
            </w:r>
          </w:p>
        </w:tc>
        <w:tc>
          <w:tcPr>
            <w:tcW w:w="3351" w:type="dxa"/>
          </w:tcPr>
          <w:p w14:paraId="28AD3593"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2.3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-19</w:t>
            </w:r>
          </w:p>
        </w:tc>
        <w:tc>
          <w:tcPr>
            <w:tcW w:w="3351" w:type="dxa"/>
          </w:tcPr>
          <w:p w14:paraId="17ED09BE" w14:textId="77777777" w:rsidR="008D1943" w:rsidRPr="001C546F"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vertAlign w:val="superscript"/>
              </w:rPr>
            </w:pPr>
            <w:r>
              <w:rPr>
                <w:rFonts w:ascii="Arial" w:eastAsia="Arial" w:hAnsi="Arial" w:cs="Arial"/>
                <w:color w:val="000000" w:themeColor="text1"/>
              </w:rPr>
              <w:t>4.4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18</w:t>
            </w:r>
          </w:p>
        </w:tc>
        <w:tc>
          <w:tcPr>
            <w:tcW w:w="3351" w:type="dxa"/>
          </w:tcPr>
          <w:p w14:paraId="7B9B807B" w14:textId="77777777" w:rsidR="008D1943" w:rsidRDefault="008D1943" w:rsidP="007233C1">
            <w:pPr>
              <w:spacing w:after="60"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17,721 trillion years</w:t>
            </w:r>
          </w:p>
        </w:tc>
      </w:tr>
      <w:tr w:rsidR="008D1943" w14:paraId="29EF3CA3" w14:textId="77777777" w:rsidTr="007233C1">
        <w:trPr>
          <w:trHeight w:val="113"/>
          <w:jc w:val="center"/>
        </w:trPr>
        <w:tc>
          <w:tcPr>
            <w:cnfStyle w:val="001000000000" w:firstRow="0" w:lastRow="0" w:firstColumn="1" w:lastColumn="0" w:oddVBand="0" w:evenVBand="0" w:oddHBand="0" w:evenHBand="0" w:firstRowFirstColumn="0" w:firstRowLastColumn="0" w:lastRowFirstColumn="0" w:lastRowLastColumn="0"/>
            <w:tcW w:w="3351" w:type="dxa"/>
          </w:tcPr>
          <w:p w14:paraId="7B2EE481" w14:textId="77777777" w:rsidR="008D1943" w:rsidRDefault="008D1943" w:rsidP="007233C1">
            <w:pPr>
              <w:spacing w:after="60" w:line="360" w:lineRule="auto"/>
              <w:jc w:val="center"/>
              <w:rPr>
                <w:rFonts w:ascii="Arial" w:eastAsia="Arial" w:hAnsi="Arial" w:cs="Arial"/>
                <w:color w:val="000000" w:themeColor="text1"/>
              </w:rPr>
            </w:pPr>
            <w:r>
              <w:rPr>
                <w:rFonts w:ascii="Arial" w:eastAsia="Arial" w:hAnsi="Arial" w:cs="Arial"/>
                <w:color w:val="000000" w:themeColor="text1"/>
              </w:rPr>
              <w:t>10</w:t>
            </w:r>
          </w:p>
        </w:tc>
        <w:tc>
          <w:tcPr>
            <w:tcW w:w="3351" w:type="dxa"/>
          </w:tcPr>
          <w:p w14:paraId="51011BA7"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1.5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-23</w:t>
            </w:r>
          </w:p>
        </w:tc>
        <w:tc>
          <w:tcPr>
            <w:tcW w:w="3351" w:type="dxa"/>
          </w:tcPr>
          <w:p w14:paraId="328EBA00" w14:textId="77777777" w:rsidR="008D1943" w:rsidRPr="001C546F"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vertAlign w:val="superscript"/>
              </w:rPr>
            </w:pPr>
            <w:r>
              <w:rPr>
                <w:rFonts w:ascii="Arial" w:eastAsia="Arial" w:hAnsi="Arial" w:cs="Arial"/>
                <w:color w:val="000000" w:themeColor="text1"/>
              </w:rPr>
              <w:t>6.6 x 10</w:t>
            </w:r>
            <w:r>
              <w:rPr>
                <w:rFonts w:ascii="Arial" w:eastAsia="Arial" w:hAnsi="Arial" w:cs="Arial"/>
                <w:color w:val="000000" w:themeColor="text1"/>
                <w:vertAlign w:val="subscript"/>
              </w:rPr>
              <w:softHyphen/>
            </w:r>
            <w:r>
              <w:rPr>
                <w:rFonts w:ascii="Arial" w:eastAsia="Arial" w:hAnsi="Arial" w:cs="Arial"/>
                <w:color w:val="000000" w:themeColor="text1"/>
                <w:vertAlign w:val="superscript"/>
              </w:rPr>
              <w:t>22</w:t>
            </w:r>
          </w:p>
        </w:tc>
        <w:tc>
          <w:tcPr>
            <w:tcW w:w="3351" w:type="dxa"/>
          </w:tcPr>
          <w:p w14:paraId="28824DCB" w14:textId="77777777" w:rsidR="008D1943" w:rsidRDefault="008D1943" w:rsidP="007233C1">
            <w:pPr>
              <w:spacing w:after="60"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Pr>
                <w:rFonts w:ascii="Arial" w:eastAsia="Arial" w:hAnsi="Arial" w:cs="Arial"/>
                <w:color w:val="000000" w:themeColor="text1"/>
              </w:rPr>
              <w:t>260 million years</w:t>
            </w:r>
          </w:p>
        </w:tc>
      </w:tr>
    </w:tbl>
    <w:p w14:paraId="59F61586" w14:textId="77777777" w:rsidR="008D1943" w:rsidRDefault="008D1943" w:rsidP="008D1943">
      <w:pPr>
        <w:spacing w:after="60" w:line="360" w:lineRule="auto"/>
        <w:jc w:val="both"/>
        <w:rPr>
          <w:rFonts w:ascii="Arial" w:eastAsia="Arial" w:hAnsi="Arial" w:cs="Arial"/>
          <w:color w:val="000000" w:themeColor="text1"/>
        </w:rPr>
      </w:pPr>
      <w:r w:rsidRPr="00267FC5">
        <w:rPr>
          <w:rFonts w:ascii="Arial" w:eastAsia="Arial" w:hAnsi="Arial" w:cs="Arial"/>
          <w:color w:val="000000" w:themeColor="text1"/>
        </w:rPr>
        <w:t>Market volatility can also be measured by the VIX or Volatility Index. The VIX was created by the Chicago Board Options Exchange as a measure of the 30-day expected volatility of the U.S. stock market derived from real-time S&amp;P 500 call and put options prices. It is effectively an instrument for bets and hedges by investors and traders on the future direction of the markets and individual securities’ volatility. A high reading on the VIX of above 20 implies a riskier market. A reading above 30 implies a high level of fear among investors. Whereas a reading below 15 indicates a calm orderly market with low expected volatility. A reading between 15 and 20 represents normal market conditions. For example, a VIX of 16 would imply 1% daily volatility.</w:t>
      </w:r>
      <w:r w:rsidRPr="009548BB">
        <w:rPr>
          <w:rFonts w:ascii="Arial" w:eastAsia="Arial" w:hAnsi="Arial" w:cs="Arial"/>
          <w:color w:val="000000" w:themeColor="text1"/>
        </w:rPr>
        <w:t xml:space="preserve"> This is because as will be shown in later section, volatility is proportionate to the square root of time</w:t>
      </w:r>
      <w:r>
        <w:rPr>
          <w:rFonts w:ascii="Arial" w:eastAsia="Arial" w:hAnsi="Arial" w:cs="Arial"/>
          <w:color w:val="000000" w:themeColor="text1"/>
        </w:rPr>
        <w:t xml:space="preserve"> </w:t>
      </w:r>
      <w:r w:rsidRPr="009548BB">
        <w:rPr>
          <w:rFonts w:ascii="Arial" w:eastAsia="Arial" w:hAnsi="Arial" w:cs="Arial"/>
          <w:color w:val="000000" w:themeColor="text1"/>
        </w:rPr>
        <w:t xml:space="preserve">and 16 is the approximate square root of the </w:t>
      </w:r>
      <w:r>
        <w:rPr>
          <w:rFonts w:ascii="Arial" w:eastAsia="Arial" w:hAnsi="Arial" w:cs="Arial"/>
          <w:color w:val="000000" w:themeColor="text1"/>
        </w:rPr>
        <w:t>256</w:t>
      </w:r>
      <w:r w:rsidRPr="009548BB">
        <w:rPr>
          <w:rFonts w:ascii="Arial" w:eastAsia="Arial" w:hAnsi="Arial" w:cs="Arial"/>
          <w:color w:val="000000" w:themeColor="text1"/>
        </w:rPr>
        <w:t xml:space="preserve"> trading days in a year. So, if we divide VIX by 16, we get an approximate</w:t>
      </w:r>
      <w:r>
        <w:rPr>
          <w:rFonts w:ascii="Arial" w:eastAsia="Arial" w:hAnsi="Arial" w:cs="Arial"/>
          <w:color w:val="000000" w:themeColor="text1"/>
        </w:rPr>
        <w:t xml:space="preserve"> expected</w:t>
      </w:r>
      <w:r w:rsidRPr="009548BB">
        <w:rPr>
          <w:rFonts w:ascii="Arial" w:eastAsia="Arial" w:hAnsi="Arial" w:cs="Arial"/>
          <w:color w:val="000000" w:themeColor="text1"/>
        </w:rPr>
        <w:t xml:space="preserve"> daily move in S&amp;P 500 </w:t>
      </w:r>
      <w:bookmarkStart w:id="5" w:name="_Hlk94356006"/>
      <w:sdt>
        <w:sdtPr>
          <w:rPr>
            <w:rFonts w:ascii="Arial" w:eastAsia="Arial" w:hAnsi="Arial" w:cs="Arial"/>
            <w:color w:val="000000" w:themeColor="text1"/>
          </w:rPr>
          <w:id w:val="2086414450"/>
          <w:citation/>
        </w:sdtPr>
        <w:sdtContent>
          <w:r w:rsidRPr="009548BB">
            <w:rPr>
              <w:rFonts w:ascii="Arial" w:eastAsia="Arial" w:hAnsi="Arial" w:cs="Arial"/>
              <w:color w:val="000000" w:themeColor="text1"/>
            </w:rPr>
            <w:fldChar w:fldCharType="begin"/>
          </w:r>
          <w:r w:rsidRPr="009548BB">
            <w:rPr>
              <w:rFonts w:ascii="Arial" w:eastAsia="Arial" w:hAnsi="Arial" w:cs="Arial"/>
              <w:color w:val="000000" w:themeColor="text1"/>
            </w:rPr>
            <w:instrText xml:space="preserve"> CITATION Chi19 \l 2057 </w:instrText>
          </w:r>
          <w:r w:rsidRPr="009548BB">
            <w:rPr>
              <w:rFonts w:ascii="Arial" w:eastAsia="Arial" w:hAnsi="Arial" w:cs="Arial"/>
              <w:color w:val="000000" w:themeColor="text1"/>
            </w:rPr>
            <w:fldChar w:fldCharType="separate"/>
          </w:r>
          <w:r w:rsidRPr="00311E4B">
            <w:rPr>
              <w:rFonts w:ascii="Arial" w:eastAsia="Arial" w:hAnsi="Arial" w:cs="Arial"/>
              <w:noProof/>
              <w:color w:val="000000" w:themeColor="text1"/>
            </w:rPr>
            <w:t>[2]</w:t>
          </w:r>
          <w:r w:rsidRPr="009548BB">
            <w:rPr>
              <w:rFonts w:ascii="Arial" w:eastAsia="Arial" w:hAnsi="Arial" w:cs="Arial"/>
              <w:color w:val="000000" w:themeColor="text1"/>
            </w:rPr>
            <w:fldChar w:fldCharType="end"/>
          </w:r>
        </w:sdtContent>
      </w:sdt>
      <w:r w:rsidRPr="009548BB">
        <w:rPr>
          <w:rFonts w:ascii="Arial" w:eastAsia="Arial" w:hAnsi="Arial" w:cs="Arial"/>
          <w:color w:val="000000" w:themeColor="text1"/>
        </w:rPr>
        <w:t xml:space="preserve">. </w:t>
      </w:r>
      <w:bookmarkEnd w:id="5"/>
    </w:p>
    <w:p w14:paraId="50A4AD7D" w14:textId="77777777" w:rsidR="008D1943" w:rsidRDefault="008D1943" w:rsidP="008D1943">
      <w:pPr>
        <w:spacing w:after="60" w:line="360" w:lineRule="auto"/>
        <w:jc w:val="both"/>
        <w:rPr>
          <w:rFonts w:ascii="Arial" w:eastAsia="Arial" w:hAnsi="Arial" w:cs="Arial"/>
          <w:color w:val="000000" w:themeColor="text1"/>
        </w:rPr>
        <w:sectPr w:rsidR="008D1943" w:rsidSect="008D1943">
          <w:pgSz w:w="15840" w:h="12240" w:orient="landscape"/>
          <w:pgMar w:top="1440" w:right="1440" w:bottom="1440" w:left="1440" w:header="720" w:footer="720" w:gutter="0"/>
          <w:cols w:space="720"/>
          <w:docGrid w:linePitch="360"/>
        </w:sectPr>
      </w:pPr>
    </w:p>
    <w:p w14:paraId="58A07F42"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lastRenderedPageBreak/>
        <w:t>3D Chart below illustrates volatility surface of SPY</w:t>
      </w:r>
      <w:r>
        <w:rPr>
          <w:rStyle w:val="FootnoteReference"/>
          <w:rFonts w:ascii="Arial" w:eastAsia="Arial" w:hAnsi="Arial" w:cs="Arial"/>
          <w:color w:val="000000" w:themeColor="text1"/>
        </w:rPr>
        <w:footnoteReference w:id="1"/>
      </w:r>
      <w:r>
        <w:rPr>
          <w:rFonts w:ascii="Arial" w:eastAsia="Arial" w:hAnsi="Arial" w:cs="Arial"/>
          <w:color w:val="000000" w:themeColor="text1"/>
        </w:rPr>
        <w:t xml:space="preserve"> ETF. Even though VIX is calculated using a combination of SPX options, t</w:t>
      </w:r>
      <w:r w:rsidRPr="00F86B6F">
        <w:rPr>
          <w:rFonts w:ascii="Arial" w:eastAsia="Arial" w:hAnsi="Arial" w:cs="Arial"/>
          <w:color w:val="000000" w:themeColor="text1"/>
        </w:rPr>
        <w:t>he two are nearly identical in terms of price movements, so plotting a SPY-based volatility surface can serve as a close heuristic approximation to that of the SPX (and thus indirectly the VIX).</w:t>
      </w:r>
      <w:r>
        <w:rPr>
          <w:rFonts w:ascii="Arial" w:eastAsia="Arial" w:hAnsi="Arial" w:cs="Arial"/>
          <w:color w:val="000000" w:themeColor="text1"/>
        </w:rPr>
        <w:t xml:space="preserve"> VIX is a broad measure of market volatility and is derived from a variety of option contracts. The plot has 3 dimensions which are strike price (K), days to expiration (T) and implied Volatility (IV). </w:t>
      </w:r>
      <w:r w:rsidRPr="007109A6">
        <w:rPr>
          <w:rFonts w:ascii="Arial" w:eastAsia="Arial" w:hAnsi="Arial" w:cs="Arial"/>
          <w:color w:val="000000" w:themeColor="text1"/>
        </w:rPr>
        <w:t>This volatility surface is far from the flat, uniform implied volatility profile one would expect under the simplifying assumptions of Geometric Brownian Motion.</w:t>
      </w:r>
      <w:r>
        <w:rPr>
          <w:rFonts w:ascii="Arial" w:eastAsia="Arial" w:hAnsi="Arial" w:cs="Arial"/>
          <w:color w:val="000000" w:themeColor="text1"/>
        </w:rPr>
        <w:t xml:space="preserve"> </w:t>
      </w:r>
    </w:p>
    <w:p w14:paraId="203EE191" w14:textId="77777777" w:rsidR="008D1943" w:rsidRDefault="008D1943" w:rsidP="008D1943">
      <w:pPr>
        <w:keepNext/>
        <w:spacing w:after="60" w:line="360" w:lineRule="auto"/>
        <w:jc w:val="center"/>
      </w:pPr>
      <w:r w:rsidRPr="00F1070C">
        <w:rPr>
          <w:rFonts w:ascii="Arial" w:eastAsia="Arial" w:hAnsi="Arial" w:cs="Arial"/>
          <w:noProof/>
          <w:color w:val="000000" w:themeColor="text1"/>
        </w:rPr>
        <w:drawing>
          <wp:inline distT="0" distB="0" distL="0" distR="0" wp14:anchorId="5BC26185" wp14:editId="4B242586">
            <wp:extent cx="4109013" cy="4109013"/>
            <wp:effectExtent l="0" t="0" r="6350" b="6350"/>
            <wp:docPr id="36" name="Picture 3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diagram&#10;&#10;Description automatically generated"/>
                    <pic:cNvPicPr/>
                  </pic:nvPicPr>
                  <pic:blipFill>
                    <a:blip r:embed="rId11"/>
                    <a:stretch>
                      <a:fillRect/>
                    </a:stretch>
                  </pic:blipFill>
                  <pic:spPr>
                    <a:xfrm>
                      <a:off x="0" y="0"/>
                      <a:ext cx="4111310" cy="4111310"/>
                    </a:xfrm>
                    <a:prstGeom prst="rect">
                      <a:avLst/>
                    </a:prstGeom>
                  </pic:spPr>
                </pic:pic>
              </a:graphicData>
            </a:graphic>
          </wp:inline>
        </w:drawing>
      </w:r>
    </w:p>
    <w:p w14:paraId="2760424E" w14:textId="77777777" w:rsidR="008D1943" w:rsidRPr="009548BB" w:rsidRDefault="008D1943" w:rsidP="008D1943">
      <w:pPr>
        <w:pStyle w:val="Caption"/>
        <w:jc w:val="center"/>
        <w:rPr>
          <w:rFonts w:ascii="Arial" w:eastAsia="Arial" w:hAnsi="Arial" w:cs="Arial"/>
          <w:color w:val="000000" w:themeColor="text1"/>
        </w:rPr>
      </w:pPr>
      <w:r>
        <w:t xml:space="preserve">Figure </w:t>
      </w:r>
      <w:fldSimple w:instr=" SEQ Figure \* ARABIC ">
        <w:r>
          <w:rPr>
            <w:noProof/>
          </w:rPr>
          <w:t>1</w:t>
        </w:r>
      </w:fldSimple>
      <w:r>
        <w:t>.1</w:t>
      </w:r>
    </w:p>
    <w:p w14:paraId="32DC80E1"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As the mathematics of volatility modelling evolved researchers questioned the assumption of Geometric Brownian Motion (GBM). GBM assumes that the process has no memory i.e., each step is a Markovian process, so the noise has zero autocorrelation. If that assumption is true, then according to </w:t>
      </w:r>
      <w:proofErr w:type="spellStart"/>
      <w:r>
        <w:rPr>
          <w:rFonts w:ascii="Arial" w:eastAsia="Arial" w:hAnsi="Arial" w:cs="Arial"/>
          <w:color w:val="000000" w:themeColor="text1"/>
        </w:rPr>
        <w:t>Itô</w:t>
      </w:r>
      <w:proofErr w:type="spellEnd"/>
      <w:r>
        <w:rPr>
          <w:rFonts w:ascii="Arial" w:eastAsia="Arial" w:hAnsi="Arial" w:cs="Arial"/>
          <w:color w:val="000000" w:themeColor="text1"/>
        </w:rPr>
        <w:t xml:space="preserve"> calculus the standard deviation of price </w:t>
      </w:r>
      <w:r>
        <w:rPr>
          <w:rFonts w:ascii="Arial" w:eastAsia="Arial" w:hAnsi="Arial" w:cs="Arial"/>
          <w:color w:val="000000" w:themeColor="text1"/>
        </w:rPr>
        <w:lastRenderedPageBreak/>
        <w:t xml:space="preserve">changes scales with the square root of time. However, if the volatility increments are positively and/or negatively correlated, then volatility process has memory and time-series behaviour cannot be modelled by GBM. </w:t>
      </w:r>
    </w:p>
    <w:p w14:paraId="504909B6"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Thus, the researchers turned to another type of Brownian motion – fractional Brownian motion (</w:t>
      </w:r>
      <w:proofErr w:type="spellStart"/>
      <w:r>
        <w:rPr>
          <w:rFonts w:ascii="Arial" w:eastAsia="Arial" w:hAnsi="Arial" w:cs="Arial"/>
          <w:color w:val="000000" w:themeColor="text1"/>
        </w:rPr>
        <w:t>fBm</w:t>
      </w:r>
      <w:proofErr w:type="spellEnd"/>
      <w:r>
        <w:rPr>
          <w:rFonts w:ascii="Arial" w:eastAsia="Arial" w:hAnsi="Arial" w:cs="Arial"/>
          <w:color w:val="000000" w:themeColor="text1"/>
        </w:rPr>
        <w:t xml:space="preserve">). Fractality of the object means that it does not change its form at different scales (scale can mean distance, time). These are self- similar objects, where we can zoom in and out and note that the shapes will be approximately the same. In the example of volatility time series, if we look at intraday or weekly patterns, we will roughly see the same shape. </w:t>
      </w:r>
    </w:p>
    <w:p w14:paraId="1D065A05"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It was not until </w:t>
      </w:r>
      <w:proofErr w:type="spellStart"/>
      <w:r>
        <w:rPr>
          <w:rFonts w:ascii="Arial" w:eastAsia="Arial" w:hAnsi="Arial" w:cs="Arial"/>
          <w:color w:val="000000" w:themeColor="text1"/>
        </w:rPr>
        <w:t>Gatheral</w:t>
      </w:r>
      <w:proofErr w:type="spellEnd"/>
      <w:r>
        <w:rPr>
          <w:rFonts w:ascii="Arial" w:eastAsia="Arial" w:hAnsi="Arial" w:cs="Arial"/>
          <w:color w:val="000000" w:themeColor="text1"/>
        </w:rPr>
        <w:t xml:space="preserve"> et al., </w:t>
      </w:r>
      <w:sdt>
        <w:sdtPr>
          <w:rPr>
            <w:rFonts w:ascii="Arial" w:eastAsia="Arial" w:hAnsi="Arial" w:cs="Arial"/>
            <w:color w:val="000000" w:themeColor="text1"/>
          </w:rPr>
          <w:id w:val="1243910429"/>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Gat14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[3]</w:t>
          </w:r>
          <w:r>
            <w:rPr>
              <w:rFonts w:ascii="Arial" w:eastAsia="Arial" w:hAnsi="Arial" w:cs="Arial"/>
              <w:color w:val="000000" w:themeColor="text1"/>
            </w:rPr>
            <w:fldChar w:fldCharType="end"/>
          </w:r>
        </w:sdtContent>
      </w:sdt>
      <w:r>
        <w:rPr>
          <w:rFonts w:ascii="Arial" w:eastAsia="Arial" w:hAnsi="Arial" w:cs="Arial"/>
          <w:color w:val="000000" w:themeColor="text1"/>
        </w:rPr>
        <w:t xml:space="preserve"> seminal paper that the idea of roughness in volatility modelling took off. </w:t>
      </w:r>
      <w:r w:rsidRPr="00CC5016">
        <w:rPr>
          <w:rFonts w:ascii="Arial" w:eastAsia="Arial" w:hAnsi="Arial" w:cs="Arial"/>
          <w:color w:val="000000" w:themeColor="text1"/>
        </w:rPr>
        <w:t>Their work introduced the concept of rough volatility, where volatility evolves as a fractional process with a Hurst exponent less than</w:t>
      </w:r>
      <w:r>
        <w:rPr>
          <w:rFonts w:ascii="Arial" w:eastAsia="Arial" w:hAnsi="Arial" w:cs="Arial"/>
          <w:color w:val="000000" w:themeColor="text1"/>
        </w:rPr>
        <w:t xml:space="preserve"> ½</w:t>
      </w:r>
      <w:r w:rsidRPr="00CC5016">
        <w:rPr>
          <w:rFonts w:ascii="Arial" w:eastAsia="Arial" w:hAnsi="Arial" w:cs="Arial"/>
          <w:color w:val="000000" w:themeColor="text1"/>
        </w:rPr>
        <w:t>, challenging the conventional assumption of smoothness implied by GBM.</w:t>
      </w:r>
      <w:r>
        <w:rPr>
          <w:rFonts w:ascii="Arial" w:eastAsia="Arial" w:hAnsi="Arial" w:cs="Arial"/>
          <w:color w:val="000000" w:themeColor="text1"/>
        </w:rPr>
        <w:t xml:space="preserve"> In their paper, the authors showed the first applications in both pricing and volatility forecasting, as well as established a rigorous theory as to why volatility exhibits roughness. </w:t>
      </w:r>
      <w:r w:rsidRPr="00076B71">
        <w:rPr>
          <w:rFonts w:ascii="Arial" w:eastAsia="Arial" w:hAnsi="Arial" w:cs="Arial"/>
          <w:color w:val="000000" w:themeColor="text1"/>
        </w:rPr>
        <w:t>This development occurred several decades after the introduction of fractional Brownian motion by Mandelbrot and Van Ness</w:t>
      </w:r>
      <w:sdt>
        <w:sdtPr>
          <w:rPr>
            <w:rFonts w:ascii="Arial" w:eastAsia="Arial" w:hAnsi="Arial" w:cs="Arial"/>
            <w:color w:val="000000" w:themeColor="text1"/>
          </w:rPr>
          <w:id w:val="989531299"/>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Ben68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[4]</w:t>
          </w:r>
          <w:r>
            <w:rPr>
              <w:rFonts w:ascii="Arial" w:eastAsia="Arial" w:hAnsi="Arial" w:cs="Arial"/>
              <w:color w:val="000000" w:themeColor="text1"/>
            </w:rPr>
            <w:fldChar w:fldCharType="end"/>
          </w:r>
        </w:sdtContent>
      </w:sdt>
      <w:r w:rsidRPr="00076B71">
        <w:rPr>
          <w:rFonts w:ascii="Arial" w:eastAsia="Arial" w:hAnsi="Arial" w:cs="Arial"/>
          <w:color w:val="000000" w:themeColor="text1"/>
        </w:rPr>
        <w:t>.</w:t>
      </w:r>
      <w:r>
        <w:rPr>
          <w:rFonts w:ascii="Arial" w:eastAsia="Arial" w:hAnsi="Arial" w:cs="Arial"/>
          <w:color w:val="000000" w:themeColor="text1"/>
        </w:rPr>
        <w:t xml:space="preserve"> According to the new theory that volatility is rough, the roughness lies in the market microstructure and order flow distribution and behaviour. The wide proliferation of high frequency trading simply exacerbates these effects. The theory behind this is that buy orders generate more buy orders, and vice versa. However, the cascade of sell orders often has more impact on the order book and through feedback loop on the underlying spot market. This is what economists typically refer to as boom-and-bust cycles or reflexivity between processes. There are other more nuanced volatility dampening effects such as order splitting, but this is not the scope of this paper.</w:t>
      </w:r>
    </w:p>
    <w:p w14:paraId="17B82F8F" w14:textId="77777777" w:rsidR="008D1943" w:rsidRDefault="008D1943" w:rsidP="008D1943">
      <w:pPr>
        <w:spacing w:after="60" w:line="360" w:lineRule="auto"/>
        <w:ind w:firstLine="720"/>
        <w:jc w:val="both"/>
        <w:rPr>
          <w:rFonts w:ascii="Arial" w:eastAsia="Arial" w:hAnsi="Arial" w:cs="Arial"/>
          <w:color w:val="000000" w:themeColor="text1"/>
        </w:rPr>
      </w:pPr>
      <w:r w:rsidRPr="00FB6CC1">
        <w:rPr>
          <w:rFonts w:ascii="Arial" w:eastAsia="Arial" w:hAnsi="Arial" w:cs="Arial"/>
          <w:color w:val="000000" w:themeColor="text1"/>
        </w:rPr>
        <w:t>Also referred to as statistical volatility, historical volatility (HV) is a backward-looking measure that quantifies the extent of past price fluctuations over predetermined time intervals. In contrast to implied volatility, which incorporates expectations of future uncertainty, HV relies solely on historical data and thus provides no direct insight into future market conditions. Because of this retrospective focus, HV is less commonly used as a predictive tool. Nonetheless, changes in HV remain informative: an increase often signals that the security’s price has recently undergone more pronounced movements—</w:t>
      </w:r>
      <w:r w:rsidRPr="00FB6CC1">
        <w:rPr>
          <w:rFonts w:ascii="Arial" w:eastAsia="Arial" w:hAnsi="Arial" w:cs="Arial"/>
          <w:color w:val="000000" w:themeColor="text1"/>
        </w:rPr>
        <w:lastRenderedPageBreak/>
        <w:t>suggesting a possible shift in market dynamics—while a decrease implies that some uncertainty has been resolved, allowing prices to stabilize and potentially revert to their long-term averages.</w:t>
      </w:r>
    </w:p>
    <w:p w14:paraId="10054E34" w14:textId="77777777" w:rsidR="008D1943" w:rsidRDefault="008D1943" w:rsidP="008D1943">
      <w:pPr>
        <w:spacing w:after="60" w:line="360" w:lineRule="auto"/>
        <w:ind w:firstLine="720"/>
        <w:jc w:val="both"/>
        <w:rPr>
          <w:rFonts w:ascii="Arial" w:eastAsia="Arial" w:hAnsi="Arial" w:cs="Arial"/>
          <w:color w:val="000000" w:themeColor="text1"/>
        </w:rPr>
      </w:pPr>
      <w:r w:rsidRPr="00451464">
        <w:rPr>
          <w:rFonts w:ascii="Arial" w:eastAsia="Arial" w:hAnsi="Arial" w:cs="Arial"/>
          <w:color w:val="000000" w:themeColor="text1"/>
        </w:rPr>
        <w:t>While fractional and rough volatility models attempt to capture the complex nature of volatility dynamics, practitioners often rely on market-derived measures such as the VIX and VVIX</w:t>
      </w:r>
      <w:r>
        <w:rPr>
          <w:rFonts w:ascii="Arial" w:eastAsia="Arial" w:hAnsi="Arial" w:cs="Arial"/>
          <w:color w:val="000000" w:themeColor="text1"/>
        </w:rPr>
        <w:t xml:space="preserve">. As stated earlier, </w:t>
      </w:r>
      <w:r w:rsidRPr="218DCDFB">
        <w:rPr>
          <w:rFonts w:ascii="Arial" w:eastAsia="Arial" w:hAnsi="Arial" w:cs="Arial"/>
          <w:color w:val="000000" w:themeColor="text1"/>
        </w:rPr>
        <w:t xml:space="preserve">CBOE Volatility Index (VIX) is a real-time measure of the market’s expectations of the near-term changes in the S&amp;P 500 index. The index is derived from the prices of at the money and out of the money SPX index options with near-term expiration dates. The calculation derives a 30-day forward projection of volatility. In financial markets, volatility is a measure of how fast prices change and measures the degree of fear or greed amongst the market participants. </w:t>
      </w:r>
    </w:p>
    <w:p w14:paraId="3695DEC8"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t>In 2012, CBOE introduced a new index called VVIX</w:t>
      </w:r>
      <w:r>
        <w:rPr>
          <w:rFonts w:ascii="Arial" w:eastAsia="Arial" w:hAnsi="Arial" w:cs="Arial"/>
          <w:color w:val="000000" w:themeColor="text1"/>
        </w:rPr>
        <w:t xml:space="preserve"> or volatility of volatility</w:t>
      </w:r>
      <w:r w:rsidRPr="218DCDFB">
        <w:rPr>
          <w:rFonts w:ascii="Arial" w:eastAsia="Arial" w:hAnsi="Arial" w:cs="Arial"/>
          <w:color w:val="000000" w:themeColor="text1"/>
        </w:rPr>
        <w:t>. The VVIX index is a volatility of volatility measure as it represents the expected volatility of the 30-day forward price of the CBOE Volatility Index (the VIX). It is this expected volatility that drives the price of the VIX options. VVIX is calculated from the price of a portfolio of liquid at</w:t>
      </w:r>
      <w:r>
        <w:rPr>
          <w:rFonts w:ascii="Arial" w:eastAsia="Arial" w:hAnsi="Arial" w:cs="Arial"/>
          <w:color w:val="000000" w:themeColor="text1"/>
        </w:rPr>
        <w:t xml:space="preserve">-the-money </w:t>
      </w:r>
      <w:r w:rsidRPr="218DCDFB">
        <w:rPr>
          <w:rFonts w:ascii="Arial" w:eastAsia="Arial" w:hAnsi="Arial" w:cs="Arial"/>
          <w:color w:val="000000" w:themeColor="text1"/>
        </w:rPr>
        <w:t>and out</w:t>
      </w:r>
      <w:r>
        <w:rPr>
          <w:rFonts w:ascii="Arial" w:eastAsia="Arial" w:hAnsi="Arial" w:cs="Arial"/>
          <w:color w:val="000000" w:themeColor="text1"/>
        </w:rPr>
        <w:t>-</w:t>
      </w:r>
      <w:r w:rsidRPr="218DCDFB">
        <w:rPr>
          <w:rFonts w:ascii="Arial" w:eastAsia="Arial" w:hAnsi="Arial" w:cs="Arial"/>
          <w:color w:val="000000" w:themeColor="text1"/>
        </w:rPr>
        <w:t>of</w:t>
      </w:r>
      <w:r>
        <w:rPr>
          <w:rFonts w:ascii="Arial" w:eastAsia="Arial" w:hAnsi="Arial" w:cs="Arial"/>
          <w:color w:val="000000" w:themeColor="text1"/>
        </w:rPr>
        <w:t>-</w:t>
      </w:r>
      <w:r w:rsidRPr="218DCDFB">
        <w:rPr>
          <w:rFonts w:ascii="Arial" w:eastAsia="Arial" w:hAnsi="Arial" w:cs="Arial"/>
          <w:color w:val="000000" w:themeColor="text1"/>
        </w:rPr>
        <w:t xml:space="preserve">the money VIX options. </w:t>
      </w:r>
    </w:p>
    <w:p w14:paraId="2E9079D8" w14:textId="77777777" w:rsidR="008D1943" w:rsidRDefault="008D1943" w:rsidP="008D1943">
      <w:pPr>
        <w:spacing w:after="60" w:line="360" w:lineRule="auto"/>
        <w:ind w:firstLine="720"/>
        <w:jc w:val="both"/>
        <w:rPr>
          <w:rFonts w:ascii="Arial" w:eastAsia="Arial" w:hAnsi="Arial" w:cs="Arial"/>
          <w:color w:val="000000" w:themeColor="text1"/>
        </w:rPr>
      </w:pPr>
      <w:bookmarkStart w:id="6" w:name="_Hlk113704127"/>
      <w:r w:rsidRPr="00547EA8">
        <w:rPr>
          <w:rFonts w:ascii="Arial" w:eastAsia="Arial" w:hAnsi="Arial" w:cs="Arial"/>
          <w:color w:val="000000" w:themeColor="text1"/>
        </w:rPr>
        <w:t xml:space="preserve">Having introduced both VIX and VVIX, we now turn to the range of </w:t>
      </w:r>
      <w:r>
        <w:rPr>
          <w:rFonts w:ascii="Arial" w:eastAsia="Arial" w:hAnsi="Arial" w:cs="Arial"/>
          <w:color w:val="000000" w:themeColor="text1"/>
        </w:rPr>
        <w:t>modelling</w:t>
      </w:r>
      <w:r w:rsidRPr="00547EA8">
        <w:rPr>
          <w:rFonts w:ascii="Arial" w:eastAsia="Arial" w:hAnsi="Arial" w:cs="Arial"/>
          <w:color w:val="000000" w:themeColor="text1"/>
        </w:rPr>
        <w:t xml:space="preserve"> techniques that this </w:t>
      </w:r>
      <w:r>
        <w:rPr>
          <w:rFonts w:ascii="Arial" w:eastAsia="Arial" w:hAnsi="Arial" w:cs="Arial"/>
          <w:color w:val="000000" w:themeColor="text1"/>
        </w:rPr>
        <w:t>study</w:t>
      </w:r>
      <w:r w:rsidRPr="00547EA8">
        <w:rPr>
          <w:rFonts w:ascii="Arial" w:eastAsia="Arial" w:hAnsi="Arial" w:cs="Arial"/>
          <w:color w:val="000000" w:themeColor="text1"/>
        </w:rPr>
        <w:t xml:space="preserve"> will employ. These methods were chosen to capture the multifaceted nature of volatility, incorporating memory, non-normality, and scale-invariance</w:t>
      </w:r>
      <w:r>
        <w:rPr>
          <w:rFonts w:ascii="Arial" w:eastAsia="Arial" w:hAnsi="Arial" w:cs="Arial"/>
          <w:color w:val="000000" w:themeColor="text1"/>
        </w:rPr>
        <w:t>. W</w:t>
      </w:r>
      <w:r w:rsidRPr="00A25DF9">
        <w:rPr>
          <w:rFonts w:ascii="Arial" w:eastAsia="Arial" w:hAnsi="Arial" w:cs="Arial"/>
          <w:color w:val="000000" w:themeColor="text1"/>
        </w:rPr>
        <w:t xml:space="preserve">e will use various algorithms to </w:t>
      </w:r>
      <w:r>
        <w:rPr>
          <w:rFonts w:ascii="Arial" w:eastAsia="Arial" w:hAnsi="Arial" w:cs="Arial"/>
          <w:color w:val="000000" w:themeColor="text1"/>
        </w:rPr>
        <w:t>model</w:t>
      </w:r>
      <w:r w:rsidRPr="00A25DF9">
        <w:rPr>
          <w:rFonts w:ascii="Arial" w:eastAsia="Arial" w:hAnsi="Arial" w:cs="Arial"/>
          <w:color w:val="000000" w:themeColor="text1"/>
        </w:rPr>
        <w:t xml:space="preserve"> VIX and VVIX: (</w:t>
      </w:r>
      <w:proofErr w:type="spellStart"/>
      <w:r w:rsidRPr="00A25DF9">
        <w:rPr>
          <w:rFonts w:ascii="Arial" w:eastAsia="Arial" w:hAnsi="Arial" w:cs="Arial"/>
          <w:color w:val="000000" w:themeColor="text1"/>
        </w:rPr>
        <w:t>i</w:t>
      </w:r>
      <w:proofErr w:type="spellEnd"/>
      <w:r w:rsidRPr="00A25DF9">
        <w:rPr>
          <w:rFonts w:ascii="Arial" w:eastAsia="Arial" w:hAnsi="Arial" w:cs="Arial"/>
          <w:color w:val="000000" w:themeColor="text1"/>
        </w:rPr>
        <w:t>) Naïve Models (ii) GARCH family, (ii) Monte Carlo, (iii) LSTM, (iv) SVM, (v) Random Forest Regressor</w:t>
      </w:r>
      <w:r>
        <w:rPr>
          <w:rFonts w:ascii="Arial" w:eastAsia="Arial" w:hAnsi="Arial" w:cs="Arial"/>
          <w:color w:val="000000" w:themeColor="text1"/>
        </w:rPr>
        <w:t xml:space="preserve"> and more modern approaches encompassing (vi) NBEATS (vii) MSM, (viii) MMAR, (ix) RL (x) GAN and (xi) </w:t>
      </w:r>
      <w:r>
        <w:rPr>
          <w:rFonts w:ascii="Arial" w:eastAsia="MS Mincho" w:hAnsi="Arial" w:cs="Arial"/>
        </w:rPr>
        <w:t>Mixed Fuzzy Fractional Brownian motion.</w:t>
      </w:r>
      <w:r>
        <w:rPr>
          <w:rFonts w:ascii="Arial" w:eastAsia="Arial" w:hAnsi="Arial" w:cs="Arial"/>
          <w:color w:val="000000" w:themeColor="text1"/>
        </w:rPr>
        <w:t xml:space="preserve"> </w:t>
      </w:r>
    </w:p>
    <w:bookmarkEnd w:id="6"/>
    <w:p w14:paraId="779F2F7A"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t>As one of the parameters that influences the movement in stock prices, volatility is a crucial input to numerous financial market operations, and it becomes an important tool to assess the risk of ruin for portfolio managers, investors, and other interested parties</w:t>
      </w:r>
      <w:r>
        <w:rPr>
          <w:rFonts w:ascii="Arial" w:eastAsia="Arial" w:hAnsi="Arial" w:cs="Arial"/>
          <w:color w:val="000000" w:themeColor="text1"/>
        </w:rPr>
        <w:t xml:space="preserve"> </w:t>
      </w:r>
      <w:sdt>
        <w:sdtPr>
          <w:rPr>
            <w:rFonts w:ascii="Arial" w:eastAsia="Arial" w:hAnsi="Arial" w:cs="Arial"/>
            <w:color w:val="000000" w:themeColor="text1"/>
          </w:rPr>
          <w:id w:val="463087201"/>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Ser03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[5]</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The modelling of volatility is a complex task because it cannot be observed directly. Indeed, it can only be measured by looking at the extent of the movement of the option prices and deriving it mathematically from that. </w:t>
      </w:r>
    </w:p>
    <w:p w14:paraId="30ED5D9F"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lastRenderedPageBreak/>
        <w:t xml:space="preserve">The mathematical estimators are complicated also by volatility clusters, fat tails, non-normality of the distribution and structural breaks in the distribution of the returns. These features cannot be captured by simple classical models such as the autoregressive moving average (ARMA) process. </w:t>
      </w:r>
    </w:p>
    <w:p w14:paraId="1D2D71CF"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t xml:space="preserve">The next few chapters will present an overview of the main estimators of the volatility with particular attention to the heteroskedastic models. </w:t>
      </w:r>
      <w:r>
        <w:rPr>
          <w:rFonts w:ascii="Arial" w:eastAsia="Arial" w:hAnsi="Arial" w:cs="Arial"/>
          <w:color w:val="000000" w:themeColor="text1"/>
        </w:rPr>
        <w:br w:type="page"/>
      </w:r>
    </w:p>
    <w:p w14:paraId="7373CBE4" w14:textId="77777777" w:rsidR="008D1943" w:rsidRDefault="008D1943" w:rsidP="008D1943">
      <w:pPr>
        <w:spacing w:after="60" w:line="360" w:lineRule="auto"/>
        <w:jc w:val="both"/>
        <w:rPr>
          <w:rFonts w:ascii="Arial" w:eastAsia="Arial" w:hAnsi="Arial" w:cs="Arial"/>
          <w:color w:val="000000" w:themeColor="text1"/>
        </w:rPr>
      </w:pPr>
    </w:p>
    <w:p w14:paraId="3C61E4C9" w14:textId="77777777" w:rsidR="008D1943" w:rsidRDefault="008D1943" w:rsidP="008D1943">
      <w:pPr>
        <w:pStyle w:val="Heading2"/>
        <w:tabs>
          <w:tab w:val="num" w:pos="720"/>
        </w:tabs>
        <w:spacing w:before="360" w:after="60" w:line="360" w:lineRule="auto"/>
        <w:jc w:val="both"/>
        <w:rPr>
          <w:rFonts w:ascii="Arial" w:eastAsia="Arial" w:hAnsi="Arial" w:cs="Arial"/>
          <w:b/>
          <w:bCs/>
          <w:color w:val="000000" w:themeColor="text1"/>
          <w:sz w:val="24"/>
          <w:szCs w:val="24"/>
        </w:rPr>
      </w:pPr>
      <w:bookmarkStart w:id="7" w:name="_Toc202695052"/>
      <w:r>
        <w:rPr>
          <w:rFonts w:ascii="Arial" w:eastAsia="Arial" w:hAnsi="Arial" w:cs="Arial"/>
          <w:b/>
          <w:bCs/>
          <w:color w:val="000000" w:themeColor="text1"/>
          <w:sz w:val="24"/>
          <w:szCs w:val="24"/>
        </w:rPr>
        <w:t xml:space="preserve">1.2 </w:t>
      </w:r>
      <w:r w:rsidRPr="218DCDFB">
        <w:rPr>
          <w:rFonts w:ascii="Arial" w:eastAsia="Arial" w:hAnsi="Arial" w:cs="Arial"/>
          <w:b/>
          <w:bCs/>
          <w:color w:val="000000" w:themeColor="text1"/>
          <w:sz w:val="24"/>
          <w:szCs w:val="24"/>
        </w:rPr>
        <w:t>RESEARCH QUESTION AND POSTULATED HYPOTHESIS</w:t>
      </w:r>
      <w:bookmarkEnd w:id="7"/>
    </w:p>
    <w:p w14:paraId="1292CFB5" w14:textId="77777777" w:rsidR="008D1943" w:rsidRDefault="008D1943" w:rsidP="008D1943">
      <w:pPr>
        <w:spacing w:after="60" w:line="360" w:lineRule="auto"/>
        <w:jc w:val="both"/>
        <w:rPr>
          <w:rFonts w:ascii="Arial" w:eastAsia="Arial" w:hAnsi="Arial" w:cs="Arial"/>
          <w:color w:val="000000" w:themeColor="text1"/>
        </w:rPr>
      </w:pPr>
    </w:p>
    <w:p w14:paraId="253720AE" w14:textId="77777777" w:rsidR="008D1943" w:rsidRDefault="008D1943" w:rsidP="008D1943">
      <w:pPr>
        <w:spacing w:after="60" w:line="360" w:lineRule="auto"/>
        <w:jc w:val="both"/>
        <w:rPr>
          <w:rFonts w:ascii="Arial" w:eastAsia="Arial" w:hAnsi="Arial" w:cs="Arial"/>
          <w:color w:val="000000" w:themeColor="text1"/>
        </w:rPr>
      </w:pPr>
      <w:r w:rsidRPr="00BD2921">
        <w:rPr>
          <w:rFonts w:ascii="Arial" w:eastAsia="Arial" w:hAnsi="Arial" w:cs="Arial"/>
          <w:color w:val="000000" w:themeColor="text1"/>
        </w:rPr>
        <w:t>This research investigates three primary questions and their corresponding hypotheses</w:t>
      </w:r>
      <w:r>
        <w:rPr>
          <w:rFonts w:ascii="Arial" w:eastAsia="Arial" w:hAnsi="Arial" w:cs="Arial"/>
          <w:color w:val="000000" w:themeColor="text1"/>
        </w:rPr>
        <w:t>.</w:t>
      </w:r>
    </w:p>
    <w:p w14:paraId="4EED8974" w14:textId="77777777" w:rsidR="008D1943" w:rsidRDefault="008D1943" w:rsidP="008D1943">
      <w:pPr>
        <w:pStyle w:val="ListParagraph"/>
        <w:numPr>
          <w:ilvl w:val="0"/>
          <w:numId w:val="3"/>
        </w:numPr>
        <w:spacing w:line="360" w:lineRule="auto"/>
        <w:jc w:val="both"/>
        <w:rPr>
          <w:rFonts w:ascii="Arial" w:eastAsia="Arial" w:hAnsi="Arial" w:cs="Arial"/>
          <w:color w:val="000000" w:themeColor="text1"/>
        </w:rPr>
      </w:pPr>
      <w:r w:rsidRPr="00BD2921">
        <w:rPr>
          <w:rFonts w:ascii="Arial" w:eastAsia="Arial" w:hAnsi="Arial" w:cs="Arial"/>
          <w:color w:val="000000" w:themeColor="text1"/>
        </w:rPr>
        <w:t xml:space="preserve">The central hypothesis is that both the volatility time series and its first derivative (the “volatility of volatility” or VVIX) exhibit fractal properties. Fractality implies self-similarity across different time scales, meaning that these time series cannot be accurately modelled using classical diffusion laws, such as Fick’s laws, which assume memoryless and random-walk behaviours. In fractal processes, the Hurst exponent (H) plays a crucial role. If H &gt; ½, the time series displays long-range dependence (persistence), so high volatility today suggests it will likely remain high </w:t>
      </w:r>
      <w:proofErr w:type="gramStart"/>
      <w:r w:rsidRPr="00BD2921">
        <w:rPr>
          <w:rFonts w:ascii="Arial" w:eastAsia="Arial" w:hAnsi="Arial" w:cs="Arial"/>
          <w:color w:val="000000" w:themeColor="text1"/>
        </w:rPr>
        <w:t>in the near future</w:t>
      </w:r>
      <w:proofErr w:type="gramEnd"/>
      <w:r w:rsidRPr="00BD2921">
        <w:rPr>
          <w:rFonts w:ascii="Arial" w:eastAsia="Arial" w:hAnsi="Arial" w:cs="Arial"/>
          <w:color w:val="000000" w:themeColor="text1"/>
        </w:rPr>
        <w:t>. Conversely, if H &lt; ½, the series is anti-persistent (rough), and increases in volatility tend to be followed by decreases, reflecting negative autocorrelation.</w:t>
      </w:r>
      <w:r>
        <w:rPr>
          <w:rFonts w:ascii="Arial" w:eastAsia="Arial" w:hAnsi="Arial" w:cs="Arial"/>
          <w:color w:val="000000" w:themeColor="text1"/>
        </w:rPr>
        <w:t xml:space="preserve"> </w:t>
      </w:r>
      <w:r w:rsidRPr="00BD2921">
        <w:rPr>
          <w:rFonts w:ascii="Arial" w:eastAsia="Arial" w:hAnsi="Arial" w:cs="Arial"/>
          <w:color w:val="000000" w:themeColor="text1"/>
        </w:rPr>
        <w:t xml:space="preserve">The time series is more erratic and less smooth. For example, a market </w:t>
      </w:r>
      <w:proofErr w:type="gramStart"/>
      <w:r w:rsidRPr="00BD2921">
        <w:rPr>
          <w:rFonts w:ascii="Arial" w:eastAsia="Arial" w:hAnsi="Arial" w:cs="Arial"/>
          <w:color w:val="000000" w:themeColor="text1"/>
        </w:rPr>
        <w:t>where</w:t>
      </w:r>
      <w:proofErr w:type="gramEnd"/>
      <w:r w:rsidRPr="00BD2921">
        <w:rPr>
          <w:rFonts w:ascii="Arial" w:eastAsia="Arial" w:hAnsi="Arial" w:cs="Arial"/>
          <w:color w:val="000000" w:themeColor="text1"/>
        </w:rPr>
        <w:t xml:space="preserve"> volatility changes rapidly and frequently, with no clear trend over time.  Empirical evidence often shows that H ≠ ½, indicating that simple random-walk assumptions do not hold. To capture these fractal characteristics, </w:t>
      </w:r>
      <w:r>
        <w:rPr>
          <w:rFonts w:ascii="Arial" w:eastAsia="Arial" w:hAnsi="Arial" w:cs="Arial"/>
          <w:color w:val="000000" w:themeColor="text1"/>
        </w:rPr>
        <w:t xml:space="preserve">this thesis develops the necessary theoretical framework required to forecast </w:t>
      </w:r>
      <w:r w:rsidRPr="00BD2921">
        <w:rPr>
          <w:rFonts w:ascii="Arial" w:eastAsia="Arial" w:hAnsi="Arial" w:cs="Arial"/>
          <w:color w:val="000000" w:themeColor="text1"/>
        </w:rPr>
        <w:t>volatility by first forecasting its derivative (VVIX)</w:t>
      </w:r>
      <w:r>
        <w:rPr>
          <w:rFonts w:ascii="Arial" w:eastAsia="Arial" w:hAnsi="Arial" w:cs="Arial"/>
          <w:color w:val="000000" w:themeColor="text1"/>
        </w:rPr>
        <w:t xml:space="preserve">. </w:t>
      </w:r>
      <w:r w:rsidRPr="00BD2921">
        <w:rPr>
          <w:rFonts w:ascii="Arial" w:eastAsia="Arial" w:hAnsi="Arial" w:cs="Arial"/>
          <w:color w:val="000000" w:themeColor="text1"/>
        </w:rPr>
        <w:t>This derivative quantifies the fractal dimension of the time series, providing insight into its degree of self-similarity.</w:t>
      </w:r>
      <w:r>
        <w:rPr>
          <w:rFonts w:ascii="Arial" w:eastAsia="Arial" w:hAnsi="Arial" w:cs="Arial"/>
          <w:color w:val="000000" w:themeColor="text1"/>
        </w:rPr>
        <w:t xml:space="preserve"> </w:t>
      </w:r>
      <w:r w:rsidRPr="00BD2921">
        <w:rPr>
          <w:rFonts w:ascii="Arial" w:eastAsia="Arial" w:hAnsi="Arial" w:cs="Arial"/>
          <w:color w:val="000000" w:themeColor="text1"/>
        </w:rPr>
        <w:t>The higher the fractal dimension, the more self-similar the time series is</w:t>
      </w:r>
      <w:r>
        <w:rPr>
          <w:rFonts w:ascii="Arial" w:eastAsia="Arial" w:hAnsi="Arial" w:cs="Arial"/>
          <w:color w:val="000000" w:themeColor="text1"/>
        </w:rPr>
        <w:t>.</w:t>
      </w:r>
      <w:r w:rsidRPr="00BD2921">
        <w:rPr>
          <w:rFonts w:ascii="Arial" w:eastAsia="Arial" w:hAnsi="Arial" w:cs="Arial"/>
          <w:color w:val="000000" w:themeColor="text1"/>
        </w:rPr>
        <w:t xml:space="preserve"> Building on the foundational work of Mandelbrot, Lux, Liu, and Calvet, we </w:t>
      </w:r>
      <w:r>
        <w:rPr>
          <w:rFonts w:ascii="Arial" w:eastAsia="Arial" w:hAnsi="Arial" w:cs="Arial"/>
          <w:color w:val="000000" w:themeColor="text1"/>
        </w:rPr>
        <w:t>extended</w:t>
      </w:r>
      <w:r w:rsidRPr="00BD2921">
        <w:rPr>
          <w:rFonts w:ascii="Arial" w:eastAsia="Arial" w:hAnsi="Arial" w:cs="Arial"/>
          <w:color w:val="000000" w:themeColor="text1"/>
        </w:rPr>
        <w:t xml:space="preserve"> a novel mathematical process—mixed </w:t>
      </w:r>
      <w:r w:rsidRPr="00267FC5">
        <w:rPr>
          <w:rFonts w:ascii="Arial" w:eastAsia="Arial" w:hAnsi="Arial" w:cs="Arial"/>
          <w:i/>
          <w:iCs/>
          <w:color w:val="000000" w:themeColor="text1"/>
        </w:rPr>
        <w:t>fuzzy</w:t>
      </w:r>
      <w:r w:rsidRPr="00BD2921">
        <w:rPr>
          <w:rFonts w:ascii="Arial" w:eastAsia="Arial" w:hAnsi="Arial" w:cs="Arial"/>
          <w:color w:val="000000" w:themeColor="text1"/>
        </w:rPr>
        <w:t xml:space="preserve"> fractional Brownian motion (</w:t>
      </w:r>
      <w:proofErr w:type="spellStart"/>
      <w:r w:rsidRPr="00BD2921">
        <w:rPr>
          <w:rFonts w:ascii="Arial" w:eastAsia="Arial" w:hAnsi="Arial" w:cs="Arial"/>
          <w:color w:val="000000" w:themeColor="text1"/>
        </w:rPr>
        <w:t>mfFBm</w:t>
      </w:r>
      <w:proofErr w:type="spellEnd"/>
      <w:r w:rsidRPr="00BD2921">
        <w:rPr>
          <w:rFonts w:ascii="Arial" w:eastAsia="Arial" w:hAnsi="Arial" w:cs="Arial"/>
          <w:color w:val="000000" w:themeColor="text1"/>
        </w:rPr>
        <w:t>)</w:t>
      </w:r>
      <w:r>
        <w:rPr>
          <w:rFonts w:ascii="Arial" w:eastAsia="Arial" w:hAnsi="Arial" w:cs="Arial"/>
          <w:color w:val="000000" w:themeColor="text1"/>
        </w:rPr>
        <w:t xml:space="preserve"> </w:t>
      </w:r>
      <w:sdt>
        <w:sdtPr>
          <w:rPr>
            <w:rFonts w:ascii="Arial" w:eastAsia="Arial" w:hAnsi="Arial" w:cs="Arial"/>
            <w:color w:val="000000" w:themeColor="text1"/>
          </w:rPr>
          <w:id w:val="-88778567"/>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Uru221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[6]</w:t>
          </w:r>
          <w:r>
            <w:rPr>
              <w:rFonts w:ascii="Arial" w:eastAsia="Arial" w:hAnsi="Arial" w:cs="Arial"/>
              <w:color w:val="000000" w:themeColor="text1"/>
            </w:rPr>
            <w:fldChar w:fldCharType="end"/>
          </w:r>
        </w:sdtContent>
      </w:sdt>
      <w:sdt>
        <w:sdtPr>
          <w:rPr>
            <w:rFonts w:ascii="Arial" w:eastAsia="Arial" w:hAnsi="Arial" w:cs="Arial"/>
            <w:color w:val="000000" w:themeColor="text1"/>
          </w:rPr>
          <w:id w:val="74407028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Uru241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[7]</w:t>
          </w:r>
          <w:r>
            <w:rPr>
              <w:rFonts w:ascii="Arial" w:eastAsia="Arial" w:hAnsi="Arial" w:cs="Arial"/>
              <w:color w:val="000000" w:themeColor="text1"/>
            </w:rPr>
            <w:fldChar w:fldCharType="end"/>
          </w:r>
        </w:sdtContent>
      </w:sdt>
      <w:sdt>
        <w:sdtPr>
          <w:rPr>
            <w:rFonts w:ascii="Arial" w:eastAsia="Arial" w:hAnsi="Arial" w:cs="Arial"/>
            <w:color w:val="000000" w:themeColor="text1"/>
          </w:rPr>
          <w:id w:val="-1968109425"/>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Uru25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[8]</w:t>
          </w:r>
          <w:r>
            <w:rPr>
              <w:rFonts w:ascii="Arial" w:eastAsia="Arial" w:hAnsi="Arial" w:cs="Arial"/>
              <w:color w:val="000000" w:themeColor="text1"/>
            </w:rPr>
            <w:fldChar w:fldCharType="end"/>
          </w:r>
        </w:sdtContent>
      </w:sdt>
      <w:sdt>
        <w:sdtPr>
          <w:rPr>
            <w:rFonts w:ascii="Arial" w:eastAsia="Arial" w:hAnsi="Arial" w:cs="Arial"/>
            <w:color w:val="000000" w:themeColor="text1"/>
          </w:rPr>
          <w:id w:val="-636795261"/>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Uru22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[9]</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00BD2921">
        <w:rPr>
          <w:rFonts w:ascii="Arial" w:eastAsia="Arial" w:hAnsi="Arial" w:cs="Arial"/>
          <w:color w:val="000000" w:themeColor="text1"/>
        </w:rPr>
        <w:t>that incorporates both fuzziness and jump processes into fractional Brownian motion.</w:t>
      </w:r>
    </w:p>
    <w:p w14:paraId="09BF039B" w14:textId="77777777" w:rsidR="008D1943" w:rsidRPr="00267FC5" w:rsidRDefault="008D1943" w:rsidP="008D1943">
      <w:pPr>
        <w:pStyle w:val="ListParagraph"/>
        <w:numPr>
          <w:ilvl w:val="0"/>
          <w:numId w:val="3"/>
        </w:numPr>
        <w:spacing w:line="360" w:lineRule="auto"/>
        <w:jc w:val="both"/>
        <w:rPr>
          <w:rFonts w:ascii="Arial" w:eastAsia="Arial" w:hAnsi="Arial" w:cs="Arial"/>
          <w:color w:val="000000" w:themeColor="text1"/>
        </w:rPr>
      </w:pPr>
      <w:r w:rsidRPr="0089397B">
        <w:rPr>
          <w:rFonts w:ascii="Arial" w:eastAsia="Arial" w:hAnsi="Arial" w:cs="Arial"/>
          <w:color w:val="000000" w:themeColor="text1"/>
        </w:rPr>
        <w:t>The second hypothesis</w:t>
      </w:r>
      <w:r>
        <w:rPr>
          <w:rFonts w:ascii="Arial" w:eastAsia="Arial" w:hAnsi="Arial" w:cs="Arial"/>
          <w:color w:val="000000" w:themeColor="text1"/>
        </w:rPr>
        <w:t xml:space="preserve"> proposes that, due to the observed fractal nature of volatility, a degree of time-scale invariance should exist, meaning that statistical patterns repeat across different scales. The empirical findings in this thesis regarding the shifting Hurst exponent (Figures 2.4-2.7) and the success of </w:t>
      </w:r>
      <w:proofErr w:type="gramStart"/>
      <w:r>
        <w:rPr>
          <w:rFonts w:ascii="Arial" w:eastAsia="Arial" w:hAnsi="Arial" w:cs="Arial"/>
          <w:color w:val="000000" w:themeColor="text1"/>
        </w:rPr>
        <w:t>fractal based</w:t>
      </w:r>
      <w:proofErr w:type="gramEnd"/>
      <w:r>
        <w:rPr>
          <w:rFonts w:ascii="Arial" w:eastAsia="Arial" w:hAnsi="Arial" w:cs="Arial"/>
          <w:color w:val="000000" w:themeColor="text1"/>
        </w:rPr>
        <w:t xml:space="preserve"> modelling in the literature support this proposition. This motivates the </w:t>
      </w:r>
      <w:r>
        <w:rPr>
          <w:rFonts w:ascii="Arial" w:eastAsia="Arial" w:hAnsi="Arial" w:cs="Arial"/>
          <w:color w:val="000000" w:themeColor="text1"/>
        </w:rPr>
        <w:lastRenderedPageBreak/>
        <w:t>development of a scale-invariant theoretical framework as a core goal of this research.</w:t>
      </w:r>
      <w:r w:rsidRPr="00A25DF9" w:rsidDel="0089397B">
        <w:rPr>
          <w:rFonts w:ascii="Arial" w:eastAsia="Arial" w:hAnsi="Arial" w:cs="Arial"/>
          <w:color w:val="000000" w:themeColor="text1"/>
        </w:rPr>
        <w:t xml:space="preserve"> </w:t>
      </w:r>
    </w:p>
    <w:p w14:paraId="7FFA0A53" w14:textId="77777777" w:rsidR="008D1943" w:rsidRPr="0064002F" w:rsidRDefault="008D1943" w:rsidP="008D1943">
      <w:pPr>
        <w:pStyle w:val="ListParagraph"/>
        <w:numPr>
          <w:ilvl w:val="0"/>
          <w:numId w:val="3"/>
        </w:numPr>
        <w:spacing w:line="360" w:lineRule="auto"/>
        <w:jc w:val="both"/>
        <w:rPr>
          <w:rFonts w:eastAsia="Arial"/>
        </w:rPr>
      </w:pPr>
      <w:r>
        <w:rPr>
          <w:rFonts w:ascii="Arial" w:eastAsia="Arial" w:hAnsi="Arial" w:cs="Arial"/>
          <w:color w:val="000000" w:themeColor="text1"/>
        </w:rPr>
        <w:t>Finally, w</w:t>
      </w:r>
      <w:r w:rsidRPr="00A25DF9">
        <w:rPr>
          <w:rFonts w:ascii="Arial" w:eastAsia="Arial" w:hAnsi="Arial" w:cs="Arial"/>
          <w:color w:val="000000" w:themeColor="text1"/>
        </w:rPr>
        <w:t xml:space="preserve">e </w:t>
      </w:r>
      <w:r>
        <w:rPr>
          <w:rFonts w:ascii="Arial" w:eastAsia="Arial" w:hAnsi="Arial" w:cs="Arial"/>
          <w:color w:val="000000" w:themeColor="text1"/>
        </w:rPr>
        <w:t xml:space="preserve">also </w:t>
      </w:r>
      <w:r w:rsidRPr="00A25DF9">
        <w:rPr>
          <w:rFonts w:ascii="Arial" w:eastAsia="Arial" w:hAnsi="Arial" w:cs="Arial"/>
          <w:color w:val="000000" w:themeColor="text1"/>
        </w:rPr>
        <w:t>compare our results to more traditional econometric and deep learning models</w:t>
      </w:r>
      <w:r>
        <w:rPr>
          <w:rFonts w:ascii="Arial" w:eastAsia="Arial" w:hAnsi="Arial" w:cs="Arial"/>
          <w:color w:val="000000" w:themeColor="text1"/>
        </w:rPr>
        <w:t xml:space="preserve"> as discussed in </w:t>
      </w:r>
      <w:sdt>
        <w:sdtPr>
          <w:rPr>
            <w:rFonts w:ascii="Arial" w:eastAsia="Arial" w:hAnsi="Arial" w:cs="Arial"/>
            <w:color w:val="000000" w:themeColor="text1"/>
          </w:rPr>
          <w:id w:val="591051375"/>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CITATION Uru221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[6]</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sdt>
        <w:sdtPr>
          <w:rPr>
            <w:rFonts w:ascii="Arial" w:eastAsia="Arial" w:hAnsi="Arial" w:cs="Arial"/>
            <w:color w:val="000000" w:themeColor="text1"/>
          </w:rPr>
          <w:id w:val="844979745"/>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Uru22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[9]</w:t>
          </w:r>
          <w:r>
            <w:rPr>
              <w:rFonts w:ascii="Arial" w:eastAsia="Arial" w:hAnsi="Arial" w:cs="Arial"/>
              <w:color w:val="000000" w:themeColor="text1"/>
            </w:rPr>
            <w:fldChar w:fldCharType="end"/>
          </w:r>
        </w:sdtContent>
      </w:sdt>
      <w:r>
        <w:rPr>
          <w:rFonts w:ascii="Arial" w:eastAsia="Arial" w:hAnsi="Arial" w:cs="Arial"/>
          <w:color w:val="000000" w:themeColor="text1"/>
        </w:rPr>
        <w:t xml:space="preserve"> and </w:t>
      </w:r>
      <w:sdt>
        <w:sdtPr>
          <w:rPr>
            <w:rFonts w:ascii="Arial" w:eastAsia="Arial" w:hAnsi="Arial" w:cs="Arial"/>
            <w:color w:val="000000" w:themeColor="text1"/>
          </w:rPr>
          <w:id w:val="-2082895124"/>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Uru25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[8]</w:t>
          </w:r>
          <w:r>
            <w:rPr>
              <w:rFonts w:ascii="Arial" w:eastAsia="Arial" w:hAnsi="Arial" w:cs="Arial"/>
              <w:color w:val="000000" w:themeColor="text1"/>
            </w:rPr>
            <w:fldChar w:fldCharType="end"/>
          </w:r>
        </w:sdtContent>
      </w:sdt>
      <w:r w:rsidRPr="00A25DF9">
        <w:rPr>
          <w:rFonts w:ascii="Arial" w:eastAsia="Arial" w:hAnsi="Arial" w:cs="Arial"/>
          <w:color w:val="000000" w:themeColor="text1"/>
        </w:rPr>
        <w:t>.</w:t>
      </w:r>
      <w:r>
        <w:rPr>
          <w:rFonts w:ascii="Arial" w:eastAsia="Arial" w:hAnsi="Arial" w:cs="Arial"/>
          <w:color w:val="000000" w:themeColor="text1"/>
        </w:rPr>
        <w:t xml:space="preserve"> </w:t>
      </w:r>
      <w:r w:rsidRPr="00126722">
        <w:rPr>
          <w:rFonts w:ascii="Arial" w:eastAsia="Arial" w:hAnsi="Arial" w:cs="Arial"/>
          <w:color w:val="000000" w:themeColor="text1"/>
        </w:rPr>
        <w:t>This comparison</w:t>
      </w:r>
      <w:r>
        <w:rPr>
          <w:rFonts w:ascii="Arial" w:eastAsia="Arial" w:hAnsi="Arial" w:cs="Arial"/>
          <w:color w:val="000000" w:themeColor="text1"/>
        </w:rPr>
        <w:t xml:space="preserve"> of conventional techniques establishes a performance benchmark, which serves to justify the need for the novel theoretical approach developed in this thesis. </w:t>
      </w:r>
      <w:r w:rsidRPr="00126722">
        <w:rPr>
          <w:rFonts w:ascii="Arial" w:eastAsia="Arial" w:hAnsi="Arial" w:cs="Arial"/>
          <w:color w:val="000000" w:themeColor="text1"/>
        </w:rPr>
        <w:t xml:space="preserve"> </w:t>
      </w:r>
    </w:p>
    <w:p w14:paraId="366B1B1F" w14:textId="77777777" w:rsidR="008D1943" w:rsidRDefault="008D1943" w:rsidP="008D1943">
      <w:pPr>
        <w:pStyle w:val="Heading2"/>
        <w:tabs>
          <w:tab w:val="num" w:pos="720"/>
        </w:tabs>
        <w:spacing w:before="360" w:after="60" w:line="360" w:lineRule="auto"/>
        <w:jc w:val="both"/>
        <w:rPr>
          <w:rFonts w:eastAsia="Arial"/>
        </w:rPr>
      </w:pPr>
      <w:bookmarkStart w:id="8" w:name="_Toc202695053"/>
      <w:r>
        <w:rPr>
          <w:rFonts w:ascii="Arial" w:eastAsia="Arial" w:hAnsi="Arial" w:cs="Arial"/>
          <w:b/>
          <w:bCs/>
          <w:color w:val="000000" w:themeColor="text1"/>
          <w:sz w:val="24"/>
          <w:szCs w:val="24"/>
        </w:rPr>
        <w:t xml:space="preserve">1.3 </w:t>
      </w:r>
      <w:r w:rsidRPr="218DCDFB">
        <w:rPr>
          <w:rFonts w:ascii="Arial" w:eastAsia="Arial" w:hAnsi="Arial" w:cs="Arial"/>
          <w:b/>
          <w:bCs/>
          <w:color w:val="000000" w:themeColor="text1"/>
          <w:sz w:val="24"/>
          <w:szCs w:val="24"/>
        </w:rPr>
        <w:t>CONTRIBUTION TO KNOWLEDGE</w:t>
      </w:r>
      <w:bookmarkEnd w:id="8"/>
    </w:p>
    <w:p w14:paraId="45FC4F99" w14:textId="77777777" w:rsidR="008D1943" w:rsidRPr="00126722" w:rsidRDefault="008D1943" w:rsidP="008D1943">
      <w:pPr>
        <w:spacing w:after="60" w:line="360" w:lineRule="auto"/>
        <w:ind w:firstLine="720"/>
        <w:jc w:val="both"/>
        <w:rPr>
          <w:rFonts w:ascii="Arial" w:eastAsia="Arial" w:hAnsi="Arial" w:cs="Arial"/>
          <w:color w:val="000000" w:themeColor="text1"/>
        </w:rPr>
      </w:pPr>
      <w:r w:rsidRPr="00126722">
        <w:rPr>
          <w:rFonts w:ascii="Arial" w:eastAsia="Arial" w:hAnsi="Arial" w:cs="Arial"/>
          <w:color w:val="000000" w:themeColor="text1"/>
        </w:rPr>
        <w:t xml:space="preserve">The aims of this research are threefold. First, we review state-of-the-art methods related to fuzzy fractional Brownian motion and establish the theoretical soundness of these approaches. Second, we extend and refine several recent theoretical results presented by other authors, providing novel proofs and </w:t>
      </w:r>
      <w:r>
        <w:rPr>
          <w:rFonts w:ascii="Arial" w:eastAsia="Arial" w:hAnsi="Arial" w:cs="Arial"/>
          <w:color w:val="000000" w:themeColor="text1"/>
        </w:rPr>
        <w:t xml:space="preserve">extensions </w:t>
      </w:r>
      <w:sdt>
        <w:sdtPr>
          <w:rPr>
            <w:rFonts w:ascii="Arial" w:eastAsia="Arial" w:hAnsi="Arial" w:cs="Arial"/>
            <w:color w:val="000000" w:themeColor="text1"/>
          </w:rPr>
          <w:id w:val="-71465165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Uru241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[7]</w:t>
          </w:r>
          <w:r>
            <w:rPr>
              <w:rFonts w:ascii="Arial" w:eastAsia="Arial" w:hAnsi="Arial" w:cs="Arial"/>
              <w:color w:val="000000" w:themeColor="text1"/>
            </w:rPr>
            <w:fldChar w:fldCharType="end"/>
          </w:r>
        </w:sdtContent>
      </w:sdt>
      <w:sdt>
        <w:sdtPr>
          <w:rPr>
            <w:rFonts w:ascii="Arial" w:eastAsia="Arial" w:hAnsi="Arial" w:cs="Arial"/>
            <w:color w:val="000000" w:themeColor="text1"/>
          </w:rPr>
          <w:id w:val="191434891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Uru25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[8]</w:t>
          </w:r>
          <w:r>
            <w:rPr>
              <w:rFonts w:ascii="Arial" w:eastAsia="Arial" w:hAnsi="Arial" w:cs="Arial"/>
              <w:color w:val="000000" w:themeColor="text1"/>
            </w:rPr>
            <w:fldChar w:fldCharType="end"/>
          </w:r>
        </w:sdtContent>
      </w:sdt>
      <w:r w:rsidRPr="00126722">
        <w:rPr>
          <w:rFonts w:ascii="Arial" w:eastAsia="Arial" w:hAnsi="Arial" w:cs="Arial"/>
          <w:color w:val="000000" w:themeColor="text1"/>
        </w:rPr>
        <w:t>. Third, we offer empirical evidence demonstrating the practical performance of various model</w:t>
      </w:r>
      <w:r>
        <w:rPr>
          <w:rFonts w:ascii="Arial" w:eastAsia="Arial" w:hAnsi="Arial" w:cs="Arial"/>
          <w:color w:val="000000" w:themeColor="text1"/>
        </w:rPr>
        <w:t>l</w:t>
      </w:r>
      <w:r w:rsidRPr="00126722">
        <w:rPr>
          <w:rFonts w:ascii="Arial" w:eastAsia="Arial" w:hAnsi="Arial" w:cs="Arial"/>
          <w:color w:val="000000" w:themeColor="text1"/>
        </w:rPr>
        <w:t>ing techniques. In undertaking this work, we employ a narrative review methodology to synthesi</w:t>
      </w:r>
      <w:r>
        <w:rPr>
          <w:rFonts w:ascii="Arial" w:eastAsia="Arial" w:hAnsi="Arial" w:cs="Arial"/>
          <w:color w:val="000000" w:themeColor="text1"/>
        </w:rPr>
        <w:t>s</w:t>
      </w:r>
      <w:r w:rsidRPr="00126722">
        <w:rPr>
          <w:rFonts w:ascii="Arial" w:eastAsia="Arial" w:hAnsi="Arial" w:cs="Arial"/>
          <w:color w:val="000000" w:themeColor="text1"/>
        </w:rPr>
        <w:t>e existing research and identify areas where our proposed framework can contribute new perspectives. This approach enables a comprehensive overview of the literature, as well as expert interpretation and synthesis, both of which are essential for advancing theoretical frameworks and introducing novel proofs in this domain.</w:t>
      </w:r>
    </w:p>
    <w:p w14:paraId="7B868A87" w14:textId="77777777" w:rsidR="008D1943" w:rsidRPr="00126722" w:rsidRDefault="008D1943" w:rsidP="008D1943">
      <w:pPr>
        <w:spacing w:after="60" w:line="360" w:lineRule="auto"/>
        <w:ind w:firstLine="720"/>
        <w:jc w:val="both"/>
        <w:rPr>
          <w:rFonts w:ascii="Arial" w:eastAsia="Arial" w:hAnsi="Arial" w:cs="Arial"/>
          <w:color w:val="000000" w:themeColor="text1"/>
        </w:rPr>
      </w:pPr>
      <w:r w:rsidRPr="00126722">
        <w:rPr>
          <w:rFonts w:ascii="Arial" w:eastAsia="Arial" w:hAnsi="Arial" w:cs="Arial"/>
          <w:color w:val="000000" w:themeColor="text1"/>
        </w:rPr>
        <w:t xml:space="preserve">This thesis develops a unified framework that integrates fractional Brownian motion with fuzzy processes, resulting in a product measure space encompassing both the intrinsic randomness of fractional Brownian motion and the fuzziness of associated parameters </w:t>
      </w:r>
      <w:sdt>
        <w:sdtPr>
          <w:rPr>
            <w:rFonts w:ascii="Arial" w:eastAsia="Arial" w:hAnsi="Arial" w:cs="Arial"/>
            <w:color w:val="000000" w:themeColor="text1"/>
          </w:rPr>
          <w:id w:val="1572081655"/>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Uru241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[7]</w:t>
          </w:r>
          <w:r>
            <w:rPr>
              <w:rFonts w:ascii="Arial" w:eastAsia="Arial" w:hAnsi="Arial" w:cs="Arial"/>
              <w:color w:val="000000" w:themeColor="text1"/>
            </w:rPr>
            <w:fldChar w:fldCharType="end"/>
          </w:r>
        </w:sdtContent>
      </w:sdt>
      <w:sdt>
        <w:sdtPr>
          <w:rPr>
            <w:rFonts w:ascii="Arial" w:eastAsia="Arial" w:hAnsi="Arial" w:cs="Arial"/>
            <w:color w:val="000000" w:themeColor="text1"/>
          </w:rPr>
          <w:id w:val="-803462607"/>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Uru25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[8]</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00126722">
        <w:rPr>
          <w:rFonts w:ascii="Arial" w:eastAsia="Arial" w:hAnsi="Arial" w:cs="Arial"/>
          <w:color w:val="000000" w:themeColor="text1"/>
        </w:rPr>
        <w:t xml:space="preserve">Although existing literature provides numerous insights into forecasting the VIX time series directly, our research </w:t>
      </w:r>
      <w:r>
        <w:rPr>
          <w:rFonts w:ascii="Arial" w:eastAsia="Arial" w:hAnsi="Arial" w:cs="Arial"/>
          <w:color w:val="000000" w:themeColor="text1"/>
        </w:rPr>
        <w:t xml:space="preserve">develops the theoretical foundation for </w:t>
      </w:r>
      <w:r w:rsidRPr="00126722">
        <w:rPr>
          <w:rFonts w:ascii="Arial" w:eastAsia="Arial" w:hAnsi="Arial" w:cs="Arial"/>
          <w:color w:val="000000" w:themeColor="text1"/>
        </w:rPr>
        <w:t>a novel approach</w:t>
      </w:r>
      <w:r>
        <w:rPr>
          <w:rFonts w:ascii="Arial" w:eastAsia="Arial" w:hAnsi="Arial" w:cs="Arial"/>
          <w:color w:val="000000" w:themeColor="text1"/>
        </w:rPr>
        <w:t xml:space="preserve"> where</w:t>
      </w:r>
      <w:r w:rsidRPr="00126722">
        <w:rPr>
          <w:rFonts w:ascii="Arial" w:eastAsia="Arial" w:hAnsi="Arial" w:cs="Arial"/>
          <w:color w:val="000000" w:themeColor="text1"/>
        </w:rPr>
        <w:t xml:space="preserve"> VIX </w:t>
      </w:r>
      <w:r>
        <w:rPr>
          <w:rFonts w:ascii="Arial" w:eastAsia="Arial" w:hAnsi="Arial" w:cs="Arial"/>
          <w:color w:val="000000" w:themeColor="text1"/>
        </w:rPr>
        <w:t xml:space="preserve">could be forecasted </w:t>
      </w:r>
      <w:r w:rsidRPr="00126722">
        <w:rPr>
          <w:rFonts w:ascii="Arial" w:eastAsia="Arial" w:hAnsi="Arial" w:cs="Arial"/>
          <w:color w:val="000000" w:themeColor="text1"/>
        </w:rPr>
        <w:t>through its first derivative, VVIX, using fractional calculus techniques</w:t>
      </w:r>
      <w:r>
        <w:rPr>
          <w:rFonts w:ascii="Arial" w:eastAsia="Arial" w:hAnsi="Arial" w:cs="Arial"/>
          <w:color w:val="000000" w:themeColor="text1"/>
        </w:rPr>
        <w:t xml:space="preserve"> developed herein and</w:t>
      </w:r>
      <w:r w:rsidRPr="00126722">
        <w:rPr>
          <w:rFonts w:ascii="Arial" w:eastAsia="Arial" w:hAnsi="Arial" w:cs="Arial"/>
          <w:color w:val="000000" w:themeColor="text1"/>
        </w:rPr>
        <w:t xml:space="preserve"> combine</w:t>
      </w:r>
      <w:r>
        <w:rPr>
          <w:rFonts w:ascii="Arial" w:eastAsia="Arial" w:hAnsi="Arial" w:cs="Arial"/>
          <w:color w:val="000000" w:themeColor="text1"/>
        </w:rPr>
        <w:t xml:space="preserve"> them</w:t>
      </w:r>
      <w:r w:rsidRPr="00126722">
        <w:rPr>
          <w:rFonts w:ascii="Arial" w:eastAsia="Arial" w:hAnsi="Arial" w:cs="Arial"/>
          <w:color w:val="000000" w:themeColor="text1"/>
        </w:rPr>
        <w:t xml:space="preserve"> with fuzzy sets and jump processes. Since the VIX represents implied volatility rather than a direct price series, it behaves differently from standard financial time series. We hypothesize that by focusing on VVIX and employing multifractal models—such as the Multifractal Model of Asset Returns (MMAR) and its Markov-switching multifractal (MSM) variant enhanced with fuzzy variables—we can improve forecasting accuracy. This approach contributes uniquely to the existing body of knowledge on VIX forecasting</w:t>
      </w:r>
      <w:r>
        <w:rPr>
          <w:rFonts w:ascii="Arial" w:eastAsia="Arial" w:hAnsi="Arial" w:cs="Arial"/>
          <w:color w:val="000000" w:themeColor="text1"/>
        </w:rPr>
        <w:t xml:space="preserve"> by providing a new </w:t>
      </w:r>
      <w:r>
        <w:rPr>
          <w:rFonts w:ascii="Arial" w:eastAsia="Arial" w:hAnsi="Arial" w:cs="Arial"/>
          <w:color w:val="000000" w:themeColor="text1"/>
        </w:rPr>
        <w:lastRenderedPageBreak/>
        <w:t xml:space="preserve">theoretical framework and a proposed methodology for its application, </w:t>
      </w:r>
      <w:r w:rsidRPr="00126722">
        <w:rPr>
          <w:rFonts w:ascii="Arial" w:eastAsia="Arial" w:hAnsi="Arial" w:cs="Arial"/>
          <w:color w:val="000000" w:themeColor="text1"/>
        </w:rPr>
        <w:t>as these techniques have rarely been explored in this context.</w:t>
      </w:r>
    </w:p>
    <w:p w14:paraId="737D5719" w14:textId="77777777" w:rsidR="008D1943" w:rsidRPr="00126722" w:rsidRDefault="008D1943" w:rsidP="008D1943">
      <w:pPr>
        <w:spacing w:after="60" w:line="360" w:lineRule="auto"/>
        <w:ind w:firstLine="720"/>
        <w:jc w:val="both"/>
        <w:rPr>
          <w:rFonts w:ascii="Arial" w:eastAsia="Arial" w:hAnsi="Arial" w:cs="Arial"/>
          <w:color w:val="000000" w:themeColor="text1"/>
        </w:rPr>
      </w:pPr>
      <w:r w:rsidRPr="00126722">
        <w:rPr>
          <w:rFonts w:ascii="Arial" w:eastAsia="Arial" w:hAnsi="Arial" w:cs="Arial"/>
          <w:color w:val="000000" w:themeColor="text1"/>
        </w:rPr>
        <w:t>The scarcity of research and literature on fractional mathematical methods in finance, particularly regarding volatility model</w:t>
      </w:r>
      <w:r>
        <w:rPr>
          <w:rFonts w:ascii="Arial" w:eastAsia="Arial" w:hAnsi="Arial" w:cs="Arial"/>
          <w:color w:val="000000" w:themeColor="text1"/>
        </w:rPr>
        <w:t>l</w:t>
      </w:r>
      <w:r w:rsidRPr="00126722">
        <w:rPr>
          <w:rFonts w:ascii="Arial" w:eastAsia="Arial" w:hAnsi="Arial" w:cs="Arial"/>
          <w:color w:val="000000" w:themeColor="text1"/>
        </w:rPr>
        <w:t>ing, indicates that this area remains significantly under-researched. Our work thus fills a critical gap, laying the groundwork for further exploration and development of fuzzy fractional approaches in the financial domain.</w:t>
      </w:r>
    </w:p>
    <w:p w14:paraId="2A83563D" w14:textId="77777777" w:rsidR="008D1943" w:rsidRDefault="008D1943" w:rsidP="008D1943">
      <w:pPr>
        <w:pStyle w:val="Heading2"/>
        <w:tabs>
          <w:tab w:val="num" w:pos="720"/>
        </w:tabs>
        <w:spacing w:before="360" w:after="60" w:line="360" w:lineRule="auto"/>
        <w:jc w:val="both"/>
        <w:rPr>
          <w:rFonts w:eastAsia="Arial"/>
        </w:rPr>
      </w:pPr>
      <w:bookmarkStart w:id="9" w:name="_Toc202695054"/>
      <w:r>
        <w:rPr>
          <w:rFonts w:ascii="Arial" w:eastAsia="Arial" w:hAnsi="Arial" w:cs="Arial"/>
          <w:b/>
          <w:bCs/>
          <w:color w:val="000000" w:themeColor="text1"/>
          <w:sz w:val="24"/>
          <w:szCs w:val="24"/>
        </w:rPr>
        <w:t xml:space="preserve">1.4 </w:t>
      </w:r>
      <w:r w:rsidRPr="218DCDFB">
        <w:rPr>
          <w:rFonts w:ascii="Arial" w:eastAsia="Arial" w:hAnsi="Arial" w:cs="Arial"/>
          <w:b/>
          <w:bCs/>
          <w:color w:val="000000" w:themeColor="text1"/>
          <w:sz w:val="24"/>
          <w:szCs w:val="24"/>
        </w:rPr>
        <w:t>DOCUMENT STRUCTURE</w:t>
      </w:r>
      <w:bookmarkEnd w:id="9"/>
    </w:p>
    <w:p w14:paraId="0B903B41" w14:textId="77777777" w:rsidR="008D1943" w:rsidRPr="00940680" w:rsidRDefault="008D1943" w:rsidP="008D1943">
      <w:pPr>
        <w:spacing w:after="60" w:line="360" w:lineRule="auto"/>
        <w:ind w:firstLine="720"/>
        <w:jc w:val="both"/>
        <w:rPr>
          <w:rFonts w:ascii="Arial" w:eastAsia="Arial" w:hAnsi="Arial" w:cs="Arial"/>
          <w:color w:val="000000" w:themeColor="text1"/>
        </w:rPr>
      </w:pPr>
      <w:r w:rsidRPr="00940680">
        <w:rPr>
          <w:rFonts w:ascii="Arial" w:eastAsia="Arial" w:hAnsi="Arial" w:cs="Arial"/>
          <w:color w:val="000000" w:themeColor="text1"/>
        </w:rPr>
        <w:t xml:space="preserve">The remainder of this thesis is structured as follows. </w:t>
      </w:r>
      <w:r w:rsidRPr="00267FC5">
        <w:rPr>
          <w:rFonts w:ascii="Arial" w:eastAsia="Arial" w:hAnsi="Arial" w:cs="Arial"/>
          <w:color w:val="000000" w:themeColor="text1"/>
        </w:rPr>
        <w:t>Chapter 2</w:t>
      </w:r>
      <w:r w:rsidRPr="00940680">
        <w:rPr>
          <w:rFonts w:ascii="Arial" w:eastAsia="Arial" w:hAnsi="Arial" w:cs="Arial"/>
          <w:color w:val="000000" w:themeColor="text1"/>
        </w:rPr>
        <w:t xml:space="preserve"> serves as the literature review chapter, providing a detailed theoretical overview of the proposed models. It begins by discussing the fractal nature of financial data and multifractal models (e.g., MMAR), and then progresses through various volatility forecasting techniques, including GARCH, LSTM, Monte Carlo simulations, Support Vector Machines, Random Forest Regressor, NBEATS, Reinforcement Learning, GANs, and Fuzzy Neural Networks. In addition to reviewing these methods, Part 2 also includes a dedicated section presenting the results of these models, detailing the performance and clustering techniques employed (K-Means and Fuzzy C-Means) and exploring deep neural network applications.</w:t>
      </w:r>
    </w:p>
    <w:p w14:paraId="373DDEF7" w14:textId="77777777" w:rsidR="008D1943" w:rsidRPr="00940680"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Chapter</w:t>
      </w:r>
      <w:r w:rsidRPr="00267FC5">
        <w:rPr>
          <w:rFonts w:ascii="Arial" w:eastAsia="Arial" w:hAnsi="Arial" w:cs="Arial"/>
          <w:color w:val="000000" w:themeColor="text1"/>
        </w:rPr>
        <w:t xml:space="preserve"> 3</w:t>
      </w:r>
      <w:r w:rsidRPr="00940680">
        <w:rPr>
          <w:rFonts w:ascii="Arial" w:eastAsia="Arial" w:hAnsi="Arial" w:cs="Arial"/>
          <w:color w:val="000000" w:themeColor="text1"/>
        </w:rPr>
        <w:t xml:space="preserve"> focuses on data and methodology. It introduces smoothing and transforming techniques, tests for stationarity using the Augmented Dickey-Fuller </w:t>
      </w:r>
      <w:proofErr w:type="gramStart"/>
      <w:r w:rsidRPr="00940680">
        <w:rPr>
          <w:rFonts w:ascii="Arial" w:eastAsia="Arial" w:hAnsi="Arial" w:cs="Arial"/>
          <w:color w:val="000000" w:themeColor="text1"/>
        </w:rPr>
        <w:t>test, and</w:t>
      </w:r>
      <w:proofErr w:type="gramEnd"/>
      <w:r w:rsidRPr="00940680">
        <w:rPr>
          <w:rFonts w:ascii="Arial" w:eastAsia="Arial" w:hAnsi="Arial" w:cs="Arial"/>
          <w:color w:val="000000" w:themeColor="text1"/>
        </w:rPr>
        <w:t xml:space="preserve"> outlines the methodology for generating multifractal simulations to better understand complex market behaviour.</w:t>
      </w:r>
    </w:p>
    <w:p w14:paraId="5B9F85F7" w14:textId="77777777" w:rsidR="008D1943" w:rsidRPr="00940680"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Chapter</w:t>
      </w:r>
      <w:r w:rsidRPr="00267FC5">
        <w:rPr>
          <w:rFonts w:ascii="Arial" w:eastAsia="Arial" w:hAnsi="Arial" w:cs="Arial"/>
          <w:color w:val="000000" w:themeColor="text1"/>
        </w:rPr>
        <w:t xml:space="preserve"> 4</w:t>
      </w:r>
      <w:r w:rsidRPr="00940680">
        <w:rPr>
          <w:rFonts w:ascii="Arial" w:eastAsia="Arial" w:hAnsi="Arial" w:cs="Arial"/>
          <w:color w:val="000000" w:themeColor="text1"/>
        </w:rPr>
        <w:t xml:space="preserve"> presents the evaluation metrics used to assess the forecasting models, while </w:t>
      </w:r>
      <w:r>
        <w:rPr>
          <w:rFonts w:ascii="Arial" w:eastAsia="Arial" w:hAnsi="Arial" w:cs="Arial"/>
          <w:color w:val="000000" w:themeColor="text1"/>
        </w:rPr>
        <w:t>Chapter</w:t>
      </w:r>
      <w:r w:rsidRPr="00267FC5">
        <w:rPr>
          <w:rFonts w:ascii="Arial" w:eastAsia="Arial" w:hAnsi="Arial" w:cs="Arial"/>
          <w:color w:val="000000" w:themeColor="text1"/>
        </w:rPr>
        <w:t xml:space="preserve"> 5</w:t>
      </w:r>
      <w:r w:rsidRPr="00940680">
        <w:rPr>
          <w:rFonts w:ascii="Arial" w:eastAsia="Arial" w:hAnsi="Arial" w:cs="Arial"/>
          <w:color w:val="000000" w:themeColor="text1"/>
        </w:rPr>
        <w:t xml:space="preserve"> delves into the mixed fuzzy fractional Brownian motion (</w:t>
      </w:r>
      <w:proofErr w:type="spellStart"/>
      <w:r w:rsidRPr="00940680">
        <w:rPr>
          <w:rFonts w:ascii="Arial" w:eastAsia="Arial" w:hAnsi="Arial" w:cs="Arial"/>
          <w:color w:val="000000" w:themeColor="text1"/>
        </w:rPr>
        <w:t>mfFBm</w:t>
      </w:r>
      <w:proofErr w:type="spellEnd"/>
      <w:r w:rsidRPr="00940680">
        <w:rPr>
          <w:rFonts w:ascii="Arial" w:eastAsia="Arial" w:hAnsi="Arial" w:cs="Arial"/>
          <w:color w:val="000000" w:themeColor="text1"/>
        </w:rPr>
        <w:t>) framework with jumps. This includes theoretical preliminaries, handling cases where H &gt; ½ and H &lt; ½, introducing fuzziness and jump processes, and providing rigorous proofs and applications.</w:t>
      </w:r>
    </w:p>
    <w:p w14:paraId="11E34593" w14:textId="77777777" w:rsidR="008D1943" w:rsidRPr="00940680" w:rsidRDefault="008D1943" w:rsidP="008D1943">
      <w:pPr>
        <w:spacing w:after="60" w:line="360" w:lineRule="auto"/>
        <w:ind w:firstLine="720"/>
        <w:jc w:val="both"/>
        <w:rPr>
          <w:rFonts w:ascii="Arial" w:eastAsia="Arial" w:hAnsi="Arial" w:cs="Arial"/>
          <w:color w:val="000000" w:themeColor="text1"/>
        </w:rPr>
      </w:pPr>
      <w:r w:rsidRPr="00940680">
        <w:rPr>
          <w:rFonts w:ascii="Arial" w:eastAsia="Arial" w:hAnsi="Arial" w:cs="Arial"/>
          <w:color w:val="000000" w:themeColor="text1"/>
        </w:rPr>
        <w:t>Finally, the thesis concludes with appendices containing code samples (e.g., for the Augmented Dickey-Fuller test and multifractal simulations)</w:t>
      </w:r>
      <w:r>
        <w:rPr>
          <w:rFonts w:ascii="Arial" w:eastAsia="Arial" w:hAnsi="Arial" w:cs="Arial"/>
          <w:color w:val="000000" w:themeColor="text1"/>
        </w:rPr>
        <w:t xml:space="preserve">, </w:t>
      </w:r>
      <w:r w:rsidRPr="00651A8C">
        <w:rPr>
          <w:rFonts w:ascii="Arial" w:eastAsia="Arial" w:hAnsi="Arial" w:cs="Arial"/>
          <w:color w:val="000000" w:themeColor="text1"/>
        </w:rPr>
        <w:t xml:space="preserve">Table A1 </w:t>
      </w:r>
      <w:r>
        <w:rPr>
          <w:rFonts w:ascii="Arial" w:eastAsia="Arial" w:hAnsi="Arial" w:cs="Arial"/>
          <w:color w:val="000000" w:themeColor="text1"/>
        </w:rPr>
        <w:t>m</w:t>
      </w:r>
      <w:r w:rsidRPr="00651A8C">
        <w:rPr>
          <w:rFonts w:ascii="Arial" w:eastAsia="Arial" w:hAnsi="Arial" w:cs="Arial"/>
          <w:color w:val="000000" w:themeColor="text1"/>
        </w:rPr>
        <w:t xml:space="preserve">apping the </w:t>
      </w:r>
      <w:r>
        <w:rPr>
          <w:rFonts w:ascii="Arial" w:eastAsia="Arial" w:hAnsi="Arial" w:cs="Arial"/>
          <w:color w:val="000000" w:themeColor="text1"/>
        </w:rPr>
        <w:t>r</w:t>
      </w:r>
      <w:r w:rsidRPr="00651A8C">
        <w:rPr>
          <w:rFonts w:ascii="Arial" w:eastAsia="Arial" w:hAnsi="Arial" w:cs="Arial"/>
          <w:color w:val="000000" w:themeColor="text1"/>
        </w:rPr>
        <w:t xml:space="preserve">esults and </w:t>
      </w:r>
      <w:r>
        <w:rPr>
          <w:rFonts w:ascii="Arial" w:eastAsia="Arial" w:hAnsi="Arial" w:cs="Arial"/>
          <w:color w:val="000000" w:themeColor="text1"/>
        </w:rPr>
        <w:t>m</w:t>
      </w:r>
      <w:r w:rsidRPr="00651A8C">
        <w:rPr>
          <w:rFonts w:ascii="Arial" w:eastAsia="Arial" w:hAnsi="Arial" w:cs="Arial"/>
          <w:color w:val="000000" w:themeColor="text1"/>
        </w:rPr>
        <w:t xml:space="preserve">odels to </w:t>
      </w:r>
      <w:r>
        <w:rPr>
          <w:rFonts w:ascii="Arial" w:eastAsia="Arial" w:hAnsi="Arial" w:cs="Arial"/>
          <w:color w:val="000000" w:themeColor="text1"/>
        </w:rPr>
        <w:t>H</w:t>
      </w:r>
      <w:r w:rsidRPr="00651A8C">
        <w:rPr>
          <w:rFonts w:ascii="Arial" w:eastAsia="Arial" w:hAnsi="Arial" w:cs="Arial"/>
          <w:color w:val="000000" w:themeColor="text1"/>
        </w:rPr>
        <w:t xml:space="preserve">urst </w:t>
      </w:r>
      <w:r>
        <w:rPr>
          <w:rFonts w:ascii="Arial" w:eastAsia="Arial" w:hAnsi="Arial" w:cs="Arial"/>
          <w:color w:val="000000" w:themeColor="text1"/>
        </w:rPr>
        <w:t>p</w:t>
      </w:r>
      <w:r w:rsidRPr="00651A8C">
        <w:rPr>
          <w:rFonts w:ascii="Arial" w:eastAsia="Arial" w:hAnsi="Arial" w:cs="Arial"/>
          <w:color w:val="000000" w:themeColor="text1"/>
        </w:rPr>
        <w:t xml:space="preserve">arameter </w:t>
      </w:r>
      <w:r>
        <w:rPr>
          <w:rFonts w:ascii="Arial" w:eastAsia="Arial" w:hAnsi="Arial" w:cs="Arial"/>
          <w:color w:val="000000" w:themeColor="text1"/>
        </w:rPr>
        <w:t>r</w:t>
      </w:r>
      <w:r w:rsidRPr="00651A8C">
        <w:rPr>
          <w:rFonts w:ascii="Arial" w:eastAsia="Arial" w:hAnsi="Arial" w:cs="Arial"/>
          <w:color w:val="000000" w:themeColor="text1"/>
        </w:rPr>
        <w:t>egimes</w:t>
      </w:r>
      <w:r>
        <w:rPr>
          <w:rFonts w:ascii="Arial" w:eastAsia="Arial" w:hAnsi="Arial" w:cs="Arial"/>
          <w:color w:val="000000" w:themeColor="text1"/>
        </w:rPr>
        <w:t xml:space="preserve"> and</w:t>
      </w:r>
      <w:r w:rsidRPr="00940680">
        <w:rPr>
          <w:rFonts w:ascii="Arial" w:eastAsia="Arial" w:hAnsi="Arial" w:cs="Arial"/>
          <w:color w:val="000000" w:themeColor="text1"/>
        </w:rPr>
        <w:t xml:space="preserve"> a comprehensive list of references.</w:t>
      </w:r>
    </w:p>
    <w:p w14:paraId="56F0E102" w14:textId="77777777" w:rsidR="008D1943" w:rsidRDefault="008D1943" w:rsidP="008D1943">
      <w:pPr>
        <w:rPr>
          <w:rFonts w:ascii="Arial" w:eastAsia="Arial" w:hAnsi="Arial" w:cs="Arial"/>
          <w:color w:val="000000" w:themeColor="text1"/>
        </w:rPr>
      </w:pPr>
      <w:r>
        <w:rPr>
          <w:rFonts w:ascii="Arial" w:eastAsia="Arial" w:hAnsi="Arial" w:cs="Arial"/>
          <w:color w:val="000000" w:themeColor="text1"/>
        </w:rPr>
        <w:lastRenderedPageBreak/>
        <w:br w:type="page"/>
      </w:r>
    </w:p>
    <w:p w14:paraId="71F4E3F0" w14:textId="77777777" w:rsidR="008D1943" w:rsidRDefault="008D1943" w:rsidP="008D1943">
      <w:pPr>
        <w:pStyle w:val="Heading1"/>
        <w:tabs>
          <w:tab w:val="num" w:pos="567"/>
        </w:tabs>
        <w:spacing w:before="480" w:after="60"/>
        <w:jc w:val="center"/>
        <w:rPr>
          <w:rFonts w:ascii="Arial" w:eastAsia="Arial" w:hAnsi="Arial" w:cs="Arial"/>
          <w:b/>
          <w:bCs/>
          <w:color w:val="000000" w:themeColor="text1"/>
        </w:rPr>
        <w:sectPr w:rsidR="008D1943" w:rsidSect="008D1943">
          <w:pgSz w:w="12240" w:h="15840"/>
          <w:pgMar w:top="1440" w:right="1440" w:bottom="1440" w:left="1440" w:header="720" w:footer="720" w:gutter="0"/>
          <w:cols w:space="720"/>
          <w:docGrid w:linePitch="360"/>
        </w:sectPr>
      </w:pPr>
    </w:p>
    <w:p w14:paraId="5AD962B3" w14:textId="77777777" w:rsidR="008D1943" w:rsidRDefault="008D1943" w:rsidP="008D1943">
      <w:pPr>
        <w:pStyle w:val="Heading1"/>
        <w:tabs>
          <w:tab w:val="num" w:pos="567"/>
        </w:tabs>
        <w:spacing w:before="480" w:after="60"/>
        <w:jc w:val="center"/>
        <w:rPr>
          <w:rFonts w:ascii="Arial" w:eastAsia="Arial" w:hAnsi="Arial" w:cs="Arial"/>
          <w:b/>
          <w:bCs/>
          <w:color w:val="000000" w:themeColor="text1"/>
          <w:sz w:val="24"/>
          <w:szCs w:val="24"/>
        </w:rPr>
      </w:pPr>
      <w:bookmarkStart w:id="10" w:name="_Toc202695055"/>
      <w:r>
        <w:rPr>
          <w:rFonts w:ascii="Arial" w:eastAsia="Arial" w:hAnsi="Arial" w:cs="Arial"/>
          <w:b/>
          <w:bCs/>
          <w:color w:val="000000" w:themeColor="text1"/>
        </w:rPr>
        <w:lastRenderedPageBreak/>
        <w:t>CHAPTER</w:t>
      </w:r>
      <w:r w:rsidRPr="006D7562">
        <w:rPr>
          <w:rFonts w:ascii="Arial" w:eastAsia="Arial" w:hAnsi="Arial" w:cs="Arial"/>
          <w:b/>
          <w:bCs/>
          <w:color w:val="000000" w:themeColor="text1"/>
        </w:rPr>
        <w:t xml:space="preserve"> 2 – LITERATURE REVIEW</w:t>
      </w:r>
      <w:bookmarkEnd w:id="10"/>
    </w:p>
    <w:p w14:paraId="60AC5840" w14:textId="77777777" w:rsidR="008D1943" w:rsidRPr="00267FC5" w:rsidRDefault="008D1943" w:rsidP="008D1943">
      <w:pPr>
        <w:pStyle w:val="Heading2"/>
        <w:tabs>
          <w:tab w:val="num" w:pos="720"/>
        </w:tabs>
        <w:spacing w:before="360" w:after="60" w:line="360" w:lineRule="auto"/>
        <w:jc w:val="both"/>
        <w:rPr>
          <w:rFonts w:ascii="Arial" w:eastAsia="Arial" w:hAnsi="Arial" w:cs="Arial"/>
          <w:b/>
          <w:bCs/>
          <w:color w:val="000000" w:themeColor="text1"/>
        </w:rPr>
      </w:pPr>
      <w:bookmarkStart w:id="11" w:name="_Toc202695056"/>
      <w:r w:rsidRPr="00267FC5">
        <w:rPr>
          <w:rFonts w:ascii="Arial" w:eastAsia="Arial" w:hAnsi="Arial" w:cs="Arial"/>
          <w:b/>
          <w:bCs/>
          <w:color w:val="000000" w:themeColor="text1"/>
          <w:sz w:val="24"/>
          <w:szCs w:val="24"/>
        </w:rPr>
        <w:t>2.1 INTRODUCTION</w:t>
      </w:r>
      <w:bookmarkEnd w:id="11"/>
    </w:p>
    <w:p w14:paraId="4EC26651" w14:textId="77777777" w:rsidR="008D1943" w:rsidRDefault="008D1943" w:rsidP="008D1943">
      <w:pPr>
        <w:spacing w:after="60" w:line="360" w:lineRule="auto"/>
        <w:ind w:firstLine="720"/>
        <w:jc w:val="both"/>
        <w:rPr>
          <w:rFonts w:ascii="Arial" w:eastAsia="Arial" w:hAnsi="Arial" w:cs="Arial"/>
          <w:color w:val="000000" w:themeColor="text1"/>
        </w:rPr>
      </w:pPr>
      <w:r w:rsidRPr="00B21CE9">
        <w:rPr>
          <w:rFonts w:ascii="Arial" w:eastAsia="Arial" w:hAnsi="Arial" w:cs="Arial"/>
          <w:color w:val="000000" w:themeColor="text1"/>
        </w:rPr>
        <w:t>An accurate model should be subjected to rigorous testing and adhere to the principle of parsimony, which holds that models with fewer parameters are generally preferable</w:t>
      </w:r>
      <w:r>
        <w:rPr>
          <w:rFonts w:ascii="Arial" w:eastAsia="Arial" w:hAnsi="Arial" w:cs="Arial"/>
          <w:color w:val="000000" w:themeColor="text1"/>
        </w:rPr>
        <w:t xml:space="preserve"> </w:t>
      </w:r>
      <w:sdt>
        <w:sdtPr>
          <w:rPr>
            <w:rFonts w:ascii="Arial" w:eastAsia="Arial" w:hAnsi="Arial" w:cs="Arial"/>
            <w:color w:val="000000" w:themeColor="text1"/>
          </w:rPr>
          <w:id w:val="-1245414456"/>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Tay08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[10]</w:t>
          </w:r>
          <w:r>
            <w:rPr>
              <w:rFonts w:ascii="Arial" w:eastAsia="Arial" w:hAnsi="Arial" w:cs="Arial"/>
              <w:color w:val="000000" w:themeColor="text1"/>
            </w:rPr>
            <w:fldChar w:fldCharType="end"/>
          </w:r>
        </w:sdtContent>
      </w:sdt>
      <w:r w:rsidRPr="1D0A8684">
        <w:rPr>
          <w:rFonts w:ascii="Arial" w:eastAsia="Arial" w:hAnsi="Arial" w:cs="Arial"/>
          <w:color w:val="000000" w:themeColor="text1"/>
        </w:rPr>
        <w:t xml:space="preserve">. </w:t>
      </w:r>
    </w:p>
    <w:p w14:paraId="12DC0DD1" w14:textId="77777777" w:rsidR="008D1943" w:rsidRDefault="008D1943" w:rsidP="008D1943">
      <w:pPr>
        <w:spacing w:after="60" w:line="360" w:lineRule="auto"/>
        <w:ind w:firstLine="720"/>
        <w:jc w:val="both"/>
        <w:rPr>
          <w:rFonts w:ascii="Arial" w:eastAsia="Arial" w:hAnsi="Arial" w:cs="Arial"/>
          <w:color w:val="000000" w:themeColor="text1"/>
        </w:rPr>
      </w:pPr>
      <w:r w:rsidRPr="00B21CE9">
        <w:rPr>
          <w:rFonts w:ascii="Arial" w:eastAsia="Arial" w:hAnsi="Arial" w:cs="Arial"/>
          <w:color w:val="000000" w:themeColor="text1"/>
        </w:rPr>
        <w:t>Measuring and forecasting volatility has attracted considerable attention from both academia and market practitioners ever since the Chicago Board Options Exchange (CBOE) introduced the VIX in 1993. In 2003, the methodology for calculating the VIX was revised in collaboration with Goldman Sachs, resulting in a widely accepted measure of expected volatility that has since been extensively used by scholars, traders, and risk managers. When volatility is interpreted as uncertainty, it becomes a key input in portfolio investment decisions, especially for pricing derivative instruments such as options. In 1996, the Basel Accord began requiring the modelling and forecasting of volatility as a mandatory input to risk management for financial institutions worldwide.</w:t>
      </w:r>
      <w:r>
        <w:rPr>
          <w:rFonts w:ascii="Arial" w:eastAsia="Arial" w:hAnsi="Arial" w:cs="Arial"/>
          <w:color w:val="000000" w:themeColor="text1"/>
        </w:rPr>
        <w:t xml:space="preserve"> </w:t>
      </w:r>
    </w:p>
    <w:p w14:paraId="1F0ABCFB" w14:textId="77777777" w:rsidR="008D1943" w:rsidRDefault="008D1943" w:rsidP="008D1943">
      <w:pPr>
        <w:spacing w:after="60" w:line="360" w:lineRule="auto"/>
        <w:ind w:firstLine="720"/>
        <w:jc w:val="both"/>
        <w:rPr>
          <w:rFonts w:ascii="Arial" w:eastAsia="Arial" w:hAnsi="Arial" w:cs="Arial"/>
          <w:color w:val="000000" w:themeColor="text1"/>
        </w:rPr>
      </w:pPr>
      <w:proofErr w:type="spellStart"/>
      <w:r>
        <w:rPr>
          <w:rFonts w:ascii="Arial" w:eastAsia="Arial" w:hAnsi="Arial" w:cs="Arial"/>
          <w:color w:val="000000" w:themeColor="text1"/>
        </w:rPr>
        <w:t>Ruipeng</w:t>
      </w:r>
      <w:proofErr w:type="spellEnd"/>
      <w:r>
        <w:rPr>
          <w:rFonts w:ascii="Arial" w:eastAsia="Arial" w:hAnsi="Arial" w:cs="Arial"/>
          <w:color w:val="000000" w:themeColor="text1"/>
        </w:rPr>
        <w:t xml:space="preserve"> Liu and Rangan Gupta </w:t>
      </w:r>
      <w:sdt>
        <w:sdtPr>
          <w:rPr>
            <w:rFonts w:ascii="Arial" w:eastAsia="Arial" w:hAnsi="Arial" w:cs="Arial"/>
            <w:color w:val="000000" w:themeColor="text1"/>
          </w:rPr>
          <w:id w:val="118401487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Rui22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[11]</w:t>
          </w:r>
          <w:r>
            <w:rPr>
              <w:rFonts w:ascii="Arial" w:eastAsia="Arial" w:hAnsi="Arial" w:cs="Arial"/>
              <w:color w:val="000000" w:themeColor="text1"/>
            </w:rPr>
            <w:fldChar w:fldCharType="end"/>
          </w:r>
        </w:sdtContent>
      </w:sdt>
      <w:r>
        <w:rPr>
          <w:rFonts w:ascii="Arial" w:eastAsia="Arial" w:hAnsi="Arial" w:cs="Arial"/>
          <w:color w:val="000000" w:themeColor="text1"/>
        </w:rPr>
        <w:t xml:space="preserve"> studied </w:t>
      </w:r>
      <w:r w:rsidRPr="00B21CE9">
        <w:rPr>
          <w:rFonts w:ascii="Arial" w:eastAsia="Arial" w:hAnsi="Arial" w:cs="Arial"/>
          <w:color w:val="000000" w:themeColor="text1"/>
        </w:rPr>
        <w:t>the role of investor uncertainty</w:t>
      </w:r>
      <w:r>
        <w:rPr>
          <w:rFonts w:ascii="Arial" w:eastAsia="Arial" w:hAnsi="Arial" w:cs="Arial"/>
          <w:color w:val="000000" w:themeColor="text1"/>
        </w:rPr>
        <w:t xml:space="preserve"> as </w:t>
      </w:r>
      <w:r w:rsidRPr="00B21CE9">
        <w:rPr>
          <w:rFonts w:ascii="Arial" w:eastAsia="Arial" w:hAnsi="Arial" w:cs="Arial"/>
          <w:color w:val="000000" w:themeColor="text1"/>
        </w:rPr>
        <w:t>measured by the conditional volatility of investor sentiment</w:t>
      </w:r>
      <w:r>
        <w:rPr>
          <w:rFonts w:ascii="Arial" w:eastAsia="Arial" w:hAnsi="Arial" w:cs="Arial"/>
          <w:color w:val="000000" w:themeColor="text1"/>
        </w:rPr>
        <w:t xml:space="preserve"> </w:t>
      </w:r>
      <w:r w:rsidRPr="00B21CE9">
        <w:rPr>
          <w:rFonts w:ascii="Arial" w:eastAsia="Arial" w:hAnsi="Arial" w:cs="Arial"/>
          <w:color w:val="000000" w:themeColor="text1"/>
        </w:rPr>
        <w:t>in forecasting the volatility of six major stock markets using a bivariate Markov-switching multifractal (MSM) model. Their results showed that incorporating information on investor uncertainty led to smaller forecasting errors compared to univariate MSM models that did not include this metric. This superior performance underscores the importance of accounting for long memory and structural breaks when forecasting stock market volatility. Moreover, since financial market volatility is influenced by investor uncertainty, policymakers should recognize that such uncertainty can prolong negative economic impacts through feedback loops affecting real macroeconomic variables, as well as delaying investment and consumption decisions.</w:t>
      </w:r>
    </w:p>
    <w:p w14:paraId="7A00A98B" w14:textId="77777777" w:rsidR="008D1943" w:rsidRDefault="008D1943" w:rsidP="008D1943">
      <w:pPr>
        <w:spacing w:after="60" w:line="360" w:lineRule="auto"/>
        <w:jc w:val="both"/>
        <w:rPr>
          <w:rFonts w:ascii="Arial" w:eastAsia="Arial" w:hAnsi="Arial" w:cs="Arial"/>
          <w:color w:val="000000" w:themeColor="text1"/>
        </w:rPr>
      </w:pPr>
      <w:r>
        <w:rPr>
          <w:rFonts w:ascii="Arial" w:eastAsia="Arial" w:hAnsi="Arial" w:cs="Arial"/>
          <w:color w:val="000000" w:themeColor="text1"/>
        </w:rPr>
        <w:tab/>
      </w:r>
      <w:r w:rsidRPr="00975A2C">
        <w:rPr>
          <w:rFonts w:ascii="Arial" w:eastAsia="Arial" w:hAnsi="Arial" w:cs="Arial"/>
          <w:color w:val="000000" w:themeColor="text1"/>
        </w:rPr>
        <w:t>C-Rene</w:t>
      </w:r>
      <w:r>
        <w:rPr>
          <w:rFonts w:ascii="Arial" w:eastAsia="Arial" w:hAnsi="Arial" w:cs="Arial"/>
          <w:color w:val="000000" w:themeColor="text1"/>
        </w:rPr>
        <w:t xml:space="preserve"> Dominique and Luis Eduardo Solis Rivera </w:t>
      </w:r>
      <w:sdt>
        <w:sdtPr>
          <w:rPr>
            <w:rFonts w:ascii="Arial" w:eastAsia="Arial" w:hAnsi="Arial" w:cs="Arial"/>
            <w:color w:val="000000" w:themeColor="text1"/>
          </w:rPr>
          <w:id w:val="1019271699"/>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CRe11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[12]</w:t>
          </w:r>
          <w:r>
            <w:rPr>
              <w:rFonts w:ascii="Arial" w:eastAsia="Arial" w:hAnsi="Arial" w:cs="Arial"/>
              <w:color w:val="000000" w:themeColor="text1"/>
            </w:rPr>
            <w:fldChar w:fldCharType="end"/>
          </w:r>
        </w:sdtContent>
      </w:sdt>
      <w:r>
        <w:rPr>
          <w:rFonts w:ascii="Arial" w:eastAsia="Arial" w:hAnsi="Arial" w:cs="Arial"/>
          <w:color w:val="000000" w:themeColor="text1"/>
        </w:rPr>
        <w:t xml:space="preserve"> studied short-term and long-term dependence of the S&amp;P500 index using a mixed fractional Brownian motion (</w:t>
      </w:r>
      <w:proofErr w:type="spellStart"/>
      <w:r>
        <w:rPr>
          <w:rFonts w:ascii="Arial" w:eastAsia="Arial" w:hAnsi="Arial" w:cs="Arial"/>
          <w:color w:val="000000" w:themeColor="text1"/>
        </w:rPr>
        <w:t>mfBm</w:t>
      </w:r>
      <w:proofErr w:type="spellEnd"/>
      <w:r>
        <w:rPr>
          <w:rFonts w:ascii="Arial" w:eastAsia="Arial" w:hAnsi="Arial" w:cs="Arial"/>
          <w:color w:val="000000" w:themeColor="text1"/>
        </w:rPr>
        <w:t xml:space="preserve">) model. The </w:t>
      </w:r>
      <w:proofErr w:type="spellStart"/>
      <w:r>
        <w:rPr>
          <w:rFonts w:ascii="Arial" w:eastAsia="Arial" w:hAnsi="Arial" w:cs="Arial"/>
          <w:color w:val="000000" w:themeColor="text1"/>
        </w:rPr>
        <w:t>mfBm</w:t>
      </w:r>
      <w:proofErr w:type="spellEnd"/>
      <w:r>
        <w:rPr>
          <w:rFonts w:ascii="Arial" w:eastAsia="Arial" w:hAnsi="Arial" w:cs="Arial"/>
          <w:color w:val="000000" w:themeColor="text1"/>
        </w:rPr>
        <w:t xml:space="preserve"> model is a continuous-time stochastic process and is generalisation of the fractional Brownian motion (</w:t>
      </w:r>
      <w:proofErr w:type="spellStart"/>
      <w:r>
        <w:rPr>
          <w:rFonts w:ascii="Arial" w:eastAsia="Arial" w:hAnsi="Arial" w:cs="Arial"/>
          <w:color w:val="000000" w:themeColor="text1"/>
        </w:rPr>
        <w:t>fBm</w:t>
      </w:r>
      <w:proofErr w:type="spellEnd"/>
      <w:r>
        <w:rPr>
          <w:rFonts w:ascii="Arial" w:eastAsia="Arial" w:hAnsi="Arial" w:cs="Arial"/>
          <w:color w:val="000000" w:themeColor="text1"/>
        </w:rPr>
        <w:t>) model that allows for both short-</w:t>
      </w:r>
      <w:r>
        <w:rPr>
          <w:rFonts w:ascii="Arial" w:eastAsia="Arial" w:hAnsi="Arial" w:cs="Arial"/>
          <w:color w:val="000000" w:themeColor="text1"/>
        </w:rPr>
        <w:lastRenderedPageBreak/>
        <w:t>term and long-term dependence. The process is characterised by two Hurst parameters, H</w:t>
      </w:r>
      <w:r>
        <w:rPr>
          <w:rFonts w:ascii="Arial" w:eastAsia="Arial" w:hAnsi="Arial" w:cs="Arial"/>
          <w:color w:val="000000" w:themeColor="text1"/>
          <w:vertAlign w:val="subscript"/>
        </w:rPr>
        <w:t xml:space="preserve">S </w:t>
      </w:r>
      <w:r>
        <w:rPr>
          <w:rFonts w:ascii="Arial" w:eastAsia="Arial" w:hAnsi="Arial" w:cs="Arial"/>
          <w:color w:val="000000" w:themeColor="text1"/>
        </w:rPr>
        <w:t>and H</w:t>
      </w:r>
      <w:r>
        <w:rPr>
          <w:rFonts w:ascii="Arial" w:eastAsia="Arial" w:hAnsi="Arial" w:cs="Arial"/>
          <w:color w:val="000000" w:themeColor="text1"/>
          <w:vertAlign w:val="subscript"/>
        </w:rPr>
        <w:t>L</w:t>
      </w:r>
      <w:r>
        <w:rPr>
          <w:rFonts w:ascii="Arial" w:eastAsia="Arial" w:hAnsi="Arial" w:cs="Arial"/>
          <w:color w:val="000000" w:themeColor="text1"/>
        </w:rPr>
        <w:t>.</w:t>
      </w:r>
      <w:r w:rsidRPr="00960E02">
        <w:rPr>
          <w:rFonts w:ascii="Arial" w:eastAsia="Arial" w:hAnsi="Arial" w:cs="Arial"/>
          <w:color w:val="000000" w:themeColor="text1"/>
        </w:rPr>
        <w:t xml:space="preserve"> </w:t>
      </w:r>
      <w:r>
        <w:rPr>
          <w:rFonts w:ascii="Arial" w:eastAsia="Arial" w:hAnsi="Arial" w:cs="Arial"/>
          <w:color w:val="000000" w:themeColor="text1"/>
        </w:rPr>
        <w:t>H</w:t>
      </w:r>
      <w:r>
        <w:rPr>
          <w:rFonts w:ascii="Arial" w:eastAsia="Arial" w:hAnsi="Arial" w:cs="Arial"/>
          <w:color w:val="000000" w:themeColor="text1"/>
          <w:vertAlign w:val="subscript"/>
        </w:rPr>
        <w:t xml:space="preserve">S </w:t>
      </w:r>
      <w:r>
        <w:rPr>
          <w:rFonts w:ascii="Arial" w:eastAsia="Arial" w:hAnsi="Arial" w:cs="Arial"/>
          <w:color w:val="000000" w:themeColor="text1"/>
        </w:rPr>
        <w:t>measures the short-term dependence, and H</w:t>
      </w:r>
      <w:r>
        <w:rPr>
          <w:rFonts w:ascii="Arial" w:eastAsia="Arial" w:hAnsi="Arial" w:cs="Arial"/>
          <w:color w:val="000000" w:themeColor="text1"/>
          <w:vertAlign w:val="subscript"/>
        </w:rPr>
        <w:t>L</w:t>
      </w:r>
      <w:r>
        <w:rPr>
          <w:rFonts w:ascii="Arial" w:eastAsia="Arial" w:hAnsi="Arial" w:cs="Arial"/>
          <w:color w:val="000000" w:themeColor="text1"/>
        </w:rPr>
        <w:t xml:space="preserve"> measures the long-term dependence. </w:t>
      </w:r>
      <w:r w:rsidRPr="00966F3D">
        <w:rPr>
          <w:rFonts w:ascii="Arial" w:eastAsia="Arial" w:hAnsi="Arial" w:cs="Arial"/>
          <w:color w:val="000000" w:themeColor="text1"/>
        </w:rPr>
        <w:t xml:space="preserve">By capturing both volatility clustering and heteroscedasticity, </w:t>
      </w:r>
      <w:proofErr w:type="spellStart"/>
      <w:r w:rsidRPr="00966F3D">
        <w:rPr>
          <w:rFonts w:ascii="Arial" w:eastAsia="Arial" w:hAnsi="Arial" w:cs="Arial"/>
          <w:color w:val="000000" w:themeColor="text1"/>
        </w:rPr>
        <w:t>mfBm</w:t>
      </w:r>
      <w:proofErr w:type="spellEnd"/>
      <w:r w:rsidRPr="00966F3D">
        <w:rPr>
          <w:rFonts w:ascii="Arial" w:eastAsia="Arial" w:hAnsi="Arial" w:cs="Arial"/>
          <w:color w:val="000000" w:themeColor="text1"/>
        </w:rPr>
        <w:t xml:space="preserve"> better represents market microstructure noise in the short run and macroeconomic factors such as interest rates and inflation in the long run. The authors found that long-term dependence in the S&amp;P 500 index is stronger during periods of economic expansion than during recessions.</w:t>
      </w:r>
    </w:p>
    <w:p w14:paraId="06753AD3" w14:textId="77777777" w:rsidR="008D1943" w:rsidRDefault="008D1943" w:rsidP="008D1943">
      <w:pPr>
        <w:spacing w:after="60" w:line="360" w:lineRule="auto"/>
        <w:ind w:firstLine="720"/>
        <w:jc w:val="both"/>
        <w:rPr>
          <w:rFonts w:ascii="Arial" w:eastAsia="Arial" w:hAnsi="Arial" w:cs="Arial"/>
          <w:color w:val="000000" w:themeColor="text1"/>
        </w:rPr>
      </w:pPr>
      <w:r w:rsidRPr="003D7050">
        <w:rPr>
          <w:rFonts w:ascii="Arial" w:eastAsia="Arial" w:hAnsi="Arial" w:cs="Arial"/>
          <w:color w:val="000000" w:themeColor="text1"/>
        </w:rPr>
        <w:t xml:space="preserve">In 2012, the CBOE introduced the Volatility of Volatility Index (VVIX), often referred to as “vol of vols.” VVIX is calculated in a manner </w:t>
      </w:r>
      <w:proofErr w:type="gramStart"/>
      <w:r w:rsidRPr="003D7050">
        <w:rPr>
          <w:rFonts w:ascii="Arial" w:eastAsia="Arial" w:hAnsi="Arial" w:cs="Arial"/>
          <w:color w:val="000000" w:themeColor="text1"/>
        </w:rPr>
        <w:t>similar to</w:t>
      </w:r>
      <w:proofErr w:type="gramEnd"/>
      <w:r w:rsidRPr="003D7050">
        <w:rPr>
          <w:rFonts w:ascii="Arial" w:eastAsia="Arial" w:hAnsi="Arial" w:cs="Arial"/>
          <w:color w:val="000000" w:themeColor="text1"/>
        </w:rPr>
        <w:t xml:space="preserve"> VIX, except that it uses the VIX time series instead of S&amp;P 500 options. VVIX measures the expected volatility of the VIX itself. This chapter reviews academic studies</w:t>
      </w:r>
      <w:r>
        <w:rPr>
          <w:rFonts w:ascii="Arial" w:eastAsia="Arial" w:hAnsi="Arial" w:cs="Arial"/>
          <w:color w:val="000000" w:themeColor="text1"/>
        </w:rPr>
        <w:t xml:space="preserve"> focusing</w:t>
      </w:r>
      <w:r w:rsidRPr="003D7050">
        <w:rPr>
          <w:rFonts w:ascii="Arial" w:eastAsia="Arial" w:hAnsi="Arial" w:cs="Arial"/>
          <w:color w:val="000000" w:themeColor="text1"/>
        </w:rPr>
        <w:t xml:space="preserve"> on various volatility forecasting models</w:t>
      </w:r>
      <w:r>
        <w:rPr>
          <w:rFonts w:ascii="Arial" w:eastAsia="Arial" w:hAnsi="Arial" w:cs="Arial"/>
          <w:color w:val="000000" w:themeColor="text1"/>
        </w:rPr>
        <w:t xml:space="preserve"> </w:t>
      </w:r>
      <w:r w:rsidRPr="003D7050">
        <w:rPr>
          <w:rFonts w:ascii="Arial" w:eastAsia="Arial" w:hAnsi="Arial" w:cs="Arial"/>
          <w:color w:val="000000" w:themeColor="text1"/>
        </w:rPr>
        <w:t>including GARCH, Monte Carlo simulations, Support Vector Machines, LSTM, Random Forest, and other state-of-the-art techniques. While much of the existing literature focuses on forecasting VIX, there is a relative scarcity of research on forecasting VVIX using modern approaches such as fractal methods, deep reinforcement learning, or GANs. Some studies have explored Bayesian methods and Markov chain Monte Carlo (MCMC) techniques for forecasting VVIX, but overall, this remains an under-researched area.</w:t>
      </w:r>
    </w:p>
    <w:p w14:paraId="5A5E77C2" w14:textId="77777777" w:rsidR="008D1943" w:rsidRDefault="008D1943" w:rsidP="008D1943">
      <w:pPr>
        <w:pStyle w:val="Heading3"/>
        <w:spacing w:line="360" w:lineRule="auto"/>
        <w:rPr>
          <w:rFonts w:eastAsia="Arial"/>
        </w:rPr>
      </w:pPr>
      <w:bookmarkStart w:id="12" w:name="_Toc202695057"/>
      <w:r>
        <w:t>2.1.1 FRACTAL NATURE OF THE DATA</w:t>
      </w:r>
      <w:bookmarkEnd w:id="12"/>
    </w:p>
    <w:p w14:paraId="752535C6" w14:textId="77777777" w:rsidR="008D1943" w:rsidRDefault="008D1943" w:rsidP="008D1943">
      <w:pPr>
        <w:spacing w:after="60" w:line="360" w:lineRule="auto"/>
        <w:ind w:firstLine="720"/>
        <w:jc w:val="both"/>
        <w:rPr>
          <w:rFonts w:ascii="Arial" w:eastAsia="Arial" w:hAnsi="Arial" w:cs="Arial"/>
          <w:color w:val="000000" w:themeColor="text1"/>
        </w:rPr>
      </w:pPr>
      <w:r w:rsidRPr="00330C35">
        <w:rPr>
          <w:rFonts w:ascii="Arial" w:eastAsia="Arial" w:hAnsi="Arial" w:cs="Arial"/>
          <w:color w:val="000000" w:themeColor="text1"/>
        </w:rPr>
        <w:t>The central thesis of this paper is that volatility and its first derivative time series data are fractal. In other words, if we examine monthly, weekly, daily, or tick-level data, we would not be able to distinguish one timescale from another unless we already know the time frame. While there are cut-off points that theoretically allow one to differentiate between scales, these points are often so minuscule (e.g., fractions of a nanosecond) or so vast (e.g., multiple decades) that we choose to disregard them in practical applications.</w:t>
      </w:r>
    </w:p>
    <w:p w14:paraId="2F8CE724" w14:textId="77777777" w:rsidR="008D1943" w:rsidRDefault="008D1943" w:rsidP="008D1943">
      <w:pPr>
        <w:spacing w:after="60" w:line="360" w:lineRule="auto"/>
        <w:ind w:firstLine="720"/>
        <w:jc w:val="both"/>
        <w:rPr>
          <w:rFonts w:ascii="Arial" w:eastAsia="Arial" w:hAnsi="Arial" w:cs="Arial"/>
          <w:color w:val="000000" w:themeColor="text1"/>
        </w:rPr>
      </w:pPr>
      <w:r w:rsidRPr="00903298">
        <w:rPr>
          <w:rFonts w:ascii="Arial" w:eastAsia="Arial" w:hAnsi="Arial" w:cs="Arial"/>
          <w:color w:val="000000" w:themeColor="text1"/>
        </w:rPr>
        <w:t>Mathematicians have long recogni</w:t>
      </w:r>
      <w:r>
        <w:rPr>
          <w:rFonts w:ascii="Arial" w:eastAsia="Arial" w:hAnsi="Arial" w:cs="Arial"/>
          <w:color w:val="000000" w:themeColor="text1"/>
        </w:rPr>
        <w:t>s</w:t>
      </w:r>
      <w:r w:rsidRPr="00903298">
        <w:rPr>
          <w:rFonts w:ascii="Arial" w:eastAsia="Arial" w:hAnsi="Arial" w:cs="Arial"/>
          <w:color w:val="000000" w:themeColor="text1"/>
        </w:rPr>
        <w:t xml:space="preserve">ed discrepancies between standard Brownian motion models and real financial data. Firstly, the data exhibit temporal dependence, with periods of large changes alternating with periods of small changes. Secondly, the tails of the return distribution are far fatter than those predicted by a Gaussian distribution. Although the data may become less peaked and have thinner tails as the sampling </w:t>
      </w:r>
      <w:r w:rsidRPr="00903298">
        <w:rPr>
          <w:rFonts w:ascii="Arial" w:eastAsia="Arial" w:hAnsi="Arial" w:cs="Arial"/>
          <w:color w:val="000000" w:themeColor="text1"/>
        </w:rPr>
        <w:lastRenderedPageBreak/>
        <w:t>interval extends to decades, they never truly become Gaussian. Empirical studies indicate that multifractal processes never converge to a Gaussian distribution. Consequently, researchers have explored alternative distributions and approaches</w:t>
      </w:r>
      <w:r>
        <w:rPr>
          <w:rFonts w:ascii="Arial" w:eastAsia="Arial" w:hAnsi="Arial" w:cs="Arial"/>
          <w:color w:val="000000" w:themeColor="text1"/>
        </w:rPr>
        <w:t xml:space="preserve"> </w:t>
      </w:r>
      <w:r w:rsidRPr="00903298">
        <w:rPr>
          <w:rFonts w:ascii="Arial" w:eastAsia="Arial" w:hAnsi="Arial" w:cs="Arial"/>
          <w:color w:val="000000" w:themeColor="text1"/>
        </w:rPr>
        <w:t xml:space="preserve">such as the </w:t>
      </w:r>
      <w:proofErr w:type="gramStart"/>
      <w:r w:rsidRPr="00903298">
        <w:rPr>
          <w:rFonts w:ascii="Arial" w:eastAsia="Arial" w:hAnsi="Arial" w:cs="Arial"/>
          <w:color w:val="000000" w:themeColor="text1"/>
        </w:rPr>
        <w:t>Student’s</w:t>
      </w:r>
      <w:proofErr w:type="gramEnd"/>
      <w:r w:rsidRPr="00903298">
        <w:rPr>
          <w:rFonts w:ascii="Arial" w:eastAsia="Arial" w:hAnsi="Arial" w:cs="Arial"/>
          <w:color w:val="000000" w:themeColor="text1"/>
        </w:rPr>
        <w:t xml:space="preserve"> t-distribution, Poisson jumps, and nonparametric representations</w:t>
      </w:r>
      <w:r>
        <w:rPr>
          <w:rFonts w:ascii="Arial" w:eastAsia="Arial" w:hAnsi="Arial" w:cs="Arial"/>
          <w:color w:val="000000" w:themeColor="text1"/>
        </w:rPr>
        <w:t xml:space="preserve"> </w:t>
      </w:r>
      <w:r w:rsidRPr="00903298">
        <w:rPr>
          <w:rFonts w:ascii="Arial" w:eastAsia="Arial" w:hAnsi="Arial" w:cs="Arial"/>
          <w:color w:val="000000" w:themeColor="text1"/>
        </w:rPr>
        <w:t>to better capture these characteristics.</w:t>
      </w:r>
    </w:p>
    <w:p w14:paraId="4B8C0D72" w14:textId="77777777" w:rsidR="008D1943" w:rsidRDefault="008D1943" w:rsidP="008D1943">
      <w:pPr>
        <w:spacing w:after="60" w:line="360" w:lineRule="auto"/>
        <w:ind w:firstLine="720"/>
        <w:jc w:val="both"/>
        <w:rPr>
          <w:rFonts w:ascii="Arial" w:eastAsia="Arial" w:hAnsi="Arial" w:cs="Arial"/>
          <w:color w:val="000000" w:themeColor="text1"/>
        </w:rPr>
      </w:pPr>
      <w:proofErr w:type="gramStart"/>
      <w:r w:rsidRPr="00337535">
        <w:rPr>
          <w:rFonts w:ascii="Arial" w:eastAsia="Arial" w:hAnsi="Arial" w:cs="Arial"/>
          <w:color w:val="000000" w:themeColor="text1"/>
        </w:rPr>
        <w:t>GARCH(</w:t>
      </w:r>
      <w:proofErr w:type="gramEnd"/>
      <w:r w:rsidRPr="00337535">
        <w:rPr>
          <w:rFonts w:ascii="Arial" w:eastAsia="Arial" w:hAnsi="Arial" w:cs="Arial"/>
          <w:color w:val="000000" w:themeColor="text1"/>
        </w:rPr>
        <w:t>p, q) models, introduced by Bollerslev, address volatility clustering and help mitigate the issue of fat tails. In these models, a higher α coefficient tends to produce sharper changes in volatility, while β corresponds to more gradually evolving volatility dependencies. Since (α + β) &lt; 1 typically holds, there is a trade-off between immediate large changes and sustained long cycles in volatility. This limitation means that GARCH cannot simultaneously capture abrupt shifts and prolonged volatility patterns.</w:t>
      </w:r>
    </w:p>
    <w:p w14:paraId="56EC9F30"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Multifractality was introduced by Mandelbrot in 1972 and was first applied in physics to describe distributions of energy and matter such as minerals, turbulent dissipation, stellar matter. Mandelbrot extended multifractality to measure the heterogeneity in the financial time series and extended it to stochastic processes. Most diffusions are characterised by increments that grow locally at the rate </w:t>
      </w:r>
      <w:r w:rsidRPr="004605A3">
        <w:rPr>
          <w:rFonts w:ascii="Arial" w:eastAsia="Arial" w:hAnsi="Arial" w:cs="Arial"/>
          <w:color w:val="000000" w:themeColor="text1"/>
        </w:rPr>
        <w:t>(∆t)</w:t>
      </w:r>
      <w:r>
        <w:rPr>
          <w:rFonts w:ascii="Arial" w:eastAsia="Arial" w:hAnsi="Arial" w:cs="Arial"/>
          <w:color w:val="000000" w:themeColor="text1"/>
          <w:vertAlign w:val="superscript"/>
        </w:rPr>
        <w:t>1/2</w:t>
      </w:r>
      <w:r>
        <w:rPr>
          <w:rFonts w:ascii="Arial" w:eastAsia="Arial" w:hAnsi="Arial" w:cs="Arial"/>
          <w:color w:val="000000" w:themeColor="text1"/>
          <w:vertAlign w:val="superscript"/>
        </w:rPr>
        <w:softHyphen/>
      </w:r>
      <w:r>
        <w:rPr>
          <w:rFonts w:ascii="Arial" w:eastAsia="Arial" w:hAnsi="Arial" w:cs="Arial"/>
          <w:color w:val="000000" w:themeColor="text1"/>
          <w:vertAlign w:val="superscript"/>
        </w:rPr>
        <w:softHyphen/>
      </w:r>
      <w:r>
        <w:rPr>
          <w:rFonts w:ascii="Arial" w:eastAsia="Arial" w:hAnsi="Arial" w:cs="Arial"/>
          <w:color w:val="000000" w:themeColor="text1"/>
          <w:vertAlign w:val="superscript"/>
        </w:rPr>
        <w:softHyphen/>
        <w:t xml:space="preserve"> </w:t>
      </w:r>
      <w:r w:rsidRPr="004605A3">
        <w:rPr>
          <w:rFonts w:ascii="Arial" w:eastAsia="Arial" w:hAnsi="Arial" w:cs="Arial"/>
          <w:color w:val="000000" w:themeColor="text1"/>
        </w:rPr>
        <w:t>thr</w:t>
      </w:r>
      <w:r>
        <w:rPr>
          <w:rFonts w:ascii="Arial" w:eastAsia="Arial" w:hAnsi="Arial" w:cs="Arial"/>
          <w:color w:val="000000" w:themeColor="text1"/>
        </w:rPr>
        <w:t xml:space="preserve">oughout their sample path. The exception is FBM which has growth rate </w:t>
      </w:r>
      <w:r w:rsidRPr="004605A3">
        <w:rPr>
          <w:rFonts w:ascii="Arial" w:eastAsia="Arial" w:hAnsi="Arial" w:cs="Arial"/>
          <w:color w:val="000000" w:themeColor="text1"/>
        </w:rPr>
        <w:t>(∆</w:t>
      </w:r>
      <w:proofErr w:type="gramStart"/>
      <w:r>
        <w:rPr>
          <w:rFonts w:ascii="Arial" w:eastAsia="Arial" w:hAnsi="Arial" w:cs="Arial"/>
          <w:color w:val="000000" w:themeColor="text1"/>
        </w:rPr>
        <w:t>t</w:t>
      </w:r>
      <w:r w:rsidRPr="004605A3">
        <w:rPr>
          <w:rFonts w:ascii="Arial" w:eastAsia="Arial" w:hAnsi="Arial" w:cs="Arial"/>
          <w:color w:val="000000" w:themeColor="text1"/>
        </w:rPr>
        <w:t>)</w:t>
      </w:r>
      <w:r>
        <w:rPr>
          <w:rFonts w:ascii="Arial" w:eastAsia="Arial" w:hAnsi="Arial" w:cs="Arial"/>
          <w:color w:val="000000" w:themeColor="text1"/>
          <w:vertAlign w:val="superscript"/>
        </w:rPr>
        <w:t>H</w:t>
      </w:r>
      <w:r>
        <w:rPr>
          <w:rFonts w:ascii="Arial" w:eastAsia="Arial" w:hAnsi="Arial" w:cs="Arial"/>
          <w:color w:val="000000" w:themeColor="text1"/>
          <w:vertAlign w:val="superscript"/>
        </w:rPr>
        <w:softHyphen/>
      </w:r>
      <w:r>
        <w:rPr>
          <w:rFonts w:ascii="Arial" w:eastAsia="Arial" w:hAnsi="Arial" w:cs="Arial"/>
          <w:color w:val="000000" w:themeColor="text1"/>
          <w:vertAlign w:val="superscript"/>
        </w:rPr>
        <w:softHyphen/>
      </w:r>
      <w:r>
        <w:rPr>
          <w:rFonts w:ascii="Arial" w:eastAsia="Arial" w:hAnsi="Arial" w:cs="Arial"/>
          <w:color w:val="000000" w:themeColor="text1"/>
          <w:vertAlign w:val="superscript"/>
        </w:rPr>
        <w:softHyphen/>
      </w:r>
      <w:proofErr w:type="gramEnd"/>
      <w:r>
        <w:rPr>
          <w:rFonts w:ascii="Arial" w:eastAsia="Arial" w:hAnsi="Arial" w:cs="Arial"/>
          <w:color w:val="000000" w:themeColor="text1"/>
        </w:rPr>
        <w:t>, where H is invariant with t. Multifractals, on the other hand, have a multiplicity of local growth rates for increments (where h = 1/</w:t>
      </w:r>
      <w:proofErr w:type="gramStart"/>
      <w:r>
        <w:rPr>
          <w:rFonts w:ascii="Arial" w:eastAsia="Arial" w:hAnsi="Arial" w:cs="Arial"/>
          <w:color w:val="000000" w:themeColor="text1"/>
        </w:rPr>
        <w:t>2 ,</w:t>
      </w:r>
      <w:proofErr w:type="gramEnd"/>
      <w:r>
        <w:rPr>
          <w:rFonts w:ascii="Arial" w:eastAsia="Arial" w:hAnsi="Arial" w:cs="Arial"/>
          <w:color w:val="000000" w:themeColor="text1"/>
        </w:rPr>
        <w:t xml:space="preserve"> this becomes normal Brownian motion).</w:t>
      </w:r>
    </w:p>
    <w:p w14:paraId="4EA3C6EF" w14:textId="77777777" w:rsidR="008D1943" w:rsidRDefault="008D1943" w:rsidP="008D1943">
      <w:pPr>
        <w:spacing w:after="60" w:line="360" w:lineRule="auto"/>
        <w:ind w:firstLine="720"/>
        <w:jc w:val="both"/>
        <w:rPr>
          <w:rFonts w:ascii="Arial" w:eastAsia="Arial" w:hAnsi="Arial" w:cs="Arial"/>
          <w:color w:val="000000" w:themeColor="text1"/>
        </w:rPr>
      </w:pPr>
      <w:r w:rsidRPr="00D23437">
        <w:rPr>
          <w:rFonts w:ascii="Arial" w:eastAsia="Arial" w:hAnsi="Arial" w:cs="Arial"/>
          <w:color w:val="000000" w:themeColor="text1"/>
        </w:rPr>
        <w:t xml:space="preserve">Mandelbrot’s seminal 1997 paper introduced the Multifractal Model of Asset Returns (MMAR), viewing asset prices as </w:t>
      </w:r>
      <w:proofErr w:type="spellStart"/>
      <w:r w:rsidRPr="00D23437">
        <w:rPr>
          <w:rFonts w:ascii="Arial" w:eastAsia="Arial" w:hAnsi="Arial" w:cs="Arial"/>
          <w:color w:val="000000" w:themeColor="text1"/>
        </w:rPr>
        <w:t>multiscaling</w:t>
      </w:r>
      <w:proofErr w:type="spellEnd"/>
      <w:r w:rsidRPr="00D23437">
        <w:rPr>
          <w:rFonts w:ascii="Arial" w:eastAsia="Arial" w:hAnsi="Arial" w:cs="Arial"/>
          <w:color w:val="000000" w:themeColor="text1"/>
        </w:rPr>
        <w:t xml:space="preserve"> processes with both long memory and heavy tails. In the MMAR, volatility of volatility is introduced via a random trading time, generated as the cumulative distribution function of a random measure. Under this framework, the distribution of returns and volatility remains invariant across time scales, and the compounding effect of random trading time allows direct modelling of variance without influencing the direction or correlation of increments.</w:t>
      </w:r>
      <w:r w:rsidRPr="00267FC5">
        <w:rPr>
          <w:rFonts w:ascii="Arial" w:eastAsia="Arial" w:hAnsi="Arial" w:cs="Arial"/>
          <w:color w:val="000000" w:themeColor="text1"/>
        </w:rPr>
        <w:t xml:space="preserve"> </w:t>
      </w:r>
      <w:r>
        <w:rPr>
          <w:rFonts w:ascii="Arial" w:eastAsia="Arial" w:hAnsi="Arial" w:cs="Arial"/>
          <w:color w:val="000000" w:themeColor="text1"/>
        </w:rPr>
        <w:t>In other words, t</w:t>
      </w:r>
      <w:r w:rsidRPr="00D23437">
        <w:rPr>
          <w:rFonts w:ascii="Arial" w:eastAsia="Arial" w:hAnsi="Arial" w:cs="Arial"/>
          <w:color w:val="000000" w:themeColor="text1"/>
        </w:rPr>
        <w:t>he introduction of random trading time T(t) in the Multifractal Model of Asset Returns (MMAR) allows direct modelling of time-varying variance. This is achieved by scaling the variance through T(t) without altering the underlying direction (sign) or correlation structure of the price increments, which remain determined by the properties of the driving process (e.g., Brownian or fractional Brownian motion).</w:t>
      </w:r>
      <w:r>
        <w:rPr>
          <w:rFonts w:ascii="Arial" w:eastAsia="Arial" w:hAnsi="Arial" w:cs="Arial"/>
          <w:color w:val="000000" w:themeColor="text1"/>
        </w:rPr>
        <w:t xml:space="preserve"> </w:t>
      </w:r>
    </w:p>
    <w:p w14:paraId="7C139823"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lastRenderedPageBreak/>
        <w:t xml:space="preserve">In their seminal paper, Thomas Lux and </w:t>
      </w:r>
      <w:proofErr w:type="spellStart"/>
      <w:r>
        <w:rPr>
          <w:rFonts w:ascii="Arial" w:eastAsia="Arial" w:hAnsi="Arial" w:cs="Arial"/>
          <w:color w:val="000000" w:themeColor="text1"/>
        </w:rPr>
        <w:t>Ruipeng</w:t>
      </w:r>
      <w:proofErr w:type="spellEnd"/>
      <w:r>
        <w:rPr>
          <w:rFonts w:ascii="Arial" w:eastAsia="Arial" w:hAnsi="Arial" w:cs="Arial"/>
          <w:color w:val="000000" w:themeColor="text1"/>
        </w:rPr>
        <w:t xml:space="preserve"> Liu</w:t>
      </w:r>
      <w:sdt>
        <w:sdtPr>
          <w:rPr>
            <w:rFonts w:ascii="Arial" w:eastAsia="Arial" w:hAnsi="Arial" w:cs="Arial"/>
            <w:color w:val="000000" w:themeColor="text1"/>
          </w:rPr>
          <w:id w:val="-75960001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Tho17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[14]</w:t>
          </w:r>
          <w:r>
            <w:rPr>
              <w:rFonts w:ascii="Arial" w:eastAsia="Arial" w:hAnsi="Arial" w:cs="Arial"/>
              <w:color w:val="000000" w:themeColor="text1"/>
            </w:rPr>
            <w:fldChar w:fldCharType="end"/>
          </w:r>
        </w:sdtContent>
      </w:sdt>
      <w:r>
        <w:rPr>
          <w:rFonts w:ascii="Arial" w:eastAsia="Arial" w:hAnsi="Arial" w:cs="Arial"/>
          <w:color w:val="000000" w:themeColor="text1"/>
        </w:rPr>
        <w:t xml:space="preserve"> extended Generalised Method Moment (GMM) approach of Lux (2008) to multivariate settings and applied it to discrete and continuous distributions of the volatility components. </w:t>
      </w:r>
      <w:r w:rsidRPr="00080D82">
        <w:rPr>
          <w:rFonts w:ascii="Arial" w:eastAsia="Arial" w:hAnsi="Arial" w:cs="Arial"/>
          <w:color w:val="000000" w:themeColor="text1"/>
        </w:rPr>
        <w:t xml:space="preserve">Their results showed that the performance of the GMM estimator remained robust when moving from univariate to bivariate or </w:t>
      </w:r>
      <w:proofErr w:type="spellStart"/>
      <w:r w:rsidRPr="00080D82">
        <w:rPr>
          <w:rFonts w:ascii="Arial" w:eastAsia="Arial" w:hAnsi="Arial" w:cs="Arial"/>
          <w:color w:val="000000" w:themeColor="text1"/>
        </w:rPr>
        <w:t>trivariate</w:t>
      </w:r>
      <w:proofErr w:type="spellEnd"/>
      <w:r w:rsidRPr="00080D82">
        <w:rPr>
          <w:rFonts w:ascii="Arial" w:eastAsia="Arial" w:hAnsi="Arial" w:cs="Arial"/>
          <w:color w:val="000000" w:themeColor="text1"/>
        </w:rPr>
        <w:t xml:space="preserve"> models.</w:t>
      </w:r>
      <w:r>
        <w:rPr>
          <w:rFonts w:ascii="Arial" w:eastAsia="Arial" w:hAnsi="Arial" w:cs="Arial"/>
          <w:color w:val="000000" w:themeColor="text1"/>
        </w:rPr>
        <w:t xml:space="preserve"> In subsequent work, </w:t>
      </w:r>
      <w:proofErr w:type="spellStart"/>
      <w:r>
        <w:rPr>
          <w:rFonts w:ascii="Arial" w:eastAsia="Arial" w:hAnsi="Arial" w:cs="Arial"/>
          <w:color w:val="000000" w:themeColor="text1"/>
        </w:rPr>
        <w:t>Ruipeng</w:t>
      </w:r>
      <w:proofErr w:type="spellEnd"/>
      <w:r>
        <w:rPr>
          <w:rFonts w:ascii="Arial" w:eastAsia="Arial" w:hAnsi="Arial" w:cs="Arial"/>
          <w:color w:val="000000" w:themeColor="text1"/>
        </w:rPr>
        <w:t xml:space="preserve"> Liu et al </w:t>
      </w:r>
      <w:sdt>
        <w:sdtPr>
          <w:rPr>
            <w:rFonts w:ascii="Arial" w:eastAsia="Arial" w:hAnsi="Arial" w:cs="Arial"/>
            <w:color w:val="000000" w:themeColor="text1"/>
          </w:rPr>
          <w:id w:val="74446102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Rui19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[15]</w:t>
          </w:r>
          <w:r>
            <w:rPr>
              <w:rFonts w:ascii="Arial" w:eastAsia="Arial" w:hAnsi="Arial" w:cs="Arial"/>
              <w:color w:val="000000" w:themeColor="text1"/>
            </w:rPr>
            <w:fldChar w:fldCharType="end"/>
          </w:r>
        </w:sdtContent>
      </w:sdt>
      <w:r>
        <w:rPr>
          <w:rFonts w:ascii="Arial" w:eastAsia="Arial" w:hAnsi="Arial" w:cs="Arial"/>
          <w:color w:val="000000" w:themeColor="text1"/>
        </w:rPr>
        <w:t xml:space="preserve"> utilised a bivariate Markov-switching multifractal (MSM) model </w:t>
      </w:r>
      <w:r w:rsidRPr="00C73C8A">
        <w:rPr>
          <w:rFonts w:ascii="Arial" w:eastAsia="Arial" w:hAnsi="Arial" w:cs="Arial"/>
          <w:color w:val="000000" w:themeColor="text1"/>
        </w:rPr>
        <w:t xml:space="preserve">to examine the interplay between exchange rates and stock market volatility in various developed (Canada, France, Germany, Italy, Japan, UK) and emerging (BRICS) economies. </w:t>
      </w:r>
      <w:r>
        <w:rPr>
          <w:rFonts w:ascii="Arial" w:eastAsia="Arial" w:hAnsi="Arial" w:cs="Arial"/>
          <w:color w:val="000000" w:themeColor="text1"/>
        </w:rPr>
        <w:t xml:space="preserve"> </w:t>
      </w:r>
      <w:r w:rsidRPr="00C73C8A">
        <w:rPr>
          <w:rFonts w:ascii="Arial" w:eastAsia="Arial" w:hAnsi="Arial" w:cs="Arial"/>
          <w:color w:val="000000" w:themeColor="text1"/>
        </w:rPr>
        <w:t xml:space="preserve">The MSM model captured key statistical anomalies in volatility dynamics. </w:t>
      </w:r>
      <w:r>
        <w:rPr>
          <w:rFonts w:ascii="Arial" w:eastAsia="Arial" w:hAnsi="Arial" w:cs="Arial"/>
          <w:color w:val="000000" w:themeColor="text1"/>
        </w:rPr>
        <w:t xml:space="preserve"> The authors compared GARCH models with MSM and found that GARCH offered superior volatility forecast for short horizons whereas multifractal models offer significant improvements for longer horizons across most markets. Bivariate model outperformed univariate model across developed markets but had mixed performance in emerging markets.     </w:t>
      </w:r>
    </w:p>
    <w:p w14:paraId="16C06456" w14:textId="77777777" w:rsidR="008D1943" w:rsidRPr="000E4F96" w:rsidRDefault="008D1943" w:rsidP="008D1943">
      <w:pPr>
        <w:pStyle w:val="Heading4"/>
        <w:spacing w:line="360" w:lineRule="auto"/>
        <w:rPr>
          <w:rFonts w:eastAsia="Arial"/>
        </w:rPr>
      </w:pPr>
      <w:r w:rsidRPr="000E4F96">
        <w:rPr>
          <w:rFonts w:eastAsia="Arial"/>
        </w:rPr>
        <w:t>FRACTALS</w:t>
      </w:r>
    </w:p>
    <w:p w14:paraId="6DD60730" w14:textId="77777777" w:rsidR="008D1943" w:rsidRPr="000C4426" w:rsidRDefault="008D1943" w:rsidP="008D1943">
      <w:pPr>
        <w:spacing w:after="60" w:line="360" w:lineRule="auto"/>
        <w:ind w:firstLine="720"/>
        <w:jc w:val="both"/>
        <w:rPr>
          <w:rFonts w:ascii="Arial" w:eastAsia="Arial" w:hAnsi="Arial" w:cs="Arial"/>
          <w:color w:val="000000" w:themeColor="text1"/>
        </w:rPr>
      </w:pPr>
      <w:r w:rsidRPr="0041365F">
        <w:rPr>
          <w:rFonts w:ascii="Arial" w:eastAsia="Arial" w:hAnsi="Arial" w:cs="Arial"/>
          <w:color w:val="000000" w:themeColor="text1"/>
        </w:rPr>
        <w:t xml:space="preserve">A fractal is defined as a curve or geometric shape, each part of which has the same statistical properties as </w:t>
      </w:r>
      <w:proofErr w:type="gramStart"/>
      <w:r w:rsidRPr="0041365F">
        <w:rPr>
          <w:rFonts w:ascii="Arial" w:eastAsia="Arial" w:hAnsi="Arial" w:cs="Arial"/>
          <w:color w:val="000000" w:themeColor="text1"/>
        </w:rPr>
        <w:t>the</w:t>
      </w:r>
      <w:proofErr w:type="gramEnd"/>
      <w:r w:rsidRPr="0041365F">
        <w:rPr>
          <w:rFonts w:ascii="Arial" w:eastAsia="Arial" w:hAnsi="Arial" w:cs="Arial"/>
          <w:color w:val="000000" w:themeColor="text1"/>
        </w:rPr>
        <w:t xml:space="preserve"> whole. Fractals are used in modelling structures such as eroded coastlines and snowflakes in which similar patterns recur at progressively smaller scales, and in describing partly random or chaotic phenomena such as crystal growth, fluid turbulence, and galaxy formation.</w:t>
      </w:r>
      <w:r>
        <w:rPr>
          <w:rFonts w:ascii="Arial" w:eastAsia="Arial" w:hAnsi="Arial" w:cs="Arial"/>
          <w:color w:val="000000" w:themeColor="text1"/>
        </w:rPr>
        <w:t xml:space="preserve"> Fractals are created by repeating a simple process in a never-ending feedback loop. A fractal dimension of 1D time series embedded in a 2D plot measures the roughness of a surface and has the following simple relationship with hurst exponent in 2D space</w:t>
      </w:r>
      <w:r w:rsidRPr="005079D1">
        <w:rPr>
          <w:rFonts w:ascii="Arial" w:eastAsia="Arial" w:hAnsi="Arial" w:cs="Arial"/>
          <w:color w:val="000000" w:themeColor="text1"/>
        </w:rPr>
        <w:t xml:space="preserve">: </w:t>
      </w:r>
      <m:oMath>
        <m:sSub>
          <m:sSubPr>
            <m:ctrlPr>
              <w:rPr>
                <w:rFonts w:ascii="Cambria Math" w:eastAsia="Arial" w:hAnsi="Cambria Math" w:cs="Arial"/>
                <w:iCs/>
                <w:color w:val="000000" w:themeColor="text1"/>
              </w:rPr>
            </m:ctrlPr>
          </m:sSubPr>
          <m:e>
            <m:r>
              <w:rPr>
                <w:rFonts w:ascii="Cambria Math" w:eastAsia="Arial" w:hAnsi="Cambria Math" w:cs="Arial"/>
                <w:color w:val="000000" w:themeColor="text1"/>
              </w:rPr>
              <m:t>d</m:t>
            </m:r>
          </m:e>
          <m:sub>
            <m:r>
              <w:rPr>
                <w:rFonts w:ascii="Cambria Math" w:eastAsia="Arial" w:hAnsi="Cambria Math" w:cs="Arial"/>
                <w:color w:val="000000" w:themeColor="text1"/>
              </w:rPr>
              <m:t>H</m:t>
            </m:r>
          </m:sub>
        </m:sSub>
        <m:r>
          <w:rPr>
            <w:rFonts w:ascii="Cambria Math" w:eastAsia="Arial" w:hAnsi="Cambria Math" w:cs="Arial"/>
            <w:color w:val="000000" w:themeColor="text1"/>
          </w:rPr>
          <m:t>=2-H</m:t>
        </m:r>
      </m:oMath>
      <w:r>
        <w:rPr>
          <w:rFonts w:ascii="Arial" w:eastAsia="Arial" w:hAnsi="Arial" w:cs="Arial"/>
          <w:i/>
          <w:iCs/>
          <w:color w:val="000000" w:themeColor="text1"/>
        </w:rPr>
        <w:t>.</w:t>
      </w:r>
      <w:r>
        <w:rPr>
          <w:rFonts w:ascii="Arial" w:eastAsia="Arial" w:hAnsi="Arial" w:cs="Arial"/>
          <w:color w:val="000000" w:themeColor="text1"/>
        </w:rPr>
        <w:t xml:space="preserve"> It is defined as the </w:t>
      </w:r>
      <w:proofErr w:type="spellStart"/>
      <w:r>
        <w:rPr>
          <w:rFonts w:ascii="Arial" w:eastAsia="Arial" w:hAnsi="Arial" w:cs="Arial"/>
          <w:color w:val="000000" w:themeColor="text1"/>
        </w:rPr>
        <w:t>Hausdorff</w:t>
      </w:r>
      <w:proofErr w:type="spellEnd"/>
      <w:r>
        <w:rPr>
          <w:rFonts w:ascii="Arial" w:eastAsia="Arial" w:hAnsi="Arial" w:cs="Arial"/>
          <w:color w:val="000000" w:themeColor="text1"/>
        </w:rPr>
        <w:t xml:space="preserve"> dimension, which is the dimension of a fractal set, is inversely related to the Hurst exponent (H) which is a measure of the long-term dependence of a time series. This relationship can be explained in the following way. A time series with a high </w:t>
      </w:r>
      <w:proofErr w:type="spellStart"/>
      <w:r>
        <w:rPr>
          <w:rFonts w:ascii="Arial" w:eastAsia="Arial" w:hAnsi="Arial" w:cs="Arial"/>
          <w:color w:val="000000" w:themeColor="text1"/>
        </w:rPr>
        <w:t>Hausdorff</w:t>
      </w:r>
      <w:proofErr w:type="spellEnd"/>
      <w:r>
        <w:rPr>
          <w:rFonts w:ascii="Arial" w:eastAsia="Arial" w:hAnsi="Arial" w:cs="Arial"/>
          <w:color w:val="000000" w:themeColor="text1"/>
        </w:rPr>
        <w:t xml:space="preserve"> dimension is said to be “rough”, meaning that it has a lot of small-scale variations. A time series with a low </w:t>
      </w:r>
      <w:proofErr w:type="spellStart"/>
      <w:r>
        <w:rPr>
          <w:rFonts w:ascii="Arial" w:eastAsia="Arial" w:hAnsi="Arial" w:cs="Arial"/>
          <w:color w:val="000000" w:themeColor="text1"/>
        </w:rPr>
        <w:t>Hausdorff</w:t>
      </w:r>
      <w:proofErr w:type="spellEnd"/>
      <w:r>
        <w:rPr>
          <w:rFonts w:ascii="Arial" w:eastAsia="Arial" w:hAnsi="Arial" w:cs="Arial"/>
          <w:color w:val="000000" w:themeColor="text1"/>
        </w:rPr>
        <w:t xml:space="preserve"> dimension is said to be smooth, meaning that it has few small-scale variations. Hurst exponent is defined as the exponent of the power law that describes the decay of the autocorrelation function of the time series. In other words, </w:t>
      </w:r>
      <w:r w:rsidRPr="000C4426">
        <w:rPr>
          <w:rFonts w:ascii="Arial" w:eastAsia="Arial" w:hAnsi="Arial" w:cs="Arial"/>
          <w:color w:val="000000" w:themeColor="text1"/>
        </w:rPr>
        <w:t xml:space="preserve">The </w:t>
      </w:r>
      <w:proofErr w:type="spellStart"/>
      <w:r w:rsidRPr="000C4426">
        <w:rPr>
          <w:rFonts w:ascii="Arial" w:eastAsia="Arial" w:hAnsi="Arial" w:cs="Arial"/>
          <w:color w:val="000000" w:themeColor="text1"/>
        </w:rPr>
        <w:t>Hausdorff</w:t>
      </w:r>
      <w:proofErr w:type="spellEnd"/>
      <w:r w:rsidRPr="000C4426">
        <w:rPr>
          <w:rFonts w:ascii="Arial" w:eastAsia="Arial" w:hAnsi="Arial" w:cs="Arial"/>
          <w:color w:val="000000" w:themeColor="text1"/>
        </w:rPr>
        <w:t xml:space="preserve"> dimension, </w:t>
      </w:r>
      <w:proofErr w:type="spellStart"/>
      <w:r>
        <w:rPr>
          <w:rFonts w:ascii="Arial" w:eastAsia="Arial" w:hAnsi="Arial" w:cs="Arial"/>
          <w:color w:val="000000" w:themeColor="text1"/>
        </w:rPr>
        <w:t>d</w:t>
      </w:r>
      <w:r>
        <w:rPr>
          <w:rFonts w:ascii="Arial" w:eastAsia="Arial" w:hAnsi="Arial" w:cs="Arial"/>
          <w:color w:val="000000" w:themeColor="text1"/>
        </w:rPr>
        <w:softHyphen/>
      </w:r>
      <w:r>
        <w:rPr>
          <w:rFonts w:ascii="Arial" w:eastAsia="Arial" w:hAnsi="Arial" w:cs="Arial"/>
          <w:color w:val="000000" w:themeColor="text1"/>
          <w:vertAlign w:val="subscript"/>
        </w:rPr>
        <w:t>H</w:t>
      </w:r>
      <w:proofErr w:type="spellEnd"/>
      <w:r>
        <w:rPr>
          <w:rFonts w:ascii="Arial" w:eastAsia="Arial" w:hAnsi="Arial" w:cs="Arial"/>
          <w:color w:val="000000" w:themeColor="text1"/>
        </w:rPr>
        <w:t xml:space="preserve">, </w:t>
      </w:r>
      <w:r w:rsidRPr="000C4426">
        <w:rPr>
          <w:rFonts w:ascii="Arial" w:eastAsia="Arial" w:hAnsi="Arial" w:cs="Arial"/>
          <w:color w:val="000000" w:themeColor="text1"/>
        </w:rPr>
        <w:t xml:space="preserve">describes how a fractal curve fills space, offering insights into its roughness and detail across scales. For instance, when </w:t>
      </w:r>
      <w:proofErr w:type="spellStart"/>
      <w:r w:rsidRPr="00267FC5">
        <w:rPr>
          <w:rFonts w:ascii="Arial" w:eastAsia="Arial" w:hAnsi="Arial" w:cs="Arial"/>
          <w:i/>
          <w:iCs/>
          <w:color w:val="000000" w:themeColor="text1"/>
        </w:rPr>
        <w:t>d</w:t>
      </w:r>
      <w:r w:rsidRPr="00267FC5">
        <w:rPr>
          <w:rFonts w:ascii="Arial" w:eastAsia="Arial" w:hAnsi="Arial" w:cs="Arial"/>
          <w:i/>
          <w:iCs/>
          <w:color w:val="000000" w:themeColor="text1"/>
        </w:rPr>
        <w:softHyphen/>
      </w:r>
      <w:r w:rsidRPr="00267FC5">
        <w:rPr>
          <w:rFonts w:ascii="Arial" w:eastAsia="Arial" w:hAnsi="Arial" w:cs="Arial"/>
          <w:i/>
          <w:iCs/>
          <w:color w:val="000000" w:themeColor="text1"/>
          <w:vertAlign w:val="subscript"/>
        </w:rPr>
        <w:t>H</w:t>
      </w:r>
      <w:proofErr w:type="spellEnd"/>
      <w:r w:rsidRPr="00267FC5">
        <w:rPr>
          <w:rFonts w:ascii="Arial" w:eastAsia="Arial" w:hAnsi="Arial" w:cs="Arial"/>
          <w:i/>
          <w:iCs/>
          <w:color w:val="000000" w:themeColor="text1"/>
        </w:rPr>
        <w:t xml:space="preserve"> =1,</w:t>
      </w:r>
      <w:r w:rsidRPr="000C4426">
        <w:rPr>
          <w:rFonts w:ascii="Arial" w:eastAsia="Arial" w:hAnsi="Arial" w:cs="Arial"/>
          <w:color w:val="000000" w:themeColor="text1"/>
        </w:rPr>
        <w:t xml:space="preserve"> the curve is smooth and resembles a straight </w:t>
      </w:r>
      <w:r w:rsidRPr="000C4426">
        <w:rPr>
          <w:rFonts w:ascii="Arial" w:eastAsia="Arial" w:hAnsi="Arial" w:cs="Arial"/>
          <w:color w:val="000000" w:themeColor="text1"/>
        </w:rPr>
        <w:lastRenderedPageBreak/>
        <w:t xml:space="preserve">line. Conversely, if </w:t>
      </w:r>
      <w:proofErr w:type="spellStart"/>
      <w:r w:rsidRPr="00267FC5">
        <w:rPr>
          <w:rFonts w:ascii="Arial" w:eastAsia="Arial" w:hAnsi="Arial" w:cs="Arial"/>
          <w:i/>
          <w:iCs/>
          <w:color w:val="000000" w:themeColor="text1"/>
        </w:rPr>
        <w:t>d</w:t>
      </w:r>
      <w:r w:rsidRPr="00267FC5">
        <w:rPr>
          <w:rFonts w:ascii="Arial" w:eastAsia="Arial" w:hAnsi="Arial" w:cs="Arial"/>
          <w:i/>
          <w:iCs/>
          <w:color w:val="000000" w:themeColor="text1"/>
        </w:rPr>
        <w:softHyphen/>
      </w:r>
      <w:r w:rsidRPr="00267FC5">
        <w:rPr>
          <w:rFonts w:ascii="Arial" w:eastAsia="Arial" w:hAnsi="Arial" w:cs="Arial"/>
          <w:i/>
          <w:iCs/>
          <w:color w:val="000000" w:themeColor="text1"/>
          <w:vertAlign w:val="subscript"/>
        </w:rPr>
        <w:t>H</w:t>
      </w:r>
      <w:proofErr w:type="spellEnd"/>
      <w:r w:rsidRPr="00267FC5">
        <w:rPr>
          <w:rFonts w:ascii="Arial" w:eastAsia="Arial" w:hAnsi="Arial" w:cs="Arial"/>
          <w:i/>
          <w:iCs/>
          <w:color w:val="000000" w:themeColor="text1"/>
        </w:rPr>
        <w:t xml:space="preserve"> =2,</w:t>
      </w:r>
      <w:r w:rsidRPr="000C4426">
        <w:rPr>
          <w:rFonts w:ascii="Arial" w:eastAsia="Arial" w:hAnsi="Arial" w:cs="Arial"/>
          <w:color w:val="000000" w:themeColor="text1"/>
        </w:rPr>
        <w:t xml:space="preserve"> the curve becomes so jagged that it effectively fills an entire two-dimensional plane, like an irregular coastline. The relationship </w:t>
      </w:r>
      <m:oMath>
        <m:sSub>
          <m:sSubPr>
            <m:ctrlPr>
              <w:rPr>
                <w:rFonts w:ascii="Cambria Math" w:eastAsia="Arial" w:hAnsi="Cambria Math" w:cs="Arial"/>
                <w:iCs/>
                <w:color w:val="000000" w:themeColor="text1"/>
              </w:rPr>
            </m:ctrlPr>
          </m:sSubPr>
          <m:e>
            <m:r>
              <w:rPr>
                <w:rFonts w:ascii="Cambria Math" w:eastAsia="Arial" w:hAnsi="Cambria Math" w:cs="Arial"/>
                <w:color w:val="000000" w:themeColor="text1"/>
              </w:rPr>
              <m:t>d</m:t>
            </m:r>
          </m:e>
          <m:sub>
            <m:r>
              <w:rPr>
                <w:rFonts w:ascii="Cambria Math" w:eastAsia="Arial" w:hAnsi="Cambria Math" w:cs="Arial"/>
                <w:color w:val="000000" w:themeColor="text1"/>
              </w:rPr>
              <m:t>H</m:t>
            </m:r>
          </m:sub>
        </m:sSub>
        <m:r>
          <w:rPr>
            <w:rFonts w:ascii="Cambria Math" w:eastAsia="Arial" w:hAnsi="Cambria Math" w:cs="Arial"/>
            <w:color w:val="000000" w:themeColor="text1"/>
          </w:rPr>
          <m:t>=2-H</m:t>
        </m:r>
      </m:oMath>
      <w:r>
        <w:rPr>
          <w:rFonts w:ascii="Arial" w:eastAsia="Arial" w:hAnsi="Arial" w:cs="Arial"/>
          <w:color w:val="000000" w:themeColor="text1"/>
        </w:rPr>
        <w:t xml:space="preserve"> </w:t>
      </w:r>
      <w:r w:rsidRPr="000C4426">
        <w:rPr>
          <w:rFonts w:ascii="Arial" w:eastAsia="Arial" w:hAnsi="Arial" w:cs="Arial"/>
          <w:color w:val="000000" w:themeColor="text1"/>
        </w:rPr>
        <w:t xml:space="preserve">establishes a connection between the smoothness of the curve and its fractal dimension. As the Hurst exponent H increases, the curve becomes progressively smoother, and the fractal dimension </w:t>
      </w:r>
      <w:proofErr w:type="spellStart"/>
      <w:r>
        <w:rPr>
          <w:rFonts w:ascii="Arial" w:eastAsia="Arial" w:hAnsi="Arial" w:cs="Arial"/>
          <w:color w:val="000000" w:themeColor="text1"/>
        </w:rPr>
        <w:t>d</w:t>
      </w:r>
      <w:r>
        <w:rPr>
          <w:rFonts w:ascii="Arial" w:eastAsia="Arial" w:hAnsi="Arial" w:cs="Arial"/>
          <w:color w:val="000000" w:themeColor="text1"/>
        </w:rPr>
        <w:softHyphen/>
      </w:r>
      <w:r>
        <w:rPr>
          <w:rFonts w:ascii="Arial" w:eastAsia="Arial" w:hAnsi="Arial" w:cs="Arial"/>
          <w:color w:val="000000" w:themeColor="text1"/>
          <w:vertAlign w:val="subscript"/>
        </w:rPr>
        <w:t>H</w:t>
      </w:r>
      <w:proofErr w:type="spellEnd"/>
      <w:r>
        <w:rPr>
          <w:rFonts w:ascii="Arial" w:eastAsia="Arial" w:hAnsi="Arial" w:cs="Arial"/>
          <w:color w:val="000000" w:themeColor="text1"/>
        </w:rPr>
        <w:t xml:space="preserve"> </w:t>
      </w:r>
      <w:r w:rsidRPr="000C4426">
        <w:rPr>
          <w:rFonts w:ascii="Arial" w:eastAsia="Arial" w:hAnsi="Arial" w:cs="Arial"/>
          <w:color w:val="000000" w:themeColor="text1"/>
        </w:rPr>
        <w:t>decreases, indicating fewer small-scale variations.</w:t>
      </w:r>
    </w:p>
    <w:p w14:paraId="46DEB55F" w14:textId="77777777" w:rsidR="008D1943" w:rsidRPr="000C4426" w:rsidRDefault="008D1943" w:rsidP="008D1943">
      <w:pPr>
        <w:spacing w:after="60" w:line="360" w:lineRule="auto"/>
        <w:ind w:firstLine="720"/>
        <w:jc w:val="both"/>
        <w:rPr>
          <w:rFonts w:ascii="Arial" w:eastAsia="Arial" w:hAnsi="Arial" w:cs="Arial"/>
          <w:color w:val="000000" w:themeColor="text1"/>
        </w:rPr>
      </w:pPr>
      <w:r w:rsidRPr="000C4426">
        <w:rPr>
          <w:rFonts w:ascii="Arial" w:eastAsia="Arial" w:hAnsi="Arial" w:cs="Arial"/>
          <w:color w:val="000000" w:themeColor="text1"/>
        </w:rPr>
        <w:t xml:space="preserve">In time series analysis, the Hurst exponent </w:t>
      </w:r>
      <w:r w:rsidRPr="00267FC5">
        <w:rPr>
          <w:rFonts w:ascii="Arial" w:eastAsia="Arial" w:hAnsi="Arial" w:cs="Arial"/>
          <w:i/>
          <w:iCs/>
          <w:color w:val="000000" w:themeColor="text1"/>
        </w:rPr>
        <w:t>H</w:t>
      </w:r>
      <w:r w:rsidRPr="000C4426">
        <w:rPr>
          <w:rFonts w:ascii="Arial" w:eastAsia="Arial" w:hAnsi="Arial" w:cs="Arial"/>
          <w:color w:val="000000" w:themeColor="text1"/>
        </w:rPr>
        <w:t xml:space="preserve"> governs the behaviour of a process over time. If </w:t>
      </w:r>
      <w:r w:rsidRPr="00267FC5">
        <w:rPr>
          <w:rFonts w:ascii="Arial" w:eastAsia="Arial" w:hAnsi="Arial" w:cs="Arial"/>
          <w:i/>
          <w:iCs/>
          <w:color w:val="000000" w:themeColor="text1"/>
        </w:rPr>
        <w:t>H&gt;0.5,</w:t>
      </w:r>
      <w:r w:rsidRPr="000C4426">
        <w:rPr>
          <w:rFonts w:ascii="Arial" w:eastAsia="Arial" w:hAnsi="Arial" w:cs="Arial"/>
          <w:color w:val="000000" w:themeColor="text1"/>
        </w:rPr>
        <w:t xml:space="preserve"> the series is </w:t>
      </w:r>
      <w:r w:rsidRPr="00267FC5">
        <w:rPr>
          <w:rFonts w:ascii="Arial" w:eastAsia="Arial" w:hAnsi="Arial" w:cs="Arial"/>
          <w:color w:val="000000" w:themeColor="text1"/>
        </w:rPr>
        <w:t>persistent</w:t>
      </w:r>
      <w:r w:rsidRPr="000C4426">
        <w:rPr>
          <w:rFonts w:ascii="Arial" w:eastAsia="Arial" w:hAnsi="Arial" w:cs="Arial"/>
          <w:color w:val="000000" w:themeColor="text1"/>
        </w:rPr>
        <w:t xml:space="preserve">, meaning trends tend to continue in the same direction, creating smoother, long-range dependent paths. At </w:t>
      </w:r>
      <w:r w:rsidRPr="00267FC5">
        <w:rPr>
          <w:rFonts w:ascii="Arial" w:eastAsia="Arial" w:hAnsi="Arial" w:cs="Arial"/>
          <w:i/>
          <w:iCs/>
          <w:color w:val="000000" w:themeColor="text1"/>
        </w:rPr>
        <w:t>H=0.5</w:t>
      </w:r>
      <w:r w:rsidRPr="000C4426">
        <w:rPr>
          <w:rFonts w:ascii="Arial" w:eastAsia="Arial" w:hAnsi="Arial" w:cs="Arial"/>
          <w:color w:val="000000" w:themeColor="text1"/>
        </w:rPr>
        <w:t xml:space="preserve">, the series behaves like a </w:t>
      </w:r>
      <w:r w:rsidRPr="00267FC5">
        <w:rPr>
          <w:rFonts w:ascii="Arial" w:eastAsia="Arial" w:hAnsi="Arial" w:cs="Arial"/>
          <w:color w:val="000000" w:themeColor="text1"/>
        </w:rPr>
        <w:t>random walk</w:t>
      </w:r>
      <w:r w:rsidRPr="000C4426">
        <w:rPr>
          <w:rFonts w:ascii="Arial" w:eastAsia="Arial" w:hAnsi="Arial" w:cs="Arial"/>
          <w:color w:val="000000" w:themeColor="text1"/>
        </w:rPr>
        <w:t xml:space="preserve">, exhibiting no memory and resembling standard Brownian motion with </w:t>
      </w:r>
      <w:proofErr w:type="spellStart"/>
      <w:r w:rsidRPr="00267FC5">
        <w:rPr>
          <w:rFonts w:ascii="Arial" w:eastAsia="Arial" w:hAnsi="Arial" w:cs="Arial"/>
          <w:i/>
          <w:iCs/>
          <w:color w:val="000000" w:themeColor="text1"/>
        </w:rPr>
        <w:t>d</w:t>
      </w:r>
      <w:r w:rsidRPr="00267FC5">
        <w:rPr>
          <w:rFonts w:ascii="Arial" w:eastAsia="Arial" w:hAnsi="Arial" w:cs="Arial"/>
          <w:i/>
          <w:iCs/>
          <w:color w:val="000000" w:themeColor="text1"/>
        </w:rPr>
        <w:softHyphen/>
      </w:r>
      <w:r w:rsidRPr="00267FC5">
        <w:rPr>
          <w:rFonts w:ascii="Arial" w:eastAsia="Arial" w:hAnsi="Arial" w:cs="Arial"/>
          <w:i/>
          <w:iCs/>
          <w:color w:val="000000" w:themeColor="text1"/>
          <w:vertAlign w:val="subscript"/>
        </w:rPr>
        <w:t>H</w:t>
      </w:r>
      <w:proofErr w:type="spellEnd"/>
      <w:r w:rsidRPr="00267FC5">
        <w:rPr>
          <w:rFonts w:ascii="Arial" w:eastAsia="Arial" w:hAnsi="Arial" w:cs="Arial"/>
          <w:i/>
          <w:iCs/>
          <w:color w:val="000000" w:themeColor="text1"/>
        </w:rPr>
        <w:t xml:space="preserve"> =1.5.</w:t>
      </w:r>
      <w:r w:rsidRPr="000C4426">
        <w:rPr>
          <w:rFonts w:ascii="Arial" w:eastAsia="Arial" w:hAnsi="Arial" w:cs="Arial"/>
          <w:color w:val="000000" w:themeColor="text1"/>
        </w:rPr>
        <w:t xml:space="preserve"> For </w:t>
      </w:r>
      <w:r w:rsidRPr="00267FC5">
        <w:rPr>
          <w:rFonts w:ascii="Arial" w:eastAsia="Arial" w:hAnsi="Arial" w:cs="Arial"/>
          <w:i/>
          <w:iCs/>
          <w:color w:val="000000" w:themeColor="text1"/>
        </w:rPr>
        <w:t>H&lt;0.5</w:t>
      </w:r>
      <w:r w:rsidRPr="000C4426">
        <w:rPr>
          <w:rFonts w:ascii="Arial" w:eastAsia="Arial" w:hAnsi="Arial" w:cs="Arial"/>
          <w:color w:val="000000" w:themeColor="text1"/>
        </w:rPr>
        <w:t xml:space="preserve">, the series is </w:t>
      </w:r>
      <w:r w:rsidRPr="00267FC5">
        <w:rPr>
          <w:rFonts w:ascii="Arial" w:eastAsia="Arial" w:hAnsi="Arial" w:cs="Arial"/>
          <w:color w:val="000000" w:themeColor="text1"/>
        </w:rPr>
        <w:t>anti-persistent</w:t>
      </w:r>
      <w:r w:rsidRPr="000C4426">
        <w:rPr>
          <w:rFonts w:ascii="Arial" w:eastAsia="Arial" w:hAnsi="Arial" w:cs="Arial"/>
          <w:color w:val="000000" w:themeColor="text1"/>
        </w:rPr>
        <w:t xml:space="preserve">, where trends tend to reverse frequently, resulting in rougher, more erratic paths with </w:t>
      </w:r>
      <w:proofErr w:type="spellStart"/>
      <w:r w:rsidRPr="00267FC5">
        <w:rPr>
          <w:rFonts w:ascii="Arial" w:eastAsia="Arial" w:hAnsi="Arial" w:cs="Arial"/>
          <w:i/>
          <w:iCs/>
          <w:color w:val="000000" w:themeColor="text1"/>
        </w:rPr>
        <w:t>d</w:t>
      </w:r>
      <w:r w:rsidRPr="00267FC5">
        <w:rPr>
          <w:rFonts w:ascii="Arial" w:eastAsia="Arial" w:hAnsi="Arial" w:cs="Arial"/>
          <w:i/>
          <w:iCs/>
          <w:color w:val="000000" w:themeColor="text1"/>
        </w:rPr>
        <w:softHyphen/>
      </w:r>
      <w:r w:rsidRPr="00267FC5">
        <w:rPr>
          <w:rFonts w:ascii="Arial" w:eastAsia="Arial" w:hAnsi="Arial" w:cs="Arial"/>
          <w:i/>
          <w:iCs/>
          <w:color w:val="000000" w:themeColor="text1"/>
          <w:vertAlign w:val="subscript"/>
        </w:rPr>
        <w:t>H</w:t>
      </w:r>
      <w:proofErr w:type="spellEnd"/>
      <w:r w:rsidRPr="00267FC5">
        <w:rPr>
          <w:rFonts w:ascii="Arial" w:eastAsia="Arial" w:hAnsi="Arial" w:cs="Arial"/>
          <w:i/>
          <w:iCs/>
          <w:color w:val="000000" w:themeColor="text1"/>
        </w:rPr>
        <w:t xml:space="preserve"> &gt;1.5</w:t>
      </w:r>
      <w:r w:rsidRPr="000C4426">
        <w:rPr>
          <w:rFonts w:ascii="Arial" w:eastAsia="Arial" w:hAnsi="Arial" w:cs="Arial"/>
          <w:color w:val="000000" w:themeColor="text1"/>
        </w:rPr>
        <w:t xml:space="preserve">. Thus, the relationship </w:t>
      </w:r>
      <m:oMath>
        <m:sSub>
          <m:sSubPr>
            <m:ctrlPr>
              <w:rPr>
                <w:rFonts w:ascii="Cambria Math" w:eastAsia="Arial" w:hAnsi="Cambria Math" w:cs="Arial"/>
                <w:iCs/>
                <w:color w:val="000000" w:themeColor="text1"/>
              </w:rPr>
            </m:ctrlPr>
          </m:sSubPr>
          <m:e>
            <m:r>
              <w:rPr>
                <w:rFonts w:ascii="Cambria Math" w:eastAsia="Arial" w:hAnsi="Cambria Math" w:cs="Arial"/>
                <w:color w:val="000000" w:themeColor="text1"/>
              </w:rPr>
              <m:t>d</m:t>
            </m:r>
          </m:e>
          <m:sub>
            <m:r>
              <w:rPr>
                <w:rFonts w:ascii="Cambria Math" w:eastAsia="Arial" w:hAnsi="Cambria Math" w:cs="Arial"/>
                <w:color w:val="000000" w:themeColor="text1"/>
              </w:rPr>
              <m:t>H</m:t>
            </m:r>
          </m:sub>
        </m:sSub>
        <m:r>
          <w:rPr>
            <w:rFonts w:ascii="Cambria Math" w:eastAsia="Arial" w:hAnsi="Cambria Math" w:cs="Arial"/>
            <w:color w:val="000000" w:themeColor="text1"/>
          </w:rPr>
          <m:t>=2-H</m:t>
        </m:r>
      </m:oMath>
      <w:r w:rsidRPr="000C4426">
        <w:rPr>
          <w:rFonts w:ascii="Arial" w:eastAsia="Arial" w:hAnsi="Arial" w:cs="Arial"/>
          <w:color w:val="000000" w:themeColor="text1"/>
        </w:rPr>
        <w:t xml:space="preserve"> maps the persistence or anti-persistence of time series to their geometric roughness.</w:t>
      </w:r>
    </w:p>
    <w:p w14:paraId="68E0DDCB" w14:textId="77777777" w:rsidR="008D1943" w:rsidRPr="000C4426" w:rsidRDefault="008D1943" w:rsidP="008D1943">
      <w:pPr>
        <w:spacing w:after="60" w:line="360" w:lineRule="auto"/>
        <w:ind w:firstLine="720"/>
        <w:jc w:val="both"/>
        <w:rPr>
          <w:rFonts w:ascii="Arial" w:eastAsia="Arial" w:hAnsi="Arial" w:cs="Arial"/>
          <w:color w:val="000000" w:themeColor="text1"/>
        </w:rPr>
      </w:pPr>
      <w:r w:rsidRPr="000C4426">
        <w:rPr>
          <w:rFonts w:ascii="Arial" w:eastAsia="Arial" w:hAnsi="Arial" w:cs="Arial"/>
          <w:color w:val="000000" w:themeColor="text1"/>
        </w:rPr>
        <w:t xml:space="preserve">The physical interpretation of this relationship differs between fractals and time series. In fractals, the </w:t>
      </w:r>
      <w:proofErr w:type="spellStart"/>
      <w:r w:rsidRPr="000C4426">
        <w:rPr>
          <w:rFonts w:ascii="Arial" w:eastAsia="Arial" w:hAnsi="Arial" w:cs="Arial"/>
          <w:color w:val="000000" w:themeColor="text1"/>
        </w:rPr>
        <w:t>Hausdorff</w:t>
      </w:r>
      <w:proofErr w:type="spellEnd"/>
      <w:r w:rsidRPr="000C4426">
        <w:rPr>
          <w:rFonts w:ascii="Arial" w:eastAsia="Arial" w:hAnsi="Arial" w:cs="Arial"/>
          <w:color w:val="000000" w:themeColor="text1"/>
        </w:rPr>
        <w:t xml:space="preserve"> dimension quantifies the spatial roughness of a curve, reflecting how its complexity changes as one </w:t>
      </w:r>
      <w:proofErr w:type="gramStart"/>
      <w:r w:rsidRPr="000C4426">
        <w:rPr>
          <w:rFonts w:ascii="Arial" w:eastAsia="Arial" w:hAnsi="Arial" w:cs="Arial"/>
          <w:color w:val="000000" w:themeColor="text1"/>
        </w:rPr>
        <w:t>zooms</w:t>
      </w:r>
      <w:proofErr w:type="gramEnd"/>
      <w:r w:rsidRPr="000C4426">
        <w:rPr>
          <w:rFonts w:ascii="Arial" w:eastAsia="Arial" w:hAnsi="Arial" w:cs="Arial"/>
          <w:color w:val="000000" w:themeColor="text1"/>
        </w:rPr>
        <w:t xml:space="preserve"> in to finer scales. In time series, the Hurst exponent measures the persistence or memory of increments over time, linking temporal behaviour to spatial roughness. Despite these different contexts, the mathematical relationship bridges the two domains, providing a geometric interpretation of time series roughness while offering a quantitative measure of the self-similar nature of fractals and their temporal equivalents.</w:t>
      </w:r>
    </w:p>
    <w:p w14:paraId="15A99E3F" w14:textId="77777777" w:rsidR="008D1943" w:rsidRDefault="008D1943" w:rsidP="008D1943">
      <w:pPr>
        <w:keepNext/>
        <w:tabs>
          <w:tab w:val="left" w:pos="1185"/>
          <w:tab w:val="center" w:pos="4680"/>
        </w:tabs>
        <w:spacing w:after="60" w:line="360" w:lineRule="auto"/>
      </w:pPr>
      <w:r>
        <w:rPr>
          <w:rFonts w:ascii="Arial" w:eastAsia="Arial" w:hAnsi="Arial" w:cs="Arial"/>
          <w:color w:val="000000" w:themeColor="text1"/>
        </w:rPr>
        <w:lastRenderedPageBreak/>
        <w:tab/>
        <w:t xml:space="preserve">               </w:t>
      </w:r>
      <w:r>
        <w:rPr>
          <w:rFonts w:ascii="Arial" w:eastAsia="Arial" w:hAnsi="Arial" w:cs="Arial"/>
          <w:color w:val="000000" w:themeColor="text1"/>
        </w:rPr>
        <w:tab/>
      </w:r>
      <w:r>
        <w:rPr>
          <w:noProof/>
        </w:rPr>
        <w:drawing>
          <wp:inline distT="0" distB="0" distL="0" distR="0" wp14:anchorId="44C06956" wp14:editId="2495D20C">
            <wp:extent cx="3256499" cy="2700670"/>
            <wp:effectExtent l="0" t="0" r="1270" b="4445"/>
            <wp:docPr id="3" name="Picture 3" descr="A graph of 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graph of a number of number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9938" cy="2720108"/>
                    </a:xfrm>
                    <a:prstGeom prst="rect">
                      <a:avLst/>
                    </a:prstGeom>
                    <a:noFill/>
                    <a:ln>
                      <a:noFill/>
                    </a:ln>
                  </pic:spPr>
                </pic:pic>
              </a:graphicData>
            </a:graphic>
          </wp:inline>
        </w:drawing>
      </w:r>
    </w:p>
    <w:p w14:paraId="2728A723" w14:textId="77777777" w:rsidR="008D1943" w:rsidRPr="003D607A" w:rsidRDefault="008D1943" w:rsidP="008D1943">
      <w:pPr>
        <w:pStyle w:val="Caption"/>
        <w:jc w:val="center"/>
      </w:pPr>
      <w:r>
        <w:t xml:space="preserve">Figure 2.1 </w:t>
      </w:r>
      <w:r w:rsidRPr="00707F3D">
        <w:t>Hurst exponents and roughness</w:t>
      </w:r>
      <w:r>
        <w:t xml:space="preserve">.  </w:t>
      </w:r>
      <w:sdt>
        <w:sdtPr>
          <w:rPr>
            <w:rFonts w:ascii="Arial" w:eastAsia="Arial" w:hAnsi="Arial" w:cs="Arial"/>
            <w:color w:val="000000" w:themeColor="text1"/>
          </w:rPr>
          <w:id w:val="67577154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Sau88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[16]</w:t>
          </w:r>
          <w:r>
            <w:rPr>
              <w:rFonts w:ascii="Arial" w:eastAsia="Arial" w:hAnsi="Arial" w:cs="Arial"/>
              <w:color w:val="000000" w:themeColor="text1"/>
            </w:rPr>
            <w:fldChar w:fldCharType="end"/>
          </w:r>
        </w:sdtContent>
      </w:sdt>
    </w:p>
    <w:p w14:paraId="5DA0B1CB" w14:textId="77777777" w:rsidR="008D1943" w:rsidRDefault="008D1943" w:rsidP="008D1943">
      <w:pPr>
        <w:spacing w:after="60" w:line="360" w:lineRule="auto"/>
        <w:ind w:firstLine="720"/>
        <w:jc w:val="both"/>
        <w:rPr>
          <w:rFonts w:ascii="Arial" w:eastAsia="Arial" w:hAnsi="Arial" w:cs="Arial"/>
          <w:color w:val="000000" w:themeColor="text1"/>
        </w:rPr>
      </w:pPr>
      <w:r w:rsidRPr="00267FC5">
        <w:rPr>
          <w:rFonts w:ascii="Arial" w:eastAsia="Arial" w:hAnsi="Arial" w:cs="Arial"/>
          <w:color w:val="000000" w:themeColor="text1"/>
        </w:rPr>
        <w:t>Figure 2.1</w:t>
      </w:r>
      <w:r w:rsidRPr="00905884">
        <w:rPr>
          <w:rFonts w:ascii="Arial" w:eastAsia="Arial" w:hAnsi="Arial" w:cs="Arial"/>
          <w:color w:val="000000" w:themeColor="text1"/>
        </w:rPr>
        <w:t xml:space="preserve"> </w:t>
      </w:r>
      <w:sdt>
        <w:sdtPr>
          <w:rPr>
            <w:rFonts w:ascii="Arial" w:eastAsia="Arial" w:hAnsi="Arial" w:cs="Arial"/>
            <w:color w:val="000000" w:themeColor="text1"/>
          </w:rPr>
          <w:id w:val="49022097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Sau88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[16]</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00905884">
        <w:rPr>
          <w:rFonts w:ascii="Arial" w:eastAsia="Arial" w:hAnsi="Arial" w:cs="Arial"/>
          <w:color w:val="000000" w:themeColor="text1"/>
        </w:rPr>
        <w:t xml:space="preserve">illustrates how the Hurst exponent </w:t>
      </w:r>
      <w:r w:rsidRPr="00267FC5">
        <w:rPr>
          <w:rFonts w:ascii="Arial" w:eastAsia="Arial" w:hAnsi="Arial" w:cs="Arial"/>
          <w:i/>
          <w:iCs/>
          <w:color w:val="000000" w:themeColor="text1"/>
        </w:rPr>
        <w:t>H</w:t>
      </w:r>
      <w:r w:rsidRPr="00905884">
        <w:rPr>
          <w:rFonts w:ascii="Arial" w:eastAsia="Arial" w:hAnsi="Arial" w:cs="Arial"/>
          <w:color w:val="000000" w:themeColor="text1"/>
        </w:rPr>
        <w:t xml:space="preserve"> influences the roughness of a time series. As </w:t>
      </w:r>
      <w:r w:rsidRPr="00267FC5">
        <w:rPr>
          <w:rFonts w:ascii="Arial" w:eastAsia="Arial" w:hAnsi="Arial" w:cs="Arial"/>
          <w:i/>
          <w:iCs/>
          <w:color w:val="000000" w:themeColor="text1"/>
        </w:rPr>
        <w:t>H</w:t>
      </w:r>
      <w:r w:rsidRPr="00905884">
        <w:rPr>
          <w:rFonts w:ascii="Arial" w:eastAsia="Arial" w:hAnsi="Arial" w:cs="Arial"/>
          <w:color w:val="000000" w:themeColor="text1"/>
        </w:rPr>
        <w:t xml:space="preserve"> increases, the curves become smoother, indicating fewer small-scale variations. This corresponds to smaller fractal dimensions </w:t>
      </w:r>
      <w:proofErr w:type="spellStart"/>
      <w:r w:rsidRPr="00267FC5">
        <w:rPr>
          <w:rFonts w:ascii="Arial" w:eastAsia="Arial" w:hAnsi="Arial" w:cs="Arial"/>
          <w:i/>
          <w:iCs/>
          <w:color w:val="000000" w:themeColor="text1"/>
        </w:rPr>
        <w:t>d</w:t>
      </w:r>
      <w:r w:rsidRPr="00267FC5">
        <w:rPr>
          <w:rFonts w:ascii="Arial" w:eastAsia="Arial" w:hAnsi="Arial" w:cs="Arial"/>
          <w:i/>
          <w:iCs/>
          <w:color w:val="000000" w:themeColor="text1"/>
          <w:vertAlign w:val="subscript"/>
        </w:rPr>
        <w:t>H</w:t>
      </w:r>
      <w:proofErr w:type="spellEnd"/>
      <w:r w:rsidRPr="00905884">
        <w:rPr>
          <w:rFonts w:ascii="Arial" w:eastAsia="Arial" w:hAnsi="Arial" w:cs="Arial"/>
          <w:color w:val="000000" w:themeColor="text1"/>
        </w:rPr>
        <w:t xml:space="preserve">​, where the relationship </w:t>
      </w:r>
      <m:oMath>
        <m:sSub>
          <m:sSubPr>
            <m:ctrlPr>
              <w:rPr>
                <w:rFonts w:ascii="Cambria Math" w:eastAsia="Arial" w:hAnsi="Cambria Math" w:cs="Arial"/>
                <w:iCs/>
                <w:color w:val="000000" w:themeColor="text1"/>
              </w:rPr>
            </m:ctrlPr>
          </m:sSubPr>
          <m:e>
            <m:r>
              <w:rPr>
                <w:rFonts w:ascii="Cambria Math" w:eastAsia="Arial" w:hAnsi="Cambria Math" w:cs="Arial"/>
                <w:color w:val="000000" w:themeColor="text1"/>
              </w:rPr>
              <m:t>d</m:t>
            </m:r>
          </m:e>
          <m:sub>
            <m:r>
              <w:rPr>
                <w:rFonts w:ascii="Cambria Math" w:eastAsia="Arial" w:hAnsi="Cambria Math" w:cs="Arial"/>
                <w:color w:val="000000" w:themeColor="text1"/>
              </w:rPr>
              <m:t>H</m:t>
            </m:r>
          </m:sub>
        </m:sSub>
        <m:r>
          <w:rPr>
            <w:rFonts w:ascii="Cambria Math" w:eastAsia="Arial" w:hAnsi="Cambria Math" w:cs="Arial"/>
            <w:color w:val="000000" w:themeColor="text1"/>
          </w:rPr>
          <m:t>=2-H</m:t>
        </m:r>
      </m:oMath>
      <w:r w:rsidRPr="00905884">
        <w:rPr>
          <w:rFonts w:ascii="Arial" w:eastAsia="Arial" w:hAnsi="Arial" w:cs="Arial"/>
          <w:color w:val="000000" w:themeColor="text1"/>
        </w:rPr>
        <w:t xml:space="preserve"> holds. Fractals exhibit </w:t>
      </w:r>
      <w:r w:rsidRPr="00267FC5">
        <w:rPr>
          <w:rFonts w:ascii="Arial" w:eastAsia="Arial" w:hAnsi="Arial" w:cs="Arial"/>
          <w:color w:val="000000" w:themeColor="text1"/>
        </w:rPr>
        <w:t>statistical self-similarity</w:t>
      </w:r>
      <w:r w:rsidRPr="00905884">
        <w:rPr>
          <w:rFonts w:ascii="Arial" w:eastAsia="Arial" w:hAnsi="Arial" w:cs="Arial"/>
          <w:color w:val="000000" w:themeColor="text1"/>
        </w:rPr>
        <w:t>, meaning that subsets of the process resemble the full set when viewed at different scales.</w:t>
      </w:r>
      <w:r>
        <w:rPr>
          <w:rFonts w:ascii="Arial" w:eastAsia="Arial" w:hAnsi="Arial" w:cs="Arial"/>
          <w:color w:val="000000" w:themeColor="text1"/>
        </w:rPr>
        <w:t xml:space="preserve"> A Hurst exponent measures the diffusion speed of the series. The problem with simulating even a high Hurst exponent is that on its own, it still produces a Gaussian distributed random walk and with the assumption of Levy stable distributions that imply an infinite variance, which can exhibit randomness, is that the key feature of the data is lost i.e. the sporadic nature of volatility which tends to go wild for some time and show multi sigma moves for several days in a row, and then abruptly go back to low periods of volatility. To replicate market panics, it is simply not enough to generate a leptokurtic distribution that generates high kurtosis occasionally, it also must cluster these days together.   </w:t>
      </w:r>
    </w:p>
    <w:p w14:paraId="78D1AEE8" w14:textId="77777777" w:rsidR="008D1943" w:rsidRPr="00C32984" w:rsidRDefault="008D1943" w:rsidP="008D1943">
      <w:pPr>
        <w:pStyle w:val="Heading4"/>
        <w:spacing w:line="360" w:lineRule="auto"/>
        <w:rPr>
          <w:rFonts w:eastAsia="Arial"/>
        </w:rPr>
      </w:pPr>
      <w:r w:rsidRPr="00C32984">
        <w:rPr>
          <w:rFonts w:eastAsia="Arial"/>
        </w:rPr>
        <w:t>LONG RANGE DEPENDENCE</w:t>
      </w:r>
    </w:p>
    <w:p w14:paraId="1F2FE548"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Processes that have long range dependence occur when past events are nontrivially correlated with future events, even if they are far apart and exhibit a high persistence degree. </w:t>
      </w:r>
      <w:r w:rsidRPr="00E56E9C">
        <w:rPr>
          <w:rFonts w:ascii="Arial" w:eastAsia="Arial" w:hAnsi="Arial" w:cs="Arial"/>
          <w:color w:val="000000" w:themeColor="text1"/>
        </w:rPr>
        <w:t xml:space="preserve">This persistence arises from a slow, </w:t>
      </w:r>
      <w:r w:rsidRPr="00267FC5">
        <w:rPr>
          <w:rFonts w:ascii="Arial" w:eastAsia="Arial" w:hAnsi="Arial" w:cs="Arial"/>
          <w:color w:val="000000" w:themeColor="text1"/>
        </w:rPr>
        <w:t>power-law decay</w:t>
      </w:r>
      <w:r w:rsidRPr="00E56E9C">
        <w:rPr>
          <w:rFonts w:ascii="Arial" w:eastAsia="Arial" w:hAnsi="Arial" w:cs="Arial"/>
          <w:color w:val="000000" w:themeColor="text1"/>
        </w:rPr>
        <w:t xml:space="preserve"> in the autocorrelation function rather than the exponential decay seen in short-memory </w:t>
      </w:r>
      <w:r w:rsidRPr="00E56E9C">
        <w:rPr>
          <w:rFonts w:ascii="Arial" w:eastAsia="Arial" w:hAnsi="Arial" w:cs="Arial"/>
          <w:color w:val="000000" w:themeColor="text1"/>
        </w:rPr>
        <w:lastRenderedPageBreak/>
        <w:t>processes.</w:t>
      </w:r>
      <w:r>
        <w:rPr>
          <w:rFonts w:ascii="Arial" w:eastAsia="Arial" w:hAnsi="Arial" w:cs="Arial"/>
          <w:color w:val="000000" w:themeColor="text1"/>
        </w:rPr>
        <w:t xml:space="preserve"> One example by Granger, Joyeux and Hosking </w:t>
      </w:r>
      <w:sdt>
        <w:sdtPr>
          <w:rPr>
            <w:rFonts w:ascii="Arial" w:eastAsia="Arial" w:hAnsi="Arial" w:cs="Arial"/>
            <w:color w:val="000000" w:themeColor="text1"/>
          </w:rPr>
          <w:id w:val="-1965191779"/>
          <w:citation/>
        </w:sdtPr>
        <w:sdtContent>
          <w:r>
            <w:rPr>
              <w:rFonts w:ascii="Arial" w:eastAsia="Arial" w:hAnsi="Arial" w:cs="Arial"/>
              <w:color w:val="000000" w:themeColor="text1"/>
            </w:rPr>
            <w:fldChar w:fldCharType="begin"/>
          </w:r>
          <w:r w:rsidRPr="00C32984">
            <w:rPr>
              <w:rFonts w:ascii="Arial" w:eastAsia="Arial" w:hAnsi="Arial" w:cs="Arial"/>
              <w:color w:val="000000" w:themeColor="text1"/>
            </w:rPr>
            <w:instrText xml:space="preserve"> CITATION Rob03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[17]</w:t>
          </w:r>
          <w:r>
            <w:rPr>
              <w:rFonts w:ascii="Arial" w:eastAsia="Arial" w:hAnsi="Arial" w:cs="Arial"/>
              <w:color w:val="000000" w:themeColor="text1"/>
            </w:rPr>
            <w:fldChar w:fldCharType="end"/>
          </w:r>
        </w:sdtContent>
      </w:sdt>
      <w:r>
        <w:rPr>
          <w:rFonts w:ascii="Arial" w:eastAsia="Arial" w:hAnsi="Arial" w:cs="Arial"/>
          <w:color w:val="000000" w:themeColor="text1"/>
        </w:rPr>
        <w:t xml:space="preserve"> is given by following a fractionally differenced time series:</w:t>
      </w:r>
    </w:p>
    <w:p w14:paraId="0B7BBD52" w14:textId="77777777" w:rsidR="008D1943" w:rsidRDefault="00000000" w:rsidP="008D1943">
      <w:pPr>
        <w:spacing w:after="60" w:line="360" w:lineRule="auto"/>
        <w:ind w:left="1440" w:firstLine="1962"/>
        <w:jc w:val="right"/>
        <w:rPr>
          <w:rFonts w:ascii="Arial" w:eastAsia="Arial" w:hAnsi="Arial" w:cs="Arial"/>
          <w:color w:val="000000" w:themeColor="text1"/>
        </w:rPr>
      </w:pPr>
      <m:oMath>
        <m:sSup>
          <m:sSupPr>
            <m:ctrlPr>
              <w:rPr>
                <w:rFonts w:ascii="Cambria Math" w:eastAsia="Arial" w:hAnsi="Cambria Math" w:cs="Arial"/>
                <w:i/>
                <w:color w:val="000000" w:themeColor="text1"/>
              </w:rPr>
            </m:ctrlPr>
          </m:sSupPr>
          <m:e>
            <m:d>
              <m:dPr>
                <m:ctrlPr>
                  <w:rPr>
                    <w:rFonts w:ascii="Cambria Math" w:eastAsia="Arial" w:hAnsi="Cambria Math" w:cs="Arial"/>
                    <w:i/>
                    <w:color w:val="000000" w:themeColor="text1"/>
                  </w:rPr>
                </m:ctrlPr>
              </m:dPr>
              <m:e>
                <m:r>
                  <w:rPr>
                    <w:rFonts w:ascii="Cambria Math" w:eastAsia="Arial" w:hAnsi="Cambria Math" w:cs="Arial"/>
                    <w:color w:val="000000" w:themeColor="text1"/>
                  </w:rPr>
                  <m:t>1-L</m:t>
                </m:r>
              </m:e>
            </m:d>
          </m:e>
          <m:sup>
            <m:r>
              <w:rPr>
                <w:rFonts w:ascii="Cambria Math" w:eastAsia="Arial" w:hAnsi="Cambria Math" w:cs="Arial"/>
                <w:color w:val="000000" w:themeColor="text1"/>
              </w:rPr>
              <m:t>d</m:t>
            </m:r>
          </m:sup>
        </m:sSup>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S</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m:t>
            </m:r>
          </m:e>
          <m:sub>
            <m:r>
              <w:rPr>
                <w:rFonts w:ascii="Cambria Math" w:eastAsia="Arial" w:hAnsi="Cambria Math" w:cs="Arial"/>
                <w:color w:val="000000" w:themeColor="text1"/>
              </w:rPr>
              <m:t>t</m:t>
            </m:r>
          </m:sub>
        </m:sSub>
        <m:r>
          <w:rPr>
            <w:rFonts w:ascii="Cambria Math" w:eastAsia="Arial" w:hAnsi="Cambria Math" w:cs="Arial"/>
            <w:color w:val="000000" w:themeColor="text1"/>
          </w:rPr>
          <m:t>, d∉Z</m:t>
        </m:r>
      </m:oMath>
      <w:r w:rsidR="008D1943">
        <w:rPr>
          <w:rFonts w:ascii="Arial" w:eastAsia="Arial" w:hAnsi="Arial" w:cs="Arial"/>
          <w:color w:val="000000" w:themeColor="text1"/>
        </w:rPr>
        <w:t xml:space="preserve">       </w:t>
      </w:r>
      <w:r w:rsidR="008D1943">
        <w:rPr>
          <w:rFonts w:ascii="Arial" w:eastAsia="Arial" w:hAnsi="Arial" w:cs="Arial"/>
          <w:color w:val="000000" w:themeColor="text1"/>
        </w:rPr>
        <w:tab/>
      </w:r>
      <w:r w:rsidR="008D1943">
        <w:rPr>
          <w:rFonts w:ascii="Arial" w:eastAsia="Arial" w:hAnsi="Arial" w:cs="Arial"/>
          <w:color w:val="000000" w:themeColor="text1"/>
        </w:rPr>
        <w:tab/>
      </w:r>
      <w:r w:rsidR="008D1943">
        <w:rPr>
          <w:rFonts w:ascii="Arial" w:eastAsia="Arial" w:hAnsi="Arial" w:cs="Arial"/>
          <w:color w:val="000000" w:themeColor="text1"/>
        </w:rPr>
        <w:tab/>
      </w:r>
      <w:r w:rsidR="008D1943">
        <w:rPr>
          <w:rFonts w:ascii="Arial" w:eastAsia="Arial" w:hAnsi="Arial" w:cs="Arial"/>
          <w:color w:val="000000" w:themeColor="text1"/>
        </w:rPr>
        <w:tab/>
        <w:t xml:space="preserve">  2.1.1</w:t>
      </w:r>
    </w:p>
    <w:p w14:paraId="251AB52D" w14:textId="77777777" w:rsidR="008D1943" w:rsidRDefault="008D1943" w:rsidP="008D1943">
      <w:pPr>
        <w:spacing w:after="60" w:line="360" w:lineRule="auto"/>
        <w:rPr>
          <w:rFonts w:ascii="Arial" w:eastAsia="Arial" w:hAnsi="Arial" w:cs="Arial"/>
          <w:color w:val="000000" w:themeColor="text1"/>
        </w:rPr>
      </w:pPr>
      <w:r>
        <w:rPr>
          <w:rFonts w:ascii="Arial" w:eastAsia="Arial" w:hAnsi="Arial" w:cs="Arial"/>
          <w:color w:val="000000" w:themeColor="text1"/>
        </w:rPr>
        <w:t xml:space="preserve">where </w:t>
      </w:r>
      <w:r w:rsidRPr="00267FC5">
        <w:rPr>
          <w:rFonts w:ascii="Arial" w:eastAsia="Arial" w:hAnsi="Arial" w:cs="Arial"/>
          <w:i/>
          <w:iCs/>
          <w:color w:val="000000" w:themeColor="text1"/>
        </w:rPr>
        <w:t>L</w:t>
      </w:r>
      <w:r>
        <w:rPr>
          <w:rFonts w:ascii="Arial" w:eastAsia="Arial" w:hAnsi="Arial" w:cs="Arial"/>
          <w:color w:val="000000" w:themeColor="text1"/>
        </w:rPr>
        <w:t xml:space="preserve"> is the lag operator </w:t>
      </w:r>
      <w:r w:rsidRPr="00E56E9C">
        <w:rPr>
          <w:rFonts w:ascii="Arial" w:eastAsia="Arial" w:hAnsi="Arial" w:cs="Arial"/>
          <w:color w:val="000000" w:themeColor="text1"/>
        </w:rPr>
        <w:t xml:space="preserve">shifting </w:t>
      </w:r>
      <w:r w:rsidRPr="00267FC5">
        <w:rPr>
          <w:rFonts w:ascii="Arial" w:eastAsia="Arial" w:hAnsi="Arial" w:cs="Arial"/>
          <w:i/>
          <w:iCs/>
          <w:color w:val="000000" w:themeColor="text1"/>
        </w:rPr>
        <w:t>S</w:t>
      </w:r>
      <w:r w:rsidRPr="00267FC5">
        <w:rPr>
          <w:rFonts w:ascii="Arial" w:eastAsia="Arial" w:hAnsi="Arial" w:cs="Arial"/>
          <w:i/>
          <w:iCs/>
          <w:color w:val="000000" w:themeColor="text1"/>
          <w:vertAlign w:val="subscript"/>
        </w:rPr>
        <w:t>t</w:t>
      </w:r>
      <w:r>
        <w:rPr>
          <w:rFonts w:ascii="Arial" w:eastAsia="Arial" w:hAnsi="Arial" w:cs="Arial"/>
          <w:color w:val="000000" w:themeColor="text1"/>
        </w:rPr>
        <w:t xml:space="preserve"> </w:t>
      </w:r>
      <w:r w:rsidRPr="00E56E9C">
        <w:rPr>
          <w:rFonts w:ascii="Arial" w:eastAsia="Arial" w:hAnsi="Arial" w:cs="Arial"/>
          <w:color w:val="000000" w:themeColor="text1"/>
        </w:rPr>
        <w:t xml:space="preserve">to </w:t>
      </w:r>
      <w:r w:rsidRPr="00267FC5">
        <w:rPr>
          <w:rFonts w:ascii="Arial" w:eastAsia="Arial" w:hAnsi="Arial" w:cs="Arial"/>
          <w:i/>
          <w:iCs/>
          <w:color w:val="000000" w:themeColor="text1"/>
        </w:rPr>
        <w:t>S</w:t>
      </w:r>
      <w:r w:rsidRPr="00267FC5">
        <w:rPr>
          <w:rFonts w:ascii="Arial" w:eastAsia="Arial" w:hAnsi="Arial" w:cs="Arial"/>
          <w:i/>
          <w:iCs/>
          <w:color w:val="000000" w:themeColor="text1"/>
          <w:vertAlign w:val="subscript"/>
        </w:rPr>
        <w:t>t−1</w:t>
      </w:r>
      <w:r>
        <w:rPr>
          <w:rFonts w:ascii="Arial" w:eastAsia="Arial" w:hAnsi="Arial" w:cs="Arial"/>
          <w:color w:val="000000" w:themeColor="text1"/>
        </w:rPr>
        <w:t xml:space="preserve">, the exponent </w:t>
      </w:r>
      <w:r w:rsidRPr="00267FC5">
        <w:rPr>
          <w:rFonts w:ascii="Arial" w:eastAsia="Arial" w:hAnsi="Arial" w:cs="Arial"/>
          <w:i/>
          <w:iCs/>
          <w:color w:val="000000" w:themeColor="text1"/>
        </w:rPr>
        <w:t>d</w:t>
      </w:r>
      <w:r>
        <w:rPr>
          <w:rFonts w:ascii="Arial" w:eastAsia="Arial" w:hAnsi="Arial" w:cs="Arial"/>
          <w:color w:val="000000" w:themeColor="text1"/>
        </w:rPr>
        <w:t xml:space="preserve"> is non-integer </w:t>
      </w:r>
      <w:r w:rsidRPr="00E56E9C">
        <w:rPr>
          <w:rFonts w:ascii="Arial" w:eastAsia="Arial" w:hAnsi="Arial" w:cs="Arial"/>
          <w:color w:val="000000" w:themeColor="text1"/>
        </w:rPr>
        <w:t>that determines the degree of fractional differencing,</w:t>
      </w:r>
      <w:r>
        <w:rPr>
          <w:rFonts w:ascii="Arial" w:eastAsia="Arial" w:hAnsi="Arial" w:cs="Arial"/>
          <w:color w:val="000000" w:themeColor="text1"/>
        </w:rPr>
        <w:t xml:space="preserve"> and </w:t>
      </w:r>
      <w:r w:rsidRPr="00267FC5">
        <w:rPr>
          <w:rFonts w:ascii="Arial" w:eastAsia="Arial" w:hAnsi="Arial" w:cs="Arial"/>
          <w:color w:val="000000" w:themeColor="text1"/>
        </w:rPr>
        <w:t>ϵ</w:t>
      </w:r>
      <w:r>
        <w:rPr>
          <w:rFonts w:ascii="Arial" w:eastAsia="Arial" w:hAnsi="Arial" w:cs="Arial"/>
          <w:color w:val="000000" w:themeColor="text1"/>
        </w:rPr>
        <w:t xml:space="preserve"> is a white noise error term. </w:t>
      </w:r>
      <w:r w:rsidRPr="00E56E9C">
        <w:rPr>
          <w:rFonts w:ascii="Arial" w:eastAsia="Arial" w:hAnsi="Arial" w:cs="Arial"/>
          <w:color w:val="000000" w:themeColor="text1"/>
        </w:rPr>
        <w:t>Fractional differencing allows for long-memory behaviour, where correlations decay slowly, following a power-law function, as opposed to traditional short-memory processes.</w:t>
      </w:r>
      <w:r>
        <w:rPr>
          <w:rFonts w:ascii="Arial" w:eastAsia="Arial" w:hAnsi="Arial" w:cs="Arial"/>
          <w:color w:val="000000" w:themeColor="text1"/>
        </w:rPr>
        <w:t xml:space="preserve"> </w:t>
      </w:r>
    </w:p>
    <w:p w14:paraId="0CA556A4" w14:textId="77777777" w:rsidR="008D1943" w:rsidRPr="00C32984" w:rsidRDefault="008D1943" w:rsidP="008D1943">
      <w:pPr>
        <w:pStyle w:val="Heading4"/>
        <w:spacing w:line="360" w:lineRule="auto"/>
        <w:rPr>
          <w:rFonts w:eastAsia="Arial"/>
        </w:rPr>
      </w:pPr>
      <w:r w:rsidRPr="00C32984">
        <w:rPr>
          <w:rFonts w:eastAsia="Arial"/>
        </w:rPr>
        <w:t>HURST EXPONENT AS A MEASURE OF DIFFUSION</w:t>
      </w:r>
    </w:p>
    <w:p w14:paraId="3DF99C82" w14:textId="77777777" w:rsidR="008D1943" w:rsidRDefault="008D1943" w:rsidP="008D1943">
      <w:pPr>
        <w:spacing w:line="360" w:lineRule="auto"/>
        <w:ind w:firstLine="720"/>
        <w:jc w:val="both"/>
        <w:rPr>
          <w:rFonts w:ascii="Arial" w:eastAsia="Arial" w:hAnsi="Arial" w:cs="Arial"/>
          <w:color w:val="000000" w:themeColor="text1"/>
        </w:rPr>
      </w:pPr>
      <w:r w:rsidRPr="003F6D0D">
        <w:rPr>
          <w:rFonts w:ascii="Arial" w:eastAsia="Arial" w:hAnsi="Arial" w:cs="Arial"/>
          <w:color w:val="000000" w:themeColor="text1"/>
        </w:rPr>
        <w:t xml:space="preserve">To understand the nature of the price series it is helpful to analyse its speed of </w:t>
      </w:r>
      <w:r>
        <w:rPr>
          <w:rFonts w:ascii="Arial" w:eastAsia="Arial" w:hAnsi="Arial" w:cs="Arial"/>
          <w:color w:val="000000" w:themeColor="text1"/>
        </w:rPr>
        <w:t xml:space="preserve">diffusion. Diffusion measures the spread of the series from a location where its concentration is higher than in most other places. It can be measured </w:t>
      </w:r>
      <w:r w:rsidRPr="00E56E9C">
        <w:rPr>
          <w:rFonts w:ascii="Arial" w:eastAsia="Arial" w:hAnsi="Arial" w:cs="Arial"/>
          <w:color w:val="000000" w:themeColor="text1"/>
        </w:rPr>
        <w:t xml:space="preserve">by examining how the </w:t>
      </w:r>
      <w:r w:rsidRPr="00267FC5">
        <w:rPr>
          <w:rFonts w:ascii="Arial" w:eastAsia="Arial" w:hAnsi="Arial" w:cs="Arial"/>
          <w:color w:val="000000" w:themeColor="text1"/>
        </w:rPr>
        <w:t>variance of displacements</w:t>
      </w:r>
      <w:r w:rsidRPr="005D5AE2">
        <w:rPr>
          <w:rFonts w:ascii="Arial" w:eastAsia="Arial" w:hAnsi="Arial" w:cs="Arial"/>
          <w:color w:val="000000" w:themeColor="text1"/>
        </w:rPr>
        <w:t xml:space="preserve"> </w:t>
      </w:r>
      <w:r w:rsidRPr="00E56E9C">
        <w:rPr>
          <w:rFonts w:ascii="Arial" w:eastAsia="Arial" w:hAnsi="Arial" w:cs="Arial"/>
          <w:color w:val="000000" w:themeColor="text1"/>
        </w:rPr>
        <w:t xml:space="preserve">scales with the time lag </w:t>
      </w:r>
      <w:r>
        <w:rPr>
          <w:rFonts w:ascii="Cambria Math" w:eastAsia="Arial" w:hAnsi="Cambria Math" w:cs="Arial"/>
          <w:color w:val="000000" w:themeColor="text1"/>
        </w:rPr>
        <w:t>𝜏</w:t>
      </w:r>
      <w:r w:rsidRPr="00E56E9C">
        <w:rPr>
          <w:rFonts w:ascii="Arial" w:eastAsia="Arial" w:hAnsi="Arial" w:cs="Arial"/>
          <w:color w:val="000000" w:themeColor="text1"/>
        </w:rPr>
        <w:t>:</w:t>
      </w:r>
    </w:p>
    <w:p w14:paraId="2BF5F348" w14:textId="77777777" w:rsidR="008D1943" w:rsidRDefault="008D1943" w:rsidP="008D1943">
      <w:pPr>
        <w:tabs>
          <w:tab w:val="center" w:pos="4680"/>
          <w:tab w:val="right" w:pos="9360"/>
        </w:tabs>
        <w:spacing w:line="360" w:lineRule="auto"/>
        <w:jc w:val="right"/>
        <w:rPr>
          <w:rFonts w:ascii="Arial" w:eastAsia="Arial" w:hAnsi="Arial" w:cs="Arial"/>
          <w:color w:val="000000" w:themeColor="text1"/>
        </w:rPr>
      </w:pPr>
      <m:oMath>
        <m:r>
          <w:rPr>
            <w:rFonts w:ascii="Cambria Math" w:eastAsia="Arial" w:hAnsi="Cambria Math" w:cs="Arial"/>
            <w:color w:val="000000" w:themeColor="text1"/>
          </w:rPr>
          <m:t>var</m:t>
        </m:r>
        <m:d>
          <m:dPr>
            <m:ctrlPr>
              <w:rPr>
                <w:rFonts w:ascii="Cambria Math" w:eastAsia="Arial" w:hAnsi="Cambria Math" w:cs="Arial"/>
                <w:i/>
                <w:color w:val="000000" w:themeColor="text1"/>
              </w:rPr>
            </m:ctrlPr>
          </m:dPr>
          <m:e>
            <m:r>
              <w:rPr>
                <w:rFonts w:ascii="Cambria Math" w:eastAsia="Arial" w:hAnsi="Cambria Math" w:cs="Arial"/>
                <w:color w:val="000000" w:themeColor="text1"/>
              </w:rPr>
              <m:t>τ</m:t>
            </m:r>
          </m:e>
        </m:d>
        <m:r>
          <w:rPr>
            <w:rFonts w:ascii="Cambria Math" w:eastAsia="Arial" w:hAnsi="Cambria Math" w:cs="Arial"/>
            <w:color w:val="000000" w:themeColor="text1"/>
          </w:rPr>
          <m:t xml:space="preserve">= </m:t>
        </m:r>
        <m:d>
          <m:dPr>
            <m:begChr m:val="〈"/>
            <m:endChr m:val="〉"/>
            <m:ctrlPr>
              <w:rPr>
                <w:rFonts w:ascii="Cambria Math" w:eastAsia="Arial" w:hAnsi="Cambria Math" w:cs="Arial"/>
                <w:i/>
                <w:color w:val="000000" w:themeColor="text1"/>
              </w:rPr>
            </m:ctrlPr>
          </m:dPr>
          <m:e>
            <m:sSup>
              <m:sSupPr>
                <m:ctrlPr>
                  <w:rPr>
                    <w:rFonts w:ascii="Cambria Math" w:eastAsia="Arial" w:hAnsi="Cambria Math" w:cs="Arial"/>
                    <w:i/>
                    <w:color w:val="000000" w:themeColor="text1"/>
                  </w:rPr>
                </m:ctrlPr>
              </m:sSupPr>
              <m:e>
                <m:d>
                  <m:dPr>
                    <m:begChr m:val="|"/>
                    <m:endChr m:val="|"/>
                    <m:ctrlPr>
                      <w:rPr>
                        <w:rFonts w:ascii="Cambria Math" w:eastAsia="Arial" w:hAnsi="Cambria Math" w:cs="Arial"/>
                        <w:i/>
                        <w:color w:val="000000" w:themeColor="text1"/>
                      </w:rPr>
                    </m:ctrlPr>
                  </m:dPr>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t+τ</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t</m:t>
                        </m:r>
                      </m:sub>
                    </m:sSub>
                  </m:e>
                </m:d>
              </m:e>
              <m:sup>
                <m:r>
                  <w:rPr>
                    <w:rFonts w:ascii="Cambria Math" w:eastAsia="Arial" w:hAnsi="Cambria Math" w:cs="Arial"/>
                    <w:color w:val="000000" w:themeColor="text1"/>
                  </w:rPr>
                  <m:t>2</m:t>
                </m:r>
              </m:sup>
            </m:sSup>
          </m:e>
        </m:d>
      </m:oMath>
      <w:r>
        <w:rPr>
          <w:rFonts w:ascii="Arial" w:eastAsia="Arial" w:hAnsi="Arial" w:cs="Arial"/>
          <w:color w:val="000000" w:themeColor="text1"/>
        </w:rPr>
        <w:t xml:space="preserve">                                               2.1.2</w:t>
      </w:r>
    </w:p>
    <w:p w14:paraId="1582D2A6" w14:textId="77777777" w:rsidR="008D1943" w:rsidRPr="005D5AE2" w:rsidRDefault="008D1943" w:rsidP="008D1943">
      <w:pPr>
        <w:spacing w:line="360" w:lineRule="auto"/>
        <w:jc w:val="both"/>
        <w:rPr>
          <w:rFonts w:ascii="Arial" w:eastAsia="Arial" w:hAnsi="Arial" w:cs="Arial"/>
          <w:color w:val="000000" w:themeColor="text1"/>
        </w:rPr>
      </w:pPr>
      <w:r w:rsidRPr="005D5AE2">
        <w:rPr>
          <w:rFonts w:ascii="Arial" w:eastAsia="Arial" w:hAnsi="Arial" w:cs="Arial"/>
          <w:color w:val="000000" w:themeColor="text1"/>
        </w:rPr>
        <w:t xml:space="preserve">where </w:t>
      </w:r>
      <w:r w:rsidRPr="005D5AE2">
        <w:rPr>
          <w:rFonts w:ascii="Cambria Math" w:eastAsia="Arial" w:hAnsi="Cambria Math" w:cs="Cambria Math"/>
          <w:color w:val="000000" w:themeColor="text1"/>
        </w:rPr>
        <w:t>𝜏</w:t>
      </w:r>
      <w:r w:rsidRPr="005D5AE2">
        <w:rPr>
          <w:rFonts w:ascii="Arial" w:eastAsia="Arial" w:hAnsi="Arial" w:cs="Arial"/>
          <w:color w:val="000000" w:themeColor="text1"/>
        </w:rPr>
        <w:t xml:space="preserve"> is the time interval between measurements, </w:t>
      </w:r>
      <w:proofErr w:type="spellStart"/>
      <w:r w:rsidRPr="00267FC5">
        <w:rPr>
          <w:rFonts w:ascii="Arial" w:eastAsia="Arial" w:hAnsi="Arial" w:cs="Arial"/>
          <w:i/>
          <w:iCs/>
          <w:color w:val="000000" w:themeColor="text1"/>
        </w:rPr>
        <w:t>x</w:t>
      </w:r>
      <w:r w:rsidRPr="00267FC5">
        <w:rPr>
          <w:rFonts w:ascii="Arial" w:eastAsia="Arial" w:hAnsi="Arial" w:cs="Arial"/>
          <w:i/>
          <w:iCs/>
          <w:color w:val="000000" w:themeColor="text1"/>
          <w:vertAlign w:val="subscript"/>
        </w:rPr>
        <w:t>t</w:t>
      </w:r>
      <w:proofErr w:type="spellEnd"/>
      <w:r>
        <w:rPr>
          <w:rFonts w:ascii="Arial" w:eastAsia="Arial" w:hAnsi="Arial" w:cs="Arial"/>
          <w:color w:val="000000" w:themeColor="text1"/>
        </w:rPr>
        <w:t xml:space="preserve"> </w:t>
      </w:r>
      <w:r w:rsidRPr="005D5AE2">
        <w:rPr>
          <w:rFonts w:ascii="Arial" w:eastAsia="Arial" w:hAnsi="Arial" w:cs="Arial"/>
          <w:color w:val="000000" w:themeColor="text1"/>
        </w:rPr>
        <w:t xml:space="preserve">represents the log-transformed series </w:t>
      </w:r>
      <w:r w:rsidRPr="00267FC5">
        <w:rPr>
          <w:rFonts w:ascii="Arial" w:eastAsia="Arial" w:hAnsi="Arial" w:cs="Arial"/>
          <w:i/>
          <w:iCs/>
          <w:color w:val="000000" w:themeColor="text1"/>
        </w:rPr>
        <w:t>x = log S(t</w:t>
      </w:r>
      <w:r w:rsidRPr="005D5AE2">
        <w:rPr>
          <w:rFonts w:ascii="Arial" w:eastAsia="Arial" w:hAnsi="Arial" w:cs="Arial"/>
          <w:color w:val="000000" w:themeColor="text1"/>
        </w:rPr>
        <w:t>)</w:t>
      </w:r>
      <w:r>
        <w:rPr>
          <w:rFonts w:ascii="Arial" w:eastAsia="Arial" w:hAnsi="Arial" w:cs="Arial"/>
          <w:color w:val="000000" w:themeColor="text1"/>
        </w:rPr>
        <w:t>,</w:t>
      </w:r>
      <w:r w:rsidRPr="005D5AE2">
        <w:rPr>
          <w:rFonts w:ascii="Arial" w:eastAsia="Arial" w:hAnsi="Arial" w:cs="Arial"/>
          <w:color w:val="000000" w:themeColor="text1"/>
        </w:rPr>
        <w:t xml:space="preserve"> and </w:t>
      </w:r>
      <w:r w:rsidRPr="005D5AE2">
        <w:rPr>
          <w:rFonts w:ascii="Cambria Math" w:eastAsia="Arial" w:hAnsi="Cambria Math" w:cs="Cambria Math"/>
          <w:color w:val="000000" w:themeColor="text1"/>
        </w:rPr>
        <w:t>⟨⋅⟩</w:t>
      </w:r>
      <w:r w:rsidRPr="00267FC5">
        <w:rPr>
          <w:rFonts w:ascii="Arial" w:eastAsia="Arial" w:hAnsi="Arial" w:cs="Arial"/>
          <w:color w:val="000000" w:themeColor="text1"/>
        </w:rPr>
        <w:t xml:space="preserve"> </w:t>
      </w:r>
      <w:r w:rsidRPr="005D5AE2">
        <w:rPr>
          <w:rFonts w:ascii="Arial" w:eastAsia="Arial" w:hAnsi="Arial" w:cs="Arial"/>
          <w:color w:val="000000" w:themeColor="text1"/>
        </w:rPr>
        <w:t>denotes an average over time. Log transformations are often applied to stabili</w:t>
      </w:r>
      <w:r>
        <w:rPr>
          <w:rFonts w:ascii="Arial" w:eastAsia="Arial" w:hAnsi="Arial" w:cs="Arial"/>
          <w:color w:val="000000" w:themeColor="text1"/>
        </w:rPr>
        <w:t>s</w:t>
      </w:r>
      <w:r w:rsidRPr="005D5AE2">
        <w:rPr>
          <w:rFonts w:ascii="Arial" w:eastAsia="Arial" w:hAnsi="Arial" w:cs="Arial"/>
          <w:color w:val="000000" w:themeColor="text1"/>
        </w:rPr>
        <w:t>e variance and reduce heteroskedasticity in the series.</w:t>
      </w:r>
    </w:p>
    <w:p w14:paraId="56D7D457" w14:textId="77777777" w:rsidR="008D1943" w:rsidRPr="005D5AE2" w:rsidRDefault="008D1943" w:rsidP="008D1943">
      <w:pPr>
        <w:spacing w:line="360" w:lineRule="auto"/>
        <w:jc w:val="both"/>
        <w:rPr>
          <w:rFonts w:ascii="Arial" w:eastAsia="Arial" w:hAnsi="Arial" w:cs="Arial"/>
          <w:color w:val="000000" w:themeColor="text1"/>
        </w:rPr>
      </w:pPr>
      <w:r w:rsidRPr="005D5AE2">
        <w:rPr>
          <w:rFonts w:ascii="Arial" w:eastAsia="Arial" w:hAnsi="Arial" w:cs="Arial"/>
          <w:color w:val="000000" w:themeColor="text1"/>
        </w:rPr>
        <w:t xml:space="preserve">The </w:t>
      </w:r>
      <w:r w:rsidRPr="00267FC5">
        <w:rPr>
          <w:rFonts w:ascii="Arial" w:eastAsia="Arial" w:hAnsi="Arial" w:cs="Arial"/>
          <w:color w:val="000000" w:themeColor="text1"/>
        </w:rPr>
        <w:t>mean squared displacement (MSD)</w:t>
      </w:r>
      <w:r w:rsidRPr="005D5AE2">
        <w:rPr>
          <w:rFonts w:ascii="Arial" w:eastAsia="Arial" w:hAnsi="Arial" w:cs="Arial"/>
          <w:color w:val="000000" w:themeColor="text1"/>
        </w:rPr>
        <w:t xml:space="preserve"> </w:t>
      </w:r>
      <w:r>
        <w:rPr>
          <w:rFonts w:ascii="Arial" w:eastAsia="Arial" w:hAnsi="Arial" w:cs="Arial"/>
          <w:color w:val="000000" w:themeColor="text1"/>
        </w:rPr>
        <w:t xml:space="preserve">is a measure of the deviation of the position of the particle with respect to a reference position over time. It is the most common measure of the spatial extent of random motion and is calculated as the average of the squared displacements of the particle over a given time interval. </w:t>
      </w:r>
      <w:r w:rsidRPr="00267FC5">
        <w:rPr>
          <w:rFonts w:ascii="Arial" w:eastAsia="Arial" w:hAnsi="Arial" w:cs="Arial"/>
          <w:color w:val="000000" w:themeColor="text1"/>
        </w:rPr>
        <w:t>MSD</w:t>
      </w:r>
      <w:r>
        <w:rPr>
          <w:rFonts w:ascii="Arial" w:eastAsia="Arial" w:hAnsi="Arial" w:cs="Arial"/>
          <w:color w:val="000000" w:themeColor="text1"/>
        </w:rPr>
        <w:t xml:space="preserve"> </w:t>
      </w:r>
      <w:r w:rsidRPr="004C5585">
        <w:rPr>
          <w:rFonts w:ascii="Arial" w:eastAsia="Arial" w:hAnsi="Arial" w:cs="Arial"/>
          <w:color w:val="000000" w:themeColor="text1"/>
        </w:rPr>
        <w:t xml:space="preserve">behaves differently depending on the type of diffusion. In the case of </w:t>
      </w:r>
      <w:r w:rsidRPr="00267FC5">
        <w:rPr>
          <w:rFonts w:ascii="Arial" w:eastAsia="Arial" w:hAnsi="Arial" w:cs="Arial"/>
          <w:color w:val="000000" w:themeColor="text1"/>
        </w:rPr>
        <w:t>normal diffusion</w:t>
      </w:r>
      <w:r w:rsidRPr="004C5585">
        <w:rPr>
          <w:rFonts w:ascii="Arial" w:eastAsia="Arial" w:hAnsi="Arial" w:cs="Arial"/>
          <w:color w:val="000000" w:themeColor="text1"/>
        </w:rPr>
        <w:t>, the MSD scales linearly with time, MSD</w:t>
      </w:r>
      <w:r w:rsidRPr="004C5585">
        <w:rPr>
          <w:rFonts w:ascii="Cambria Math" w:eastAsia="Arial" w:hAnsi="Cambria Math" w:cs="Cambria Math"/>
          <w:color w:val="000000" w:themeColor="text1"/>
        </w:rPr>
        <w:t>∼</w:t>
      </w:r>
      <w:r>
        <w:rPr>
          <w:rFonts w:ascii="Cambria Math" w:eastAsia="Arial" w:hAnsi="Cambria Math" w:cs="Cambria Math"/>
          <w:color w:val="000000" w:themeColor="text1"/>
        </w:rPr>
        <w:t>𝜏</w:t>
      </w:r>
      <w:r>
        <w:rPr>
          <w:rFonts w:ascii="Arial" w:eastAsia="Arial" w:hAnsi="Arial" w:cs="Arial"/>
          <w:color w:val="000000" w:themeColor="text1"/>
        </w:rPr>
        <w:t>,</w:t>
      </w:r>
      <w:r w:rsidRPr="004C5585">
        <w:rPr>
          <w:rFonts w:ascii="Arial" w:eastAsia="Arial" w:hAnsi="Arial" w:cs="Arial"/>
          <w:color w:val="000000" w:themeColor="text1"/>
        </w:rPr>
        <w:t xml:space="preserve"> which is typical of a random walk with no memory or persistence. For </w:t>
      </w:r>
      <w:proofErr w:type="spellStart"/>
      <w:r w:rsidRPr="00267FC5">
        <w:rPr>
          <w:rFonts w:ascii="Arial" w:eastAsia="Arial" w:hAnsi="Arial" w:cs="Arial"/>
          <w:color w:val="000000" w:themeColor="text1"/>
        </w:rPr>
        <w:t>subdiffusion</w:t>
      </w:r>
      <w:proofErr w:type="spellEnd"/>
      <w:r w:rsidRPr="004C5585">
        <w:rPr>
          <w:rFonts w:ascii="Arial" w:eastAsia="Arial" w:hAnsi="Arial" w:cs="Arial"/>
          <w:color w:val="000000" w:themeColor="text1"/>
        </w:rPr>
        <w:t>, the MSD grows slower than linearly, scaling as MSD</w:t>
      </w:r>
      <w:r>
        <w:rPr>
          <w:rFonts w:ascii="Arial" w:eastAsia="Arial" w:hAnsi="Arial" w:cs="Arial"/>
          <w:color w:val="000000" w:themeColor="text1"/>
        </w:rPr>
        <w:t xml:space="preserve"> </w:t>
      </w:r>
      <w:r w:rsidRPr="004C5585">
        <w:rPr>
          <w:rFonts w:ascii="Cambria Math" w:eastAsia="Arial" w:hAnsi="Cambria Math" w:cs="Cambria Math"/>
          <w:color w:val="000000" w:themeColor="text1"/>
        </w:rPr>
        <w:t>∼</w:t>
      </w:r>
      <w:r>
        <w:rPr>
          <w:rFonts w:ascii="Cambria Math" w:eastAsia="Arial" w:hAnsi="Cambria Math" w:cs="Cambria Math"/>
          <w:color w:val="000000" w:themeColor="text1"/>
        </w:rPr>
        <w:t xml:space="preserve"> </w:t>
      </w:r>
      <w:r w:rsidRPr="00267FC5">
        <w:rPr>
          <w:rFonts w:ascii="Cambria Math" w:eastAsia="Arial" w:hAnsi="Cambria Math" w:cs="Cambria Math"/>
          <w:i/>
          <w:iCs/>
          <w:color w:val="000000" w:themeColor="text1"/>
        </w:rPr>
        <w:t>𝜏</w:t>
      </w:r>
      <w:r w:rsidRPr="00267FC5">
        <w:rPr>
          <w:rFonts w:ascii="Cambria Math" w:eastAsia="Arial" w:hAnsi="Cambria Math" w:cs="Cambria Math"/>
          <w:i/>
          <w:iCs/>
          <w:color w:val="000000" w:themeColor="text1"/>
          <w:vertAlign w:val="superscript"/>
        </w:rPr>
        <w:t>H</w:t>
      </w:r>
      <w:r w:rsidRPr="004C5585">
        <w:rPr>
          <w:rFonts w:ascii="Arial" w:eastAsia="Arial" w:hAnsi="Arial" w:cs="Arial"/>
          <w:color w:val="000000" w:themeColor="text1"/>
        </w:rPr>
        <w:t xml:space="preserve">, where </w:t>
      </w:r>
      <w:r w:rsidRPr="00267FC5">
        <w:rPr>
          <w:rFonts w:ascii="Arial" w:eastAsia="Arial" w:hAnsi="Arial" w:cs="Arial"/>
          <w:i/>
          <w:iCs/>
          <w:color w:val="000000" w:themeColor="text1"/>
        </w:rPr>
        <w:t>H</w:t>
      </w:r>
      <w:r>
        <w:rPr>
          <w:rFonts w:ascii="Arial" w:eastAsia="Arial" w:hAnsi="Arial" w:cs="Arial"/>
          <w:color w:val="000000" w:themeColor="text1"/>
        </w:rPr>
        <w:t xml:space="preserve"> </w:t>
      </w:r>
      <w:r w:rsidRPr="004C5585">
        <w:rPr>
          <w:rFonts w:ascii="Arial" w:eastAsia="Arial" w:hAnsi="Arial" w:cs="Arial"/>
          <w:color w:val="000000" w:themeColor="text1"/>
        </w:rPr>
        <w:t>&lt;</w:t>
      </w:r>
      <w:r>
        <w:rPr>
          <w:rFonts w:ascii="Arial" w:eastAsia="Arial" w:hAnsi="Arial" w:cs="Arial"/>
          <w:color w:val="000000" w:themeColor="text1"/>
        </w:rPr>
        <w:t xml:space="preserve"> </w:t>
      </w:r>
      <w:r w:rsidRPr="004C5585">
        <w:rPr>
          <w:rFonts w:ascii="Arial" w:eastAsia="Arial" w:hAnsi="Arial" w:cs="Arial"/>
          <w:color w:val="000000" w:themeColor="text1"/>
        </w:rPr>
        <w:t xml:space="preserve">0.5. This indicates anti-persistence, meaning the series exhibits rough behaviour with frequent trend reversals. In contrast, </w:t>
      </w:r>
      <w:proofErr w:type="spellStart"/>
      <w:r w:rsidRPr="00267FC5">
        <w:rPr>
          <w:rFonts w:ascii="Arial" w:eastAsia="Arial" w:hAnsi="Arial" w:cs="Arial"/>
          <w:color w:val="000000" w:themeColor="text1"/>
        </w:rPr>
        <w:t>superdiffusion</w:t>
      </w:r>
      <w:proofErr w:type="spellEnd"/>
      <w:r w:rsidRPr="004C5585">
        <w:rPr>
          <w:rFonts w:ascii="Arial" w:eastAsia="Arial" w:hAnsi="Arial" w:cs="Arial"/>
          <w:color w:val="000000" w:themeColor="text1"/>
        </w:rPr>
        <w:t xml:space="preserve"> occurs when the MSD grows faster than linearly, following MSD</w:t>
      </w:r>
      <w:r w:rsidRPr="004C5585">
        <w:rPr>
          <w:rFonts w:ascii="Cambria Math" w:eastAsia="Arial" w:hAnsi="Cambria Math" w:cs="Cambria Math"/>
          <w:color w:val="000000" w:themeColor="text1"/>
        </w:rPr>
        <w:t>∼</w:t>
      </w:r>
      <w:r w:rsidRPr="004C5585">
        <w:rPr>
          <w:rFonts w:ascii="Cambria Math" w:eastAsia="Arial" w:hAnsi="Cambria Math" w:cs="Cambria Math"/>
          <w:i/>
          <w:iCs/>
          <w:color w:val="000000" w:themeColor="text1"/>
        </w:rPr>
        <w:t xml:space="preserve"> </w:t>
      </w:r>
      <w:r w:rsidRPr="00120467">
        <w:rPr>
          <w:rFonts w:ascii="Cambria Math" w:eastAsia="Arial" w:hAnsi="Cambria Math" w:cs="Cambria Math"/>
          <w:i/>
          <w:iCs/>
          <w:color w:val="000000" w:themeColor="text1"/>
        </w:rPr>
        <w:t>𝜏</w:t>
      </w:r>
      <w:r w:rsidRPr="00120467">
        <w:rPr>
          <w:rFonts w:ascii="Cambria Math" w:eastAsia="Arial" w:hAnsi="Cambria Math" w:cs="Cambria Math"/>
          <w:i/>
          <w:iCs/>
          <w:color w:val="000000" w:themeColor="text1"/>
          <w:vertAlign w:val="superscript"/>
        </w:rPr>
        <w:t>H</w:t>
      </w:r>
      <w:r w:rsidRPr="004C5585">
        <w:rPr>
          <w:rFonts w:ascii="Arial" w:eastAsia="Arial" w:hAnsi="Arial" w:cs="Arial"/>
          <w:color w:val="000000" w:themeColor="text1"/>
        </w:rPr>
        <w:t xml:space="preserve">, where </w:t>
      </w:r>
      <w:r w:rsidRPr="00267FC5">
        <w:rPr>
          <w:rFonts w:ascii="Arial" w:eastAsia="Arial" w:hAnsi="Arial" w:cs="Arial"/>
          <w:i/>
          <w:iCs/>
          <w:color w:val="000000" w:themeColor="text1"/>
        </w:rPr>
        <w:t>H &gt; 0.5</w:t>
      </w:r>
      <w:r w:rsidRPr="004C5585">
        <w:rPr>
          <w:rFonts w:ascii="Arial" w:eastAsia="Arial" w:hAnsi="Arial" w:cs="Arial"/>
          <w:color w:val="000000" w:themeColor="text1"/>
        </w:rPr>
        <w:t xml:space="preserve">. </w:t>
      </w:r>
      <w:proofErr w:type="spellStart"/>
      <w:r w:rsidRPr="004C5585">
        <w:rPr>
          <w:rFonts w:ascii="Arial" w:eastAsia="Arial" w:hAnsi="Arial" w:cs="Arial"/>
          <w:color w:val="000000" w:themeColor="text1"/>
        </w:rPr>
        <w:t>Superdiffusion</w:t>
      </w:r>
      <w:proofErr w:type="spellEnd"/>
      <w:r w:rsidRPr="004C5585">
        <w:rPr>
          <w:rFonts w:ascii="Arial" w:eastAsia="Arial" w:hAnsi="Arial" w:cs="Arial"/>
          <w:color w:val="000000" w:themeColor="text1"/>
        </w:rPr>
        <w:t xml:space="preserve"> reflects persistent behaviour, where trends tend to continue in the same direction, resulting in a smoother and more predictable trajectory.</w:t>
      </w:r>
    </w:p>
    <w:p w14:paraId="30F9E3A0" w14:textId="77777777" w:rsidR="008D1943" w:rsidRDefault="008D1943" w:rsidP="008D1943">
      <w:pPr>
        <w:spacing w:line="360" w:lineRule="auto"/>
        <w:jc w:val="both"/>
        <w:rPr>
          <w:rFonts w:ascii="Arial" w:eastAsia="Arial" w:hAnsi="Arial" w:cs="Arial"/>
          <w:color w:val="000000" w:themeColor="text1"/>
        </w:rPr>
      </w:pPr>
    </w:p>
    <w:p w14:paraId="7D9E38AE" w14:textId="77777777" w:rsidR="008D1943" w:rsidRDefault="008D1943" w:rsidP="008D1943">
      <w:pPr>
        <w:spacing w:line="360" w:lineRule="auto"/>
        <w:jc w:val="both"/>
        <w:rPr>
          <w:rFonts w:ascii="Arial" w:eastAsia="Arial" w:hAnsi="Arial" w:cs="Arial"/>
          <w:color w:val="000000" w:themeColor="text1"/>
        </w:rPr>
      </w:pPr>
    </w:p>
    <w:p w14:paraId="39F156F5" w14:textId="77777777" w:rsidR="008D1943" w:rsidRDefault="008D1943" w:rsidP="008D1943">
      <w:pPr>
        <w:spacing w:line="360" w:lineRule="auto"/>
        <w:jc w:val="both"/>
        <w:rPr>
          <w:rFonts w:ascii="Arial" w:eastAsia="Arial" w:hAnsi="Arial" w:cs="Arial"/>
          <w:color w:val="000000" w:themeColor="text1"/>
        </w:rPr>
      </w:pPr>
    </w:p>
    <w:p w14:paraId="7AA1D67B" w14:textId="77777777" w:rsidR="008D1943" w:rsidRDefault="008D1943" w:rsidP="008D1943">
      <w:pPr>
        <w:keepNext/>
        <w:spacing w:line="360" w:lineRule="auto"/>
        <w:jc w:val="center"/>
      </w:pPr>
      <w:r>
        <w:rPr>
          <w:noProof/>
        </w:rPr>
        <w:drawing>
          <wp:inline distT="0" distB="0" distL="0" distR="0" wp14:anchorId="22A7ECFB" wp14:editId="1F3B0BC3">
            <wp:extent cx="4625163" cy="3599601"/>
            <wp:effectExtent l="0" t="0" r="4445" b="1270"/>
            <wp:docPr id="5" name="Picture 5"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unc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8160" cy="3609716"/>
                    </a:xfrm>
                    <a:prstGeom prst="rect">
                      <a:avLst/>
                    </a:prstGeom>
                    <a:noFill/>
                    <a:ln>
                      <a:noFill/>
                    </a:ln>
                  </pic:spPr>
                </pic:pic>
              </a:graphicData>
            </a:graphic>
          </wp:inline>
        </w:drawing>
      </w:r>
    </w:p>
    <w:p w14:paraId="2DAE38F3" w14:textId="77777777" w:rsidR="008D1943" w:rsidRDefault="008D1943" w:rsidP="008D1943">
      <w:pPr>
        <w:pStyle w:val="Caption"/>
        <w:jc w:val="center"/>
      </w:pPr>
      <w:r>
        <w:t xml:space="preserve">Figure 2.2 </w:t>
      </w:r>
      <w:r w:rsidRPr="00BA36D7">
        <w:t>Relationship between Mean Squared Displacement and Time</w:t>
      </w:r>
      <w:r>
        <w:t xml:space="preserve">. Adapted from </w:t>
      </w:r>
      <w:r w:rsidRPr="00267FC5">
        <w:fldChar w:fldCharType="begin"/>
      </w:r>
      <w:r w:rsidRPr="00267FC5">
        <w:instrText xml:space="preserve"> ADDIN ZOTERO_ITEM CSL_CITATION {"citationID":"ytyN61Vx","properties":{"custom":"Sadhukhan and Basu (2020)","formattedCitation":"Sadhukhan and Basu (2020)","plainCitation":"Sadhukhan and Basu (2020)","noteIndex":0},"citationItems":[{"id":1,"uris":["http://zotero.org/users/local/qPK9rTrF/items/MXEBZN4H"],"itemData":{"id":1,"type":"article-journal","abstract":"In this study, we model avascular tumour growth in epithelial tissue. This can help us to understand that how an avascular tumour interacts with its microenvironment and what type of physical changes can be observed within the tumour spheroid before angiogenesis. This understanding is likely to assist in the development of better diagnostics, improved therapies, and prognostics. In biological systems, most of the diffusive processes are through cellular membranes which are porous in nature. Due to its porous nature, diffusion in biological systems are heterogeneous. The fractional diffusion equation is well suited to model heterogeneous biological systems, though most of the early studies did not use this fact. They described tumour growth with simple diffusion-based model. We have developed a spherical model based on simple diffusion initially, and then the model is upgraded with fractional diffusion equations to express the anomalous nature of biological system. In this study, two types of fractional models are developed: one of fixed order and the other of variable order. The memory formalism technique is also included in these anomalous diffusion models. These three models are investigated from phenomenological point view by measuring some parameters for characterizing avascular tumour growth over time. Tumour microenvironment is very complex in nature due to several concurrent molecular mechanisms. Diffusion with memory (fixed as well as variable) formation may be an oversimplified technique, and does not reflect the detailed view of the tumour microenvironment. However, it is found that all the models offer realistic and insightful information of the tumour microenvironment at the macroscopic level, and approximate well the physical phenomena. Also, it is observed that the anomalous diffusion based models offer a closer description to clinical facts than the simple model. As the simulation parameters get modified due to different biochemical and biophysical processes, the robustness of the model is determined. It is found that the anomalous diffusion models are moderately sensitive to the parameters.","container-title":"Journal of Biological Physics","DOI":"10.1007/s10867-020-09541-w","ISSN":"1573-0689","issue":"1","journalAbbreviation":"J Biol Phys","language":"en","page":"67-94","source":"Springer Link","title":"Avascular tumour growth models based on anomalous diffusion","volume":"46","author":[{"family":"Sadhukhan","given":"Sounak"},{"family":"Basu","given":"S. K."}],"issued":{"date-parts":[["2020",3,1]]}}}],"schema":"https://github.com/citation-style-language/schema/raw/master/csl-citation.json"} </w:instrText>
      </w:r>
      <w:r w:rsidRPr="00267FC5">
        <w:fldChar w:fldCharType="separate"/>
      </w:r>
      <w:r w:rsidRPr="00267FC5">
        <w:t>Sadhukhan and Basu (2020)</w:t>
      </w:r>
      <w:r w:rsidRPr="00267FC5">
        <w:fldChar w:fldCharType="end"/>
      </w:r>
      <w:r>
        <w:t>.</w:t>
      </w:r>
    </w:p>
    <w:p w14:paraId="0FCB9D52" w14:textId="77777777" w:rsidR="008D1943" w:rsidRPr="00CA7841" w:rsidRDefault="008D1943" w:rsidP="008D1943">
      <w:pPr>
        <w:rPr>
          <w:rFonts w:eastAsia="Arial"/>
        </w:rPr>
      </w:pPr>
    </w:p>
    <w:p w14:paraId="115EFA81" w14:textId="77777777" w:rsidR="008D1943" w:rsidRDefault="008D1943" w:rsidP="008D1943">
      <w:pPr>
        <w:spacing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For example, the graph above illustrates the MSD for Brownian motion will increase linearly with time, while the MSD for a system with anti-persistence and frequent trend reversals will increase more slowly than linearly </w:t>
      </w:r>
      <w:sdt>
        <w:sdtPr>
          <w:rPr>
            <w:rFonts w:ascii="Arial" w:eastAsia="Arial" w:hAnsi="Arial" w:cs="Arial"/>
            <w:color w:val="000000" w:themeColor="text1"/>
          </w:rPr>
          <w:id w:val="-1069501831"/>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Sad20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[18]</w:t>
          </w:r>
          <w:r>
            <w:rPr>
              <w:rFonts w:ascii="Arial" w:eastAsia="Arial" w:hAnsi="Arial" w:cs="Arial"/>
              <w:color w:val="000000" w:themeColor="text1"/>
            </w:rPr>
            <w:fldChar w:fldCharType="end"/>
          </w:r>
        </w:sdtContent>
      </w:sdt>
      <w:r>
        <w:rPr>
          <w:rFonts w:ascii="Arial" w:eastAsia="Arial" w:hAnsi="Arial" w:cs="Arial"/>
          <w:color w:val="000000" w:themeColor="text1"/>
        </w:rPr>
        <w:t>.</w:t>
      </w:r>
    </w:p>
    <w:p w14:paraId="03BCE4AF" w14:textId="77777777" w:rsidR="008D1943" w:rsidRDefault="008D1943" w:rsidP="008D1943">
      <w:pPr>
        <w:spacing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Volatility of asset return time series strongly depends on the frequency one chooses to measure it. Measurement at one-minute intervals differ significantly from daily variance. Empirically, it has been established that if returns follow a Geometric Brownian Motion (GBM), </w:t>
      </w:r>
      <w:r w:rsidRPr="00066D97">
        <w:rPr>
          <w:rFonts w:ascii="Arial" w:eastAsia="Arial" w:hAnsi="Arial" w:cs="Arial"/>
          <w:color w:val="000000" w:themeColor="text1"/>
        </w:rPr>
        <w:t xml:space="preserve">the variance increases </w:t>
      </w:r>
      <w:r w:rsidRPr="00267FC5">
        <w:rPr>
          <w:rFonts w:ascii="Arial" w:eastAsia="Arial" w:hAnsi="Arial" w:cs="Arial"/>
          <w:color w:val="000000" w:themeColor="text1"/>
        </w:rPr>
        <w:t>linearly</w:t>
      </w:r>
      <w:r w:rsidRPr="00066D97">
        <w:rPr>
          <w:rFonts w:ascii="Arial" w:eastAsia="Arial" w:hAnsi="Arial" w:cs="Arial"/>
          <w:color w:val="000000" w:themeColor="text1"/>
        </w:rPr>
        <w:t xml:space="preserve"> with the lag</w:t>
      </w:r>
      <w:r>
        <w:rPr>
          <w:rFonts w:ascii="Arial" w:eastAsia="Arial" w:hAnsi="Arial" w:cs="Arial"/>
          <w:color w:val="000000" w:themeColor="text1"/>
        </w:rPr>
        <w:t xml:space="preserve"> </w:t>
      </w:r>
      <w:r>
        <w:rPr>
          <w:rFonts w:ascii="Cambria Math" w:eastAsia="Arial" w:hAnsi="Cambria Math" w:cs="Arial"/>
          <w:color w:val="000000" w:themeColor="text1"/>
        </w:rPr>
        <w:t>𝜏</w:t>
      </w:r>
      <w:r w:rsidRPr="00066D97">
        <w:rPr>
          <w:rFonts w:ascii="Arial" w:eastAsia="Arial" w:hAnsi="Arial" w:cs="Arial"/>
          <w:color w:val="000000" w:themeColor="text1"/>
        </w:rPr>
        <w:t xml:space="preserve">, and the returns are normally distributed. </w:t>
      </w:r>
      <w:r>
        <w:rPr>
          <w:rFonts w:ascii="Arial" w:eastAsia="Arial" w:hAnsi="Arial" w:cs="Arial"/>
          <w:color w:val="000000" w:themeColor="text1"/>
        </w:rPr>
        <w:t xml:space="preserve">On the other hand, if there are even small deviations from a pure random walk as is often the case, the variance for lag </w:t>
      </w:r>
      <w:r>
        <w:rPr>
          <w:rFonts w:ascii="Cambria Math" w:eastAsia="Arial" w:hAnsi="Cambria Math" w:cs="Arial"/>
          <w:color w:val="000000" w:themeColor="text1"/>
        </w:rPr>
        <w:t>𝜏</w:t>
      </w:r>
      <w:r>
        <w:rPr>
          <w:rFonts w:ascii="Arial" w:eastAsia="Arial" w:hAnsi="Arial" w:cs="Arial"/>
          <w:color w:val="000000" w:themeColor="text1"/>
        </w:rPr>
        <w:t xml:space="preserve"> is not proportionate to </w:t>
      </w:r>
      <w:r>
        <w:rPr>
          <w:rFonts w:ascii="Cambria Math" w:eastAsia="Arial" w:hAnsi="Cambria Math" w:cs="Arial"/>
          <w:color w:val="000000" w:themeColor="text1"/>
        </w:rPr>
        <w:t>𝜏</w:t>
      </w:r>
      <w:r>
        <w:rPr>
          <w:rFonts w:ascii="Arial" w:eastAsia="Arial" w:hAnsi="Arial" w:cs="Arial"/>
          <w:color w:val="000000" w:themeColor="text1"/>
        </w:rPr>
        <w:t xml:space="preserve"> anymore but instead follows a power-law relationship:</w:t>
      </w:r>
    </w:p>
    <w:p w14:paraId="009DBB6F" w14:textId="77777777" w:rsidR="008D1943" w:rsidRPr="0006456A" w:rsidRDefault="008D1943" w:rsidP="008D1943">
      <w:pPr>
        <w:spacing w:line="360" w:lineRule="auto"/>
        <w:jc w:val="right"/>
        <w:rPr>
          <w:rFonts w:ascii="Arial" w:eastAsia="Arial" w:hAnsi="Arial" w:cs="Arial"/>
          <w:color w:val="000000" w:themeColor="text1"/>
        </w:rPr>
      </w:pPr>
      <m:oMath>
        <m:r>
          <w:rPr>
            <w:rFonts w:ascii="Cambria Math" w:eastAsia="Arial" w:hAnsi="Cambria Math" w:cs="Arial"/>
            <w:color w:val="000000" w:themeColor="text1"/>
          </w:rPr>
          <m:t>var</m:t>
        </m:r>
        <m:d>
          <m:dPr>
            <m:ctrlPr>
              <w:rPr>
                <w:rFonts w:ascii="Cambria Math" w:eastAsia="Arial" w:hAnsi="Cambria Math" w:cs="Arial"/>
                <w:i/>
                <w:color w:val="000000" w:themeColor="text1"/>
              </w:rPr>
            </m:ctrlPr>
          </m:dPr>
          <m:e>
            <m:r>
              <w:rPr>
                <w:rFonts w:ascii="Cambria Math" w:eastAsia="Arial" w:hAnsi="Cambria Math" w:cs="Arial"/>
                <w:color w:val="000000" w:themeColor="text1"/>
              </w:rPr>
              <m:t>τ</m:t>
            </m:r>
          </m:e>
        </m:d>
        <m:r>
          <w:rPr>
            <w:rFonts w:ascii="Cambria Math" w:eastAsia="Arial" w:hAnsi="Cambria Math" w:cs="Arial"/>
            <w:color w:val="000000" w:themeColor="text1"/>
          </w:rPr>
          <m:t xml:space="preserve">∝ </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τ</m:t>
            </m:r>
          </m:e>
          <m:sup>
            <m:r>
              <w:rPr>
                <w:rFonts w:ascii="Cambria Math" w:eastAsia="Arial" w:hAnsi="Cambria Math" w:cs="Arial"/>
                <w:color w:val="000000" w:themeColor="text1"/>
              </w:rPr>
              <m:t>2H</m:t>
            </m:r>
          </m:sup>
        </m:sSup>
      </m:oMath>
      <w:r>
        <w:rPr>
          <w:rFonts w:ascii="Arial" w:eastAsia="Arial" w:hAnsi="Arial" w:cs="Arial"/>
          <w:color w:val="000000" w:themeColor="text1"/>
        </w:rPr>
        <w:t xml:space="preserve">                                                        2.1.3</w:t>
      </w:r>
    </w:p>
    <w:p w14:paraId="3E2C4B18" w14:textId="7487224B" w:rsidR="008D1943"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 xml:space="preserve">where </w:t>
      </w:r>
      <w:r w:rsidRPr="00267FC5">
        <w:rPr>
          <w:rFonts w:ascii="Arial" w:eastAsia="Arial" w:hAnsi="Arial" w:cs="Arial"/>
          <w:i/>
          <w:iCs/>
          <w:color w:val="000000" w:themeColor="text1"/>
        </w:rPr>
        <w:t>H</w:t>
      </w:r>
      <w:r>
        <w:rPr>
          <w:rFonts w:ascii="Arial" w:eastAsia="Arial" w:hAnsi="Arial" w:cs="Arial"/>
          <w:color w:val="000000" w:themeColor="text1"/>
        </w:rPr>
        <w:t xml:space="preserve"> is the Hurst exponent. For trending assets </w:t>
      </w:r>
      <w:r w:rsidRPr="00267FC5">
        <w:rPr>
          <w:rFonts w:ascii="Arial" w:eastAsia="Arial" w:hAnsi="Arial" w:cs="Arial"/>
          <w:i/>
          <w:iCs/>
          <w:color w:val="000000" w:themeColor="text1"/>
        </w:rPr>
        <w:t>H</w:t>
      </w:r>
      <w:r>
        <w:rPr>
          <w:rFonts w:ascii="Arial" w:eastAsia="Arial" w:hAnsi="Arial" w:cs="Arial"/>
          <w:color w:val="000000" w:themeColor="text1"/>
        </w:rPr>
        <w:t xml:space="preserve"> &gt; ½ indicating positive persistence and for mean reverting assets </w:t>
      </w:r>
      <w:r w:rsidRPr="00267FC5">
        <w:rPr>
          <w:rFonts w:ascii="Arial" w:eastAsia="Arial" w:hAnsi="Arial" w:cs="Arial"/>
          <w:i/>
          <w:iCs/>
          <w:color w:val="000000" w:themeColor="text1"/>
        </w:rPr>
        <w:t>H</w:t>
      </w:r>
      <w:r>
        <w:rPr>
          <w:rFonts w:ascii="Arial" w:eastAsia="Arial" w:hAnsi="Arial" w:cs="Arial"/>
          <w:color w:val="000000" w:themeColor="text1"/>
        </w:rPr>
        <w:t xml:space="preserve">&lt; ½, indicating negative persistence. The Hurst exponent </w:t>
      </w:r>
      <w:r>
        <w:rPr>
          <w:rFonts w:ascii="Arial" w:eastAsia="Arial" w:hAnsi="Arial" w:cs="Arial"/>
          <w:color w:val="000000" w:themeColor="text1"/>
        </w:rPr>
        <w:lastRenderedPageBreak/>
        <w:t xml:space="preserve">measures the level of persistence of a time series. The level of persistence is a measure of how likely it is to continue in its current trend. A time series with high persistence is more likely to continue in its current trend, while a time series with low persistence is more likely to reverse its trend. If </w:t>
      </w:r>
      <w:r w:rsidRPr="00267FC5">
        <w:rPr>
          <w:rFonts w:ascii="Arial" w:eastAsia="Arial" w:hAnsi="Arial" w:cs="Arial"/>
          <w:i/>
          <w:iCs/>
          <w:color w:val="000000" w:themeColor="text1"/>
        </w:rPr>
        <w:t>H = ½</w:t>
      </w:r>
      <w:r>
        <w:rPr>
          <w:rFonts w:ascii="Arial" w:eastAsia="Arial" w:hAnsi="Arial" w:cs="Arial"/>
          <w:color w:val="000000" w:themeColor="text1"/>
        </w:rPr>
        <w:t xml:space="preserve"> then the time series has no persistence and follows a Geometric Brownian Motion which is defined by the following process </w:t>
      </w:r>
      <m:oMath>
        <m:r>
          <w:rPr>
            <w:rFonts w:ascii="Cambria Math" w:eastAsia="Arial" w:hAnsi="Cambria Math" w:cs="Arial"/>
            <w:color w:val="000000" w:themeColor="text1"/>
          </w:rPr>
          <m:t>X</m:t>
        </m:r>
        <m:d>
          <m:dPr>
            <m:ctrlPr>
              <w:rPr>
                <w:rFonts w:ascii="Cambria Math" w:eastAsia="Arial" w:hAnsi="Cambria Math" w:cs="Arial"/>
                <w:i/>
                <w:color w:val="000000" w:themeColor="text1"/>
              </w:rPr>
            </m:ctrlPr>
          </m:dPr>
          <m:e>
            <m:r>
              <w:rPr>
                <w:rFonts w:ascii="Cambria Math" w:eastAsia="Arial" w:hAnsi="Cambria Math" w:cs="Arial"/>
                <w:color w:val="000000" w:themeColor="text1"/>
              </w:rPr>
              <m:t>t</m:t>
            </m:r>
          </m:e>
        </m:d>
        <m:r>
          <w:rPr>
            <w:rFonts w:ascii="Cambria Math" w:eastAsia="Arial" w:hAnsi="Cambria Math" w:cs="Arial"/>
            <w:color w:val="000000" w:themeColor="text1"/>
          </w:rPr>
          <m:t>= X</m:t>
        </m:r>
        <m:d>
          <m:dPr>
            <m:ctrlPr>
              <w:rPr>
                <w:rFonts w:ascii="Cambria Math" w:eastAsia="Arial" w:hAnsi="Cambria Math" w:cs="Arial"/>
                <w:i/>
                <w:color w:val="000000" w:themeColor="text1"/>
              </w:rPr>
            </m:ctrlPr>
          </m:dPr>
          <m:e>
            <m:r>
              <w:rPr>
                <w:rFonts w:ascii="Cambria Math" w:eastAsia="Arial" w:hAnsi="Cambria Math" w:cs="Arial"/>
                <w:color w:val="000000" w:themeColor="text1"/>
              </w:rPr>
              <m:t>0</m:t>
            </m:r>
          </m:e>
        </m:d>
        <m:r>
          <w:rPr>
            <w:rFonts w:ascii="Cambria Math" w:eastAsia="Arial" w:hAnsi="Cambria Math" w:cs="Arial"/>
            <w:color w:val="000000" w:themeColor="text1"/>
          </w:rPr>
          <m:t>* exp</m:t>
        </m:r>
        <m:d>
          <m:dPr>
            <m:ctrlPr>
              <w:rPr>
                <w:rFonts w:ascii="Cambria Math" w:eastAsia="Arial" w:hAnsi="Cambria Math" w:cs="Arial"/>
                <w:i/>
                <w:color w:val="000000" w:themeColor="text1"/>
              </w:rPr>
            </m:ctrlPr>
          </m:dPr>
          <m:e>
            <m:r>
              <w:rPr>
                <w:rFonts w:ascii="Cambria Math" w:eastAsia="Arial" w:hAnsi="Cambria Math" w:cs="Arial"/>
                <w:color w:val="000000" w:themeColor="text1"/>
              </w:rPr>
              <m:t>μt + σW</m:t>
            </m:r>
            <m:d>
              <m:dPr>
                <m:ctrlPr>
                  <w:rPr>
                    <w:rFonts w:ascii="Cambria Math" w:eastAsia="Arial" w:hAnsi="Cambria Math" w:cs="Arial"/>
                    <w:i/>
                    <w:color w:val="000000" w:themeColor="text1"/>
                  </w:rPr>
                </m:ctrlPr>
              </m:dPr>
              <m:e>
                <m:r>
                  <w:rPr>
                    <w:rFonts w:ascii="Cambria Math" w:eastAsia="Arial" w:hAnsi="Cambria Math" w:cs="Arial"/>
                    <w:color w:val="000000" w:themeColor="text1"/>
                  </w:rPr>
                  <m:t>t</m:t>
                </m:r>
              </m:e>
            </m:d>
          </m:e>
        </m:d>
        <m:r>
          <w:rPr>
            <w:rFonts w:ascii="Cambria Math" w:eastAsia="Arial" w:hAnsi="Cambria Math" w:cs="Arial"/>
            <w:color w:val="000000" w:themeColor="text1"/>
          </w:rPr>
          <m:t>,</m:t>
        </m:r>
      </m:oMath>
      <w:r>
        <w:rPr>
          <w:rFonts w:ascii="Arial" w:eastAsia="Arial" w:hAnsi="Arial" w:cs="Arial"/>
          <w:color w:val="000000" w:themeColor="text1"/>
        </w:rPr>
        <w:t xml:space="preserve"> </w:t>
      </w:r>
      <w:r w:rsidRPr="000D221D">
        <w:rPr>
          <w:rFonts w:ascii="Arial" w:eastAsia="Arial" w:hAnsi="Arial" w:cs="Arial"/>
          <w:color w:val="000000" w:themeColor="text1"/>
        </w:rPr>
        <w:t xml:space="preserve">where </w:t>
      </w:r>
      <w:r w:rsidRPr="00267FC5">
        <w:rPr>
          <w:rFonts w:ascii="Arial" w:eastAsia="Arial" w:hAnsi="Arial" w:cs="Arial"/>
          <w:i/>
          <w:iCs/>
          <w:color w:val="000000" w:themeColor="text1"/>
        </w:rPr>
        <w:t>W(t)</w:t>
      </w:r>
      <w:r w:rsidRPr="000D221D">
        <w:rPr>
          <w:rFonts w:ascii="Arial" w:eastAsia="Arial" w:hAnsi="Arial" w:cs="Arial"/>
          <w:color w:val="000000" w:themeColor="text1"/>
        </w:rPr>
        <w:t xml:space="preserve"> is a standard Brownian motion, </w:t>
      </w:r>
      <w:r w:rsidRPr="00267FC5">
        <w:rPr>
          <w:rFonts w:ascii="Arial" w:eastAsia="Arial" w:hAnsi="Arial" w:cs="Arial"/>
          <w:i/>
          <w:iCs/>
          <w:color w:val="000000" w:themeColor="text1"/>
        </w:rPr>
        <w:t>μ</w:t>
      </w:r>
      <w:r w:rsidRPr="000D221D">
        <w:rPr>
          <w:rFonts w:ascii="Arial" w:eastAsia="Arial" w:hAnsi="Arial" w:cs="Arial"/>
          <w:color w:val="000000" w:themeColor="text1"/>
        </w:rPr>
        <w:t xml:space="preserve"> is the drift term, and </w:t>
      </w:r>
      <w:r w:rsidRPr="00267FC5">
        <w:rPr>
          <w:rFonts w:ascii="Arial" w:eastAsia="Arial" w:hAnsi="Arial" w:cs="Arial"/>
          <w:i/>
          <w:iCs/>
          <w:color w:val="000000" w:themeColor="text1"/>
        </w:rPr>
        <w:t>σ</w:t>
      </w:r>
      <w:r w:rsidRPr="000D221D">
        <w:rPr>
          <w:rFonts w:ascii="Arial" w:eastAsia="Arial" w:hAnsi="Arial" w:cs="Arial"/>
          <w:color w:val="000000" w:themeColor="text1"/>
        </w:rPr>
        <w:t xml:space="preserve"> is the volatility. </w:t>
      </w:r>
      <w:r>
        <w:rPr>
          <w:rFonts w:ascii="Arial" w:eastAsia="Arial" w:hAnsi="Arial" w:cs="Arial"/>
          <w:color w:val="000000" w:themeColor="text1"/>
        </w:rPr>
        <w:t>GBM has a few properties that makes them easy to use such as the</w:t>
      </w:r>
      <w:ins w:id="13" w:author="George Urumov" w:date="2025-10-25T17:32:00Z" w16du:dateUtc="2025-10-25T16:32:00Z">
        <w:r w:rsidR="00C666A0">
          <w:rPr>
            <w:rFonts w:ascii="Arial" w:eastAsia="Arial" w:hAnsi="Arial" w:cs="Arial"/>
            <w:color w:val="000000" w:themeColor="text1"/>
          </w:rPr>
          <w:t xml:space="preserve"> distribution</w:t>
        </w:r>
      </w:ins>
      <w:r>
        <w:rPr>
          <w:rFonts w:ascii="Arial" w:eastAsia="Arial" w:hAnsi="Arial" w:cs="Arial"/>
          <w:color w:val="000000" w:themeColor="text1"/>
        </w:rPr>
        <w:t xml:space="preserve"> </w:t>
      </w:r>
      <w:r w:rsidRPr="00C666A0">
        <w:rPr>
          <w:rFonts w:ascii="Arial" w:eastAsia="Arial" w:hAnsi="Arial" w:cs="Arial"/>
          <w:strike/>
          <w:color w:val="000000" w:themeColor="text1"/>
          <w:highlight w:val="green"/>
          <w:rPrChange w:id="14" w:author="George Urumov" w:date="2025-10-25T17:32:00Z" w16du:dateUtc="2025-10-25T16:32:00Z">
            <w:rPr>
              <w:rFonts w:ascii="Arial" w:eastAsia="Arial" w:hAnsi="Arial" w:cs="Arial"/>
              <w:color w:val="000000" w:themeColor="text1"/>
            </w:rPr>
          </w:rPrChange>
        </w:rPr>
        <w:t>logarith</w:t>
      </w:r>
      <w:r w:rsidRPr="00C666A0">
        <w:rPr>
          <w:rFonts w:ascii="Arial" w:eastAsia="Arial" w:hAnsi="Arial" w:cs="Arial"/>
          <w:strike/>
          <w:color w:val="000000" w:themeColor="text1"/>
          <w:rPrChange w:id="15" w:author="George Urumov" w:date="2025-10-25T17:32:00Z" w16du:dateUtc="2025-10-25T16:32:00Z">
            <w:rPr>
              <w:rFonts w:ascii="Arial" w:eastAsia="Arial" w:hAnsi="Arial" w:cs="Arial"/>
              <w:color w:val="000000" w:themeColor="text1"/>
            </w:rPr>
          </w:rPrChange>
        </w:rPr>
        <w:t>m</w:t>
      </w:r>
      <w:r>
        <w:rPr>
          <w:rFonts w:ascii="Arial" w:eastAsia="Arial" w:hAnsi="Arial" w:cs="Arial"/>
          <w:color w:val="000000" w:themeColor="text1"/>
        </w:rPr>
        <w:t xml:space="preserve"> of the underlying is lognormal, the process is a martingale, so it is memoryless, and the underlying is always positive. The last property is not necessary if we use Arithmetic instead of Geometric Brownian motion because the underlying processes are quite often negative. Both Arithmetic and Geometric Brownian Motions are quite popular because they give easy closed form solutions, but they are a very simplified model of reality and in our view unsuitable for making real life decisions under uncertainty. The real world is far more complex than GBM, and there are many other filtrations that affect the underlying processes. Examples of each case of persistent, </w:t>
      </w:r>
      <w:proofErr w:type="spellStart"/>
      <w:r>
        <w:rPr>
          <w:rFonts w:ascii="Arial" w:eastAsia="Arial" w:hAnsi="Arial" w:cs="Arial"/>
          <w:color w:val="000000" w:themeColor="text1"/>
        </w:rPr>
        <w:t>antipersistent</w:t>
      </w:r>
      <w:proofErr w:type="spellEnd"/>
      <w:r>
        <w:rPr>
          <w:rFonts w:ascii="Arial" w:eastAsia="Arial" w:hAnsi="Arial" w:cs="Arial"/>
          <w:color w:val="000000" w:themeColor="text1"/>
        </w:rPr>
        <w:t xml:space="preserve"> and GBM are illustrated in below diagrams.</w:t>
      </w:r>
    </w:p>
    <w:p w14:paraId="4449B348" w14:textId="77777777" w:rsidR="008D1943" w:rsidRDefault="008D1943" w:rsidP="008D1943">
      <w:pPr>
        <w:spacing w:line="360" w:lineRule="auto"/>
        <w:rPr>
          <w:rFonts w:ascii="Arial" w:eastAsia="Arial" w:hAnsi="Arial" w:cs="Arial"/>
          <w:color w:val="000000" w:themeColor="text1"/>
        </w:rPr>
      </w:pPr>
    </w:p>
    <w:p w14:paraId="5A6FB51C" w14:textId="77777777" w:rsidR="008D1943" w:rsidRDefault="008D1943" w:rsidP="008D1943">
      <w:pPr>
        <w:keepNext/>
        <w:spacing w:line="360" w:lineRule="auto"/>
        <w:jc w:val="center"/>
      </w:pPr>
      <w:r>
        <w:rPr>
          <w:rFonts w:ascii="Arial" w:eastAsia="Arial" w:hAnsi="Arial" w:cs="Arial"/>
          <w:noProof/>
          <w:color w:val="000000" w:themeColor="text1"/>
        </w:rPr>
        <w:drawing>
          <wp:inline distT="0" distB="0" distL="0" distR="0" wp14:anchorId="373F029F" wp14:editId="07544BE2">
            <wp:extent cx="6000066" cy="3171464"/>
            <wp:effectExtent l="25400" t="38100" r="20320" b="29210"/>
            <wp:docPr id="8" name="Picture 8"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llage of graph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0066" cy="3171464"/>
                    </a:xfrm>
                    <a:prstGeom prst="rect">
                      <a:avLst/>
                    </a:prstGeom>
                    <a:noFill/>
                    <a:scene3d>
                      <a:camera prst="orthographicFront">
                        <a:rot lat="0" lon="300000" rev="0"/>
                      </a:camera>
                      <a:lightRig rig="threePt" dir="t"/>
                    </a:scene3d>
                  </pic:spPr>
                </pic:pic>
              </a:graphicData>
            </a:graphic>
          </wp:inline>
        </w:drawing>
      </w:r>
    </w:p>
    <w:p w14:paraId="0A83D8DA" w14:textId="77777777" w:rsidR="008D1943" w:rsidRPr="00C02D86" w:rsidRDefault="008D1943" w:rsidP="008D1943">
      <w:pPr>
        <w:pStyle w:val="Caption"/>
        <w:jc w:val="center"/>
      </w:pPr>
      <w:r>
        <w:t xml:space="preserve">Figure 2.3 </w:t>
      </w:r>
      <w:r w:rsidRPr="000B607F">
        <w:t>D</w:t>
      </w:r>
      <w:r>
        <w:t>ifferent</w:t>
      </w:r>
      <w:r w:rsidRPr="000B607F">
        <w:t xml:space="preserve"> L</w:t>
      </w:r>
      <w:r>
        <w:t>evels</w:t>
      </w:r>
      <w:r w:rsidRPr="000B607F">
        <w:t xml:space="preserve"> </w:t>
      </w:r>
      <w:r>
        <w:t>of</w:t>
      </w:r>
      <w:r w:rsidRPr="000B607F">
        <w:t xml:space="preserve"> P</w:t>
      </w:r>
      <w:r>
        <w:t xml:space="preserve">ersistence </w:t>
      </w:r>
      <w:sdt>
        <w:sdtPr>
          <w:rPr>
            <w:rFonts w:ascii="Arial" w:eastAsia="Arial" w:hAnsi="Arial" w:cs="Arial"/>
            <w:color w:val="000000" w:themeColor="text1"/>
          </w:rPr>
          <w:id w:val="182790915"/>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CITATION Ros19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[19]</w:t>
          </w:r>
          <w:r>
            <w:rPr>
              <w:rFonts w:ascii="Arial" w:eastAsia="Arial" w:hAnsi="Arial" w:cs="Arial"/>
              <w:color w:val="000000" w:themeColor="text1"/>
            </w:rPr>
            <w:fldChar w:fldCharType="end"/>
          </w:r>
        </w:sdtContent>
      </w:sdt>
    </w:p>
    <w:p w14:paraId="7F22E953" w14:textId="77777777" w:rsidR="008D1943" w:rsidRDefault="008D1943" w:rsidP="008D1943">
      <w:pPr>
        <w:spacing w:line="360" w:lineRule="auto"/>
        <w:jc w:val="center"/>
        <w:rPr>
          <w:rFonts w:ascii="Arial" w:eastAsia="Arial" w:hAnsi="Arial" w:cs="Arial"/>
          <w:color w:val="000000" w:themeColor="text1"/>
        </w:rPr>
      </w:pPr>
    </w:p>
    <w:p w14:paraId="795E15F3" w14:textId="77777777" w:rsidR="008D1943" w:rsidRPr="00D45A99" w:rsidRDefault="008D1943" w:rsidP="008D1943">
      <w:pPr>
        <w:pStyle w:val="Heading4"/>
        <w:spacing w:line="360" w:lineRule="auto"/>
        <w:rPr>
          <w:rFonts w:eastAsia="Arial"/>
        </w:rPr>
      </w:pPr>
      <w:r w:rsidRPr="00D45A99">
        <w:rPr>
          <w:rFonts w:eastAsia="Arial"/>
        </w:rPr>
        <w:t>AUTOCORRELATION</w:t>
      </w:r>
    </w:p>
    <w:p w14:paraId="297D14C6" w14:textId="77777777" w:rsidR="008D1943" w:rsidRDefault="008D1943" w:rsidP="008D1943">
      <w:pPr>
        <w:spacing w:line="360" w:lineRule="auto"/>
        <w:ind w:firstLine="720"/>
        <w:jc w:val="both"/>
        <w:rPr>
          <w:rFonts w:ascii="Arial" w:eastAsia="Arial" w:hAnsi="Arial" w:cs="Arial"/>
          <w:color w:val="000000" w:themeColor="text1"/>
        </w:rPr>
      </w:pPr>
      <w:r w:rsidRPr="008F0CB7">
        <w:rPr>
          <w:rFonts w:ascii="Arial" w:eastAsia="Arial" w:hAnsi="Arial" w:cs="Arial"/>
          <w:color w:val="000000" w:themeColor="text1"/>
        </w:rPr>
        <w:t>The autocorrelation function measures the linear relationship between a time series and its lagged values</w:t>
      </w:r>
      <w:r>
        <w:rPr>
          <w:rFonts w:ascii="Arial" w:eastAsia="Arial" w:hAnsi="Arial" w:cs="Arial"/>
          <w:color w:val="000000" w:themeColor="text1"/>
        </w:rPr>
        <w:t xml:space="preserve"> and is defined as follows:</w:t>
      </w:r>
    </w:p>
    <w:p w14:paraId="3E92AF65" w14:textId="77777777" w:rsidR="008D1943" w:rsidRDefault="008D1943" w:rsidP="008D1943">
      <w:pPr>
        <w:jc w:val="right"/>
        <w:rPr>
          <w:rFonts w:ascii="Arial" w:eastAsia="Arial" w:hAnsi="Arial" w:cs="Arial"/>
          <w:color w:val="000000" w:themeColor="text1"/>
        </w:rPr>
      </w:pPr>
      <m:oMath>
        <m:r>
          <w:rPr>
            <w:rFonts w:ascii="Cambria Math" w:eastAsia="Arial" w:hAnsi="Cambria Math" w:cs="Arial"/>
            <w:color w:val="000000" w:themeColor="text1"/>
          </w:rPr>
          <m:t>ρ</m:t>
        </m:r>
        <m:d>
          <m:dPr>
            <m:ctrlPr>
              <w:rPr>
                <w:rFonts w:ascii="Cambria Math" w:eastAsia="Arial" w:hAnsi="Cambria Math" w:cs="Arial"/>
                <w:i/>
                <w:color w:val="000000" w:themeColor="text1"/>
              </w:rPr>
            </m:ctrlPr>
          </m:dPr>
          <m:e>
            <m:r>
              <w:rPr>
                <w:rFonts w:ascii="Cambria Math" w:eastAsia="Arial" w:hAnsi="Cambria Math" w:cs="Arial"/>
                <w:color w:val="000000" w:themeColor="text1"/>
              </w:rPr>
              <m:t>τ</m:t>
            </m:r>
          </m:e>
        </m:d>
        <m:r>
          <w:rPr>
            <w:rFonts w:ascii="Cambria Math" w:eastAsia="Arial" w:hAnsi="Cambria Math" w:cs="Arial"/>
            <w:color w:val="000000" w:themeColor="text1"/>
          </w:rPr>
          <m:t xml:space="preserve">= </m:t>
        </m:r>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σ</m:t>
                </m:r>
              </m:e>
              <m:sup>
                <m:r>
                  <w:rPr>
                    <w:rFonts w:ascii="Cambria Math" w:eastAsia="Arial" w:hAnsi="Cambria Math" w:cs="Arial"/>
                    <w:color w:val="000000" w:themeColor="text1"/>
                  </w:rPr>
                  <m:t>2</m:t>
                </m:r>
              </m:sup>
            </m:sSup>
          </m:den>
        </m:f>
        <m:r>
          <w:rPr>
            <w:rFonts w:ascii="Cambria Math" w:eastAsia="Arial" w:hAnsi="Cambria Math" w:cs="Arial"/>
            <w:color w:val="000000" w:themeColor="text1"/>
          </w:rPr>
          <m:t>E[</m:t>
        </m:r>
        <m:d>
          <m:dPr>
            <m:ctrlPr>
              <w:rPr>
                <w:rFonts w:ascii="Cambria Math" w:eastAsia="Arial" w:hAnsi="Cambria Math" w:cs="Arial"/>
                <w:i/>
                <w:color w:val="000000" w:themeColor="text1"/>
              </w:rPr>
            </m:ctrlPr>
          </m:dPr>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S</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m:t>
            </m:r>
            <m:acc>
              <m:accPr>
                <m:chr m:val="̅"/>
                <m:ctrlPr>
                  <w:rPr>
                    <w:rFonts w:ascii="Cambria Math" w:eastAsia="Arial" w:hAnsi="Cambria Math" w:cs="Arial"/>
                    <w:i/>
                    <w:color w:val="000000" w:themeColor="text1"/>
                  </w:rPr>
                </m:ctrlPr>
              </m:accPr>
              <m:e>
                <m:r>
                  <w:rPr>
                    <w:rFonts w:ascii="Cambria Math" w:eastAsia="Arial" w:hAnsi="Cambria Math" w:cs="Arial"/>
                    <w:color w:val="000000" w:themeColor="text1"/>
                  </w:rPr>
                  <m:t>S</m:t>
                </m:r>
              </m:e>
            </m:acc>
          </m:e>
        </m:d>
        <m:d>
          <m:dPr>
            <m:ctrlPr>
              <w:rPr>
                <w:rFonts w:ascii="Cambria Math" w:eastAsia="Arial" w:hAnsi="Cambria Math" w:cs="Arial"/>
                <w:i/>
                <w:color w:val="000000" w:themeColor="text1"/>
              </w:rPr>
            </m:ctrlPr>
          </m:dPr>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S</m:t>
                </m:r>
              </m:e>
              <m:sub>
                <m:r>
                  <w:rPr>
                    <w:rFonts w:ascii="Cambria Math" w:eastAsia="Arial" w:hAnsi="Cambria Math" w:cs="Arial"/>
                    <w:color w:val="000000" w:themeColor="text1"/>
                  </w:rPr>
                  <m:t>t+τ</m:t>
                </m:r>
              </m:sub>
            </m:sSub>
            <m:r>
              <w:rPr>
                <w:rFonts w:ascii="Cambria Math" w:eastAsia="Arial" w:hAnsi="Cambria Math" w:cs="Arial"/>
                <w:color w:val="000000" w:themeColor="text1"/>
              </w:rPr>
              <m:t xml:space="preserve">- </m:t>
            </m:r>
            <m:acc>
              <m:accPr>
                <m:chr m:val="̅"/>
                <m:ctrlPr>
                  <w:rPr>
                    <w:rFonts w:ascii="Cambria Math" w:eastAsia="Arial" w:hAnsi="Cambria Math" w:cs="Arial"/>
                    <w:i/>
                    <w:color w:val="000000" w:themeColor="text1"/>
                  </w:rPr>
                </m:ctrlPr>
              </m:accPr>
              <m:e>
                <m:r>
                  <w:rPr>
                    <w:rFonts w:ascii="Cambria Math" w:eastAsia="Arial" w:hAnsi="Cambria Math" w:cs="Arial"/>
                    <w:color w:val="000000" w:themeColor="text1"/>
                  </w:rPr>
                  <m:t>S</m:t>
                </m:r>
              </m:e>
            </m:acc>
          </m:e>
        </m:d>
        <m:r>
          <w:rPr>
            <w:rFonts w:ascii="Cambria Math" w:eastAsia="Arial" w:hAnsi="Cambria Math" w:cs="Arial"/>
            <w:color w:val="000000" w:themeColor="text1"/>
          </w:rPr>
          <m:t>]</m:t>
        </m:r>
      </m:oMath>
      <w:r>
        <w:rPr>
          <w:rFonts w:ascii="Arial" w:eastAsia="Arial" w:hAnsi="Arial" w:cs="Arial"/>
          <w:color w:val="000000" w:themeColor="text1"/>
        </w:rPr>
        <w:t>,</w:t>
      </w:r>
      <w:r>
        <w:rPr>
          <w:rFonts w:ascii="Arial" w:eastAsia="Arial" w:hAnsi="Arial" w:cs="Arial"/>
          <w:color w:val="000000" w:themeColor="text1"/>
        </w:rPr>
        <w:tab/>
      </w:r>
      <w:r>
        <w:rPr>
          <w:rFonts w:ascii="Arial" w:eastAsia="Arial" w:hAnsi="Arial" w:cs="Arial"/>
          <w:color w:val="000000" w:themeColor="text1"/>
        </w:rPr>
        <w:tab/>
        <w:t xml:space="preserve">              2.1.4</w:t>
      </w:r>
    </w:p>
    <w:p w14:paraId="1C5F89C3" w14:textId="77777777" w:rsidR="008D1943" w:rsidRDefault="008D1943" w:rsidP="008D1943">
      <w:pPr>
        <w:spacing w:line="360" w:lineRule="auto"/>
        <w:jc w:val="both"/>
        <w:rPr>
          <w:rFonts w:ascii="Arial" w:eastAsia="Arial" w:hAnsi="Arial" w:cs="Arial"/>
          <w:color w:val="000000" w:themeColor="text1"/>
        </w:rPr>
      </w:pPr>
      <w:r w:rsidRPr="008F0CB7">
        <w:rPr>
          <w:rFonts w:ascii="Arial" w:eastAsia="Arial" w:hAnsi="Arial" w:cs="Arial"/>
          <w:color w:val="000000" w:themeColor="text1"/>
        </w:rPr>
        <w:t xml:space="preserve">where </w:t>
      </w:r>
      <w:r w:rsidRPr="00267FC5">
        <w:rPr>
          <w:rFonts w:ascii="Arial" w:eastAsia="Arial" w:hAnsi="Arial" w:cs="Arial"/>
          <w:i/>
          <w:iCs/>
          <w:color w:val="000000" w:themeColor="text1"/>
        </w:rPr>
        <w:t>σ</w:t>
      </w:r>
      <w:r w:rsidRPr="00267FC5">
        <w:rPr>
          <w:rFonts w:ascii="Arial" w:eastAsia="Arial" w:hAnsi="Arial" w:cs="Arial"/>
          <w:i/>
          <w:iCs/>
          <w:color w:val="000000" w:themeColor="text1"/>
          <w:vertAlign w:val="superscript"/>
        </w:rPr>
        <w:t>2</w:t>
      </w:r>
      <w:r>
        <w:rPr>
          <w:rFonts w:ascii="Arial" w:eastAsia="Arial" w:hAnsi="Arial" w:cs="Arial"/>
          <w:color w:val="000000" w:themeColor="text1"/>
        </w:rPr>
        <w:t xml:space="preserve"> </w:t>
      </w:r>
      <w:r w:rsidRPr="008F0CB7">
        <w:rPr>
          <w:rFonts w:ascii="Arial" w:eastAsia="Arial" w:hAnsi="Arial" w:cs="Arial"/>
          <w:color w:val="000000" w:themeColor="text1"/>
        </w:rPr>
        <w:t xml:space="preserve">is the variance of the series, </w:t>
      </w:r>
      <w:r w:rsidRPr="00267FC5">
        <w:rPr>
          <w:rFonts w:ascii="Arial" w:eastAsia="Arial" w:hAnsi="Arial" w:cs="Arial"/>
          <w:i/>
          <w:iCs/>
          <w:color w:val="000000" w:themeColor="text1"/>
        </w:rPr>
        <w:t>E</w:t>
      </w:r>
      <w:r w:rsidRPr="008F0CB7">
        <w:rPr>
          <w:rFonts w:ascii="Arial" w:eastAsia="Arial" w:hAnsi="Arial" w:cs="Arial"/>
          <w:color w:val="000000" w:themeColor="text1"/>
        </w:rPr>
        <w:t xml:space="preserve"> is the expectation operator, and </w:t>
      </w:r>
      <w:r>
        <w:rPr>
          <w:rFonts w:ascii="Cambria Math" w:eastAsia="Arial" w:hAnsi="Cambria Math" w:cs="Cambria Math"/>
          <w:color w:val="000000" w:themeColor="text1"/>
        </w:rPr>
        <w:t xml:space="preserve">𝜏 </w:t>
      </w:r>
      <w:r w:rsidRPr="008F0CB7">
        <w:rPr>
          <w:rFonts w:ascii="Arial" w:eastAsia="Arial" w:hAnsi="Arial" w:cs="Arial"/>
          <w:color w:val="000000" w:themeColor="text1"/>
        </w:rPr>
        <w:t>is the lag.</w:t>
      </w:r>
      <w:r>
        <w:rPr>
          <w:rFonts w:ascii="Arial" w:eastAsia="Arial" w:hAnsi="Arial" w:cs="Arial"/>
          <w:color w:val="000000" w:themeColor="text1"/>
        </w:rPr>
        <w:t xml:space="preserve"> </w:t>
      </w:r>
    </w:p>
    <w:p w14:paraId="1834D00A" w14:textId="77777777" w:rsidR="008D1943" w:rsidRDefault="008D1943" w:rsidP="008D1943">
      <w:pPr>
        <w:spacing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Processes with autocorrelations that decay slowly are termed long memory processes, </w:t>
      </w:r>
      <w:r w:rsidRPr="008F0CB7">
        <w:rPr>
          <w:rFonts w:ascii="Arial" w:eastAsia="Arial" w:hAnsi="Arial" w:cs="Arial"/>
          <w:color w:val="000000" w:themeColor="text1"/>
        </w:rPr>
        <w:t>meaning past events nontrivially influence future events even over large lags.</w:t>
      </w:r>
      <w:r>
        <w:rPr>
          <w:rFonts w:ascii="Arial" w:eastAsia="Arial" w:hAnsi="Arial" w:cs="Arial"/>
          <w:color w:val="000000" w:themeColor="text1"/>
        </w:rPr>
        <w:t xml:space="preserve"> Such processes have some memory of past events which have diminishing influence on future events. </w:t>
      </w:r>
    </w:p>
    <w:p w14:paraId="3D1DCD13" w14:textId="77777777" w:rsidR="008D1943" w:rsidRDefault="008D1943" w:rsidP="008D1943">
      <w:pPr>
        <w:spacing w:line="360" w:lineRule="auto"/>
        <w:ind w:firstLine="720"/>
        <w:jc w:val="both"/>
        <w:rPr>
          <w:rFonts w:ascii="Arial" w:eastAsia="Arial" w:hAnsi="Arial" w:cs="Arial"/>
          <w:color w:val="000000" w:themeColor="text1"/>
        </w:rPr>
      </w:pPr>
      <w:r>
        <w:rPr>
          <w:rFonts w:ascii="Arial" w:eastAsia="Arial" w:hAnsi="Arial" w:cs="Arial"/>
          <w:color w:val="000000" w:themeColor="text1"/>
        </w:rPr>
        <w:t>Long memory processes are characterised by autocorrelation function with power-law decay:</w:t>
      </w:r>
    </w:p>
    <w:p w14:paraId="3B5129A5" w14:textId="77777777" w:rsidR="008D1943" w:rsidRDefault="008D1943" w:rsidP="008D1943">
      <w:pPr>
        <w:spacing w:line="360" w:lineRule="auto"/>
        <w:jc w:val="right"/>
        <w:rPr>
          <w:rFonts w:ascii="Arial" w:eastAsia="Arial" w:hAnsi="Arial" w:cs="Arial"/>
          <w:color w:val="000000" w:themeColor="text1"/>
        </w:rPr>
      </w:pPr>
      <m:oMath>
        <m:r>
          <w:rPr>
            <w:rFonts w:ascii="Cambria Math" w:eastAsia="Arial" w:hAnsi="Cambria Math" w:cs="Arial"/>
            <w:color w:val="000000" w:themeColor="text1"/>
          </w:rPr>
          <m:t>ρ</m:t>
        </m:r>
        <m:d>
          <m:dPr>
            <m:ctrlPr>
              <w:rPr>
                <w:rFonts w:ascii="Cambria Math" w:eastAsia="Arial" w:hAnsi="Cambria Math" w:cs="Arial"/>
                <w:i/>
                <w:color w:val="000000" w:themeColor="text1"/>
              </w:rPr>
            </m:ctrlPr>
          </m:dPr>
          <m:e>
            <m:r>
              <w:rPr>
                <w:rFonts w:ascii="Cambria Math" w:eastAsia="Arial" w:hAnsi="Cambria Math" w:cs="Arial"/>
                <w:color w:val="000000" w:themeColor="text1"/>
              </w:rPr>
              <m:t>τ→∞</m:t>
            </m:r>
          </m:e>
        </m:d>
        <m:r>
          <w:rPr>
            <w:rFonts w:ascii="Cambria Math" w:eastAsia="Arial" w:hAnsi="Cambria Math" w:cs="Arial"/>
            <w:color w:val="000000" w:themeColor="text1"/>
          </w:rPr>
          <m:t xml:space="preserve">∝ </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τ</m:t>
            </m:r>
          </m:e>
          <m:sup>
            <m:r>
              <w:rPr>
                <w:rFonts w:ascii="Cambria Math" w:eastAsia="Arial" w:hAnsi="Cambria Math" w:cs="Arial"/>
                <w:color w:val="000000" w:themeColor="text1"/>
              </w:rPr>
              <m:t>-α</m:t>
            </m:r>
          </m:sup>
        </m:sSup>
      </m:oMath>
      <w:proofErr w:type="gramStart"/>
      <w:r>
        <w:rPr>
          <w:rFonts w:ascii="Arial" w:eastAsia="Arial" w:hAnsi="Arial" w:cs="Arial"/>
          <w:color w:val="000000" w:themeColor="text1"/>
        </w:rPr>
        <w:t xml:space="preserve">,   </w:t>
      </w:r>
      <w:proofErr w:type="gramEnd"/>
      <w:r>
        <w:rPr>
          <w:rFonts w:ascii="Arial" w:eastAsia="Arial" w:hAnsi="Arial" w:cs="Arial"/>
          <w:color w:val="000000" w:themeColor="text1"/>
        </w:rPr>
        <w:t xml:space="preserve">                                            2.1.5</w:t>
      </w:r>
    </w:p>
    <w:p w14:paraId="33B76D51" w14:textId="77777777" w:rsidR="008D1943"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 xml:space="preserve">where </w:t>
      </w:r>
      <w:r w:rsidRPr="00267FC5">
        <w:rPr>
          <w:rFonts w:ascii="Cambria Math" w:eastAsia="Arial" w:hAnsi="Cambria Math" w:cs="Arial"/>
          <w:i/>
          <w:iCs/>
          <w:color w:val="000000" w:themeColor="text1"/>
        </w:rPr>
        <w:t>⍺</w:t>
      </w:r>
      <w:r w:rsidRPr="00267FC5">
        <w:rPr>
          <w:rFonts w:ascii="Arial" w:eastAsia="Arial" w:hAnsi="Arial" w:cs="Arial"/>
          <w:i/>
          <w:iCs/>
          <w:color w:val="000000" w:themeColor="text1"/>
        </w:rPr>
        <w:t xml:space="preserve"> &gt;0</w:t>
      </w:r>
      <w:r>
        <w:rPr>
          <w:rFonts w:ascii="Arial" w:eastAsia="Arial" w:hAnsi="Arial" w:cs="Arial"/>
          <w:color w:val="000000" w:themeColor="text1"/>
        </w:rPr>
        <w:t xml:space="preserve">. The relation between </w:t>
      </w:r>
      <w:r w:rsidRPr="00B87FCE">
        <w:rPr>
          <w:rFonts w:ascii="Arial" w:eastAsia="Arial" w:hAnsi="Arial" w:cs="Arial"/>
          <w:i/>
          <w:iCs/>
          <w:color w:val="000000" w:themeColor="text1"/>
        </w:rPr>
        <w:t>a</w:t>
      </w:r>
      <w:r>
        <w:rPr>
          <w:rFonts w:ascii="Arial" w:eastAsia="Arial" w:hAnsi="Arial" w:cs="Arial"/>
          <w:color w:val="000000" w:themeColor="text1"/>
        </w:rPr>
        <w:t xml:space="preserve"> and </w:t>
      </w:r>
      <w:r w:rsidRPr="00B87FCE">
        <w:rPr>
          <w:rFonts w:ascii="Arial" w:eastAsia="Arial" w:hAnsi="Arial" w:cs="Arial"/>
          <w:i/>
          <w:iCs/>
          <w:color w:val="000000" w:themeColor="text1"/>
        </w:rPr>
        <w:t>H</w:t>
      </w:r>
      <w:r>
        <w:rPr>
          <w:rFonts w:ascii="Arial" w:eastAsia="Arial" w:hAnsi="Arial" w:cs="Arial"/>
          <w:color w:val="000000" w:themeColor="text1"/>
        </w:rPr>
        <w:t xml:space="preserve"> is given by </w:t>
      </w:r>
      <w:r w:rsidRPr="00B87FCE">
        <w:rPr>
          <w:rFonts w:ascii="Arial" w:eastAsia="Arial" w:hAnsi="Arial" w:cs="Arial"/>
          <w:i/>
          <w:iCs/>
          <w:color w:val="000000" w:themeColor="text1"/>
        </w:rPr>
        <w:t>a = 2(1-H)</w:t>
      </w:r>
      <w:r>
        <w:rPr>
          <w:rFonts w:ascii="Arial" w:eastAsia="Arial" w:hAnsi="Arial" w:cs="Arial"/>
          <w:color w:val="000000" w:themeColor="text1"/>
        </w:rPr>
        <w:t xml:space="preserve"> and as </w:t>
      </w:r>
      <w:r w:rsidRPr="00267FC5">
        <w:rPr>
          <w:rFonts w:ascii="Arial" w:eastAsia="Arial" w:hAnsi="Arial" w:cs="Arial"/>
          <w:i/>
          <w:iCs/>
          <w:color w:val="000000" w:themeColor="text1"/>
        </w:rPr>
        <w:t>H</w:t>
      </w:r>
      <w:r>
        <w:rPr>
          <w:rFonts w:ascii="Arial" w:eastAsia="Arial" w:hAnsi="Arial" w:cs="Arial"/>
          <w:color w:val="000000" w:themeColor="text1"/>
        </w:rPr>
        <w:t xml:space="preserve"> → 1, the decay becomes slower since </w:t>
      </w:r>
      <w:proofErr w:type="gramStart"/>
      <w:r w:rsidRPr="00E57E21">
        <w:rPr>
          <w:rFonts w:ascii="Arial" w:eastAsia="Arial" w:hAnsi="Arial" w:cs="Arial"/>
          <w:i/>
          <w:iCs/>
          <w:color w:val="000000" w:themeColor="text1"/>
        </w:rPr>
        <w:t>a</w:t>
      </w:r>
      <w:proofErr w:type="gramEnd"/>
      <w:r>
        <w:rPr>
          <w:rFonts w:ascii="Arial" w:eastAsia="Arial" w:hAnsi="Arial" w:cs="Arial"/>
          <w:color w:val="000000" w:themeColor="text1"/>
        </w:rPr>
        <w:t xml:space="preserve"> approaches zero indicating persistent behaviour. These processes where H is greater than ½ but less than 1 are long memory processes and are often referred to as Fractional Brownian motion (FBM). The value of </w:t>
      </w:r>
      <w:r w:rsidRPr="00D45A99">
        <w:rPr>
          <w:rFonts w:ascii="Arial" w:eastAsia="Arial" w:hAnsi="Arial" w:cs="Arial"/>
          <w:color w:val="000000" w:themeColor="text1"/>
        </w:rPr>
        <w:t xml:space="preserve">H </w:t>
      </w:r>
      <w:r>
        <w:rPr>
          <w:rFonts w:ascii="Arial" w:eastAsia="Arial" w:hAnsi="Arial" w:cs="Arial"/>
          <w:color w:val="000000" w:themeColor="text1"/>
        </w:rPr>
        <w:t xml:space="preserve">strongly depends on the choice of lags </w:t>
      </w:r>
      <w:r>
        <w:rPr>
          <w:rFonts w:ascii="Cambria Math" w:eastAsia="Arial" w:hAnsi="Cambria Math" w:cs="Cambria Math"/>
          <w:color w:val="000000" w:themeColor="text1"/>
        </w:rPr>
        <w:t>𝜏</w:t>
      </w:r>
      <w:r>
        <w:rPr>
          <w:rFonts w:ascii="Arial" w:eastAsia="Arial" w:hAnsi="Arial" w:cs="Arial"/>
          <w:color w:val="000000" w:themeColor="text1"/>
        </w:rPr>
        <w:t xml:space="preserve">. </w:t>
      </w:r>
    </w:p>
    <w:p w14:paraId="1EE9961E" w14:textId="77777777" w:rsidR="008D1943" w:rsidRPr="00D45A99" w:rsidRDefault="008D1943" w:rsidP="008D1943">
      <w:pPr>
        <w:pStyle w:val="Heading4"/>
        <w:spacing w:line="360" w:lineRule="auto"/>
        <w:rPr>
          <w:rFonts w:eastAsia="Arial"/>
        </w:rPr>
      </w:pPr>
      <w:r w:rsidRPr="00D45A99">
        <w:rPr>
          <w:rFonts w:eastAsia="Arial"/>
        </w:rPr>
        <w:t>LONG-RANGE DEPENDENCE AND THE RESCALED RANGE</w:t>
      </w:r>
    </w:p>
    <w:p w14:paraId="0230C0A3" w14:textId="77777777" w:rsidR="008D1943" w:rsidRDefault="008D1943" w:rsidP="008D1943">
      <w:pPr>
        <w:spacing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Mandelbrot used the Rescaled Range (R/S) test statistic to test for long range dependence. The R/S statistic is the range of partial sums of deviations of a series from its mean divided by the standard deviation. Mandelbrot showed that R/S statistic led to superior results when compared to analysis of autocorrelations and variance ratios. The R/S statistic is obtained using the following method. Consider the time series of length n: </w:t>
      </w:r>
    </w:p>
    <w:p w14:paraId="235AE87C" w14:textId="77777777" w:rsidR="008D1943" w:rsidRDefault="008D1943" w:rsidP="008D1943">
      <w:pPr>
        <w:spacing w:line="360" w:lineRule="auto"/>
        <w:jc w:val="right"/>
        <w:rPr>
          <w:rFonts w:ascii="Arial" w:eastAsia="Arial" w:hAnsi="Arial" w:cs="Arial"/>
          <w:color w:val="000000" w:themeColor="text1"/>
        </w:rPr>
      </w:pPr>
      <m:oMath>
        <m:r>
          <w:rPr>
            <w:rFonts w:ascii="Cambria Math" w:eastAsia="Arial" w:hAnsi="Cambria Math" w:cs="Arial"/>
            <w:color w:val="000000" w:themeColor="text1"/>
          </w:rPr>
          <m:t>{</m:t>
        </m:r>
        <m:sSubSup>
          <m:sSubSupPr>
            <m:ctrlPr>
              <w:rPr>
                <w:rFonts w:ascii="Cambria Math" w:eastAsia="Arial" w:hAnsi="Cambria Math" w:cs="Arial"/>
                <w:i/>
                <w:color w:val="000000" w:themeColor="text1"/>
              </w:rPr>
            </m:ctrlPr>
          </m:sSubSupPr>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j</m:t>
                </m:r>
              </m:sub>
            </m:sSub>
            <m:r>
              <w:rPr>
                <w:rFonts w:ascii="Cambria Math" w:eastAsia="Arial" w:hAnsi="Cambria Math" w:cs="Arial"/>
                <w:color w:val="000000" w:themeColor="text1"/>
              </w:rPr>
              <m:t>}</m:t>
            </m:r>
          </m:e>
          <m:sub>
            <m:r>
              <w:rPr>
                <w:rFonts w:ascii="Cambria Math" w:eastAsia="Arial" w:hAnsi="Cambria Math" w:cs="Arial"/>
                <w:color w:val="000000" w:themeColor="text1"/>
              </w:rPr>
              <m:t>j=1</m:t>
            </m:r>
          </m:sub>
          <m:sup>
            <m:r>
              <w:rPr>
                <w:rFonts w:ascii="Cambria Math" w:eastAsia="Arial" w:hAnsi="Cambria Math" w:cs="Arial"/>
                <w:color w:val="000000" w:themeColor="text1"/>
              </w:rPr>
              <m:t>n</m:t>
            </m:r>
          </m:sup>
        </m:sSubSup>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1</m:t>
            </m:r>
          </m:sub>
        </m:sSub>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2</m:t>
            </m:r>
          </m:sub>
        </m:sSub>
        <m:r>
          <w:rPr>
            <w:rFonts w:ascii="Cambria Math" w:eastAsia="Arial" w:hAnsi="Cambria Math" w:cs="Arial"/>
            <w:color w:val="000000" w:themeColor="text1"/>
          </w:rPr>
          <m:t>,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n</m:t>
            </m:r>
          </m:sub>
        </m:sSub>
        <m:r>
          <w:rPr>
            <w:rFonts w:ascii="Cambria Math" w:eastAsia="Arial" w:hAnsi="Cambria Math" w:cs="Arial"/>
            <w:color w:val="000000" w:themeColor="text1"/>
          </w:rPr>
          <m:t>}</m:t>
        </m:r>
      </m:oMath>
      <w:r>
        <w:rPr>
          <w:rFonts w:ascii="Arial" w:eastAsia="Arial" w:hAnsi="Arial" w:cs="Arial"/>
          <w:color w:val="000000" w:themeColor="text1"/>
        </w:rPr>
        <w:t xml:space="preserve"> </w:t>
      </w:r>
      <w:r>
        <w:rPr>
          <w:rFonts w:ascii="Arial" w:eastAsia="Arial" w:hAnsi="Arial" w:cs="Arial"/>
          <w:color w:val="000000" w:themeColor="text1"/>
        </w:rPr>
        <w:tab/>
      </w:r>
      <w:r>
        <w:rPr>
          <w:rFonts w:ascii="Arial" w:eastAsia="Arial" w:hAnsi="Arial" w:cs="Arial"/>
          <w:color w:val="000000" w:themeColor="text1"/>
        </w:rPr>
        <w:tab/>
        <w:t xml:space="preserve">                  2.1.6</w:t>
      </w:r>
    </w:p>
    <w:p w14:paraId="7195AA86" w14:textId="77777777" w:rsidR="008D1943"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 xml:space="preserve">The partial sum of </w:t>
      </w:r>
      <w:r w:rsidRPr="00267FC5">
        <w:rPr>
          <w:rFonts w:ascii="Arial" w:eastAsia="Arial" w:hAnsi="Arial" w:cs="Arial"/>
          <w:i/>
          <w:iCs/>
          <w:color w:val="000000" w:themeColor="text1"/>
        </w:rPr>
        <w:t>k</w:t>
      </w:r>
      <w:r>
        <w:rPr>
          <w:rFonts w:ascii="Arial" w:eastAsia="Arial" w:hAnsi="Arial" w:cs="Arial"/>
          <w:color w:val="000000" w:themeColor="text1"/>
        </w:rPr>
        <w:t xml:space="preserve"> deviation from the mean is given by:</w:t>
      </w:r>
    </w:p>
    <w:p w14:paraId="15BBC07B" w14:textId="77777777" w:rsidR="008D1943" w:rsidRDefault="00000000" w:rsidP="008D1943">
      <w:pPr>
        <w:spacing w:line="360" w:lineRule="auto"/>
        <w:jc w:val="right"/>
        <w:rPr>
          <w:rFonts w:ascii="Arial" w:eastAsia="Arial" w:hAnsi="Arial" w:cs="Arial"/>
          <w:color w:val="000000" w:themeColor="text1"/>
        </w:rPr>
      </w:pPr>
      <m:oMath>
        <m:sSub>
          <m:sSubPr>
            <m:ctrlPr>
              <w:rPr>
                <w:rFonts w:ascii="Cambria Math" w:eastAsia="Arial" w:hAnsi="Cambria Math" w:cs="Arial"/>
                <w:i/>
                <w:color w:val="000000" w:themeColor="text1"/>
              </w:rPr>
            </m:ctrlPr>
          </m:sSubPr>
          <m:e>
            <m:r>
              <m:rPr>
                <m:sty m:val="p"/>
              </m:rPr>
              <w:rPr>
                <w:rFonts w:ascii="Cambria Math" w:eastAsia="Arial" w:hAnsi="Cambria Math" w:cs="Arial"/>
                <w:color w:val="000000" w:themeColor="text1"/>
              </w:rPr>
              <m:t>Π</m:t>
            </m:r>
          </m:e>
          <m:sub>
            <m:r>
              <w:rPr>
                <w:rFonts w:ascii="Cambria Math" w:eastAsia="Arial" w:hAnsi="Cambria Math" w:cs="Arial"/>
                <w:color w:val="000000" w:themeColor="text1"/>
              </w:rPr>
              <m:t>k</m:t>
            </m:r>
          </m:sub>
        </m:sSub>
        <m:r>
          <w:rPr>
            <w:rFonts w:ascii="Cambria Math" w:eastAsia="Arial" w:hAnsi="Cambria Math" w:cs="Arial"/>
            <w:color w:val="000000" w:themeColor="text1"/>
          </w:rPr>
          <m:t xml:space="preserve">≡ </m:t>
        </m:r>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j=1</m:t>
            </m:r>
          </m:sub>
          <m:sup>
            <m:r>
              <w:rPr>
                <w:rFonts w:ascii="Cambria Math" w:eastAsia="Arial" w:hAnsi="Cambria Math" w:cs="Arial"/>
                <w:color w:val="000000" w:themeColor="text1"/>
              </w:rPr>
              <m:t>k</m:t>
            </m:r>
          </m:sup>
          <m:e>
            <m:d>
              <m:dPr>
                <m:ctrlPr>
                  <w:rPr>
                    <w:rFonts w:ascii="Cambria Math" w:eastAsia="Arial" w:hAnsi="Cambria Math" w:cs="Arial"/>
                    <w:i/>
                    <w:color w:val="000000" w:themeColor="text1"/>
                  </w:rPr>
                </m:ctrlPr>
              </m:dPr>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j</m:t>
                    </m:r>
                  </m:sub>
                </m:sSub>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acc>
                      <m:accPr>
                        <m:chr m:val="̅"/>
                        <m:ctrlPr>
                          <w:rPr>
                            <w:rFonts w:ascii="Cambria Math" w:eastAsia="Arial" w:hAnsi="Cambria Math" w:cs="Arial"/>
                            <w:i/>
                            <w:color w:val="000000" w:themeColor="text1"/>
                          </w:rPr>
                        </m:ctrlPr>
                      </m:accPr>
                      <m:e>
                        <m:r>
                          <w:rPr>
                            <w:rFonts w:ascii="Cambria Math" w:eastAsia="Arial" w:hAnsi="Cambria Math" w:cs="Arial"/>
                            <w:color w:val="000000" w:themeColor="text1"/>
                          </w:rPr>
                          <m:t>x</m:t>
                        </m:r>
                      </m:e>
                    </m:acc>
                  </m:e>
                  <m:sub>
                    <m:r>
                      <w:rPr>
                        <w:rFonts w:ascii="Cambria Math" w:eastAsia="Arial" w:hAnsi="Cambria Math" w:cs="Arial"/>
                        <w:color w:val="000000" w:themeColor="text1"/>
                      </w:rPr>
                      <m:t>n</m:t>
                    </m:r>
                  </m:sub>
                </m:sSub>
              </m:e>
            </m:d>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1</m:t>
                </m:r>
              </m:sub>
            </m:sSub>
            <m:r>
              <w:rPr>
                <w:rFonts w:ascii="Cambria Math" w:eastAsia="Arial" w:hAnsi="Cambria Math" w:cs="Arial"/>
                <w:color w:val="000000" w:themeColor="text1"/>
              </w:rPr>
              <m:t>-</m:t>
            </m:r>
          </m:e>
        </m:nary>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acc>
              <m:accPr>
                <m:chr m:val="̅"/>
                <m:ctrlPr>
                  <w:rPr>
                    <w:rFonts w:ascii="Cambria Math" w:eastAsia="Arial" w:hAnsi="Cambria Math" w:cs="Arial"/>
                    <w:i/>
                    <w:color w:val="000000" w:themeColor="text1"/>
                  </w:rPr>
                </m:ctrlPr>
              </m:accPr>
              <m:e>
                <m:r>
                  <w:rPr>
                    <w:rFonts w:ascii="Cambria Math" w:eastAsia="Arial" w:hAnsi="Cambria Math" w:cs="Arial"/>
                    <w:color w:val="000000" w:themeColor="text1"/>
                  </w:rPr>
                  <m:t>x</m:t>
                </m:r>
              </m:e>
            </m:acc>
          </m:e>
          <m:sub>
            <m:r>
              <w:rPr>
                <w:rFonts w:ascii="Cambria Math" w:eastAsia="Arial" w:hAnsi="Cambria Math" w:cs="Arial"/>
                <w:color w:val="000000" w:themeColor="text1"/>
              </w:rPr>
              <m:t>n</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2</m:t>
            </m:r>
          </m:sub>
        </m:sSub>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acc>
              <m:accPr>
                <m:chr m:val="̅"/>
                <m:ctrlPr>
                  <w:rPr>
                    <w:rFonts w:ascii="Cambria Math" w:eastAsia="Arial" w:hAnsi="Cambria Math" w:cs="Arial"/>
                    <w:i/>
                    <w:color w:val="000000" w:themeColor="text1"/>
                  </w:rPr>
                </m:ctrlPr>
              </m:accPr>
              <m:e>
                <m:r>
                  <w:rPr>
                    <w:rFonts w:ascii="Cambria Math" w:eastAsia="Arial" w:hAnsi="Cambria Math" w:cs="Arial"/>
                    <w:color w:val="000000" w:themeColor="text1"/>
                  </w:rPr>
                  <m:t>x</m:t>
                </m:r>
              </m:e>
            </m:acc>
          </m:e>
          <m:sub>
            <m:r>
              <w:rPr>
                <w:rFonts w:ascii="Cambria Math" w:eastAsia="Arial" w:hAnsi="Cambria Math" w:cs="Arial"/>
                <w:color w:val="000000" w:themeColor="text1"/>
              </w:rPr>
              <m:t>n</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k</m:t>
            </m:r>
          </m:sub>
        </m:sSub>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acc>
              <m:accPr>
                <m:chr m:val="̅"/>
                <m:ctrlPr>
                  <w:rPr>
                    <w:rFonts w:ascii="Cambria Math" w:eastAsia="Arial" w:hAnsi="Cambria Math" w:cs="Arial"/>
                    <w:i/>
                    <w:color w:val="000000" w:themeColor="text1"/>
                  </w:rPr>
                </m:ctrlPr>
              </m:accPr>
              <m:e>
                <m:r>
                  <w:rPr>
                    <w:rFonts w:ascii="Cambria Math" w:eastAsia="Arial" w:hAnsi="Cambria Math" w:cs="Arial"/>
                    <w:color w:val="000000" w:themeColor="text1"/>
                  </w:rPr>
                  <m:t>x</m:t>
                </m:r>
              </m:e>
            </m:acc>
          </m:e>
          <m:sub>
            <m:r>
              <w:rPr>
                <w:rFonts w:ascii="Cambria Math" w:eastAsia="Arial" w:hAnsi="Cambria Math" w:cs="Arial"/>
                <w:color w:val="000000" w:themeColor="text1"/>
              </w:rPr>
              <m:t>n</m:t>
            </m:r>
          </m:sub>
        </m:sSub>
        <m:r>
          <w:rPr>
            <w:rFonts w:ascii="Cambria Math" w:eastAsia="Arial" w:hAnsi="Cambria Math" w:cs="Arial"/>
            <w:color w:val="000000" w:themeColor="text1"/>
          </w:rPr>
          <m:t>)</m:t>
        </m:r>
      </m:oMath>
      <w:r w:rsidR="008D1943">
        <w:rPr>
          <w:rFonts w:ascii="Arial" w:eastAsia="Arial" w:hAnsi="Arial" w:cs="Arial"/>
          <w:color w:val="000000" w:themeColor="text1"/>
        </w:rPr>
        <w:t xml:space="preserve">              2.1.7</w:t>
      </w:r>
    </w:p>
    <w:p w14:paraId="5ED3F471" w14:textId="77777777" w:rsidR="008D1943" w:rsidRDefault="008D1943" w:rsidP="008D1943">
      <w:pPr>
        <w:spacing w:line="360" w:lineRule="auto"/>
        <w:ind w:firstLine="720"/>
        <w:jc w:val="both"/>
        <w:rPr>
          <w:rFonts w:ascii="Arial" w:eastAsia="Arial" w:hAnsi="Arial" w:cs="Arial"/>
          <w:color w:val="000000" w:themeColor="text1"/>
        </w:rPr>
      </w:pPr>
      <w:r>
        <w:rPr>
          <w:rFonts w:ascii="Arial" w:eastAsia="Arial" w:hAnsi="Arial" w:cs="Arial"/>
          <w:color w:val="000000" w:themeColor="text1"/>
        </w:rPr>
        <w:t>The R/S statistic is proportional to the difference between the maximum and the minimum of such sums where</w:t>
      </w:r>
      <w:r w:rsidRPr="00267FC5">
        <w:rPr>
          <w:rFonts w:ascii="Arial" w:eastAsia="Arial" w:hAnsi="Arial" w:cs="Arial"/>
          <w:i/>
          <w:iCs/>
          <w:color w:val="000000" w:themeColor="text1"/>
        </w:rPr>
        <w:t xml:space="preserve"> k</w:t>
      </w:r>
      <w:r>
        <w:rPr>
          <w:rFonts w:ascii="Arial" w:eastAsia="Arial" w:hAnsi="Arial" w:cs="Arial"/>
          <w:color w:val="000000" w:themeColor="text1"/>
        </w:rPr>
        <w:t xml:space="preserve"> ϵ [1, n]: </w:t>
      </w:r>
    </w:p>
    <w:p w14:paraId="04557104" w14:textId="77777777" w:rsidR="008D1943" w:rsidRPr="005717E2" w:rsidRDefault="00000000" w:rsidP="008D1943">
      <w:pPr>
        <w:spacing w:line="360" w:lineRule="auto"/>
        <w:jc w:val="right"/>
        <w:rPr>
          <w:rFonts w:ascii="Arial" w:eastAsia="Arial" w:hAnsi="Arial" w:cs="Arial"/>
          <w:color w:val="000000" w:themeColor="text1"/>
        </w:rPr>
      </w:pPr>
      <m:oMath>
        <m:f>
          <m:fPr>
            <m:ctrlPr>
              <w:rPr>
                <w:rFonts w:ascii="Cambria Math" w:eastAsia="Arial" w:hAnsi="Cambria Math" w:cs="Arial"/>
                <w:i/>
                <w:color w:val="000000" w:themeColor="text1"/>
              </w:rPr>
            </m:ctrlPr>
          </m:fPr>
          <m:num>
            <m:r>
              <w:rPr>
                <w:rFonts w:ascii="Cambria Math" w:eastAsia="Arial" w:hAnsi="Cambria Math" w:cs="Arial"/>
                <w:color w:val="000000" w:themeColor="text1"/>
              </w:rPr>
              <m:t>R</m:t>
            </m:r>
          </m:num>
          <m:den>
            <m:r>
              <w:rPr>
                <w:rFonts w:ascii="Cambria Math" w:eastAsia="Arial" w:hAnsi="Cambria Math" w:cs="Arial"/>
                <w:color w:val="000000" w:themeColor="text1"/>
              </w:rPr>
              <m:t>S</m:t>
            </m:r>
          </m:den>
        </m:f>
        <m:d>
          <m:dPr>
            <m:ctrlPr>
              <w:rPr>
                <w:rFonts w:ascii="Cambria Math" w:eastAsia="Arial" w:hAnsi="Cambria Math" w:cs="Arial"/>
                <w:i/>
                <w:color w:val="000000" w:themeColor="text1"/>
              </w:rPr>
            </m:ctrlPr>
          </m:dPr>
          <m:e>
            <m:r>
              <w:rPr>
                <w:rFonts w:ascii="Cambria Math" w:eastAsia="Arial" w:hAnsi="Cambria Math" w:cs="Arial"/>
                <w:color w:val="000000" w:themeColor="text1"/>
              </w:rPr>
              <m:t>n</m:t>
            </m:r>
          </m:e>
        </m:d>
        <m:r>
          <w:rPr>
            <w:rFonts w:ascii="Cambria Math" w:eastAsia="Arial" w:hAnsi="Cambria Math" w:cs="Arial"/>
            <w:color w:val="000000" w:themeColor="text1"/>
          </w:rPr>
          <m:t xml:space="preserve">= </m:t>
        </m:r>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r>
              <w:rPr>
                <w:rFonts w:ascii="Cambria Math" w:eastAsia="Arial" w:hAnsi="Cambria Math" w:cs="Arial"/>
                <w:color w:val="000000" w:themeColor="text1"/>
              </w:rPr>
              <m:t>σ</m:t>
            </m:r>
            <m:d>
              <m:dPr>
                <m:ctrlPr>
                  <w:rPr>
                    <w:rFonts w:ascii="Cambria Math" w:eastAsia="Arial" w:hAnsi="Cambria Math" w:cs="Arial"/>
                    <w:i/>
                    <w:color w:val="000000" w:themeColor="text1"/>
                  </w:rPr>
                </m:ctrlPr>
              </m:dPr>
              <m:e>
                <m:r>
                  <w:rPr>
                    <w:rFonts w:ascii="Cambria Math" w:eastAsia="Arial" w:hAnsi="Cambria Math" w:cs="Arial"/>
                    <w:color w:val="000000" w:themeColor="text1"/>
                  </w:rPr>
                  <m:t>n</m:t>
                </m:r>
              </m:e>
            </m:d>
          </m:den>
        </m:f>
        <m:d>
          <m:dPr>
            <m:begChr m:val="["/>
            <m:endChr m:val="]"/>
            <m:ctrlPr>
              <w:rPr>
                <w:rFonts w:ascii="Cambria Math" w:eastAsia="Arial" w:hAnsi="Cambria Math" w:cs="Arial"/>
                <w:i/>
                <w:color w:val="000000" w:themeColor="text1"/>
              </w:rPr>
            </m:ctrlPr>
          </m:dPr>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max</m:t>
                </m:r>
              </m:e>
              <m:sub>
                <m:r>
                  <w:rPr>
                    <w:rFonts w:ascii="Cambria Math" w:eastAsia="Arial" w:hAnsi="Cambria Math" w:cs="Arial"/>
                    <w:color w:val="000000" w:themeColor="text1"/>
                  </w:rPr>
                  <m:t>k</m:t>
                </m:r>
              </m:sub>
            </m:sSub>
            <m:sSub>
              <m:sSubPr>
                <m:ctrlPr>
                  <w:rPr>
                    <w:rFonts w:ascii="Cambria Math" w:eastAsia="Arial" w:hAnsi="Cambria Math" w:cs="Arial"/>
                    <w:color w:val="000000" w:themeColor="text1"/>
                  </w:rPr>
                </m:ctrlPr>
              </m:sSubPr>
              <m:e>
                <m:r>
                  <m:rPr>
                    <m:sty m:val="p"/>
                  </m:rPr>
                  <w:rPr>
                    <w:rFonts w:ascii="Cambria Math" w:eastAsia="Arial" w:hAnsi="Cambria Math" w:cs="Arial"/>
                    <w:color w:val="000000" w:themeColor="text1"/>
                  </w:rPr>
                  <m:t>Π</m:t>
                </m:r>
              </m:e>
              <m:sub>
                <m:r>
                  <w:rPr>
                    <w:rFonts w:ascii="Cambria Math" w:eastAsia="Arial" w:hAnsi="Cambria Math" w:cs="Arial"/>
                    <w:color w:val="000000" w:themeColor="text1"/>
                  </w:rPr>
                  <m:t xml:space="preserve">k </m:t>
                </m:r>
              </m:sub>
            </m:sSub>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min</m:t>
                </m:r>
              </m:e>
              <m:sub>
                <m:r>
                  <w:rPr>
                    <w:rFonts w:ascii="Cambria Math" w:eastAsia="Arial" w:hAnsi="Cambria Math" w:cs="Arial"/>
                    <w:color w:val="000000" w:themeColor="text1"/>
                  </w:rPr>
                  <m:t>k</m:t>
                </m:r>
              </m:sub>
            </m:sSub>
            <m:sSub>
              <m:sSubPr>
                <m:ctrlPr>
                  <w:rPr>
                    <w:rFonts w:ascii="Cambria Math" w:eastAsia="Arial" w:hAnsi="Cambria Math" w:cs="Arial"/>
                    <w:i/>
                    <w:color w:val="000000" w:themeColor="text1"/>
                  </w:rPr>
                </m:ctrlPr>
              </m:sSubPr>
              <m:e>
                <m:r>
                  <m:rPr>
                    <m:sty m:val="p"/>
                  </m:rPr>
                  <w:rPr>
                    <w:rFonts w:ascii="Cambria Math" w:eastAsia="Arial" w:hAnsi="Cambria Math" w:cs="Arial"/>
                    <w:color w:val="000000" w:themeColor="text1"/>
                  </w:rPr>
                  <m:t>Π</m:t>
                </m:r>
              </m:e>
              <m:sub>
                <m:r>
                  <w:rPr>
                    <w:rFonts w:ascii="Cambria Math" w:eastAsia="Arial" w:hAnsi="Cambria Math" w:cs="Arial"/>
                    <w:color w:val="000000" w:themeColor="text1"/>
                  </w:rPr>
                  <m:t>k</m:t>
                </m:r>
              </m:sub>
            </m:sSub>
          </m:e>
        </m:d>
        <m:r>
          <w:rPr>
            <w:rFonts w:ascii="Cambria Math" w:eastAsia="Arial" w:hAnsi="Cambria Math" w:cs="Arial"/>
            <w:color w:val="000000" w:themeColor="text1"/>
          </w:rPr>
          <m:t xml:space="preserve">,  k∈[1, n].      </m:t>
        </m:r>
      </m:oMath>
      <w:r w:rsidR="008D1943">
        <w:rPr>
          <w:rFonts w:ascii="Arial" w:eastAsia="Arial" w:hAnsi="Arial" w:cs="Arial"/>
          <w:color w:val="000000" w:themeColor="text1"/>
        </w:rPr>
        <w:t xml:space="preserve">            2.1.8</w:t>
      </w:r>
    </w:p>
    <w:p w14:paraId="5CDD5163" w14:textId="77777777" w:rsidR="008D1943" w:rsidRDefault="008D1943" w:rsidP="008D1943">
      <w:pPr>
        <w:spacing w:line="360" w:lineRule="auto"/>
        <w:ind w:firstLine="720"/>
        <w:jc w:val="both"/>
        <w:rPr>
          <w:rFonts w:ascii="Arial" w:eastAsia="Arial" w:hAnsi="Arial" w:cs="Arial"/>
          <w:color w:val="000000" w:themeColor="text1"/>
        </w:rPr>
      </w:pPr>
      <w:r>
        <w:rPr>
          <w:rFonts w:ascii="Arial" w:eastAsia="Arial" w:hAnsi="Arial" w:cs="Arial"/>
          <w:color w:val="000000" w:themeColor="text1"/>
        </w:rPr>
        <w:lastRenderedPageBreak/>
        <w:t xml:space="preserve">The denominator </w:t>
      </w:r>
      <w:r w:rsidRPr="00267FC5">
        <w:rPr>
          <w:rFonts w:ascii="Arial" w:eastAsia="Arial" w:hAnsi="Arial" w:cs="Arial"/>
          <w:i/>
          <w:iCs/>
          <w:color w:val="000000" w:themeColor="text1"/>
        </w:rPr>
        <w:t>σ(n)</w:t>
      </w:r>
      <w:r>
        <w:rPr>
          <w:rFonts w:ascii="Arial" w:eastAsia="Arial" w:hAnsi="Arial" w:cs="Arial"/>
          <w:color w:val="000000" w:themeColor="text1"/>
        </w:rPr>
        <w:t xml:space="preserve"> is the maximum likelihood standard deviation estimator.</w:t>
      </w:r>
      <w:r w:rsidRPr="00304DF5">
        <w:t xml:space="preserve"> </w:t>
      </w:r>
      <w:r w:rsidRPr="00304DF5">
        <w:rPr>
          <w:rFonts w:ascii="Arial" w:eastAsia="Arial" w:hAnsi="Arial" w:cs="Arial"/>
          <w:color w:val="000000" w:themeColor="text1"/>
        </w:rPr>
        <w:t xml:space="preserve">The rescaled range and the number </w:t>
      </w:r>
      <w:r w:rsidRPr="00304DF5">
        <w:rPr>
          <w:rFonts w:ascii="Arial" w:eastAsia="Arial" w:hAnsi="Arial" w:cs="Arial"/>
          <w:i/>
          <w:iCs/>
          <w:color w:val="000000" w:themeColor="text1"/>
        </w:rPr>
        <w:t>n</w:t>
      </w:r>
      <w:r w:rsidRPr="00304DF5">
        <w:rPr>
          <w:rFonts w:ascii="Arial" w:eastAsia="Arial" w:hAnsi="Arial" w:cs="Arial"/>
          <w:color w:val="000000" w:themeColor="text1"/>
        </w:rPr>
        <w:t xml:space="preserve"> of observations have the following relation:</w:t>
      </w:r>
    </w:p>
    <w:p w14:paraId="31881FE1" w14:textId="77777777" w:rsidR="008D1943" w:rsidRDefault="00000000" w:rsidP="008D1943">
      <w:pPr>
        <w:spacing w:line="360" w:lineRule="auto"/>
        <w:jc w:val="right"/>
        <w:rPr>
          <w:rFonts w:ascii="Arial" w:eastAsia="Arial" w:hAnsi="Arial" w:cs="Arial"/>
          <w:color w:val="000000" w:themeColor="text1"/>
        </w:rPr>
      </w:pPr>
      <m:oMath>
        <m:f>
          <m:fPr>
            <m:type m:val="skw"/>
            <m:ctrlPr>
              <w:rPr>
                <w:rFonts w:ascii="Cambria Math" w:eastAsia="Arial" w:hAnsi="Cambria Math" w:cs="Arial"/>
                <w:i/>
                <w:color w:val="000000" w:themeColor="text1"/>
              </w:rPr>
            </m:ctrlPr>
          </m:fPr>
          <m:num>
            <m:r>
              <w:rPr>
                <w:rFonts w:ascii="Cambria Math" w:eastAsia="Arial" w:hAnsi="Cambria Math" w:cs="Arial"/>
                <w:color w:val="000000" w:themeColor="text1"/>
              </w:rPr>
              <m:t>R</m:t>
            </m:r>
          </m:num>
          <m:den>
            <m:r>
              <w:rPr>
                <w:rFonts w:ascii="Cambria Math" w:eastAsia="Arial" w:hAnsi="Cambria Math" w:cs="Arial"/>
                <w:color w:val="000000" w:themeColor="text1"/>
              </w:rPr>
              <m:t>S</m:t>
            </m:r>
          </m:den>
        </m:f>
        <m:r>
          <w:rPr>
            <w:rFonts w:ascii="Cambria Math" w:eastAsia="Arial" w:hAnsi="Cambria Math" w:cs="Arial"/>
            <w:color w:val="000000" w:themeColor="text1"/>
          </w:rPr>
          <m:t xml:space="preserve">∝ </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n</m:t>
            </m:r>
          </m:e>
          <m:sup>
            <m:r>
              <w:rPr>
                <w:rFonts w:ascii="Cambria Math" w:eastAsia="Arial" w:hAnsi="Cambria Math" w:cs="Arial"/>
                <w:color w:val="000000" w:themeColor="text1"/>
              </w:rPr>
              <m:t>H</m:t>
            </m:r>
          </m:sup>
        </m:sSup>
      </m:oMath>
      <w:r w:rsidR="008D1943">
        <w:rPr>
          <w:rFonts w:ascii="Arial" w:eastAsia="Arial" w:hAnsi="Arial" w:cs="Arial"/>
          <w:color w:val="000000" w:themeColor="text1"/>
        </w:rPr>
        <w:tab/>
      </w:r>
      <w:r w:rsidR="008D1943">
        <w:rPr>
          <w:rFonts w:ascii="Arial" w:eastAsia="Arial" w:hAnsi="Arial" w:cs="Arial"/>
          <w:color w:val="000000" w:themeColor="text1"/>
        </w:rPr>
        <w:tab/>
      </w:r>
      <w:r w:rsidR="008D1943">
        <w:rPr>
          <w:rFonts w:ascii="Arial" w:eastAsia="Arial" w:hAnsi="Arial" w:cs="Arial"/>
          <w:color w:val="000000" w:themeColor="text1"/>
        </w:rPr>
        <w:tab/>
      </w:r>
      <w:r w:rsidR="008D1943">
        <w:rPr>
          <w:rFonts w:ascii="Arial" w:eastAsia="Arial" w:hAnsi="Arial" w:cs="Arial"/>
          <w:color w:val="000000" w:themeColor="text1"/>
        </w:rPr>
        <w:tab/>
      </w:r>
      <w:r w:rsidR="008D1943">
        <w:rPr>
          <w:rFonts w:ascii="Arial" w:eastAsia="Arial" w:hAnsi="Arial" w:cs="Arial"/>
          <w:color w:val="000000" w:themeColor="text1"/>
        </w:rPr>
        <w:tab/>
        <w:t xml:space="preserve">   2.1.9</w:t>
      </w:r>
    </w:p>
    <w:p w14:paraId="4E3BB734" w14:textId="77777777" w:rsidR="008D1943"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 xml:space="preserve">where </w:t>
      </w:r>
      <w:r>
        <w:rPr>
          <w:rFonts w:ascii="Arial" w:eastAsia="Arial" w:hAnsi="Arial" w:cs="Arial"/>
          <w:i/>
          <w:iCs/>
          <w:color w:val="000000" w:themeColor="text1"/>
        </w:rPr>
        <w:t>H</w:t>
      </w:r>
      <w:r>
        <w:rPr>
          <w:rFonts w:ascii="Arial" w:eastAsia="Arial" w:hAnsi="Arial" w:cs="Arial"/>
          <w:color w:val="000000" w:themeColor="text1"/>
        </w:rPr>
        <w:t xml:space="preserve"> is the Hurst exponent. This relationship </w:t>
      </w:r>
      <w:r w:rsidRPr="00D25985">
        <w:rPr>
          <w:rFonts w:ascii="Arial" w:eastAsia="Arial" w:hAnsi="Arial" w:cs="Arial"/>
          <w:color w:val="000000" w:themeColor="text1"/>
        </w:rPr>
        <w:t>was observed</w:t>
      </w:r>
      <w:r>
        <w:rPr>
          <w:rFonts w:ascii="Arial" w:eastAsia="Arial" w:hAnsi="Arial" w:cs="Arial"/>
          <w:color w:val="000000" w:themeColor="text1"/>
        </w:rPr>
        <w:t xml:space="preserve"> </w:t>
      </w:r>
      <w:r w:rsidRPr="00D25985">
        <w:rPr>
          <w:rFonts w:ascii="Arial" w:eastAsia="Arial" w:hAnsi="Arial" w:cs="Arial"/>
          <w:color w:val="000000" w:themeColor="text1"/>
        </w:rPr>
        <w:t>empirically by Hurst in his analysis of river flows. He found that the range of cumulative deviations (rescaled by standard deviation) exhibited self-similar behavio</w:t>
      </w:r>
      <w:r>
        <w:rPr>
          <w:rFonts w:ascii="Arial" w:eastAsia="Arial" w:hAnsi="Arial" w:cs="Arial"/>
          <w:color w:val="000000" w:themeColor="text1"/>
        </w:rPr>
        <w:t>u</w:t>
      </w:r>
      <w:r w:rsidRPr="00D25985">
        <w:rPr>
          <w:rFonts w:ascii="Arial" w:eastAsia="Arial" w:hAnsi="Arial" w:cs="Arial"/>
          <w:color w:val="000000" w:themeColor="text1"/>
        </w:rPr>
        <w:t>r across time scales. This observation is now generali</w:t>
      </w:r>
      <w:r>
        <w:rPr>
          <w:rFonts w:ascii="Arial" w:eastAsia="Arial" w:hAnsi="Arial" w:cs="Arial"/>
          <w:color w:val="000000" w:themeColor="text1"/>
        </w:rPr>
        <w:t>s</w:t>
      </w:r>
      <w:r w:rsidRPr="00D25985">
        <w:rPr>
          <w:rFonts w:ascii="Arial" w:eastAsia="Arial" w:hAnsi="Arial" w:cs="Arial"/>
          <w:color w:val="000000" w:themeColor="text1"/>
        </w:rPr>
        <w:t xml:space="preserve">ed to </w:t>
      </w:r>
      <w:r w:rsidRPr="00267FC5">
        <w:rPr>
          <w:rFonts w:ascii="Arial" w:eastAsia="Arial" w:hAnsi="Arial" w:cs="Arial"/>
          <w:color w:val="000000" w:themeColor="text1"/>
        </w:rPr>
        <w:t>time series with long memory</w:t>
      </w:r>
      <w:r w:rsidRPr="008A1626">
        <w:rPr>
          <w:rFonts w:ascii="Arial" w:eastAsia="Arial" w:hAnsi="Arial" w:cs="Arial"/>
          <w:color w:val="000000" w:themeColor="text1"/>
        </w:rPr>
        <w:t xml:space="preserve"> </w:t>
      </w:r>
      <w:r w:rsidRPr="00D25985">
        <w:rPr>
          <w:rFonts w:ascii="Arial" w:eastAsia="Arial" w:hAnsi="Arial" w:cs="Arial"/>
          <w:color w:val="000000" w:themeColor="text1"/>
        </w:rPr>
        <w:t xml:space="preserve">and </w:t>
      </w:r>
      <w:r w:rsidRPr="00267FC5">
        <w:rPr>
          <w:rFonts w:ascii="Arial" w:eastAsia="Arial" w:hAnsi="Arial" w:cs="Arial"/>
          <w:color w:val="000000" w:themeColor="text1"/>
        </w:rPr>
        <w:t>fractal properties</w:t>
      </w:r>
      <w:r w:rsidRPr="008A1626">
        <w:rPr>
          <w:rFonts w:ascii="Arial" w:eastAsia="Arial" w:hAnsi="Arial" w:cs="Arial"/>
          <w:color w:val="000000" w:themeColor="text1"/>
        </w:rPr>
        <w:t>.</w:t>
      </w:r>
      <w:r>
        <w:rPr>
          <w:rFonts w:ascii="Arial" w:eastAsia="Arial" w:hAnsi="Arial" w:cs="Arial"/>
          <w:color w:val="000000" w:themeColor="text1"/>
        </w:rPr>
        <w:t xml:space="preserve"> After taking logarithms of both sides in equation 2.1.9, we obtain the relation between the rescaled range and the number of observations </w:t>
      </w:r>
      <w:r w:rsidRPr="00267FC5">
        <w:rPr>
          <w:rFonts w:ascii="Arial" w:eastAsia="Arial" w:hAnsi="Arial" w:cs="Arial"/>
          <w:i/>
          <w:iCs/>
          <w:color w:val="000000" w:themeColor="text1"/>
        </w:rPr>
        <w:t>n</w:t>
      </w:r>
      <w:r>
        <w:rPr>
          <w:rFonts w:ascii="Arial" w:eastAsia="Arial" w:hAnsi="Arial" w:cs="Arial"/>
          <w:color w:val="000000" w:themeColor="text1"/>
        </w:rPr>
        <w:t>:</w:t>
      </w:r>
    </w:p>
    <w:p w14:paraId="63F03622" w14:textId="77777777" w:rsidR="008D1943" w:rsidRPr="00304DF5" w:rsidRDefault="00000000" w:rsidP="008D1943">
      <w:pPr>
        <w:spacing w:line="360" w:lineRule="auto"/>
        <w:jc w:val="right"/>
        <w:rPr>
          <w:rFonts w:ascii="Arial" w:eastAsia="Arial" w:hAnsi="Arial" w:cs="Arial"/>
          <w:color w:val="000000" w:themeColor="text1"/>
        </w:rPr>
      </w:pPr>
      <m:oMath>
        <m:f>
          <m:fPr>
            <m:type m:val="skw"/>
            <m:ctrlPr>
              <w:rPr>
                <w:rFonts w:ascii="Cambria Math" w:eastAsia="Arial" w:hAnsi="Cambria Math" w:cs="Arial"/>
                <w:i/>
                <w:color w:val="000000" w:themeColor="text1"/>
              </w:rPr>
            </m:ctrlPr>
          </m:fPr>
          <m:num>
            <m:r>
              <w:rPr>
                <w:rFonts w:ascii="Cambria Math" w:eastAsia="Arial" w:hAnsi="Cambria Math" w:cs="Arial"/>
                <w:color w:val="000000" w:themeColor="text1"/>
              </w:rPr>
              <m:t>R</m:t>
            </m:r>
          </m:num>
          <m:den>
            <m:r>
              <w:rPr>
                <w:rFonts w:ascii="Cambria Math" w:eastAsia="Arial" w:hAnsi="Cambria Math" w:cs="Arial"/>
                <w:color w:val="000000" w:themeColor="text1"/>
              </w:rPr>
              <m:t>S</m:t>
            </m:r>
          </m:den>
        </m:f>
        <m:r>
          <w:rPr>
            <w:rFonts w:ascii="Cambria Math" w:eastAsia="Arial" w:hAnsi="Cambria Math" w:cs="Arial"/>
            <w:color w:val="000000" w:themeColor="text1"/>
          </w:rPr>
          <m:t>≈A+B</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n</m:t>
            </m:r>
          </m:e>
          <m:sup>
            <m:r>
              <w:rPr>
                <w:rFonts w:ascii="Cambria Math" w:eastAsia="Arial" w:hAnsi="Cambria Math" w:cs="Arial"/>
                <w:color w:val="000000" w:themeColor="text1"/>
              </w:rPr>
              <m:t>H</m:t>
            </m:r>
          </m:sup>
        </m:sSup>
        <m:r>
          <w:rPr>
            <w:rFonts w:ascii="Cambria Math" w:eastAsia="Arial" w:hAnsi="Cambria Math" w:cs="Arial"/>
            <w:color w:val="000000" w:themeColor="text1"/>
          </w:rPr>
          <m:t>=&gt;log</m:t>
        </m:r>
        <m:f>
          <m:fPr>
            <m:type m:val="skw"/>
            <m:ctrlPr>
              <w:rPr>
                <w:rFonts w:ascii="Cambria Math" w:eastAsia="Arial" w:hAnsi="Cambria Math" w:cs="Arial"/>
                <w:i/>
                <w:color w:val="000000" w:themeColor="text1"/>
              </w:rPr>
            </m:ctrlPr>
          </m:fPr>
          <m:num>
            <m:r>
              <w:rPr>
                <w:rFonts w:ascii="Cambria Math" w:eastAsia="Arial" w:hAnsi="Cambria Math" w:cs="Arial"/>
                <w:color w:val="000000" w:themeColor="text1"/>
              </w:rPr>
              <m:t>R</m:t>
            </m:r>
          </m:num>
          <m:den>
            <m:r>
              <w:rPr>
                <w:rFonts w:ascii="Cambria Math" w:eastAsia="Arial" w:hAnsi="Cambria Math" w:cs="Arial"/>
                <w:color w:val="000000" w:themeColor="text1"/>
              </w:rPr>
              <m:t>S</m:t>
            </m:r>
          </m:den>
        </m:f>
        <m:r>
          <w:rPr>
            <w:rFonts w:ascii="Cambria Math" w:eastAsia="Arial" w:hAnsi="Cambria Math" w:cs="Arial"/>
            <w:color w:val="000000" w:themeColor="text1"/>
          </w:rPr>
          <m:t xml:space="preserve">≈C+Hlogn </m:t>
        </m:r>
      </m:oMath>
      <w:r w:rsidR="008D1943">
        <w:rPr>
          <w:rFonts w:ascii="Arial" w:eastAsia="Arial" w:hAnsi="Arial" w:cs="Arial"/>
          <w:color w:val="000000" w:themeColor="text1"/>
        </w:rPr>
        <w:tab/>
      </w:r>
      <w:r w:rsidR="008D1943">
        <w:rPr>
          <w:rFonts w:ascii="Arial" w:eastAsia="Arial" w:hAnsi="Arial" w:cs="Arial"/>
          <w:color w:val="000000" w:themeColor="text1"/>
        </w:rPr>
        <w:tab/>
        <w:t>2.1.10</w:t>
      </w:r>
    </w:p>
    <w:p w14:paraId="115993F1" w14:textId="77777777" w:rsidR="008D1943"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 xml:space="preserve">So, one can estimate the value of </w:t>
      </w:r>
      <w:r w:rsidRPr="00267FC5">
        <w:rPr>
          <w:rFonts w:ascii="Arial" w:eastAsia="Arial" w:hAnsi="Arial" w:cs="Arial"/>
          <w:i/>
          <w:iCs/>
          <w:color w:val="000000" w:themeColor="text1"/>
        </w:rPr>
        <w:t>H</w:t>
      </w:r>
      <w:r>
        <w:rPr>
          <w:rFonts w:ascii="Arial" w:eastAsia="Arial" w:hAnsi="Arial" w:cs="Arial"/>
          <w:color w:val="000000" w:themeColor="text1"/>
        </w:rPr>
        <w:t xml:space="preserve"> from the log-log plot as the slope of the line. </w:t>
      </w:r>
      <w:r w:rsidRPr="008A1626">
        <w:rPr>
          <w:rFonts w:ascii="Arial" w:eastAsia="Arial" w:hAnsi="Arial" w:cs="Arial"/>
          <w:color w:val="000000" w:themeColor="text1"/>
        </w:rPr>
        <w:t>This is a standard procedure for identifying long-term dependencies in time series.</w:t>
      </w:r>
      <w:r>
        <w:rPr>
          <w:rFonts w:ascii="Arial" w:eastAsia="Arial" w:hAnsi="Arial" w:cs="Arial"/>
          <w:color w:val="000000" w:themeColor="text1"/>
        </w:rPr>
        <w:t xml:space="preserve"> </w:t>
      </w:r>
    </w:p>
    <w:p w14:paraId="348D3302" w14:textId="77777777" w:rsidR="008D1943" w:rsidRPr="00267FC5" w:rsidRDefault="008D1943" w:rsidP="008D1943">
      <w:pPr>
        <w:spacing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In the next diagrams, we illustrate how the Hurst coefficient changes with different assets, time frames and lags. </w:t>
      </w:r>
      <w:r w:rsidRPr="00267FC5">
        <w:rPr>
          <w:rFonts w:ascii="Arial" w:eastAsia="Arial" w:hAnsi="Arial" w:cs="Arial"/>
          <w:color w:val="000000" w:themeColor="text1"/>
        </w:rPr>
        <w:t xml:space="preserve">The </w:t>
      </w:r>
      <w:r w:rsidRPr="00267FC5">
        <w:rPr>
          <w:rFonts w:ascii="Arial" w:eastAsia="Arial" w:hAnsi="Arial" w:cs="Arial"/>
          <w:i/>
          <w:iCs/>
          <w:color w:val="000000" w:themeColor="text1"/>
        </w:rPr>
        <w:t>'lag1</w:t>
      </w:r>
      <w:r w:rsidRPr="00267FC5">
        <w:rPr>
          <w:rFonts w:ascii="Arial" w:eastAsia="Arial" w:hAnsi="Arial" w:cs="Arial"/>
          <w:color w:val="000000" w:themeColor="text1"/>
        </w:rPr>
        <w:t>' and '</w:t>
      </w:r>
      <w:r w:rsidRPr="00267FC5">
        <w:rPr>
          <w:rFonts w:ascii="Arial" w:eastAsia="Arial" w:hAnsi="Arial" w:cs="Arial"/>
          <w:i/>
          <w:iCs/>
          <w:color w:val="000000" w:themeColor="text1"/>
        </w:rPr>
        <w:t>lag2</w:t>
      </w:r>
      <w:r w:rsidRPr="00267FC5">
        <w:rPr>
          <w:rFonts w:ascii="Arial" w:eastAsia="Arial" w:hAnsi="Arial" w:cs="Arial"/>
          <w:color w:val="000000" w:themeColor="text1"/>
        </w:rPr>
        <w:t>' variables define the range of time lags we considered for the analysis. For each time lag in the range, we calculated '</w:t>
      </w:r>
      <w:r w:rsidRPr="00267FC5">
        <w:rPr>
          <w:rFonts w:ascii="Arial" w:eastAsia="Arial" w:hAnsi="Arial" w:cs="Arial"/>
          <w:i/>
          <w:iCs/>
          <w:color w:val="000000" w:themeColor="text1"/>
        </w:rPr>
        <w:t>tau</w:t>
      </w:r>
      <w:r w:rsidRPr="00267FC5">
        <w:rPr>
          <w:rFonts w:ascii="Arial" w:eastAsia="Arial" w:hAnsi="Arial" w:cs="Arial"/>
          <w:color w:val="000000" w:themeColor="text1"/>
        </w:rPr>
        <w:t>'</w:t>
      </w:r>
      <w:r>
        <w:rPr>
          <w:rFonts w:ascii="Arial" w:eastAsia="Arial" w:hAnsi="Arial" w:cs="Arial"/>
          <w:color w:val="000000" w:themeColor="text1"/>
        </w:rPr>
        <w:t>,</w:t>
      </w:r>
      <w:r w:rsidRPr="00267FC5">
        <w:rPr>
          <w:rFonts w:ascii="Arial" w:eastAsia="Arial" w:hAnsi="Arial" w:cs="Arial"/>
          <w:color w:val="000000" w:themeColor="text1"/>
        </w:rPr>
        <w:t xml:space="preserve"> which represents the standard deviation of the differenced time series. Specifically, '</w:t>
      </w:r>
      <w:r w:rsidRPr="00267FC5">
        <w:rPr>
          <w:rFonts w:ascii="Arial" w:eastAsia="Arial" w:hAnsi="Arial" w:cs="Arial"/>
          <w:i/>
          <w:iCs/>
          <w:color w:val="000000" w:themeColor="text1"/>
        </w:rPr>
        <w:t>tau</w:t>
      </w:r>
      <w:r w:rsidRPr="00267FC5">
        <w:rPr>
          <w:rFonts w:ascii="Arial" w:eastAsia="Arial" w:hAnsi="Arial" w:cs="Arial"/>
          <w:color w:val="000000" w:themeColor="text1"/>
        </w:rPr>
        <w:t>' was obtained by computing the standard deviation of the differences between two portions of the time series data at each lag. This provided insight into how variability changed as the time lag increased and was essential for estimating the Hurst exponent, which characteri</w:t>
      </w:r>
      <w:r>
        <w:rPr>
          <w:rFonts w:ascii="Arial" w:eastAsia="Arial" w:hAnsi="Arial" w:cs="Arial"/>
          <w:color w:val="000000" w:themeColor="text1"/>
        </w:rPr>
        <w:t>s</w:t>
      </w:r>
      <w:r w:rsidRPr="00267FC5">
        <w:rPr>
          <w:rFonts w:ascii="Arial" w:eastAsia="Arial" w:hAnsi="Arial" w:cs="Arial"/>
          <w:color w:val="000000" w:themeColor="text1"/>
        </w:rPr>
        <w:t>es the long-term memory of the time series.</w:t>
      </w:r>
      <w:r>
        <w:rPr>
          <w:rFonts w:ascii="Arial" w:eastAsia="Arial" w:hAnsi="Arial" w:cs="Arial"/>
          <w:color w:val="000000" w:themeColor="text1"/>
        </w:rPr>
        <w:t xml:space="preserve"> </w:t>
      </w:r>
      <w:r w:rsidRPr="00267FC5">
        <w:rPr>
          <w:rFonts w:ascii="Arial" w:eastAsia="Arial" w:hAnsi="Arial" w:cs="Arial"/>
          <w:color w:val="000000" w:themeColor="text1"/>
        </w:rPr>
        <w:t xml:space="preserve">Next, we performed a linear regression analysis on the logarithms of </w:t>
      </w:r>
      <w:r w:rsidRPr="00267FC5">
        <w:rPr>
          <w:rFonts w:ascii="Arial" w:eastAsia="Arial" w:hAnsi="Arial" w:cs="Arial"/>
          <w:i/>
          <w:iCs/>
          <w:color w:val="000000" w:themeColor="text1"/>
        </w:rPr>
        <w:t>'lags</w:t>
      </w:r>
      <w:r w:rsidRPr="00267FC5">
        <w:rPr>
          <w:rFonts w:ascii="Arial" w:eastAsia="Arial" w:hAnsi="Arial" w:cs="Arial"/>
          <w:color w:val="000000" w:themeColor="text1"/>
        </w:rPr>
        <w:t>' and '</w:t>
      </w:r>
      <w:r w:rsidRPr="00267FC5">
        <w:rPr>
          <w:rFonts w:ascii="Arial" w:eastAsia="Arial" w:hAnsi="Arial" w:cs="Arial"/>
          <w:i/>
          <w:iCs/>
          <w:color w:val="000000" w:themeColor="text1"/>
        </w:rPr>
        <w:t>tau</w:t>
      </w:r>
      <w:r w:rsidRPr="00267FC5">
        <w:rPr>
          <w:rFonts w:ascii="Arial" w:eastAsia="Arial" w:hAnsi="Arial" w:cs="Arial"/>
          <w:color w:val="000000" w:themeColor="text1"/>
        </w:rPr>
        <w:t>' using the '</w:t>
      </w:r>
      <w:proofErr w:type="spellStart"/>
      <w:r w:rsidRPr="00267FC5">
        <w:rPr>
          <w:rFonts w:ascii="Arial" w:eastAsia="Arial" w:hAnsi="Arial" w:cs="Arial"/>
          <w:i/>
          <w:iCs/>
          <w:color w:val="000000" w:themeColor="text1"/>
        </w:rPr>
        <w:t>polyfit</w:t>
      </w:r>
      <w:proofErr w:type="spellEnd"/>
      <w:r w:rsidRPr="00267FC5">
        <w:rPr>
          <w:rFonts w:ascii="Arial" w:eastAsia="Arial" w:hAnsi="Arial" w:cs="Arial"/>
          <w:color w:val="000000" w:themeColor="text1"/>
        </w:rPr>
        <w:t>' function. The result, stored in '</w:t>
      </w:r>
      <w:r w:rsidRPr="00267FC5">
        <w:rPr>
          <w:rFonts w:ascii="Arial" w:eastAsia="Arial" w:hAnsi="Arial" w:cs="Arial"/>
          <w:i/>
          <w:iCs/>
          <w:color w:val="000000" w:themeColor="text1"/>
        </w:rPr>
        <w:t>m</w:t>
      </w:r>
      <w:r w:rsidRPr="00267FC5">
        <w:rPr>
          <w:rFonts w:ascii="Arial" w:eastAsia="Arial" w:hAnsi="Arial" w:cs="Arial"/>
          <w:color w:val="000000" w:themeColor="text1"/>
        </w:rPr>
        <w:t xml:space="preserve">' corresponds to the slope of the log-log plot. Finally, we used the slope from the linear regression to calculate the Hurst exponent </w:t>
      </w:r>
      <w:r w:rsidRPr="00267FC5">
        <w:rPr>
          <w:rFonts w:ascii="Arial" w:eastAsia="Arial" w:hAnsi="Arial" w:cs="Arial"/>
          <w:i/>
          <w:iCs/>
          <w:color w:val="000000" w:themeColor="text1"/>
        </w:rPr>
        <w:t>H</w:t>
      </w:r>
      <w:r w:rsidRPr="00267FC5">
        <w:rPr>
          <w:rFonts w:ascii="Arial" w:eastAsia="Arial" w:hAnsi="Arial" w:cs="Arial"/>
          <w:color w:val="000000" w:themeColor="text1"/>
        </w:rPr>
        <w:t>, which quantifies the persistence or mean-reverting nature of the time series.</w:t>
      </w:r>
    </w:p>
    <w:p w14:paraId="27EA9EE2" w14:textId="77777777" w:rsidR="008D1943" w:rsidRPr="003F6D0D" w:rsidRDefault="008D1943" w:rsidP="008D1943">
      <w:pPr>
        <w:spacing w:line="360" w:lineRule="auto"/>
        <w:jc w:val="both"/>
        <w:rPr>
          <w:rFonts w:ascii="Arial" w:eastAsia="Arial" w:hAnsi="Arial" w:cs="Arial"/>
          <w:color w:val="000000" w:themeColor="text1"/>
        </w:rPr>
      </w:pPr>
      <w:r w:rsidRPr="00267FC5">
        <w:rPr>
          <w:rFonts w:ascii="Arial" w:eastAsia="Arial" w:hAnsi="Arial" w:cs="Arial"/>
          <w:color w:val="000000" w:themeColor="text1"/>
        </w:rPr>
        <w:tab/>
      </w:r>
      <w:r>
        <w:rPr>
          <w:rFonts w:ascii="Arial" w:eastAsia="Arial" w:hAnsi="Arial" w:cs="Arial"/>
          <w:color w:val="000000" w:themeColor="text1"/>
        </w:rPr>
        <w:t xml:space="preserve">Figures 2.4-2.5 show long term time series of S&amp;P </w:t>
      </w:r>
      <w:proofErr w:type="gramStart"/>
      <w:r>
        <w:rPr>
          <w:rFonts w:ascii="Arial" w:eastAsia="Arial" w:hAnsi="Arial" w:cs="Arial"/>
          <w:color w:val="000000" w:themeColor="text1"/>
        </w:rPr>
        <w:t>exhibits</w:t>
      </w:r>
      <w:proofErr w:type="gramEnd"/>
      <w:r>
        <w:rPr>
          <w:rFonts w:ascii="Arial" w:eastAsia="Arial" w:hAnsi="Arial" w:cs="Arial"/>
          <w:color w:val="000000" w:themeColor="text1"/>
        </w:rPr>
        <w:t xml:space="preserve"> strong persistent behaviour (</w:t>
      </w:r>
      <w:r w:rsidRPr="00267FC5">
        <w:rPr>
          <w:rFonts w:ascii="Arial" w:eastAsia="Arial" w:hAnsi="Arial" w:cs="Arial"/>
          <w:i/>
          <w:iCs/>
          <w:color w:val="000000" w:themeColor="text1"/>
        </w:rPr>
        <w:t>H</w:t>
      </w:r>
      <w:r>
        <w:rPr>
          <w:rFonts w:ascii="Arial" w:eastAsia="Arial" w:hAnsi="Arial" w:cs="Arial"/>
          <w:color w:val="000000" w:themeColor="text1"/>
        </w:rPr>
        <w:t>=0.64) and short-term S&amp;P 500 is strongly mean reverting (</w:t>
      </w:r>
      <w:r w:rsidRPr="00267FC5">
        <w:rPr>
          <w:rFonts w:ascii="Arial" w:eastAsia="Arial" w:hAnsi="Arial" w:cs="Arial"/>
          <w:i/>
          <w:iCs/>
          <w:color w:val="000000" w:themeColor="text1"/>
        </w:rPr>
        <w:t>H</w:t>
      </w:r>
      <w:r>
        <w:rPr>
          <w:rFonts w:ascii="Arial" w:eastAsia="Arial" w:hAnsi="Arial" w:cs="Arial"/>
          <w:color w:val="000000" w:themeColor="text1"/>
        </w:rPr>
        <w:t xml:space="preserve"> = 0.25). Stock prices rarely display mean-reversion behaviour long-term as asset prices tend to follow random walk and trend up with inflation over long time horizons. In contrast, Figures 2.6-2.7 show that volatility is more mean reverting long term and has more persistent behaviour but still mean reverting in the short-term. It is quite intuitive as volatility tends to be within one standard deviation long term but can become unbounded in the short </w:t>
      </w:r>
      <w:r>
        <w:rPr>
          <w:rFonts w:ascii="Arial" w:eastAsia="Arial" w:hAnsi="Arial" w:cs="Arial"/>
          <w:color w:val="000000" w:themeColor="text1"/>
        </w:rPr>
        <w:lastRenderedPageBreak/>
        <w:t xml:space="preserve">term. We can see it through bursts of volatility during crisis and subsequent subsiding as it returns to its average corridor of one standard deviation.    </w:t>
      </w:r>
    </w:p>
    <w:p w14:paraId="6EDDFEB1" w14:textId="77777777" w:rsidR="008D1943" w:rsidRDefault="008D1943" w:rsidP="008D1943">
      <w:pPr>
        <w:spacing w:line="360" w:lineRule="auto"/>
        <w:jc w:val="both"/>
        <w:rPr>
          <w:rFonts w:ascii="Arial" w:eastAsia="Arial" w:hAnsi="Arial" w:cs="Arial"/>
          <w:color w:val="000000" w:themeColor="text1"/>
        </w:rPr>
        <w:sectPr w:rsidR="008D1943" w:rsidSect="008D1943">
          <w:headerReference w:type="default" r:id="rId15"/>
          <w:headerReference w:type="first" r:id="rId16"/>
          <w:pgSz w:w="12240" w:h="15840"/>
          <w:pgMar w:top="1440" w:right="1440" w:bottom="1440" w:left="1440" w:header="720" w:footer="720" w:gutter="0"/>
          <w:cols w:space="720"/>
          <w:titlePg/>
          <w:docGrid w:linePitch="360"/>
        </w:sectPr>
      </w:pPr>
    </w:p>
    <w:p w14:paraId="5580CE27" w14:textId="77777777" w:rsidR="008D1943" w:rsidRPr="00257504" w:rsidRDefault="008D1943" w:rsidP="008D1943">
      <w:pPr>
        <w:rPr>
          <w:rFonts w:ascii="Arial" w:eastAsia="Arial" w:hAnsi="Arial" w:cs="Arial"/>
          <w:i/>
          <w:iCs/>
          <w:color w:val="000000" w:themeColor="text1"/>
        </w:rPr>
      </w:pPr>
      <w:r>
        <w:rPr>
          <w:rFonts w:ascii="Arial" w:eastAsia="Arial" w:hAnsi="Arial" w:cs="Arial"/>
          <w:i/>
          <w:iCs/>
          <w:color w:val="000000" w:themeColor="text1"/>
        </w:rPr>
        <w:lastRenderedPageBreak/>
        <w:t xml:space="preserve"> </w:t>
      </w:r>
    </w:p>
    <w:p w14:paraId="49717FC4" w14:textId="77777777" w:rsidR="008D1943" w:rsidRDefault="008D1943" w:rsidP="008D1943">
      <w:pPr>
        <w:keepNext/>
        <w:spacing w:line="360" w:lineRule="auto"/>
        <w:jc w:val="center"/>
      </w:pPr>
      <w:r>
        <w:rPr>
          <w:rFonts w:ascii="Arial" w:eastAsia="Arial" w:hAnsi="Arial" w:cs="Arial"/>
          <w:noProof/>
          <w:color w:val="000000" w:themeColor="text1"/>
        </w:rPr>
        <w:drawing>
          <wp:inline distT="0" distB="0" distL="0" distR="0" wp14:anchorId="47EFC078" wp14:editId="53B78B3E">
            <wp:extent cx="8553503" cy="4155311"/>
            <wp:effectExtent l="0" t="0" r="0" b="0"/>
            <wp:docPr id="16" name="Picture 16"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showing a lin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09777" cy="4231229"/>
                    </a:xfrm>
                    <a:prstGeom prst="rect">
                      <a:avLst/>
                    </a:prstGeom>
                    <a:noFill/>
                    <a:ln>
                      <a:noFill/>
                    </a:ln>
                  </pic:spPr>
                </pic:pic>
              </a:graphicData>
            </a:graphic>
          </wp:inline>
        </w:drawing>
      </w:r>
    </w:p>
    <w:p w14:paraId="223F54A0" w14:textId="77777777" w:rsidR="008D1943" w:rsidRDefault="008D1943" w:rsidP="008D1943">
      <w:pPr>
        <w:pStyle w:val="Caption"/>
        <w:jc w:val="center"/>
        <w:rPr>
          <w:rFonts w:ascii="Arial" w:eastAsia="Arial" w:hAnsi="Arial" w:cs="Arial"/>
          <w:color w:val="000000" w:themeColor="text1"/>
        </w:rPr>
      </w:pPr>
      <w:r>
        <w:t xml:space="preserve">Figure 2.4 Time series: S&amp;P500 Hurst = 0.399 Lag 1, Lag 2 = 2, 20 Time: 3/1/2022 – 4/8/2022 </w:t>
      </w:r>
    </w:p>
    <w:p w14:paraId="729E5078" w14:textId="77777777" w:rsidR="008D1943" w:rsidRDefault="008D1943" w:rsidP="008D1943">
      <w:pPr>
        <w:spacing w:line="360" w:lineRule="auto"/>
        <w:jc w:val="center"/>
        <w:rPr>
          <w:rFonts w:ascii="Arial" w:eastAsia="Arial" w:hAnsi="Arial" w:cs="Arial"/>
          <w:color w:val="000000" w:themeColor="text1"/>
        </w:rPr>
      </w:pPr>
    </w:p>
    <w:p w14:paraId="3E81FD56" w14:textId="77777777" w:rsidR="008D1943" w:rsidRDefault="008D1943" w:rsidP="008D1943">
      <w:pPr>
        <w:spacing w:line="360" w:lineRule="auto"/>
        <w:jc w:val="center"/>
        <w:rPr>
          <w:rFonts w:ascii="Arial" w:eastAsia="Arial" w:hAnsi="Arial" w:cs="Arial"/>
          <w:color w:val="000000" w:themeColor="text1"/>
        </w:rPr>
      </w:pPr>
    </w:p>
    <w:p w14:paraId="1BE09BBE" w14:textId="77777777" w:rsidR="008D1943" w:rsidRDefault="008D1943" w:rsidP="008D1943">
      <w:pPr>
        <w:spacing w:line="360" w:lineRule="auto"/>
        <w:jc w:val="center"/>
        <w:rPr>
          <w:rFonts w:ascii="Arial" w:eastAsia="Arial" w:hAnsi="Arial" w:cs="Arial"/>
          <w:color w:val="000000" w:themeColor="text1"/>
        </w:rPr>
      </w:pPr>
    </w:p>
    <w:p w14:paraId="12C39727" w14:textId="77777777" w:rsidR="008D1943" w:rsidRDefault="008D1943" w:rsidP="008D1943">
      <w:pPr>
        <w:spacing w:line="360" w:lineRule="auto"/>
        <w:jc w:val="center"/>
        <w:rPr>
          <w:rFonts w:ascii="Arial" w:eastAsia="Arial" w:hAnsi="Arial" w:cs="Arial"/>
          <w:color w:val="000000" w:themeColor="text1"/>
        </w:rPr>
      </w:pPr>
    </w:p>
    <w:p w14:paraId="748A5F73" w14:textId="77777777" w:rsidR="008D1943" w:rsidRPr="00D12FEB" w:rsidRDefault="008D1943" w:rsidP="008D1943">
      <w:pPr>
        <w:spacing w:line="360" w:lineRule="auto"/>
        <w:jc w:val="center"/>
        <w:rPr>
          <w:rFonts w:ascii="Arial" w:eastAsia="Arial" w:hAnsi="Arial" w:cs="Arial"/>
          <w:color w:val="000000" w:themeColor="text1"/>
        </w:rPr>
      </w:pPr>
    </w:p>
    <w:p w14:paraId="7B7CA606" w14:textId="77777777" w:rsidR="008D1943" w:rsidRDefault="008D1943" w:rsidP="008D1943">
      <w:pPr>
        <w:pStyle w:val="ListParagraph"/>
        <w:ind w:left="5040"/>
        <w:rPr>
          <w:rFonts w:ascii="Arial" w:eastAsia="Arial" w:hAnsi="Arial" w:cs="Arial"/>
          <w:i/>
          <w:iCs/>
          <w:color w:val="000000" w:themeColor="text1"/>
        </w:rPr>
      </w:pPr>
      <w:r>
        <w:rPr>
          <w:rFonts w:ascii="Arial" w:eastAsia="Arial" w:hAnsi="Arial" w:cs="Arial"/>
          <w:i/>
          <w:iCs/>
          <w:color w:val="000000" w:themeColor="text1"/>
        </w:rPr>
        <w:lastRenderedPageBreak/>
        <w:t xml:space="preserve">             </w:t>
      </w:r>
    </w:p>
    <w:p w14:paraId="77FA3FEB" w14:textId="77777777" w:rsidR="008D1943" w:rsidRDefault="008D1943" w:rsidP="008D1943">
      <w:pPr>
        <w:keepNext/>
        <w:spacing w:line="360" w:lineRule="auto"/>
        <w:jc w:val="center"/>
      </w:pPr>
      <w:r>
        <w:rPr>
          <w:rFonts w:ascii="Arial" w:eastAsia="Arial" w:hAnsi="Arial" w:cs="Arial"/>
          <w:i/>
          <w:iCs/>
          <w:noProof/>
          <w:color w:val="000000" w:themeColor="text1"/>
        </w:rPr>
        <w:drawing>
          <wp:inline distT="0" distB="0" distL="0" distR="0" wp14:anchorId="4365A696" wp14:editId="2DB492E6">
            <wp:extent cx="8484243" cy="4314733"/>
            <wp:effectExtent l="0" t="0" r="0" b="0"/>
            <wp:docPr id="17" name="Picture 17"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showing a lin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08168" cy="4377756"/>
                    </a:xfrm>
                    <a:prstGeom prst="rect">
                      <a:avLst/>
                    </a:prstGeom>
                    <a:noFill/>
                  </pic:spPr>
                </pic:pic>
              </a:graphicData>
            </a:graphic>
          </wp:inline>
        </w:drawing>
      </w:r>
    </w:p>
    <w:p w14:paraId="5673116E" w14:textId="77777777" w:rsidR="008D1943" w:rsidRDefault="008D1943" w:rsidP="008D1943">
      <w:pPr>
        <w:pStyle w:val="Caption"/>
        <w:jc w:val="center"/>
        <w:rPr>
          <w:rFonts w:ascii="Arial" w:eastAsia="Arial" w:hAnsi="Arial" w:cs="Arial"/>
          <w:i w:val="0"/>
          <w:iCs w:val="0"/>
          <w:color w:val="000000" w:themeColor="text1"/>
        </w:rPr>
      </w:pPr>
      <w:r>
        <w:t xml:space="preserve">Figure 2.5 Time series: S&amp;P 500 Hurst =0.637 Lag 1, Lag 2 = 300, 400 Time: 30/12/1927 – 4/8/2022 </w:t>
      </w:r>
    </w:p>
    <w:p w14:paraId="17709AEE" w14:textId="77777777" w:rsidR="008D1943" w:rsidRDefault="008D1943" w:rsidP="008D1943">
      <w:pPr>
        <w:spacing w:line="360" w:lineRule="auto"/>
        <w:jc w:val="center"/>
        <w:rPr>
          <w:rFonts w:ascii="Arial" w:eastAsia="Arial" w:hAnsi="Arial" w:cs="Arial"/>
          <w:i/>
          <w:iCs/>
          <w:color w:val="000000" w:themeColor="text1"/>
        </w:rPr>
      </w:pPr>
    </w:p>
    <w:p w14:paraId="55F45A80" w14:textId="77777777" w:rsidR="008D1943" w:rsidRDefault="008D1943" w:rsidP="008D1943">
      <w:pPr>
        <w:spacing w:line="360" w:lineRule="auto"/>
        <w:jc w:val="center"/>
        <w:rPr>
          <w:rFonts w:ascii="Arial" w:eastAsia="Arial" w:hAnsi="Arial" w:cs="Arial"/>
          <w:i/>
          <w:iCs/>
          <w:color w:val="000000" w:themeColor="text1"/>
        </w:rPr>
      </w:pPr>
    </w:p>
    <w:p w14:paraId="1A40C9A1" w14:textId="77777777" w:rsidR="008D1943" w:rsidRDefault="008D1943" w:rsidP="008D1943">
      <w:pPr>
        <w:spacing w:line="360" w:lineRule="auto"/>
        <w:jc w:val="center"/>
        <w:rPr>
          <w:rFonts w:ascii="Arial" w:eastAsia="Arial" w:hAnsi="Arial" w:cs="Arial"/>
          <w:i/>
          <w:iCs/>
          <w:color w:val="000000" w:themeColor="text1"/>
        </w:rPr>
      </w:pPr>
    </w:p>
    <w:p w14:paraId="4283D2E5" w14:textId="77777777" w:rsidR="008D1943" w:rsidRPr="00C74046" w:rsidRDefault="008D1943" w:rsidP="008D1943">
      <w:pPr>
        <w:rPr>
          <w:rFonts w:ascii="Arial" w:eastAsia="Arial" w:hAnsi="Arial" w:cs="Arial"/>
          <w:i/>
          <w:iCs/>
          <w:color w:val="000000" w:themeColor="text1"/>
        </w:rPr>
      </w:pPr>
      <w:r w:rsidRPr="00C74046">
        <w:rPr>
          <w:rFonts w:ascii="Arial" w:eastAsia="Arial" w:hAnsi="Arial" w:cs="Arial"/>
          <w:i/>
          <w:iCs/>
          <w:color w:val="000000" w:themeColor="text1"/>
        </w:rPr>
        <w:tab/>
      </w:r>
      <w:r w:rsidRPr="00C74046">
        <w:rPr>
          <w:rFonts w:ascii="Arial" w:eastAsia="Arial" w:hAnsi="Arial" w:cs="Arial"/>
          <w:i/>
          <w:iCs/>
          <w:color w:val="000000" w:themeColor="text1"/>
        </w:rPr>
        <w:tab/>
      </w:r>
      <w:r w:rsidRPr="00C74046">
        <w:rPr>
          <w:rFonts w:ascii="Arial" w:eastAsia="Arial" w:hAnsi="Arial" w:cs="Arial"/>
          <w:i/>
          <w:iCs/>
          <w:color w:val="000000" w:themeColor="text1"/>
        </w:rPr>
        <w:tab/>
      </w:r>
      <w:r w:rsidRPr="00C74046">
        <w:rPr>
          <w:rFonts w:ascii="Arial" w:eastAsia="Arial" w:hAnsi="Arial" w:cs="Arial"/>
          <w:i/>
          <w:iCs/>
          <w:color w:val="000000" w:themeColor="text1"/>
        </w:rPr>
        <w:tab/>
        <w:t xml:space="preserve">      </w:t>
      </w:r>
    </w:p>
    <w:p w14:paraId="563E77E0" w14:textId="77777777" w:rsidR="008D1943" w:rsidRDefault="008D1943" w:rsidP="008D1943">
      <w:pPr>
        <w:pStyle w:val="ListParagraph"/>
        <w:keepNext/>
        <w:spacing w:line="360" w:lineRule="auto"/>
        <w:ind w:left="360"/>
      </w:pPr>
      <w:r>
        <w:rPr>
          <w:rFonts w:ascii="Arial" w:eastAsia="Arial" w:hAnsi="Arial" w:cs="Arial"/>
          <w:noProof/>
          <w:color w:val="000000" w:themeColor="text1"/>
        </w:rPr>
        <w:lastRenderedPageBreak/>
        <w:drawing>
          <wp:inline distT="0" distB="0" distL="0" distR="0" wp14:anchorId="03744332" wp14:editId="1E428D23">
            <wp:extent cx="8148068" cy="3943748"/>
            <wp:effectExtent l="0" t="0" r="0" b="0"/>
            <wp:docPr id="20" name="Picture 20" descr="A graph showing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showing a graph&#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36515" cy="3986557"/>
                    </a:xfrm>
                    <a:prstGeom prst="rect">
                      <a:avLst/>
                    </a:prstGeom>
                    <a:noFill/>
                  </pic:spPr>
                </pic:pic>
              </a:graphicData>
            </a:graphic>
          </wp:inline>
        </w:drawing>
      </w:r>
    </w:p>
    <w:p w14:paraId="3589C0AA" w14:textId="77777777" w:rsidR="008D1943" w:rsidRDefault="008D1943" w:rsidP="008D1943">
      <w:pPr>
        <w:pStyle w:val="Caption"/>
        <w:jc w:val="center"/>
        <w:rPr>
          <w:rFonts w:ascii="Arial" w:eastAsia="Arial" w:hAnsi="Arial" w:cs="Arial"/>
          <w:color w:val="000000" w:themeColor="text1"/>
        </w:rPr>
      </w:pPr>
      <w:r>
        <w:t>Figure 2.6 Time Series: VIX Hurst = 0.249 Lag 1, Lag 2 = 300, 400 Time: 02/01/1990 – 4/8/2022</w:t>
      </w:r>
    </w:p>
    <w:p w14:paraId="00B11001" w14:textId="77777777" w:rsidR="008D1943" w:rsidRDefault="008D1943" w:rsidP="008D1943">
      <w:pPr>
        <w:pStyle w:val="ListParagraph"/>
        <w:spacing w:line="360" w:lineRule="auto"/>
        <w:jc w:val="center"/>
        <w:rPr>
          <w:rFonts w:ascii="Arial" w:eastAsia="Arial" w:hAnsi="Arial" w:cs="Arial"/>
          <w:color w:val="000000" w:themeColor="text1"/>
        </w:rPr>
      </w:pPr>
    </w:p>
    <w:p w14:paraId="23BFAC77" w14:textId="77777777" w:rsidR="008D1943" w:rsidRDefault="008D1943" w:rsidP="008D1943">
      <w:pPr>
        <w:pStyle w:val="ListParagraph"/>
        <w:spacing w:line="360" w:lineRule="auto"/>
        <w:jc w:val="center"/>
        <w:rPr>
          <w:rFonts w:ascii="Arial" w:eastAsia="Arial" w:hAnsi="Arial" w:cs="Arial"/>
          <w:color w:val="000000" w:themeColor="text1"/>
        </w:rPr>
      </w:pPr>
    </w:p>
    <w:p w14:paraId="0B480A41" w14:textId="77777777" w:rsidR="008D1943" w:rsidRDefault="008D1943" w:rsidP="008D1943">
      <w:pPr>
        <w:pStyle w:val="ListParagraph"/>
        <w:spacing w:line="360" w:lineRule="auto"/>
        <w:jc w:val="center"/>
        <w:rPr>
          <w:rFonts w:ascii="Arial" w:eastAsia="Arial" w:hAnsi="Arial" w:cs="Arial"/>
          <w:color w:val="000000" w:themeColor="text1"/>
        </w:rPr>
      </w:pPr>
    </w:p>
    <w:p w14:paraId="65BE275B" w14:textId="77777777" w:rsidR="008D1943" w:rsidRDefault="008D1943" w:rsidP="008D1943">
      <w:pPr>
        <w:pStyle w:val="ListParagraph"/>
        <w:spacing w:line="360" w:lineRule="auto"/>
        <w:jc w:val="center"/>
        <w:rPr>
          <w:rFonts w:ascii="Arial" w:eastAsia="Arial" w:hAnsi="Arial" w:cs="Arial"/>
          <w:i/>
          <w:iCs/>
          <w:color w:val="000000" w:themeColor="text1"/>
        </w:rPr>
      </w:pPr>
    </w:p>
    <w:p w14:paraId="4AF8B80B" w14:textId="77777777" w:rsidR="008D1943" w:rsidRDefault="008D1943" w:rsidP="008D1943">
      <w:pPr>
        <w:pStyle w:val="ListParagraph"/>
        <w:spacing w:line="360" w:lineRule="auto"/>
        <w:jc w:val="center"/>
        <w:rPr>
          <w:rFonts w:ascii="Arial" w:eastAsia="Arial" w:hAnsi="Arial" w:cs="Arial"/>
          <w:i/>
          <w:iCs/>
          <w:color w:val="000000" w:themeColor="text1"/>
        </w:rPr>
      </w:pPr>
    </w:p>
    <w:p w14:paraId="42B96865" w14:textId="77777777" w:rsidR="008D1943" w:rsidRPr="00453C18" w:rsidRDefault="008D1943" w:rsidP="008D1943">
      <w:pPr>
        <w:spacing w:line="360" w:lineRule="auto"/>
        <w:rPr>
          <w:rFonts w:ascii="Arial" w:eastAsia="Arial" w:hAnsi="Arial" w:cs="Arial"/>
          <w:i/>
          <w:iCs/>
          <w:color w:val="000000" w:themeColor="text1"/>
        </w:rPr>
      </w:pPr>
    </w:p>
    <w:p w14:paraId="5DE6C1D5" w14:textId="77777777" w:rsidR="008D1943" w:rsidRDefault="008D1943" w:rsidP="008D1943">
      <w:pPr>
        <w:pStyle w:val="ListParagraph"/>
        <w:keepNext/>
        <w:spacing w:line="360" w:lineRule="auto"/>
        <w:ind w:left="0"/>
      </w:pPr>
      <w:r>
        <w:rPr>
          <w:rFonts w:ascii="Arial" w:eastAsia="Arial" w:hAnsi="Arial" w:cs="Arial"/>
          <w:i/>
          <w:iCs/>
          <w:noProof/>
          <w:color w:val="000000" w:themeColor="text1"/>
        </w:rPr>
        <w:lastRenderedPageBreak/>
        <w:drawing>
          <wp:inline distT="0" distB="0" distL="0" distR="0" wp14:anchorId="7A2D457D" wp14:editId="35CFBB15">
            <wp:extent cx="8474190" cy="4132162"/>
            <wp:effectExtent l="0" t="0" r="0" b="0"/>
            <wp:docPr id="21" name="Picture 21" descr="A graph showing a line of a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showing a line of a stock market&#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522357" cy="4155649"/>
                    </a:xfrm>
                    <a:prstGeom prst="rect">
                      <a:avLst/>
                    </a:prstGeom>
                    <a:noFill/>
                  </pic:spPr>
                </pic:pic>
              </a:graphicData>
            </a:graphic>
          </wp:inline>
        </w:drawing>
      </w:r>
    </w:p>
    <w:p w14:paraId="78A6EBBB" w14:textId="77777777" w:rsidR="008D1943" w:rsidRPr="00FA4868" w:rsidRDefault="008D1943" w:rsidP="008D1943">
      <w:pPr>
        <w:pStyle w:val="Caption"/>
        <w:jc w:val="center"/>
        <w:rPr>
          <w:rFonts w:ascii="Arial" w:eastAsia="Arial" w:hAnsi="Arial" w:cs="Arial"/>
          <w:i w:val="0"/>
          <w:iCs w:val="0"/>
          <w:color w:val="000000" w:themeColor="text1"/>
        </w:rPr>
      </w:pPr>
      <w:r>
        <w:t>Figure 2.7 Time Series: VIX Hurst = 0.398 Lag 1, Lag 2 = 2, 20 Time: 03/01/2022 – 4/8/2022</w:t>
      </w:r>
    </w:p>
    <w:p w14:paraId="36AE5F98" w14:textId="77777777" w:rsidR="008D1943" w:rsidRDefault="008D1943" w:rsidP="008D1943">
      <w:pPr>
        <w:rPr>
          <w:rFonts w:ascii="Arial" w:eastAsia="Arial" w:hAnsi="Arial" w:cs="Arial"/>
          <w:color w:val="000000" w:themeColor="text1"/>
        </w:rPr>
      </w:pPr>
      <w:r>
        <w:rPr>
          <w:rFonts w:ascii="Arial" w:eastAsia="Arial" w:hAnsi="Arial" w:cs="Arial"/>
          <w:color w:val="000000" w:themeColor="text1"/>
        </w:rPr>
        <w:br w:type="page"/>
      </w:r>
    </w:p>
    <w:p w14:paraId="5A960B08" w14:textId="77777777" w:rsidR="008D1943" w:rsidRDefault="008D1943" w:rsidP="008D1943">
      <w:pPr>
        <w:spacing w:line="360" w:lineRule="auto"/>
        <w:rPr>
          <w:rFonts w:ascii="Arial" w:eastAsia="Arial" w:hAnsi="Arial" w:cs="Arial"/>
          <w:color w:val="000000" w:themeColor="text1"/>
        </w:rPr>
        <w:sectPr w:rsidR="008D1943" w:rsidSect="008D1943">
          <w:pgSz w:w="15840" w:h="12240" w:orient="landscape"/>
          <w:pgMar w:top="1440" w:right="1440" w:bottom="1440" w:left="1440" w:header="720" w:footer="720" w:gutter="0"/>
          <w:cols w:space="720"/>
          <w:titlePg/>
          <w:docGrid w:linePitch="360"/>
        </w:sectPr>
      </w:pPr>
    </w:p>
    <w:p w14:paraId="49321051" w14:textId="77777777" w:rsidR="008D1943" w:rsidRDefault="008D1943" w:rsidP="008D1943">
      <w:pPr>
        <w:pStyle w:val="Heading3"/>
        <w:spacing w:line="360" w:lineRule="auto"/>
      </w:pPr>
      <w:bookmarkStart w:id="16" w:name="_Toc202695058"/>
      <w:r>
        <w:lastRenderedPageBreak/>
        <w:t>2.1.2 MULTIFRACTAL MODEL OF ASSET RETURNS (MMAR)</w:t>
      </w:r>
      <w:bookmarkEnd w:id="16"/>
    </w:p>
    <w:p w14:paraId="20A8C82C" w14:textId="77777777" w:rsidR="008D1943" w:rsidRDefault="008D1943" w:rsidP="008D1943">
      <w:pPr>
        <w:spacing w:after="60" w:line="360" w:lineRule="auto"/>
        <w:jc w:val="both"/>
        <w:rPr>
          <w:rFonts w:ascii="Arial" w:eastAsia="Arial" w:hAnsi="Arial" w:cs="Arial"/>
          <w:color w:val="000000" w:themeColor="text1"/>
        </w:rPr>
      </w:pPr>
      <w:r>
        <w:rPr>
          <w:rFonts w:ascii="Arial" w:eastAsia="Arial" w:hAnsi="Arial" w:cs="Arial"/>
          <w:color w:val="000000" w:themeColor="text1"/>
        </w:rPr>
        <w:tab/>
        <w:t>Unlike earlier versions which focused on L-stable distributions, MMAR is a generalisation of the L-stable distribution model and the fractional Brownian motion model. It combines long tails and finite variance of the L-stable distribution model with the long dependence of the fractional Brownian motion model over discrete sampling intervals. Secondly, the MMAR contains long dependence which is the characteristic feature of Fractional Brownian Motion (FBM), which was formally introduced by Mandelbrot and van Ness in 1968</w:t>
      </w:r>
      <w:sdt>
        <w:sdtPr>
          <w:rPr>
            <w:rFonts w:ascii="Arial" w:eastAsia="Arial" w:hAnsi="Arial" w:cs="Arial"/>
            <w:color w:val="000000" w:themeColor="text1"/>
          </w:rPr>
          <w:id w:val="1699656624"/>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Ben68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[4]</w:t>
          </w:r>
          <w:r>
            <w:rPr>
              <w:rFonts w:ascii="Arial" w:eastAsia="Arial" w:hAnsi="Arial" w:cs="Arial"/>
              <w:color w:val="000000" w:themeColor="text1"/>
            </w:rPr>
            <w:fldChar w:fldCharType="end"/>
          </w:r>
        </w:sdtContent>
      </w:sdt>
      <w:r>
        <w:rPr>
          <w:rFonts w:ascii="Arial" w:eastAsia="Arial" w:hAnsi="Arial" w:cs="Arial"/>
          <w:color w:val="000000" w:themeColor="text1"/>
        </w:rPr>
        <w:t xml:space="preserve">. Finally, the last feature of MMAR is the concept of trading time, introduced by Mandelbrot and Taylor in 1967 </w:t>
      </w:r>
      <w:sdt>
        <w:sdtPr>
          <w:rPr>
            <w:rFonts w:ascii="Arial" w:eastAsia="Arial" w:hAnsi="Arial" w:cs="Arial"/>
            <w:color w:val="000000" w:themeColor="text1"/>
          </w:rPr>
          <w:id w:val="1244304266"/>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Ben67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[20]</w:t>
          </w:r>
          <w:r>
            <w:rPr>
              <w:rFonts w:ascii="Arial" w:eastAsia="Arial" w:hAnsi="Arial" w:cs="Arial"/>
              <w:color w:val="000000" w:themeColor="text1"/>
            </w:rPr>
            <w:fldChar w:fldCharType="end"/>
          </w:r>
        </w:sdtContent>
      </w:sdt>
      <w:r>
        <w:rPr>
          <w:rFonts w:ascii="Arial" w:eastAsia="Arial" w:hAnsi="Arial" w:cs="Arial"/>
          <w:color w:val="000000" w:themeColor="text1"/>
        </w:rPr>
        <w:t xml:space="preserve">. This time concept is the explicit modelling of the relationship between clock time which we can observe and measure, and unobserved natural timescale of the returns process. They argued that the time at which trades occur is not evenly spaced but rather is clustered around certain times. This clustering of trades leads to a distortion of clock time. The MMAR </w:t>
      </w:r>
      <w:proofErr w:type="gramStart"/>
      <w:r>
        <w:rPr>
          <w:rFonts w:ascii="Arial" w:eastAsia="Arial" w:hAnsi="Arial" w:cs="Arial"/>
          <w:color w:val="000000" w:themeColor="text1"/>
        </w:rPr>
        <w:t>takes into account</w:t>
      </w:r>
      <w:proofErr w:type="gramEnd"/>
      <w:r>
        <w:rPr>
          <w:rFonts w:ascii="Arial" w:eastAsia="Arial" w:hAnsi="Arial" w:cs="Arial"/>
          <w:color w:val="000000" w:themeColor="text1"/>
        </w:rPr>
        <w:t xml:space="preserve"> the concept of trading time by modelling the return process as a function of trading time. This allows the model to capture the clustering of trades and distortion of clock time. All three features are contained in MMAR which accounts for empirical observations of financial time series with long tails relative to normal distribution and long memory in the absolute value of returns and volatility. Stochastic fluctuations in volatility are measured by a random trading time. </w:t>
      </w:r>
    </w:p>
    <w:p w14:paraId="0614042C"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Multifractals are used in MMAR model by generating a multiplicative cascade. A multiplicative cascade is a process in which a set of intervals is split into smaller intervals, and the sizes of the smaller intervals are determined by a random multiplicative process. For instance, at each stage of the cascade, intervals can be split in </w:t>
      </w:r>
      <w:r w:rsidRPr="00267FC5">
        <w:rPr>
          <w:rFonts w:ascii="Arial" w:eastAsia="Arial" w:hAnsi="Arial" w:cs="Arial"/>
          <w:i/>
          <w:iCs/>
          <w:color w:val="000000" w:themeColor="text1"/>
        </w:rPr>
        <w:t>b &gt; 2</w:t>
      </w:r>
      <w:r>
        <w:rPr>
          <w:rFonts w:ascii="Arial" w:eastAsia="Arial" w:hAnsi="Arial" w:cs="Arial"/>
          <w:color w:val="000000" w:themeColor="text1"/>
        </w:rPr>
        <w:t xml:space="preserve"> intervals of equal size. Subintervals, indexed from left to right by</w:t>
      </w:r>
      <w:r w:rsidRPr="00267FC5">
        <w:rPr>
          <w:rFonts w:ascii="Arial" w:eastAsia="Arial" w:hAnsi="Arial" w:cs="Arial"/>
          <w:i/>
          <w:iCs/>
          <w:color w:val="000000" w:themeColor="text1"/>
        </w:rPr>
        <w:t xml:space="preserve"> β (0≤ β ≤ b-1) </w:t>
      </w:r>
      <w:r>
        <w:rPr>
          <w:rFonts w:ascii="Arial" w:eastAsia="Arial" w:hAnsi="Arial" w:cs="Arial"/>
          <w:color w:val="000000" w:themeColor="text1"/>
        </w:rPr>
        <w:t xml:space="preserve">receive fractions of the total mass equal to </w:t>
      </w:r>
      <w:r w:rsidRPr="00267FC5">
        <w:rPr>
          <w:rFonts w:ascii="Arial" w:eastAsia="Arial" w:hAnsi="Arial" w:cs="Arial"/>
          <w:i/>
          <w:iCs/>
          <w:color w:val="000000" w:themeColor="text1"/>
        </w:rPr>
        <w:t>m</w:t>
      </w:r>
      <w:r w:rsidRPr="00267FC5">
        <w:rPr>
          <w:rFonts w:ascii="Arial" w:eastAsia="Arial" w:hAnsi="Arial" w:cs="Arial"/>
          <w:i/>
          <w:iCs/>
          <w:color w:val="000000" w:themeColor="text1"/>
          <w:vertAlign w:val="subscript"/>
        </w:rPr>
        <w:t xml:space="preserve">0, </w:t>
      </w:r>
      <w:r w:rsidRPr="00267FC5">
        <w:rPr>
          <w:rFonts w:ascii="Arial" w:eastAsia="Arial" w:hAnsi="Arial" w:cs="Arial"/>
          <w:i/>
          <w:iCs/>
          <w:color w:val="000000" w:themeColor="text1"/>
        </w:rPr>
        <w:t>m</w:t>
      </w:r>
      <w:r w:rsidRPr="00267FC5">
        <w:rPr>
          <w:rFonts w:ascii="Arial" w:eastAsia="Arial" w:hAnsi="Arial" w:cs="Arial"/>
          <w:i/>
          <w:iCs/>
          <w:color w:val="000000" w:themeColor="text1"/>
          <w:vertAlign w:val="subscript"/>
        </w:rPr>
        <w:t>b-1.</w:t>
      </w:r>
      <w:r>
        <w:rPr>
          <w:rFonts w:ascii="Arial" w:eastAsia="Arial" w:hAnsi="Arial" w:cs="Arial"/>
          <w:color w:val="000000" w:themeColor="text1"/>
        </w:rPr>
        <w:t xml:space="preserve"> The term “mass” in the context of MMAR model mass is not the same as probability mass. In the MMAR model, mass refers to </w:t>
      </w:r>
      <w:r w:rsidRPr="001E70EB">
        <w:rPr>
          <w:rFonts w:ascii="Arial" w:eastAsia="Arial" w:hAnsi="Arial" w:cs="Arial"/>
          <w:color w:val="000000" w:themeColor="text1"/>
        </w:rPr>
        <w:t>a conceptual measure used to describe how the total quantity (e.g., volatility intensity or some scaling factor) is distributed across progressively smaller time intervals.</w:t>
      </w:r>
      <w:r>
        <w:rPr>
          <w:rFonts w:ascii="Arial" w:eastAsia="Arial" w:hAnsi="Arial" w:cs="Arial"/>
          <w:color w:val="000000" w:themeColor="text1"/>
        </w:rPr>
        <w:t xml:space="preserve"> This can be thought of as the total number of particles, or the amount of energy in the system (probability mass refers to the </w:t>
      </w:r>
      <w:r>
        <w:rPr>
          <w:rFonts w:ascii="Arial" w:eastAsia="Arial" w:hAnsi="Arial" w:cs="Arial"/>
          <w:color w:val="000000" w:themeColor="text1"/>
        </w:rPr>
        <w:lastRenderedPageBreak/>
        <w:t xml:space="preserve">probability that a particular outcome will occur e.g., the probability mass of rolling 6 on a die is 1/6). </w:t>
      </w:r>
    </w:p>
    <w:p w14:paraId="48F0CAB3"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In MMAR, the mass of each interval is multiplied by a random factor. The random factors are chosen so that the total mass of the system is preserved. By the conservation of mass, the total mass of the system must remain constant over time, so these fractions add up to 1: </w:t>
      </w:r>
      <w:r w:rsidRPr="00267FC5">
        <w:rPr>
          <w:rFonts w:ascii="Arial" w:eastAsia="Arial" w:hAnsi="Arial" w:cs="Arial"/>
          <w:i/>
          <w:iCs/>
          <w:color w:val="000000" w:themeColor="text1"/>
        </w:rPr>
        <w:t>∑m(β) = 1</w:t>
      </w:r>
      <w:r>
        <w:rPr>
          <w:rFonts w:ascii="Arial" w:eastAsia="Arial" w:hAnsi="Arial" w:cs="Arial"/>
          <w:color w:val="000000" w:themeColor="text1"/>
        </w:rPr>
        <w:t xml:space="preserve">. For example, the line at step 0 starts with a mass of 10,000. At each step, the line is divided into two sections, one of which will have its mass multiplied by 0.6, and the other by the left over 0.4 At the next step, these two sections are divided into two further sections, for a total of 4, and the same multiplication is applied to it. This means that the probability mass of each interval is not affected by the multiplicative cascade process. In other words, the probability mass of each interval is independent of the mass of the interval. This is an important distinction because it means that the MMAR model can be used to model systems where the probability mass of each outcome is not constant. </w:t>
      </w:r>
    </w:p>
    <w:p w14:paraId="589D1024" w14:textId="77777777" w:rsidR="008D1943" w:rsidRPr="00AE233A" w:rsidRDefault="008D1943" w:rsidP="008D1943">
      <w:pPr>
        <w:spacing w:after="60" w:line="360" w:lineRule="auto"/>
        <w:ind w:firstLine="720"/>
        <w:jc w:val="both"/>
        <w:rPr>
          <w:rFonts w:ascii="Arial" w:eastAsia="Arial" w:hAnsi="Arial" w:cs="Arial"/>
          <w:color w:val="000000" w:themeColor="text1"/>
        </w:rPr>
      </w:pPr>
      <w:r w:rsidRPr="00AE233A">
        <w:rPr>
          <w:rFonts w:ascii="Arial" w:eastAsia="Arial" w:hAnsi="Arial" w:cs="Arial"/>
          <w:color w:val="000000" w:themeColor="text1"/>
        </w:rPr>
        <w:t>By applying multiplicative cascade</w:t>
      </w:r>
      <w:r>
        <w:rPr>
          <w:rFonts w:ascii="Arial" w:eastAsia="Arial" w:hAnsi="Arial" w:cs="Arial"/>
          <w:color w:val="000000" w:themeColor="text1"/>
        </w:rPr>
        <w:t xml:space="preserve"> process</w:t>
      </w:r>
      <w:r w:rsidRPr="00AE233A">
        <w:rPr>
          <w:rFonts w:ascii="Arial" w:eastAsia="Arial" w:hAnsi="Arial" w:cs="Arial"/>
          <w:color w:val="000000" w:themeColor="text1"/>
        </w:rPr>
        <w:t xml:space="preserve"> at </w:t>
      </w:r>
      <w:proofErr w:type="gramStart"/>
      <w:r w:rsidRPr="00AE233A">
        <w:rPr>
          <w:rFonts w:ascii="Arial" w:eastAsia="Arial" w:hAnsi="Arial" w:cs="Arial"/>
          <w:color w:val="000000" w:themeColor="text1"/>
        </w:rPr>
        <w:t>finer and finer</w:t>
      </w:r>
      <w:proofErr w:type="gramEnd"/>
      <w:r w:rsidRPr="00AE233A">
        <w:rPr>
          <w:rFonts w:ascii="Arial" w:eastAsia="Arial" w:hAnsi="Arial" w:cs="Arial"/>
          <w:color w:val="000000" w:themeColor="text1"/>
        </w:rPr>
        <w:t xml:space="preserve"> time scales, </w:t>
      </w:r>
      <w:r>
        <w:rPr>
          <w:rFonts w:ascii="Arial" w:eastAsia="Arial" w:hAnsi="Arial" w:cs="Arial"/>
          <w:color w:val="000000" w:themeColor="text1"/>
        </w:rPr>
        <w:t>we</w:t>
      </w:r>
      <w:r w:rsidRPr="00AE233A">
        <w:rPr>
          <w:rFonts w:ascii="Arial" w:eastAsia="Arial" w:hAnsi="Arial" w:cs="Arial"/>
          <w:color w:val="000000" w:themeColor="text1"/>
        </w:rPr>
        <w:t xml:space="preserve"> end up with a pattern where volatility is distributed unevenly. Some very short intervals might receive disproportionately high "mass" (intense volatility), while neighbo</w:t>
      </w:r>
      <w:r>
        <w:rPr>
          <w:rFonts w:ascii="Arial" w:eastAsia="Arial" w:hAnsi="Arial" w:cs="Arial"/>
          <w:color w:val="000000" w:themeColor="text1"/>
        </w:rPr>
        <w:t>u</w:t>
      </w:r>
      <w:r w:rsidRPr="00AE233A">
        <w:rPr>
          <w:rFonts w:ascii="Arial" w:eastAsia="Arial" w:hAnsi="Arial" w:cs="Arial"/>
          <w:color w:val="000000" w:themeColor="text1"/>
        </w:rPr>
        <w:t>ring intervals receive less. Over time, this uneven distribution across scales creates a multifractal structure—one that closely resembles the clustering of high and low volatility periods observed in real financial markets.</w:t>
      </w:r>
    </w:p>
    <w:p w14:paraId="1C810A20"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One can also introduce randomness to this process when generating these cascades by assigning a random multiplicative factor to each interval. The multiplicative cascade process divides the line </w:t>
      </w:r>
      <w:proofErr w:type="gramStart"/>
      <w:r>
        <w:rPr>
          <w:rFonts w:ascii="Arial" w:eastAsia="Arial" w:hAnsi="Arial" w:cs="Arial"/>
          <w:color w:val="000000" w:themeColor="text1"/>
        </w:rPr>
        <w:t>smaller and smaller</w:t>
      </w:r>
      <w:proofErr w:type="gramEnd"/>
      <w:r>
        <w:rPr>
          <w:rFonts w:ascii="Arial" w:eastAsia="Arial" w:hAnsi="Arial" w:cs="Arial"/>
          <w:color w:val="000000" w:themeColor="text1"/>
        </w:rPr>
        <w:t xml:space="preserve"> </w:t>
      </w:r>
      <w:proofErr w:type="gramStart"/>
      <w:r>
        <w:rPr>
          <w:rFonts w:ascii="Arial" w:eastAsia="Arial" w:hAnsi="Arial" w:cs="Arial"/>
          <w:color w:val="000000" w:themeColor="text1"/>
        </w:rPr>
        <w:t>intervals, and</w:t>
      </w:r>
      <w:proofErr w:type="gramEnd"/>
      <w:r>
        <w:rPr>
          <w:rFonts w:ascii="Arial" w:eastAsia="Arial" w:hAnsi="Arial" w:cs="Arial"/>
          <w:color w:val="000000" w:themeColor="text1"/>
        </w:rPr>
        <w:t xml:space="preserve"> then multiplies the mass of each interval by a random factor. The random factors are chosen so that the total mass of the line is preserved. This means that the total mass of the system is always the same, even though the mass of individual intervals may change. A simple analogy to understand this concept of mass in MMAR is a bag of marbles. The total mass of marbles in the bag is constant. We can divide the marbles into </w:t>
      </w:r>
      <w:proofErr w:type="gramStart"/>
      <w:r>
        <w:rPr>
          <w:rFonts w:ascii="Arial" w:eastAsia="Arial" w:hAnsi="Arial" w:cs="Arial"/>
          <w:color w:val="000000" w:themeColor="text1"/>
        </w:rPr>
        <w:t>smaller and smaller</w:t>
      </w:r>
      <w:proofErr w:type="gramEnd"/>
      <w:r>
        <w:rPr>
          <w:rFonts w:ascii="Arial" w:eastAsia="Arial" w:hAnsi="Arial" w:cs="Arial"/>
          <w:color w:val="000000" w:themeColor="text1"/>
        </w:rPr>
        <w:t xml:space="preserve"> groups, but the total mass of the marbles will always be the same. This is </w:t>
      </w:r>
      <w:proofErr w:type="gramStart"/>
      <w:r>
        <w:rPr>
          <w:rFonts w:ascii="Arial" w:eastAsia="Arial" w:hAnsi="Arial" w:cs="Arial"/>
          <w:color w:val="000000" w:themeColor="text1"/>
        </w:rPr>
        <w:t>similar to</w:t>
      </w:r>
      <w:proofErr w:type="gramEnd"/>
      <w:r>
        <w:rPr>
          <w:rFonts w:ascii="Arial" w:eastAsia="Arial" w:hAnsi="Arial" w:cs="Arial"/>
          <w:color w:val="000000" w:themeColor="text1"/>
        </w:rPr>
        <w:t xml:space="preserve"> the way the total mass of the system is preserved in the MMAR model.  An example of a basic deterministic multiplicative cascade</w:t>
      </w:r>
      <w:sdt>
        <w:sdtPr>
          <w:rPr>
            <w:rFonts w:ascii="Arial" w:eastAsia="Arial" w:hAnsi="Arial" w:cs="Arial"/>
            <w:color w:val="000000" w:themeColor="text1"/>
          </w:rPr>
          <w:id w:val="-92764879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CITATION Ros19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[19]</w:t>
          </w:r>
          <w:r>
            <w:rPr>
              <w:rFonts w:ascii="Arial" w:eastAsia="Arial" w:hAnsi="Arial" w:cs="Arial"/>
              <w:color w:val="000000" w:themeColor="text1"/>
            </w:rPr>
            <w:fldChar w:fldCharType="end"/>
          </w:r>
        </w:sdtContent>
      </w:sdt>
      <w:r>
        <w:rPr>
          <w:rFonts w:ascii="Arial" w:eastAsia="Arial" w:hAnsi="Arial" w:cs="Arial"/>
          <w:color w:val="000000" w:themeColor="text1"/>
        </w:rPr>
        <w:t>.</w:t>
      </w:r>
    </w:p>
    <w:p w14:paraId="1D6E2752" w14:textId="77777777" w:rsidR="008D1943" w:rsidRDefault="008D1943" w:rsidP="008D1943">
      <w:pPr>
        <w:spacing w:after="60" w:line="360" w:lineRule="auto"/>
        <w:jc w:val="center"/>
        <w:rPr>
          <w:rFonts w:ascii="Arial" w:eastAsia="Arial" w:hAnsi="Arial" w:cs="Arial"/>
          <w:color w:val="000000" w:themeColor="text1"/>
        </w:rPr>
      </w:pPr>
    </w:p>
    <w:p w14:paraId="25E74963" w14:textId="77777777" w:rsidR="008D1943" w:rsidRDefault="008D1943" w:rsidP="008D1943">
      <w:pPr>
        <w:keepNext/>
        <w:spacing w:after="60" w:line="360" w:lineRule="auto"/>
      </w:pPr>
      <w:r>
        <w:rPr>
          <w:noProof/>
        </w:rPr>
        <w:drawing>
          <wp:inline distT="0" distB="0" distL="0" distR="0" wp14:anchorId="7D48D30A" wp14:editId="6DD53299">
            <wp:extent cx="5962618" cy="2517138"/>
            <wp:effectExtent l="0" t="0" r="0" b="0"/>
            <wp:docPr id="22" name="Picture 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10;&#10;Description automatically generated"/>
                    <pic:cNvPicPr/>
                  </pic:nvPicPr>
                  <pic:blipFill>
                    <a:blip r:embed="rId21"/>
                    <a:stretch>
                      <a:fillRect/>
                    </a:stretch>
                  </pic:blipFill>
                  <pic:spPr>
                    <a:xfrm>
                      <a:off x="0" y="0"/>
                      <a:ext cx="6066147" cy="2560843"/>
                    </a:xfrm>
                    <a:prstGeom prst="rect">
                      <a:avLst/>
                    </a:prstGeom>
                  </pic:spPr>
                </pic:pic>
              </a:graphicData>
            </a:graphic>
          </wp:inline>
        </w:drawing>
      </w:r>
    </w:p>
    <w:p w14:paraId="34F71137" w14:textId="77777777" w:rsidR="008D1943" w:rsidRPr="00643F13" w:rsidRDefault="008D1943" w:rsidP="008D1943">
      <w:pPr>
        <w:spacing w:after="60" w:line="360" w:lineRule="auto"/>
        <w:jc w:val="center"/>
        <w:rPr>
          <w:i/>
          <w:iCs/>
          <w:color w:val="0E2841" w:themeColor="text2"/>
          <w:sz w:val="18"/>
          <w:szCs w:val="18"/>
        </w:rPr>
      </w:pPr>
      <w:r w:rsidRPr="00643F13">
        <w:rPr>
          <w:i/>
          <w:iCs/>
          <w:color w:val="0E2841" w:themeColor="text2"/>
          <w:sz w:val="18"/>
          <w:szCs w:val="18"/>
        </w:rPr>
        <w:t>Figure 2.8 Multiplicative cascade</w:t>
      </w:r>
    </w:p>
    <w:p w14:paraId="055C31F1" w14:textId="77777777" w:rsidR="008D1943" w:rsidRDefault="008D1943" w:rsidP="008D1943">
      <w:pPr>
        <w:pStyle w:val="Caption"/>
        <w:jc w:val="center"/>
        <w:rPr>
          <w:rFonts w:ascii="Arial" w:eastAsia="Arial" w:hAnsi="Arial" w:cs="Arial"/>
          <w:color w:val="000000" w:themeColor="text1"/>
        </w:rPr>
      </w:pPr>
    </w:p>
    <w:p w14:paraId="3CF49E8D"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Volatility clustering is the tendency for periods of high volatility to follow other and vice versa. </w:t>
      </w:r>
      <w:r w:rsidRPr="006F11B0">
        <w:rPr>
          <w:rFonts w:ascii="Arial" w:eastAsia="Arial" w:hAnsi="Arial" w:cs="Arial"/>
          <w:color w:val="000000" w:themeColor="text1"/>
        </w:rPr>
        <w:t>The MMAR model, due to its multifractal construction and integration of trading time and long-range dependence, has been shown to be an effective tool in modelling this phenomenon. By capturing both long-term dependence and the hierarchical distribution of volatility across different time scales, MMAR aligns closely with the empirical behaviour of asset returns.</w:t>
      </w:r>
    </w:p>
    <w:p w14:paraId="0F736350" w14:textId="77777777" w:rsidR="008D1943" w:rsidRDefault="008D1943" w:rsidP="008D1943">
      <w:pPr>
        <w:pStyle w:val="Heading4"/>
        <w:spacing w:line="360" w:lineRule="auto"/>
      </w:pPr>
      <w:r w:rsidRPr="00D45A99">
        <w:t>TRADING TIME AND COMPOUND PROCESSES</w:t>
      </w:r>
    </w:p>
    <w:p w14:paraId="58B5B09A" w14:textId="77777777" w:rsidR="008D1943" w:rsidRDefault="008D1943" w:rsidP="008D1943">
      <w:pPr>
        <w:spacing w:after="60" w:line="360" w:lineRule="auto"/>
        <w:jc w:val="both"/>
        <w:rPr>
          <w:rFonts w:ascii="Arial" w:eastAsia="Arial" w:hAnsi="Arial" w:cs="Arial"/>
          <w:color w:val="000000" w:themeColor="text1"/>
        </w:rPr>
      </w:pPr>
      <w:r>
        <w:tab/>
      </w:r>
      <w:r>
        <w:rPr>
          <w:rFonts w:ascii="Arial" w:eastAsia="Arial" w:hAnsi="Arial" w:cs="Arial"/>
          <w:color w:val="000000" w:themeColor="text1"/>
        </w:rPr>
        <w:t>According to MMAR, the price change of an asset is considered a function of both the passage of trading time and random movements known as Brownian motion. Price is a function of trading time which is a function of clock time. So, the two functions of time and Brownian motion work jointly to produce a model different from its two composition parts. By combining these two components, MMAR aims to provide a more comprehensive representation of asset returns, that accounts for both the temporal structure of trading and the inherent randomness in market dynamics. Mandelbrot presented rigorously the concept in his 1997 paper “A Multifractal Model of Asset Returns”</w:t>
      </w:r>
      <w:sdt>
        <w:sdtPr>
          <w:rPr>
            <w:rFonts w:ascii="Arial" w:eastAsia="Arial" w:hAnsi="Arial" w:cs="Arial"/>
            <w:color w:val="000000" w:themeColor="text1"/>
          </w:rPr>
          <w:id w:val="-1387877321"/>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Man97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[13]</w:t>
          </w:r>
          <w:r>
            <w:rPr>
              <w:rFonts w:ascii="Arial" w:eastAsia="Arial" w:hAnsi="Arial" w:cs="Arial"/>
              <w:color w:val="000000" w:themeColor="text1"/>
            </w:rPr>
            <w:fldChar w:fldCharType="end"/>
          </w:r>
        </w:sdtContent>
      </w:sdt>
      <w:r>
        <w:rPr>
          <w:rFonts w:ascii="Arial" w:eastAsia="Arial" w:hAnsi="Arial" w:cs="Arial"/>
          <w:color w:val="000000" w:themeColor="text1"/>
        </w:rPr>
        <w:t>. Following Mandelbrot’s notation, MMAR is defined as:</w:t>
      </w:r>
    </w:p>
    <w:p w14:paraId="4D44FB28" w14:textId="77777777" w:rsidR="008D1943" w:rsidRDefault="008D1943" w:rsidP="008D1943">
      <w:pPr>
        <w:spacing w:after="60" w:line="360" w:lineRule="auto"/>
        <w:jc w:val="right"/>
        <w:rPr>
          <w:rFonts w:ascii="Arial" w:eastAsia="Arial" w:hAnsi="Arial" w:cs="Arial"/>
          <w:color w:val="000000" w:themeColor="text1"/>
        </w:rPr>
      </w:pPr>
      <w:r w:rsidRPr="00267FC5">
        <w:rPr>
          <w:rFonts w:ascii="Cambria Math" w:eastAsia="Arial" w:hAnsi="Cambria Math" w:cs="Arial"/>
          <w:i/>
          <w:iCs/>
          <w:color w:val="000000" w:themeColor="text1"/>
        </w:rPr>
        <w:t xml:space="preserve">X(t) = ln P(t) – ln </w:t>
      </w:r>
      <w:proofErr w:type="gramStart"/>
      <w:r w:rsidRPr="00267FC5">
        <w:rPr>
          <w:rFonts w:ascii="Cambria Math" w:eastAsia="Arial" w:hAnsi="Cambria Math" w:cs="Arial"/>
          <w:i/>
          <w:iCs/>
          <w:color w:val="000000" w:themeColor="text1"/>
        </w:rPr>
        <w:t>P(</w:t>
      </w:r>
      <w:proofErr w:type="gramEnd"/>
      <w:r w:rsidRPr="00267FC5">
        <w:rPr>
          <w:rFonts w:ascii="Cambria Math" w:eastAsia="Arial" w:hAnsi="Cambria Math" w:cs="Arial"/>
          <w:i/>
          <w:iCs/>
          <w:color w:val="000000" w:themeColor="text1"/>
        </w:rPr>
        <w:t>0)</w:t>
      </w:r>
      <w:r w:rsidRPr="00894236">
        <w:rPr>
          <w:rFonts w:ascii="Cambria Math" w:eastAsia="Arial" w:hAnsi="Cambria Math" w:cs="Arial"/>
          <w:color w:val="000000" w:themeColor="text1"/>
        </w:rPr>
        <w:t xml:space="preserve"> </w:t>
      </w:r>
      <w:r>
        <w:rPr>
          <w:rFonts w:ascii="Arial" w:eastAsia="Arial" w:hAnsi="Arial" w:cs="Arial"/>
          <w:color w:val="000000" w:themeColor="text1"/>
        </w:rPr>
        <w:t xml:space="preserve">                                             2.1.11</w:t>
      </w:r>
    </w:p>
    <w:p w14:paraId="6A6406FE" w14:textId="77777777" w:rsidR="008D1943" w:rsidRDefault="008D1943" w:rsidP="008D1943">
      <w:pPr>
        <w:spacing w:after="60" w:line="360" w:lineRule="auto"/>
        <w:jc w:val="both"/>
        <w:rPr>
          <w:rFonts w:ascii="Arial" w:eastAsia="Arial" w:hAnsi="Arial" w:cs="Arial"/>
          <w:color w:val="000000" w:themeColor="text1"/>
        </w:rPr>
      </w:pPr>
      <w:r>
        <w:rPr>
          <w:rFonts w:ascii="Arial" w:eastAsia="Arial" w:hAnsi="Arial" w:cs="Arial"/>
          <w:color w:val="000000" w:themeColor="text1"/>
        </w:rPr>
        <w:lastRenderedPageBreak/>
        <w:t xml:space="preserve">where </w:t>
      </w:r>
      <w:r w:rsidRPr="00267FC5">
        <w:rPr>
          <w:rFonts w:ascii="Arial" w:eastAsia="Arial" w:hAnsi="Arial" w:cs="Arial"/>
          <w:i/>
          <w:iCs/>
          <w:color w:val="000000" w:themeColor="text1"/>
        </w:rPr>
        <w:t>P(t)</w:t>
      </w:r>
      <w:r>
        <w:rPr>
          <w:rFonts w:ascii="Arial" w:eastAsia="Arial" w:hAnsi="Arial" w:cs="Arial"/>
          <w:color w:val="000000" w:themeColor="text1"/>
        </w:rPr>
        <w:t xml:space="preserve"> denotes a point </w:t>
      </w:r>
      <w:proofErr w:type="spellStart"/>
      <w:r w:rsidRPr="00267FC5">
        <w:rPr>
          <w:rFonts w:ascii="Arial" w:eastAsia="Arial" w:hAnsi="Arial" w:cs="Arial"/>
          <w:i/>
          <w:iCs/>
          <w:color w:val="000000" w:themeColor="text1"/>
        </w:rPr>
        <w:t>P</w:t>
      </w:r>
      <w:r>
        <w:rPr>
          <w:rFonts w:ascii="Arial" w:eastAsia="Arial" w:hAnsi="Arial" w:cs="Arial"/>
          <w:color w:val="000000" w:themeColor="text1"/>
        </w:rPr>
        <w:t xml:space="preserve"> at</w:t>
      </w:r>
      <w:proofErr w:type="spellEnd"/>
      <w:r>
        <w:rPr>
          <w:rFonts w:ascii="Arial" w:eastAsia="Arial" w:hAnsi="Arial" w:cs="Arial"/>
          <w:color w:val="000000" w:themeColor="text1"/>
        </w:rPr>
        <w:t xml:space="preserve"> time </w:t>
      </w:r>
      <w:r w:rsidRPr="00267FC5">
        <w:rPr>
          <w:rFonts w:ascii="Arial" w:eastAsia="Arial" w:hAnsi="Arial" w:cs="Arial"/>
          <w:i/>
          <w:iCs/>
          <w:color w:val="000000" w:themeColor="text1"/>
        </w:rPr>
        <w:t>t</w:t>
      </w:r>
      <w:r>
        <w:rPr>
          <w:rFonts w:ascii="Arial" w:eastAsia="Arial" w:hAnsi="Arial" w:cs="Arial"/>
          <w:color w:val="000000" w:themeColor="text1"/>
        </w:rPr>
        <w:t xml:space="preserve"> and </w:t>
      </w:r>
      <w:proofErr w:type="gramStart"/>
      <w:r w:rsidRPr="00267FC5">
        <w:rPr>
          <w:rFonts w:ascii="Arial" w:eastAsia="Arial" w:hAnsi="Arial" w:cs="Arial"/>
          <w:i/>
          <w:iCs/>
          <w:color w:val="000000" w:themeColor="text1"/>
        </w:rPr>
        <w:t>P(</w:t>
      </w:r>
      <w:proofErr w:type="gramEnd"/>
      <w:r w:rsidRPr="00267FC5">
        <w:rPr>
          <w:rFonts w:ascii="Arial" w:eastAsia="Arial" w:hAnsi="Arial" w:cs="Arial"/>
          <w:i/>
          <w:iCs/>
          <w:color w:val="000000" w:themeColor="text1"/>
        </w:rPr>
        <w:t>0)</w:t>
      </w:r>
      <w:r>
        <w:rPr>
          <w:rFonts w:ascii="Arial" w:eastAsia="Arial" w:hAnsi="Arial" w:cs="Arial"/>
          <w:color w:val="000000" w:themeColor="text1"/>
        </w:rPr>
        <w:t xml:space="preserve"> is the point at time zero. If </w:t>
      </w:r>
      <w:r w:rsidRPr="00267FC5">
        <w:rPr>
          <w:rFonts w:ascii="Arial" w:eastAsia="Arial" w:hAnsi="Arial" w:cs="Arial"/>
          <w:i/>
          <w:iCs/>
          <w:color w:val="000000" w:themeColor="text1"/>
        </w:rPr>
        <w:t>H = 0.5</w:t>
      </w:r>
      <w:r>
        <w:rPr>
          <w:rFonts w:ascii="Arial" w:eastAsia="Arial" w:hAnsi="Arial" w:cs="Arial"/>
          <w:color w:val="000000" w:themeColor="text1"/>
        </w:rPr>
        <w:t xml:space="preserve">, then these price movements are mutually independent, isotropic, and the price process is Brownian Motion. </w:t>
      </w:r>
    </w:p>
    <w:p w14:paraId="1A6D39D5" w14:textId="77777777" w:rsidR="008D1943" w:rsidRDefault="008D1943" w:rsidP="008D1943">
      <w:pPr>
        <w:spacing w:after="60" w:line="360" w:lineRule="auto"/>
        <w:jc w:val="center"/>
        <w:rPr>
          <w:rFonts w:ascii="Arial" w:eastAsia="Arial" w:hAnsi="Arial" w:cs="Arial"/>
          <w:b/>
          <w:bCs/>
          <w:color w:val="000000" w:themeColor="text1"/>
          <w:u w:val="single"/>
        </w:rPr>
      </w:pPr>
      <w:r w:rsidRPr="00C429B0">
        <w:rPr>
          <w:rFonts w:ascii="Arial" w:eastAsia="Arial" w:hAnsi="Arial" w:cs="Arial"/>
          <w:b/>
          <w:bCs/>
          <w:color w:val="000000" w:themeColor="text1"/>
          <w:u w:val="single"/>
        </w:rPr>
        <w:t>Assumption 1</w:t>
      </w:r>
    </w:p>
    <w:p w14:paraId="6B506802" w14:textId="77777777" w:rsidR="008D1943" w:rsidRDefault="008D1943" w:rsidP="008D1943">
      <w:pPr>
        <w:spacing w:after="60" w:line="360" w:lineRule="auto"/>
        <w:jc w:val="right"/>
        <w:rPr>
          <w:rFonts w:ascii="Arial" w:eastAsia="Arial" w:hAnsi="Arial" w:cs="Arial"/>
          <w:color w:val="000000" w:themeColor="text1"/>
        </w:rPr>
      </w:pPr>
      <m:oMath>
        <m:r>
          <m:rPr>
            <m:sty m:val="p"/>
          </m:rPr>
          <w:rPr>
            <w:rFonts w:ascii="Cambria Math" w:eastAsia="Arial" w:hAnsi="Cambria Math" w:cs="Arial"/>
            <w:color w:val="000000" w:themeColor="text1"/>
          </w:rPr>
          <m:t xml:space="preserve">   </m:t>
        </m:r>
        <m:r>
          <w:rPr>
            <w:rFonts w:ascii="Cambria Math" w:eastAsia="Arial" w:hAnsi="Cambria Math" w:cs="Arial"/>
            <w:color w:val="000000" w:themeColor="text1"/>
          </w:rPr>
          <m:t xml:space="preserve"> X</m:t>
        </m:r>
        <m:d>
          <m:dPr>
            <m:ctrlPr>
              <w:rPr>
                <w:rFonts w:ascii="Cambria Math" w:eastAsia="Arial" w:hAnsi="Cambria Math" w:cs="Arial"/>
                <w:i/>
                <w:iCs/>
                <w:color w:val="000000" w:themeColor="text1"/>
              </w:rPr>
            </m:ctrlPr>
          </m:dPr>
          <m:e>
            <m:r>
              <w:rPr>
                <w:rFonts w:ascii="Cambria Math" w:eastAsia="Arial" w:hAnsi="Cambria Math" w:cs="Arial"/>
                <w:color w:val="000000" w:themeColor="text1"/>
              </w:rPr>
              <m:t>t</m:t>
            </m:r>
          </m:e>
        </m:d>
        <m:r>
          <w:rPr>
            <w:rFonts w:ascii="Cambria Math" w:eastAsia="Arial" w:hAnsi="Cambria Math" w:cs="Arial"/>
            <w:color w:val="000000" w:themeColor="text1"/>
          </w:rPr>
          <m:t>≡BH[θ</m:t>
        </m:r>
        <m:d>
          <m:dPr>
            <m:ctrlPr>
              <w:rPr>
                <w:rFonts w:ascii="Cambria Math" w:eastAsia="Arial" w:hAnsi="Cambria Math" w:cs="Arial"/>
                <w:i/>
                <w:iCs/>
                <w:color w:val="000000" w:themeColor="text1"/>
              </w:rPr>
            </m:ctrlPr>
          </m:dPr>
          <m:e>
            <m:r>
              <w:rPr>
                <w:rFonts w:ascii="Cambria Math" w:eastAsia="Arial" w:hAnsi="Cambria Math" w:cs="Arial"/>
                <w:color w:val="000000" w:themeColor="text1"/>
              </w:rPr>
              <m:t>t</m:t>
            </m:r>
          </m:e>
        </m:d>
        <m:r>
          <w:rPr>
            <w:rFonts w:ascii="Cambria Math" w:eastAsia="Arial" w:hAnsi="Cambria Math" w:cs="Arial"/>
            <w:color w:val="000000" w:themeColor="text1"/>
          </w:rPr>
          <m:t>]</m:t>
        </m:r>
      </m:oMath>
      <w:r>
        <w:rPr>
          <w:rFonts w:ascii="Arial" w:eastAsia="Arial" w:hAnsi="Arial" w:cs="Arial"/>
          <w:iCs/>
          <w:color w:val="000000" w:themeColor="text1"/>
        </w:rPr>
        <w:tab/>
      </w:r>
      <w:r>
        <w:rPr>
          <w:rFonts w:ascii="Arial" w:eastAsia="Arial" w:hAnsi="Arial" w:cs="Arial"/>
          <w:iCs/>
          <w:color w:val="000000" w:themeColor="text1"/>
        </w:rPr>
        <w:tab/>
      </w:r>
      <w:r>
        <w:rPr>
          <w:rFonts w:ascii="Arial" w:eastAsia="Arial" w:hAnsi="Arial" w:cs="Arial"/>
          <w:iCs/>
          <w:color w:val="000000" w:themeColor="text1"/>
        </w:rPr>
        <w:tab/>
        <w:t xml:space="preserve">            </w:t>
      </w:r>
      <w:r>
        <w:rPr>
          <w:rFonts w:ascii="Arial" w:eastAsia="Arial" w:hAnsi="Arial" w:cs="Arial"/>
          <w:iCs/>
          <w:color w:val="000000" w:themeColor="text1"/>
        </w:rPr>
        <w:tab/>
        <w:t>2.1.12</w:t>
      </w:r>
    </w:p>
    <w:p w14:paraId="06B30772" w14:textId="77777777" w:rsidR="008D1943" w:rsidRDefault="008D1943" w:rsidP="008D1943">
      <w:pPr>
        <w:spacing w:after="60" w:line="360" w:lineRule="auto"/>
        <w:jc w:val="both"/>
        <w:rPr>
          <w:rFonts w:ascii="Arial" w:eastAsia="Arial" w:hAnsi="Arial" w:cs="Arial"/>
          <w:color w:val="000000" w:themeColor="text1"/>
        </w:rPr>
      </w:pPr>
      <w:r w:rsidRPr="00267FC5">
        <w:rPr>
          <w:rFonts w:ascii="Arial" w:eastAsia="Arial" w:hAnsi="Arial" w:cs="Arial"/>
          <w:i/>
          <w:iCs/>
          <w:color w:val="000000" w:themeColor="text1"/>
        </w:rPr>
        <w:t>X(t)</w:t>
      </w:r>
      <w:r>
        <w:rPr>
          <w:rFonts w:ascii="Arial" w:eastAsia="Arial" w:hAnsi="Arial" w:cs="Arial"/>
          <w:color w:val="000000" w:themeColor="text1"/>
        </w:rPr>
        <w:t xml:space="preserve"> is a compound process where </w:t>
      </w:r>
      <w:r w:rsidRPr="00267FC5">
        <w:rPr>
          <w:rFonts w:ascii="Arial" w:eastAsia="Arial" w:hAnsi="Arial" w:cs="Arial"/>
          <w:i/>
          <w:iCs/>
          <w:color w:val="000000" w:themeColor="text1"/>
        </w:rPr>
        <w:t>BH(t)</w:t>
      </w:r>
      <w:r>
        <w:rPr>
          <w:rFonts w:ascii="Arial" w:eastAsia="Arial" w:hAnsi="Arial" w:cs="Arial"/>
          <w:color w:val="000000" w:themeColor="text1"/>
        </w:rPr>
        <w:t xml:space="preserve"> is a fractional Brownian Motion and </w:t>
      </w:r>
      <w:r w:rsidRPr="00267FC5">
        <w:rPr>
          <w:rFonts w:ascii="Arial" w:eastAsia="Arial" w:hAnsi="Arial" w:cs="Arial"/>
          <w:i/>
          <w:iCs/>
          <w:color w:val="000000" w:themeColor="text1"/>
        </w:rPr>
        <w:t>θ(t)</w:t>
      </w:r>
      <w:r>
        <w:rPr>
          <w:rFonts w:ascii="Arial" w:eastAsia="Arial" w:hAnsi="Arial" w:cs="Arial"/>
          <w:color w:val="000000" w:themeColor="text1"/>
        </w:rPr>
        <w:t xml:space="preserve"> is a stochastic trading time or the time deformation process. When plotted, FBM exhibits self-affinity, which means the plot looks the same at any magnification. So, it is fractal. </w:t>
      </w:r>
    </w:p>
    <w:p w14:paraId="1D31577D" w14:textId="77777777" w:rsidR="008D1943" w:rsidRPr="00626313" w:rsidRDefault="008D1943" w:rsidP="008D1943">
      <w:pPr>
        <w:spacing w:after="60" w:line="360" w:lineRule="auto"/>
        <w:jc w:val="center"/>
        <w:rPr>
          <w:rFonts w:ascii="Arial" w:eastAsia="Arial" w:hAnsi="Arial" w:cs="Arial"/>
          <w:b/>
          <w:bCs/>
          <w:color w:val="000000" w:themeColor="text1"/>
          <w:u w:val="single"/>
        </w:rPr>
      </w:pPr>
      <w:r w:rsidRPr="00626313">
        <w:rPr>
          <w:rFonts w:ascii="Arial" w:eastAsia="Arial" w:hAnsi="Arial" w:cs="Arial"/>
          <w:b/>
          <w:bCs/>
          <w:color w:val="000000" w:themeColor="text1"/>
          <w:u w:val="single"/>
        </w:rPr>
        <w:t>Assumption 2</w:t>
      </w:r>
    </w:p>
    <w:p w14:paraId="08F61D4C" w14:textId="77777777" w:rsidR="008D1943" w:rsidRDefault="008D1943" w:rsidP="008D1943">
      <w:pPr>
        <w:spacing w:after="60" w:line="360" w:lineRule="auto"/>
        <w:jc w:val="both"/>
        <w:rPr>
          <w:rFonts w:ascii="Arial" w:eastAsia="Arial" w:hAnsi="Arial" w:cs="Arial"/>
          <w:color w:val="000000" w:themeColor="text1"/>
        </w:rPr>
      </w:pPr>
      <w:r>
        <w:rPr>
          <w:rFonts w:ascii="Arial" w:eastAsia="Arial" w:hAnsi="Arial" w:cs="Arial"/>
          <w:color w:val="000000" w:themeColor="text1"/>
        </w:rPr>
        <w:t xml:space="preserve">Mandelbrot stated that “Trading time is the key concept facilitating the application of multifractals to the financial markets”. He observed that “The salient of trading time is explicit modelling of the relationship between unobserved natural </w:t>
      </w:r>
      <w:proofErr w:type="gramStart"/>
      <w:r>
        <w:rPr>
          <w:rFonts w:ascii="Arial" w:eastAsia="Arial" w:hAnsi="Arial" w:cs="Arial"/>
          <w:color w:val="000000" w:themeColor="text1"/>
        </w:rPr>
        <w:t>time-scale</w:t>
      </w:r>
      <w:proofErr w:type="gramEnd"/>
      <w:r>
        <w:rPr>
          <w:rFonts w:ascii="Arial" w:eastAsia="Arial" w:hAnsi="Arial" w:cs="Arial"/>
          <w:color w:val="000000" w:themeColor="text1"/>
        </w:rPr>
        <w:t xml:space="preserve"> of the returns process, and clock time, which is what we observe.” Heuristically, this means that not every day “feels” the same in the financial markets. Some days “feel” faster than others and on other days trading is slow and boring as if there is very little happening. Volume of trading would be high on fast days and low on slow days. This concept of multifractal “trading time” is the important contribution that Mandelbrot introduced into quantitative finance. </w:t>
      </w:r>
    </w:p>
    <w:p w14:paraId="64CE99A4" w14:textId="77777777" w:rsidR="008D1943" w:rsidRDefault="008D1943" w:rsidP="008D1943">
      <w:pPr>
        <w:spacing w:after="60" w:line="360" w:lineRule="auto"/>
        <w:jc w:val="center"/>
        <w:rPr>
          <w:rFonts w:ascii="Arial" w:eastAsia="Arial" w:hAnsi="Arial" w:cs="Arial"/>
          <w:b/>
          <w:bCs/>
          <w:color w:val="000000" w:themeColor="text1"/>
          <w:u w:val="single"/>
        </w:rPr>
      </w:pPr>
      <w:r w:rsidRPr="00DD6AA5">
        <w:rPr>
          <w:rFonts w:ascii="Arial" w:eastAsia="Arial" w:hAnsi="Arial" w:cs="Arial"/>
          <w:b/>
          <w:bCs/>
          <w:color w:val="000000" w:themeColor="text1"/>
          <w:u w:val="single"/>
        </w:rPr>
        <w:t>Assumption 3</w:t>
      </w:r>
    </w:p>
    <w:p w14:paraId="64E908C9" w14:textId="77777777" w:rsidR="008D1943" w:rsidRDefault="008D1943" w:rsidP="008D1943">
      <w:pPr>
        <w:spacing w:after="60" w:line="360" w:lineRule="auto"/>
        <w:jc w:val="both"/>
        <w:rPr>
          <w:rFonts w:ascii="Arial" w:eastAsia="Arial" w:hAnsi="Arial" w:cs="Arial"/>
          <w:color w:val="000000" w:themeColor="text1"/>
        </w:rPr>
      </w:pPr>
      <w:r w:rsidRPr="00267FC5">
        <w:rPr>
          <w:rFonts w:ascii="Arial" w:eastAsia="Arial" w:hAnsi="Arial" w:cs="Arial"/>
          <w:i/>
          <w:iCs/>
          <w:color w:val="000000" w:themeColor="text1"/>
        </w:rPr>
        <w:t>BH(t)</w:t>
      </w:r>
      <w:r>
        <w:rPr>
          <w:rFonts w:ascii="Arial" w:eastAsia="Arial" w:hAnsi="Arial" w:cs="Arial"/>
          <w:color w:val="000000" w:themeColor="text1"/>
        </w:rPr>
        <w:t xml:space="preserve"> and </w:t>
      </w:r>
      <w:r w:rsidRPr="00267FC5">
        <w:rPr>
          <w:rFonts w:ascii="Arial" w:eastAsia="Arial" w:hAnsi="Arial" w:cs="Arial"/>
          <w:i/>
          <w:iCs/>
          <w:color w:val="000000" w:themeColor="text1"/>
        </w:rPr>
        <w:t>Θ(t)</w:t>
      </w:r>
      <w:r>
        <w:rPr>
          <w:rFonts w:ascii="Arial" w:eastAsia="Arial" w:hAnsi="Arial" w:cs="Arial"/>
          <w:color w:val="000000" w:themeColor="text1"/>
        </w:rPr>
        <w:t xml:space="preserve"> are independent. </w:t>
      </w:r>
    </w:p>
    <w:p w14:paraId="5B02E98D" w14:textId="77777777" w:rsidR="008D1943" w:rsidRPr="009C095B" w:rsidRDefault="008D1943" w:rsidP="008D1943">
      <w:pPr>
        <w:pStyle w:val="Heading4"/>
        <w:spacing w:line="360" w:lineRule="auto"/>
      </w:pPr>
      <w:r w:rsidRPr="009C095B">
        <w:t>PROPERTIES OF THE MMAR</w:t>
      </w:r>
    </w:p>
    <w:p w14:paraId="19C69A98" w14:textId="77777777" w:rsidR="008D1943" w:rsidRDefault="008D1943" w:rsidP="008D1943">
      <w:pPr>
        <w:spacing w:after="60" w:line="360" w:lineRule="auto"/>
        <w:ind w:firstLine="720"/>
        <w:jc w:val="both"/>
        <w:rPr>
          <w:rFonts w:ascii="Arial" w:eastAsia="Arial" w:hAnsi="Arial" w:cs="Arial"/>
          <w:color w:val="000000" w:themeColor="text1"/>
        </w:rPr>
      </w:pPr>
      <w:r w:rsidRPr="000341A6">
        <w:rPr>
          <w:rFonts w:ascii="Arial" w:eastAsia="Arial" w:hAnsi="Arial" w:cs="Arial"/>
          <w:color w:val="000000" w:themeColor="text1"/>
        </w:rPr>
        <w:t>MMAR</w:t>
      </w:r>
      <w:r>
        <w:rPr>
          <w:rFonts w:ascii="Arial" w:eastAsia="Arial" w:hAnsi="Arial" w:cs="Arial"/>
          <w:color w:val="000000" w:themeColor="text1"/>
        </w:rPr>
        <w:t xml:space="preserve"> is a model for simulating growth over time. It consists of two components- a multifractal cascade and a fractional Brownian motion. MMAR attempts to capture three important properties of financial time series: </w:t>
      </w:r>
      <w:proofErr w:type="spellStart"/>
      <w:r>
        <w:rPr>
          <w:rFonts w:ascii="Arial" w:eastAsia="Arial" w:hAnsi="Arial" w:cs="Arial"/>
          <w:color w:val="000000" w:themeColor="text1"/>
        </w:rPr>
        <w:t>i</w:t>
      </w:r>
      <w:proofErr w:type="spellEnd"/>
      <w:r>
        <w:rPr>
          <w:rFonts w:ascii="Arial" w:eastAsia="Arial" w:hAnsi="Arial" w:cs="Arial"/>
          <w:color w:val="000000" w:themeColor="text1"/>
        </w:rPr>
        <w:t xml:space="preserve">) non-Gaussian distributions ii) </w:t>
      </w:r>
      <w:r w:rsidRPr="00541925">
        <w:rPr>
          <w:rFonts w:ascii="Arial" w:eastAsia="Arial" w:hAnsi="Arial" w:cs="Arial"/>
          <w:color w:val="000000" w:themeColor="text1"/>
        </w:rPr>
        <w:t>heteroskedasticity</w:t>
      </w:r>
      <w:r>
        <w:rPr>
          <w:rFonts w:ascii="Arial" w:eastAsia="Arial" w:hAnsi="Arial" w:cs="Arial"/>
          <w:color w:val="000000" w:themeColor="text1"/>
        </w:rPr>
        <w:t xml:space="preserve"> in price changes (</w:t>
      </w:r>
      <w:r w:rsidRPr="00267FC5">
        <w:rPr>
          <w:rFonts w:ascii="Arial" w:eastAsia="Arial" w:hAnsi="Arial" w:cs="Arial"/>
          <w:i/>
          <w:iCs/>
          <w:color w:val="000000" w:themeColor="text1"/>
        </w:rPr>
        <w:t>H ≠ 0.5</w:t>
      </w:r>
      <w:r>
        <w:rPr>
          <w:rFonts w:ascii="Arial" w:eastAsia="Arial" w:hAnsi="Arial" w:cs="Arial"/>
          <w:color w:val="000000" w:themeColor="text1"/>
        </w:rPr>
        <w:t xml:space="preserve">) iii) high and low volatility clustering together (concept of trading time). MMAR is estimated using 4 parameters – </w:t>
      </w:r>
      <w:r w:rsidRPr="00267FC5">
        <w:rPr>
          <w:rFonts w:ascii="Arial" w:eastAsia="Arial" w:hAnsi="Arial" w:cs="Arial"/>
          <w:i/>
          <w:iCs/>
          <w:color w:val="000000" w:themeColor="text1"/>
        </w:rPr>
        <w:t>H, α, σ</w:t>
      </w:r>
      <w:r w:rsidRPr="00267FC5">
        <w:rPr>
          <w:rFonts w:ascii="Arial" w:eastAsia="Arial" w:hAnsi="Arial" w:cs="Arial"/>
          <w:i/>
          <w:iCs/>
          <w:color w:val="000000" w:themeColor="text1"/>
          <w:vertAlign w:val="superscript"/>
        </w:rPr>
        <w:t>2</w:t>
      </w:r>
      <w:r>
        <w:rPr>
          <w:rFonts w:ascii="Arial" w:eastAsia="Arial" w:hAnsi="Arial" w:cs="Arial"/>
          <w:color w:val="000000" w:themeColor="text1"/>
        </w:rPr>
        <w:t xml:space="preserve">, and </w:t>
      </w:r>
      <w:r w:rsidRPr="00267FC5">
        <w:rPr>
          <w:rFonts w:ascii="Arial" w:eastAsia="Arial" w:hAnsi="Arial" w:cs="Arial"/>
          <w:i/>
          <w:iCs/>
          <w:color w:val="000000" w:themeColor="text1"/>
        </w:rPr>
        <w:t>λ</w:t>
      </w:r>
      <w:r>
        <w:rPr>
          <w:rFonts w:ascii="Arial" w:eastAsia="Arial" w:hAnsi="Arial" w:cs="Arial"/>
          <w:color w:val="000000" w:themeColor="text1"/>
        </w:rPr>
        <w:t>. These must be estimated empirically before we can construct a market simulation. Here are the high-level steps to estimate the parameters of the MMAR model:</w:t>
      </w:r>
    </w:p>
    <w:p w14:paraId="732580EC" w14:textId="77777777" w:rsidR="008D1943" w:rsidRPr="00437789" w:rsidRDefault="008D1943" w:rsidP="008D1943">
      <w:pPr>
        <w:pStyle w:val="ListParagraph"/>
        <w:numPr>
          <w:ilvl w:val="0"/>
          <w:numId w:val="8"/>
        </w:numPr>
        <w:spacing w:after="60" w:line="360" w:lineRule="auto"/>
        <w:rPr>
          <w:rFonts w:ascii="Arial" w:eastAsia="Arial" w:hAnsi="Arial" w:cs="Arial"/>
          <w:color w:val="000000" w:themeColor="text1"/>
        </w:rPr>
      </w:pPr>
      <w:r w:rsidRPr="00437789">
        <w:rPr>
          <w:rFonts w:ascii="Arial" w:eastAsia="Arial" w:hAnsi="Arial" w:cs="Arial"/>
          <w:color w:val="000000" w:themeColor="text1"/>
        </w:rPr>
        <w:t>Estimate the Hurst exponent (H) of the data using a variety of methods, such as the R/S analysis or the detrended fluctuation analysis.</w:t>
      </w:r>
    </w:p>
    <w:p w14:paraId="00CFD76C" w14:textId="77777777" w:rsidR="008D1943" w:rsidRPr="00437789" w:rsidRDefault="008D1943" w:rsidP="008D1943">
      <w:pPr>
        <w:pStyle w:val="ListParagraph"/>
        <w:numPr>
          <w:ilvl w:val="0"/>
          <w:numId w:val="8"/>
        </w:numPr>
        <w:spacing w:after="60" w:line="360" w:lineRule="auto"/>
        <w:rPr>
          <w:rFonts w:ascii="Arial" w:eastAsia="Arial" w:hAnsi="Arial" w:cs="Arial"/>
          <w:color w:val="000000" w:themeColor="text1"/>
        </w:rPr>
      </w:pPr>
      <w:r w:rsidRPr="00437789">
        <w:rPr>
          <w:rFonts w:ascii="Arial" w:eastAsia="Arial" w:hAnsi="Arial" w:cs="Arial"/>
          <w:color w:val="000000" w:themeColor="text1"/>
        </w:rPr>
        <w:lastRenderedPageBreak/>
        <w:t>Estimate the scaling exponent (α) of the data using a variety of methods, such as the box-counting method or the diffusion approximation.</w:t>
      </w:r>
    </w:p>
    <w:p w14:paraId="4087FD1C" w14:textId="77777777" w:rsidR="008D1943" w:rsidRDefault="008D1943" w:rsidP="008D1943">
      <w:pPr>
        <w:pStyle w:val="ListParagraph"/>
        <w:numPr>
          <w:ilvl w:val="0"/>
          <w:numId w:val="8"/>
        </w:numPr>
        <w:spacing w:after="60" w:line="360" w:lineRule="auto"/>
        <w:rPr>
          <w:rFonts w:ascii="Arial" w:eastAsia="Arial" w:hAnsi="Arial" w:cs="Arial"/>
          <w:color w:val="000000" w:themeColor="text1"/>
        </w:rPr>
      </w:pPr>
      <w:r w:rsidRPr="007E4F65">
        <w:rPr>
          <w:rFonts w:ascii="Arial" w:eastAsia="Arial" w:hAnsi="Arial" w:cs="Arial"/>
          <w:color w:val="000000" w:themeColor="text1"/>
        </w:rPr>
        <w:t>Estimate the variance (</w:t>
      </w:r>
      <w:r w:rsidRPr="00267FC5">
        <w:rPr>
          <w:rFonts w:ascii="Arial" w:eastAsia="Arial" w:hAnsi="Arial" w:cs="Arial"/>
          <w:i/>
          <w:iCs/>
          <w:color w:val="000000" w:themeColor="text1"/>
        </w:rPr>
        <w:t>σ</w:t>
      </w:r>
      <w:r w:rsidRPr="00267FC5">
        <w:rPr>
          <w:rFonts w:ascii="Arial" w:eastAsia="Arial" w:hAnsi="Arial" w:cs="Arial"/>
          <w:i/>
          <w:iCs/>
          <w:color w:val="000000" w:themeColor="text1"/>
          <w:vertAlign w:val="superscript"/>
        </w:rPr>
        <w:t>2</w:t>
      </w:r>
      <w:r w:rsidRPr="007E4F65">
        <w:rPr>
          <w:rFonts w:ascii="Arial" w:eastAsia="Arial" w:hAnsi="Arial" w:cs="Arial"/>
          <w:color w:val="000000" w:themeColor="text1"/>
        </w:rPr>
        <w:t>) of the data using a variety of methods, such as the sample variance or the maximum likelihood estimator.</w:t>
      </w:r>
    </w:p>
    <w:p w14:paraId="3C0601D3" w14:textId="77777777" w:rsidR="008D1943" w:rsidRPr="007E4F65" w:rsidRDefault="008D1943" w:rsidP="008D1943">
      <w:pPr>
        <w:pStyle w:val="ListParagraph"/>
        <w:numPr>
          <w:ilvl w:val="0"/>
          <w:numId w:val="8"/>
        </w:numPr>
        <w:spacing w:after="60" w:line="360" w:lineRule="auto"/>
        <w:rPr>
          <w:rFonts w:ascii="Arial" w:eastAsia="Arial" w:hAnsi="Arial" w:cs="Arial"/>
          <w:color w:val="000000" w:themeColor="text1"/>
        </w:rPr>
      </w:pPr>
      <w:r w:rsidRPr="007E4F65">
        <w:rPr>
          <w:rFonts w:ascii="Arial" w:eastAsia="Arial" w:hAnsi="Arial" w:cs="Arial"/>
          <w:color w:val="000000" w:themeColor="text1"/>
        </w:rPr>
        <w:t>Estimate the lag parameter (λ) of the data using a variety of methods, such as the least squares method or the maximum likelihood estimator.</w:t>
      </w:r>
    </w:p>
    <w:p w14:paraId="4D80DB1C" w14:textId="77777777" w:rsidR="008D1943" w:rsidRPr="00F27984" w:rsidRDefault="008D1943" w:rsidP="008D1943">
      <w:pPr>
        <w:pStyle w:val="Heading2"/>
      </w:pPr>
      <w:bookmarkStart w:id="17" w:name="_Toc202695059"/>
      <w:r w:rsidRPr="00267FC5">
        <w:rPr>
          <w:rFonts w:ascii="Arial" w:eastAsia="Arial" w:hAnsi="Arial" w:cs="Arial"/>
          <w:b/>
          <w:bCs/>
          <w:color w:val="000000" w:themeColor="text1"/>
          <w:sz w:val="20"/>
          <w:szCs w:val="20"/>
        </w:rPr>
        <w:t>2.2 GENERALISED AUTOREGRESSIVE CONDITIONAL HETEROSCEDASTICITY (GARCH) MODEL</w:t>
      </w:r>
      <w:bookmarkEnd w:id="17"/>
    </w:p>
    <w:p w14:paraId="6362AABE" w14:textId="77777777" w:rsidR="008D1943" w:rsidRDefault="008D1943" w:rsidP="008D1943">
      <w:pPr>
        <w:spacing w:before="240"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Generalized Auto-regressive Conditional Heteroscedasticity (GARCH)</w:t>
      </w:r>
      <w:r>
        <w:rPr>
          <w:rFonts w:ascii="Arial" w:eastAsia="Arial" w:hAnsi="Arial" w:cs="Arial"/>
          <w:color w:val="000000" w:themeColor="text1"/>
        </w:rPr>
        <w:t xml:space="preserve"> </w:t>
      </w:r>
      <w:sdt>
        <w:sdtPr>
          <w:rPr>
            <w:rFonts w:ascii="Arial" w:eastAsia="Arial" w:hAnsi="Arial" w:cs="Arial"/>
            <w:color w:val="000000" w:themeColor="text1"/>
          </w:rPr>
          <w:id w:val="-331613057"/>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Bol92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[21]</w:t>
          </w:r>
          <w:r>
            <w:rPr>
              <w:rFonts w:ascii="Arial" w:eastAsia="Arial" w:hAnsi="Arial" w:cs="Arial"/>
              <w:color w:val="000000" w:themeColor="text1"/>
            </w:rPr>
            <w:fldChar w:fldCharType="end"/>
          </w:r>
        </w:sdtContent>
      </w:sdt>
      <w:r w:rsidRPr="1D0A8684">
        <w:rPr>
          <w:rFonts w:ascii="Arial" w:eastAsia="Arial" w:hAnsi="Arial" w:cs="Arial"/>
          <w:color w:val="000000" w:themeColor="text1"/>
        </w:rPr>
        <w:t xml:space="preserve"> refined</w:t>
      </w:r>
      <w:r>
        <w:rPr>
          <w:rFonts w:ascii="Arial" w:eastAsia="Arial" w:hAnsi="Arial" w:cs="Arial"/>
          <w:color w:val="000000" w:themeColor="text1"/>
        </w:rPr>
        <w:t xml:space="preserve"> </w:t>
      </w:r>
      <w:r w:rsidRPr="1D0A8684">
        <w:rPr>
          <w:rFonts w:ascii="Arial" w:eastAsia="Arial" w:hAnsi="Arial" w:cs="Arial"/>
          <w:color w:val="000000" w:themeColor="text1"/>
        </w:rPr>
        <w:t>Engle’s</w:t>
      </w:r>
      <w:r>
        <w:rPr>
          <w:rFonts w:ascii="Arial" w:eastAsia="Arial" w:hAnsi="Arial" w:cs="Arial"/>
          <w:color w:val="000000" w:themeColor="text1"/>
        </w:rPr>
        <w:t xml:space="preserve"> </w:t>
      </w:r>
      <w:sdt>
        <w:sdtPr>
          <w:rPr>
            <w:rFonts w:ascii="Arial" w:eastAsia="Arial" w:hAnsi="Arial" w:cs="Arial"/>
            <w:color w:val="000000" w:themeColor="text1"/>
          </w:rPr>
          <w:id w:val="-261917395"/>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Rob82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[22]</w:t>
          </w:r>
          <w:r>
            <w:rPr>
              <w:rFonts w:ascii="Arial" w:eastAsia="Arial" w:hAnsi="Arial" w:cs="Arial"/>
              <w:color w:val="000000" w:themeColor="text1"/>
            </w:rPr>
            <w:fldChar w:fldCharType="end"/>
          </w:r>
        </w:sdtContent>
      </w:sdt>
      <w:r w:rsidRPr="1D0A8684">
        <w:rPr>
          <w:rFonts w:ascii="Arial" w:eastAsia="Arial" w:hAnsi="Arial" w:cs="Arial"/>
          <w:color w:val="000000" w:themeColor="text1"/>
        </w:rPr>
        <w:t xml:space="preserve"> ARCH model by inserting the AR process in the heteroscedasticity from the variance into Generalized Auto Regressive Conditional Heteroscedasticity.</w:t>
      </w:r>
      <w:r>
        <w:rPr>
          <w:rFonts w:ascii="Arial" w:eastAsia="Arial" w:hAnsi="Arial" w:cs="Arial"/>
          <w:color w:val="000000" w:themeColor="text1"/>
        </w:rPr>
        <w:t xml:space="preserve"> </w:t>
      </w:r>
      <w:r w:rsidRPr="218DCDFB">
        <w:rPr>
          <w:rFonts w:ascii="Arial" w:eastAsia="Arial" w:hAnsi="Arial" w:cs="Arial"/>
          <w:color w:val="000000" w:themeColor="text1"/>
        </w:rPr>
        <w:t>Chang et al.</w:t>
      </w:r>
      <w:r>
        <w:rPr>
          <w:rFonts w:ascii="Arial" w:eastAsia="Arial" w:hAnsi="Arial" w:cs="Arial"/>
          <w:color w:val="000000" w:themeColor="text1"/>
        </w:rPr>
        <w:t xml:space="preserve"> </w:t>
      </w:r>
      <w:sdt>
        <w:sdtPr>
          <w:rPr>
            <w:rFonts w:ascii="Arial" w:eastAsia="Arial" w:hAnsi="Arial" w:cs="Arial"/>
            <w:color w:val="000000" w:themeColor="text1"/>
          </w:rPr>
          <w:id w:val="254249977"/>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JRC11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[23]</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218DCDFB">
        <w:rPr>
          <w:rFonts w:ascii="Arial" w:eastAsia="Arial" w:hAnsi="Arial" w:cs="Arial"/>
          <w:color w:val="000000" w:themeColor="text1"/>
        </w:rPr>
        <w:t xml:space="preserve">modelled the volatility of foreign exchange rate RM/Sterling using the Stationary GARCH-in-Mean model and concluded that the volatility of the exchange rate is constant. GARCH-in-Mean outperformed other GARCH models in out-of-sample and one-step-ahead forecasting. A. </w:t>
      </w:r>
      <w:proofErr w:type="spellStart"/>
      <w:r w:rsidRPr="218DCDFB">
        <w:rPr>
          <w:rFonts w:ascii="Arial" w:eastAsia="Arial" w:hAnsi="Arial" w:cs="Arial"/>
          <w:color w:val="000000" w:themeColor="text1"/>
        </w:rPr>
        <w:t>Thavaneswaran</w:t>
      </w:r>
      <w:proofErr w:type="spellEnd"/>
      <w:r w:rsidRPr="218DCDFB">
        <w:rPr>
          <w:rFonts w:ascii="Arial" w:eastAsia="Arial" w:hAnsi="Arial" w:cs="Arial"/>
          <w:color w:val="000000" w:themeColor="text1"/>
        </w:rPr>
        <w:t xml:space="preserve"> et al.</w:t>
      </w:r>
      <w:r>
        <w:rPr>
          <w:rFonts w:ascii="Arial" w:eastAsia="Arial" w:hAnsi="Arial" w:cs="Arial"/>
          <w:color w:val="000000" w:themeColor="text1"/>
        </w:rPr>
        <w:t xml:space="preserve"> </w:t>
      </w:r>
      <w:sdt>
        <w:sdtPr>
          <w:rPr>
            <w:rFonts w:ascii="Arial" w:eastAsia="Arial" w:hAnsi="Arial" w:cs="Arial"/>
            <w:color w:val="000000" w:themeColor="text1"/>
          </w:rPr>
          <w:id w:val="-36545000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ATh09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[24]</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introduced non-centred n</w:t>
      </w:r>
      <w:r>
        <w:rPr>
          <w:rFonts w:ascii="Arial" w:eastAsia="Arial" w:hAnsi="Arial" w:cs="Arial"/>
          <w:color w:val="000000" w:themeColor="text1"/>
        </w:rPr>
        <w:t xml:space="preserve">th </w:t>
      </w:r>
      <w:r w:rsidRPr="218DCDFB">
        <w:rPr>
          <w:rFonts w:ascii="Arial" w:eastAsia="Arial" w:hAnsi="Arial" w:cs="Arial"/>
          <w:color w:val="000000" w:themeColor="text1"/>
        </w:rPr>
        <w:t xml:space="preserve">order possibilistic moments of fuzzy numbers and extended the results to centred moments of fuzzy numbers. They combine GARCH model of option pricing and volatility forecasting with Fuzzy Weighted Coefficient Autoregressive (FWCA) time series model, in which the random coefficient is treated as a fuzzy number and derive the weighted possibilistic moments of the random coefficient. </w:t>
      </w:r>
      <w:r w:rsidRPr="1D0A8684">
        <w:rPr>
          <w:rFonts w:ascii="Arial" w:eastAsia="Arial" w:hAnsi="Arial" w:cs="Arial"/>
          <w:color w:val="000000" w:themeColor="text1"/>
        </w:rPr>
        <w:t xml:space="preserve">The simplest GARCH (p, q) model is the </w:t>
      </w:r>
      <w:proofErr w:type="gramStart"/>
      <w:r w:rsidRPr="1D0A8684">
        <w:rPr>
          <w:rFonts w:ascii="Arial" w:eastAsia="Arial" w:hAnsi="Arial" w:cs="Arial"/>
          <w:color w:val="000000" w:themeColor="text1"/>
        </w:rPr>
        <w:t>GARCH(</w:t>
      </w:r>
      <w:proofErr w:type="gramEnd"/>
      <w:r w:rsidRPr="1D0A8684">
        <w:rPr>
          <w:rFonts w:ascii="Arial" w:eastAsia="Arial" w:hAnsi="Arial" w:cs="Arial"/>
          <w:color w:val="000000" w:themeColor="text1"/>
        </w:rPr>
        <w:t xml:space="preserve">1, 1) model, which can be written as: </w:t>
      </w:r>
    </w:p>
    <w:p w14:paraId="5B3D389A" w14:textId="77777777" w:rsidR="008D1943" w:rsidRDefault="00000000" w:rsidP="008D1943">
      <w:pPr>
        <w:spacing w:before="240" w:after="60" w:line="360" w:lineRule="auto"/>
        <w:jc w:val="right"/>
        <w:rPr>
          <w:rFonts w:ascii="Arial" w:eastAsia="Arial" w:hAnsi="Arial" w:cs="Arial"/>
          <w:color w:val="000000" w:themeColor="text1"/>
        </w:rPr>
      </w:pPr>
      <m:oMath>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μ</m:t>
            </m:r>
          </m:e>
          <m:sub>
            <m:r>
              <w:rPr>
                <w:rFonts w:ascii="Cambria Math" w:eastAsia="Arial" w:hAnsi="Cambria Math" w:cs="Arial"/>
                <w:color w:val="000000" w:themeColor="text1"/>
              </w:rPr>
              <m:t>t</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u</m:t>
            </m:r>
          </m:e>
          <m:sub>
            <m:r>
              <w:rPr>
                <w:rFonts w:ascii="Cambria Math" w:eastAsia="Arial" w:hAnsi="Cambria Math" w:cs="Arial"/>
                <w:color w:val="000000" w:themeColor="text1"/>
              </w:rPr>
              <m:t>t</m:t>
            </m:r>
          </m:sub>
        </m:sSub>
      </m:oMath>
      <w:r w:rsidR="008D1943">
        <w:rPr>
          <w:rFonts w:ascii="Arial" w:eastAsia="Arial" w:hAnsi="Arial" w:cs="Arial"/>
          <w:color w:val="000000" w:themeColor="text1"/>
        </w:rPr>
        <w:t xml:space="preserve">        </w:t>
      </w:r>
      <w:r w:rsidR="008D1943">
        <w:rPr>
          <w:rFonts w:ascii="Arial" w:eastAsia="Arial" w:hAnsi="Arial" w:cs="Arial"/>
          <w:color w:val="000000" w:themeColor="text1"/>
        </w:rPr>
        <w:tab/>
        <w:t xml:space="preserve">                         </w:t>
      </w:r>
      <w:r w:rsidR="008D1943">
        <w:rPr>
          <w:rFonts w:ascii="Arial" w:eastAsia="Arial" w:hAnsi="Arial" w:cs="Arial"/>
          <w:color w:val="000000" w:themeColor="text1"/>
        </w:rPr>
        <w:tab/>
        <w:t>2.1.13</w:t>
      </w:r>
    </w:p>
    <w:p w14:paraId="56B15644" w14:textId="77777777" w:rsidR="008D1943" w:rsidRPr="006B7CEB" w:rsidRDefault="00000000" w:rsidP="008D1943">
      <w:pPr>
        <w:spacing w:before="240" w:after="60" w:line="360" w:lineRule="auto"/>
        <w:jc w:val="center"/>
        <w:rPr>
          <w:rFonts w:ascii="Arial" w:eastAsia="Arial" w:hAnsi="Arial" w:cs="Arial"/>
          <w:color w:val="000000" w:themeColor="text1"/>
        </w:rPr>
      </w:pPr>
      <m:oMathPara>
        <m:oMathParaPr>
          <m:jc m:val="center"/>
        </m:oMathParaPr>
        <m:oMath>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where μ</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:the expected value of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and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u</m:t>
              </m:r>
            </m:e>
            <m:sub>
              <m:r>
                <w:rPr>
                  <w:rFonts w:ascii="Cambria Math" w:eastAsia="Arial" w:hAnsi="Cambria Math" w:cs="Arial"/>
                  <w:color w:val="000000" w:themeColor="text1"/>
                </w:rPr>
                <m:t>t</m:t>
              </m:r>
            </m:sub>
          </m:sSub>
          <m:r>
            <w:rPr>
              <w:rFonts w:ascii="Cambria Math" w:eastAsia="Arial" w:hAnsi="Cambria Math" w:cs="Arial"/>
              <w:color w:val="000000" w:themeColor="text1"/>
            </w:rPr>
            <m:t>:the error term or innovation</m:t>
          </m:r>
        </m:oMath>
      </m:oMathPara>
    </w:p>
    <w:p w14:paraId="6C47653D" w14:textId="77777777" w:rsidR="008D1943" w:rsidRDefault="00000000" w:rsidP="008D1943">
      <w:pPr>
        <w:spacing w:before="240" w:after="60" w:line="360" w:lineRule="auto"/>
        <w:jc w:val="right"/>
        <w:rPr>
          <w:rFonts w:ascii="Arial" w:eastAsia="Arial" w:hAnsi="Arial" w:cs="Arial"/>
          <w:color w:val="000000" w:themeColor="text1"/>
        </w:rPr>
      </w:pPr>
      <m:oMath>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u</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σ</m:t>
            </m:r>
          </m:e>
          <m:sub>
            <m:r>
              <w:rPr>
                <w:rFonts w:ascii="Cambria Math" w:eastAsia="Arial" w:hAnsi="Cambria Math" w:cs="Arial"/>
                <w:color w:val="000000" w:themeColor="text1"/>
              </w:rPr>
              <m:t>t</m:t>
            </m:r>
          </m:sub>
        </m:sSub>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ε</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m:t>
        </m:r>
      </m:oMath>
      <w:r w:rsidR="008D1943">
        <w:rPr>
          <w:rFonts w:ascii="Arial" w:eastAsia="Arial" w:hAnsi="Arial" w:cs="Arial"/>
          <w:color w:val="000000" w:themeColor="text1"/>
        </w:rPr>
        <w:t xml:space="preserve">       </w:t>
      </w:r>
      <w:r w:rsidR="008D1943">
        <w:rPr>
          <w:rFonts w:ascii="Arial" w:eastAsia="Arial" w:hAnsi="Arial" w:cs="Arial"/>
          <w:color w:val="000000" w:themeColor="text1"/>
        </w:rPr>
        <w:tab/>
      </w:r>
      <w:r w:rsidR="008D1943">
        <w:rPr>
          <w:rFonts w:ascii="Arial" w:eastAsia="Arial" w:hAnsi="Arial" w:cs="Arial"/>
          <w:color w:val="000000" w:themeColor="text1"/>
        </w:rPr>
        <w:tab/>
      </w:r>
      <w:r w:rsidR="008D1943">
        <w:rPr>
          <w:rFonts w:ascii="Arial" w:eastAsia="Arial" w:hAnsi="Arial" w:cs="Arial"/>
          <w:color w:val="000000" w:themeColor="text1"/>
        </w:rPr>
        <w:tab/>
        <w:t xml:space="preserve">           2.1.14</w:t>
      </w:r>
    </w:p>
    <w:p w14:paraId="0A03BCA4" w14:textId="77777777" w:rsidR="008D1943" w:rsidRDefault="00000000" w:rsidP="008D1943">
      <w:pPr>
        <w:spacing w:before="240" w:after="60" w:line="360" w:lineRule="auto"/>
        <w:jc w:val="right"/>
        <w:rPr>
          <w:rFonts w:ascii="Arial" w:eastAsia="Arial" w:hAnsi="Arial" w:cs="Arial"/>
          <w:color w:val="000000" w:themeColor="text1"/>
        </w:rPr>
      </w:pPr>
      <m:oMath>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σ</m:t>
            </m:r>
          </m:e>
          <m:sub>
            <m:r>
              <w:rPr>
                <w:rFonts w:ascii="Cambria Math" w:eastAsia="Arial" w:hAnsi="Cambria Math" w:cs="Arial"/>
                <w:color w:val="000000" w:themeColor="text1"/>
              </w:rPr>
              <m:t>t</m:t>
            </m:r>
          </m:sub>
          <m:sup>
            <m:r>
              <w:rPr>
                <w:rFonts w:ascii="Cambria Math" w:eastAsia="Arial" w:hAnsi="Cambria Math" w:cs="Arial"/>
                <w:color w:val="000000" w:themeColor="text1"/>
              </w:rPr>
              <m:t>2</m:t>
            </m:r>
          </m:sup>
        </m:sSubSup>
        <m:r>
          <w:rPr>
            <w:rFonts w:ascii="Cambria Math" w:eastAsia="Arial" w:hAnsi="Cambria Math" w:cs="Arial"/>
            <w:color w:val="000000" w:themeColor="text1"/>
          </w:rPr>
          <m:t xml:space="preserve">=w+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a</m:t>
            </m:r>
          </m:e>
          <m:sub>
            <m:r>
              <w:rPr>
                <w:rFonts w:ascii="Cambria Math" w:eastAsia="Arial" w:hAnsi="Cambria Math" w:cs="Arial"/>
                <w:color w:val="000000" w:themeColor="text1"/>
              </w:rPr>
              <m:t>1</m:t>
            </m:r>
          </m:sub>
        </m:sSub>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u</m:t>
            </m:r>
          </m:e>
          <m:sub>
            <m:r>
              <w:rPr>
                <w:rFonts w:ascii="Cambria Math" w:eastAsia="Arial" w:hAnsi="Cambria Math" w:cs="Arial"/>
                <w:color w:val="000000" w:themeColor="text1"/>
              </w:rPr>
              <m:t>t-1</m:t>
            </m:r>
          </m:sub>
          <m:sup>
            <m:r>
              <w:rPr>
                <w:rFonts w:ascii="Cambria Math" w:eastAsia="Arial" w:hAnsi="Cambria Math" w:cs="Arial"/>
                <w:color w:val="000000" w:themeColor="text1"/>
              </w:rPr>
              <m:t>2</m:t>
            </m:r>
          </m:sup>
        </m:sSubSup>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β</m:t>
            </m:r>
          </m:e>
          <m:sub>
            <m:r>
              <w:rPr>
                <w:rFonts w:ascii="Cambria Math" w:eastAsia="Arial" w:hAnsi="Cambria Math" w:cs="Arial"/>
                <w:color w:val="000000" w:themeColor="text1"/>
              </w:rPr>
              <m:t>1</m:t>
            </m:r>
          </m:sub>
        </m:sSub>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σ</m:t>
            </m:r>
          </m:e>
          <m:sub>
            <m:r>
              <w:rPr>
                <w:rFonts w:ascii="Cambria Math" w:eastAsia="Arial" w:hAnsi="Cambria Math" w:cs="Arial"/>
                <w:color w:val="000000" w:themeColor="text1"/>
              </w:rPr>
              <m:t>t-1</m:t>
            </m:r>
          </m:sub>
          <m:sup>
            <m:r>
              <w:rPr>
                <w:rFonts w:ascii="Cambria Math" w:eastAsia="Arial" w:hAnsi="Cambria Math" w:cs="Arial"/>
                <w:color w:val="000000" w:themeColor="text1"/>
              </w:rPr>
              <m:t>2</m:t>
            </m:r>
          </m:sup>
        </m:sSubSup>
      </m:oMath>
      <w:r w:rsidR="008D1943">
        <w:rPr>
          <w:rFonts w:ascii="Arial" w:eastAsia="Arial" w:hAnsi="Arial" w:cs="Arial"/>
          <w:color w:val="000000" w:themeColor="text1"/>
        </w:rPr>
        <w:tab/>
      </w:r>
      <w:r w:rsidR="008D1943">
        <w:rPr>
          <w:rFonts w:ascii="Arial" w:eastAsia="Arial" w:hAnsi="Arial" w:cs="Arial"/>
          <w:color w:val="000000" w:themeColor="text1"/>
        </w:rPr>
        <w:tab/>
      </w:r>
      <w:r w:rsidR="008D1943">
        <w:rPr>
          <w:rFonts w:ascii="Arial" w:eastAsia="Arial" w:hAnsi="Arial" w:cs="Arial"/>
          <w:color w:val="000000" w:themeColor="text1"/>
        </w:rPr>
        <w:tab/>
        <w:t xml:space="preserve">         </w:t>
      </w:r>
      <w:r w:rsidR="008D1943">
        <w:rPr>
          <w:rFonts w:ascii="Arial" w:eastAsia="Arial" w:hAnsi="Arial" w:cs="Arial"/>
          <w:color w:val="000000" w:themeColor="text1"/>
        </w:rPr>
        <w:tab/>
        <w:t xml:space="preserve"> 2.1.15</w:t>
      </w:r>
    </w:p>
    <w:p w14:paraId="4C688D36" w14:textId="77777777" w:rsidR="008D1943" w:rsidRPr="00267FC5" w:rsidRDefault="008D1943" w:rsidP="008D1943">
      <w:pPr>
        <w:spacing w:before="240" w:after="60" w:line="360" w:lineRule="auto"/>
        <w:jc w:val="center"/>
        <w:rPr>
          <w:rFonts w:ascii="Cambria Math" w:eastAsia="Arial" w:hAnsi="Cambria Math" w:cs="Arial"/>
          <w:i/>
          <w:color w:val="000000" w:themeColor="text1"/>
        </w:rPr>
      </w:pPr>
      <m:oMath>
        <m:r>
          <w:rPr>
            <w:rFonts w:ascii="Cambria Math" w:eastAsia="Arial" w:hAnsi="Cambria Math" w:cs="Arial"/>
            <w:color w:val="000000" w:themeColor="text1"/>
          </w:rPr>
          <m:t xml:space="preserve">where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ε</m:t>
            </m:r>
          </m:e>
          <m:sub>
            <m:r>
              <w:rPr>
                <w:rFonts w:ascii="Cambria Math" w:eastAsia="Arial" w:hAnsi="Cambria Math" w:cs="Arial"/>
                <w:color w:val="000000" w:themeColor="text1"/>
              </w:rPr>
              <m:t>t</m:t>
            </m:r>
          </m:sub>
        </m:sSub>
        <m:r>
          <w:rPr>
            <w:rFonts w:ascii="Cambria Math" w:eastAsia="Arial" w:hAnsi="Cambria Math" w:cs="Arial"/>
            <w:color w:val="000000" w:themeColor="text1"/>
          </w:rPr>
          <m:t>∼i.i.d</m:t>
        </m:r>
        <m:d>
          <m:dPr>
            <m:ctrlPr>
              <w:rPr>
                <w:rFonts w:ascii="Cambria Math" w:eastAsia="Arial" w:hAnsi="Cambria Math" w:cs="Arial"/>
                <w:i/>
                <w:color w:val="000000" w:themeColor="text1"/>
              </w:rPr>
            </m:ctrlPr>
          </m:dPr>
          <m:e>
            <m:r>
              <w:rPr>
                <w:rFonts w:ascii="Cambria Math" w:eastAsia="Arial" w:hAnsi="Cambria Math" w:cs="Arial"/>
                <w:color w:val="000000" w:themeColor="text1"/>
              </w:rPr>
              <m:t>0,1</m:t>
            </m:r>
          </m:e>
        </m:d>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a</m:t>
            </m:r>
          </m:e>
          <m:sub>
            <m:r>
              <w:rPr>
                <w:rFonts w:ascii="Cambria Math" w:eastAsia="Arial" w:hAnsi="Cambria Math" w:cs="Arial"/>
                <w:color w:val="000000" w:themeColor="text1"/>
              </w:rPr>
              <m:t>1</m:t>
            </m:r>
          </m:sub>
        </m:sSub>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u</m:t>
            </m:r>
          </m:e>
          <m:sub>
            <m:r>
              <w:rPr>
                <w:rFonts w:ascii="Cambria Math" w:eastAsia="Arial" w:hAnsi="Cambria Math" w:cs="Arial"/>
                <w:color w:val="000000" w:themeColor="text1"/>
              </w:rPr>
              <m:t>t-1</m:t>
            </m:r>
          </m:sub>
          <m:sup>
            <m:r>
              <w:rPr>
                <w:rFonts w:ascii="Cambria Math" w:eastAsia="Arial" w:hAnsi="Cambria Math" w:cs="Arial"/>
                <w:color w:val="000000" w:themeColor="text1"/>
              </w:rPr>
              <m:t>2</m:t>
            </m:r>
          </m:sup>
        </m:sSubSup>
        <m:r>
          <w:rPr>
            <w:rFonts w:ascii="Cambria Math" w:eastAsia="Arial" w:hAnsi="Cambria Math" w:cs="Arial"/>
            <w:color w:val="000000" w:themeColor="text1"/>
          </w:rPr>
          <m:t xml:space="preserve"> &amp;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β</m:t>
            </m:r>
          </m:e>
          <m:sub>
            <m:r>
              <w:rPr>
                <w:rFonts w:ascii="Cambria Math" w:eastAsia="Arial" w:hAnsi="Cambria Math" w:cs="Arial"/>
                <w:color w:val="000000" w:themeColor="text1"/>
              </w:rPr>
              <m:t>1</m:t>
            </m:r>
          </m:sub>
        </m:sSub>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σ</m:t>
            </m:r>
          </m:e>
          <m:sub>
            <m:r>
              <w:rPr>
                <w:rFonts w:ascii="Cambria Math" w:eastAsia="Arial" w:hAnsi="Cambria Math" w:cs="Arial"/>
                <w:color w:val="000000" w:themeColor="text1"/>
              </w:rPr>
              <m:t>t-1</m:t>
            </m:r>
          </m:sub>
          <m:sup>
            <m:r>
              <w:rPr>
                <w:rFonts w:ascii="Cambria Math" w:eastAsia="Arial" w:hAnsi="Cambria Math" w:cs="Arial"/>
                <w:color w:val="000000" w:themeColor="text1"/>
              </w:rPr>
              <m:t>2</m:t>
            </m:r>
          </m:sup>
        </m:sSubSup>
        <m:r>
          <w:rPr>
            <w:rFonts w:ascii="Cambria Math" w:eastAsia="Arial" w:hAnsi="Cambria Math" w:cs="Arial"/>
            <w:color w:val="000000" w:themeColor="text1"/>
          </w:rPr>
          <m:t xml:space="preserve"> are squared error and variance from t-1; </m:t>
        </m:r>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σ</m:t>
            </m:r>
          </m:e>
          <m:sub>
            <m:r>
              <w:rPr>
                <w:rFonts w:ascii="Cambria Math" w:eastAsia="Arial" w:hAnsi="Cambria Math" w:cs="Arial"/>
                <w:color w:val="000000" w:themeColor="text1"/>
              </w:rPr>
              <m:t>t</m:t>
            </m:r>
          </m:sub>
          <m:sup>
            <m:r>
              <w:rPr>
                <w:rFonts w:ascii="Cambria Math" w:eastAsia="Arial" w:hAnsi="Cambria Math" w:cs="Arial"/>
                <w:color w:val="000000" w:themeColor="text1"/>
              </w:rPr>
              <m:t>2</m:t>
            </m:r>
          </m:sup>
        </m:sSubSup>
      </m:oMath>
      <w:r>
        <w:rPr>
          <w:rFonts w:ascii="Arial" w:eastAsia="Arial" w:hAnsi="Arial" w:cs="Arial"/>
          <w:color w:val="000000" w:themeColor="text1"/>
        </w:rPr>
        <w:t xml:space="preserve"> </w:t>
      </w:r>
      <w:r w:rsidRPr="00267FC5">
        <w:rPr>
          <w:rFonts w:ascii="Cambria Math" w:eastAsia="Arial" w:hAnsi="Cambria Math" w:cs="Arial"/>
          <w:i/>
          <w:color w:val="000000" w:themeColor="text1"/>
        </w:rPr>
        <w:t>is the conditional variance of</w:t>
      </w:r>
      <w:r>
        <w:rPr>
          <w:rFonts w:ascii="Cambria Math" w:eastAsia="Arial" w:hAnsi="Cambria Math" w:cs="Arial"/>
          <w:i/>
          <w:color w:val="000000" w:themeColor="text1"/>
        </w:rPr>
        <w:t xml:space="preserve"> </w:t>
      </w:r>
      <m:oMath>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 xml:space="preserve"> u</m:t>
            </m:r>
          </m:e>
          <m:sub>
            <m:r>
              <w:rPr>
                <w:rFonts w:ascii="Cambria Math" w:eastAsia="Arial" w:hAnsi="Cambria Math" w:cs="Arial"/>
                <w:color w:val="000000" w:themeColor="text1"/>
              </w:rPr>
              <m:t>t</m:t>
            </m:r>
          </m:sub>
        </m:sSub>
      </m:oMath>
      <w:r w:rsidRPr="00267FC5">
        <w:rPr>
          <w:rFonts w:ascii="Cambria Math" w:eastAsia="Arial" w:hAnsi="Cambria Math" w:cs="Arial"/>
          <w:i/>
          <w:color w:val="000000" w:themeColor="text1"/>
        </w:rPr>
        <w:t xml:space="preserve"> </w:t>
      </w:r>
    </w:p>
    <w:p w14:paraId="61FE1BD8" w14:textId="77777777" w:rsidR="008D1943" w:rsidRDefault="008D1943" w:rsidP="008D1943">
      <w:pPr>
        <w:spacing w:before="240" w:after="60" w:line="360" w:lineRule="auto"/>
        <w:ind w:firstLine="720"/>
        <w:jc w:val="both"/>
        <w:rPr>
          <w:rFonts w:ascii="Arial" w:eastAsia="Arial" w:hAnsi="Arial" w:cs="Arial"/>
          <w:color w:val="000000" w:themeColor="text1"/>
        </w:rPr>
      </w:pPr>
      <w:r>
        <w:rPr>
          <w:rFonts w:ascii="Arial" w:eastAsia="Arial" w:hAnsi="Arial" w:cs="Arial"/>
          <w:color w:val="000000" w:themeColor="text1"/>
        </w:rPr>
        <w:lastRenderedPageBreak/>
        <w:t>The GARCH (1, 1) model is a model of conditional variance that</w:t>
      </w:r>
      <w:r w:rsidRPr="1D0A8684">
        <w:rPr>
          <w:rFonts w:ascii="Arial" w:eastAsia="Arial" w:hAnsi="Arial" w:cs="Arial"/>
          <w:color w:val="000000" w:themeColor="text1"/>
        </w:rPr>
        <w:t xml:space="preserve"> says that the conditional variance of </w:t>
      </w:r>
      <w:r w:rsidRPr="00463CAD">
        <w:rPr>
          <w:rFonts w:ascii="Arial" w:eastAsia="Arial" w:hAnsi="Arial" w:cs="Arial"/>
          <w:i/>
          <w:iCs/>
          <w:color w:val="000000" w:themeColor="text1"/>
        </w:rPr>
        <w:t>u</w:t>
      </w:r>
      <w:r w:rsidRPr="1D0A8684">
        <w:rPr>
          <w:rFonts w:ascii="Arial" w:eastAsia="Arial" w:hAnsi="Arial" w:cs="Arial"/>
          <w:color w:val="000000" w:themeColor="text1"/>
        </w:rPr>
        <w:t xml:space="preserve"> at time </w:t>
      </w:r>
      <w:proofErr w:type="spellStart"/>
      <w:r w:rsidRPr="00463CAD">
        <w:rPr>
          <w:rFonts w:ascii="Arial" w:eastAsia="Arial" w:hAnsi="Arial" w:cs="Arial"/>
          <w:i/>
          <w:iCs/>
          <w:color w:val="000000" w:themeColor="text1"/>
        </w:rPr>
        <w:t>t</w:t>
      </w:r>
      <w:proofErr w:type="spellEnd"/>
      <w:r w:rsidRPr="1D0A8684">
        <w:rPr>
          <w:rFonts w:ascii="Arial" w:eastAsia="Arial" w:hAnsi="Arial" w:cs="Arial"/>
          <w:color w:val="000000" w:themeColor="text1"/>
        </w:rPr>
        <w:t xml:space="preserve"> depends not only on the squared error term in the previous </w:t>
      </w:r>
      <w:r>
        <w:rPr>
          <w:rFonts w:ascii="Arial" w:eastAsia="Arial" w:hAnsi="Arial" w:cs="Arial"/>
          <w:color w:val="000000" w:themeColor="text1"/>
        </w:rPr>
        <w:t>period</w:t>
      </w:r>
      <w:r w:rsidRPr="1D0A8684">
        <w:rPr>
          <w:rFonts w:ascii="Arial" w:eastAsia="Arial" w:hAnsi="Arial" w:cs="Arial"/>
          <w:color w:val="000000" w:themeColor="text1"/>
        </w:rPr>
        <w:t xml:space="preserve"> but also on its conditional variance in the previous </w:t>
      </w:r>
      <w:r>
        <w:rPr>
          <w:rFonts w:ascii="Arial" w:eastAsia="Arial" w:hAnsi="Arial" w:cs="Arial"/>
          <w:color w:val="000000" w:themeColor="text1"/>
        </w:rPr>
        <w:t>period</w:t>
      </w:r>
      <w:r w:rsidRPr="1D0A8684">
        <w:rPr>
          <w:rFonts w:ascii="Arial" w:eastAsia="Arial" w:hAnsi="Arial" w:cs="Arial"/>
          <w:color w:val="000000" w:themeColor="text1"/>
        </w:rPr>
        <w:t>.</w:t>
      </w:r>
      <w:r>
        <w:rPr>
          <w:rFonts w:ascii="Arial" w:eastAsia="Arial" w:hAnsi="Arial" w:cs="Arial"/>
          <w:color w:val="000000" w:themeColor="text1"/>
        </w:rPr>
        <w:t xml:space="preserve"> The model assumes that the error term is white noise, which means it is </w:t>
      </w:r>
      <w:proofErr w:type="spellStart"/>
      <w:r>
        <w:rPr>
          <w:rFonts w:ascii="Arial" w:eastAsia="Arial" w:hAnsi="Arial" w:cs="Arial"/>
          <w:color w:val="000000" w:themeColor="text1"/>
        </w:rPr>
        <w:t>i.i.d.</w:t>
      </w:r>
      <w:proofErr w:type="spellEnd"/>
      <w:r>
        <w:rPr>
          <w:rFonts w:ascii="Arial" w:eastAsia="Arial" w:hAnsi="Arial" w:cs="Arial"/>
          <w:color w:val="000000" w:themeColor="text1"/>
        </w:rPr>
        <w:t xml:space="preserve"> with mean 0 and variance </w:t>
      </w:r>
      <w:r w:rsidRPr="006B7CEB">
        <w:rPr>
          <w:rFonts w:ascii="Arial" w:eastAsia="Arial" w:hAnsi="Arial" w:cs="Arial"/>
          <w:color w:val="000000" w:themeColor="text1"/>
        </w:rPr>
        <w:t>σ</w:t>
      </w:r>
      <w:r>
        <w:rPr>
          <w:rFonts w:ascii="Arial" w:eastAsia="Arial" w:hAnsi="Arial" w:cs="Arial"/>
          <w:color w:val="000000" w:themeColor="text1"/>
          <w:vertAlign w:val="superscript"/>
        </w:rPr>
        <w:t>2</w:t>
      </w:r>
      <w:r w:rsidRPr="006B7CEB">
        <w:rPr>
          <w:rFonts w:ascii="Arial" w:eastAsia="Arial" w:hAnsi="Arial" w:cs="Arial"/>
          <w:color w:val="000000" w:themeColor="text1"/>
        </w:rPr>
        <w:t xml:space="preserve"> </w:t>
      </w:r>
      <w:r>
        <w:rPr>
          <w:rFonts w:ascii="Arial" w:eastAsia="Arial" w:hAnsi="Arial" w:cs="Arial"/>
          <w:color w:val="000000" w:themeColor="text1"/>
        </w:rPr>
        <w:t xml:space="preserve">= 1. </w:t>
      </w:r>
      <w:r w:rsidRPr="1D0A8684">
        <w:rPr>
          <w:rFonts w:ascii="Arial" w:eastAsia="Arial" w:hAnsi="Arial" w:cs="Arial"/>
          <w:color w:val="000000" w:themeColor="text1"/>
        </w:rPr>
        <w:t xml:space="preserve"> This model can be generalized to a GARCH (p, q) model in which there are p lagged terms of the squared error term and q terms of the lagged conditional variances. GARCH is an advancement on ARCH models.</w:t>
      </w:r>
    </w:p>
    <w:p w14:paraId="6C7F1564" w14:textId="77777777" w:rsidR="008D1943" w:rsidRPr="00730E22" w:rsidRDefault="008D1943" w:rsidP="008D1943">
      <w:pPr>
        <w:pStyle w:val="Heading3"/>
      </w:pPr>
      <w:bookmarkStart w:id="18" w:name="_Toc202695060"/>
      <w:r w:rsidRPr="00267FC5">
        <w:rPr>
          <w:rStyle w:val="SubtleEmphasis"/>
          <w:color w:val="0A2F40" w:themeColor="accent1" w:themeShade="7F"/>
        </w:rPr>
        <w:t>2.2.1 VOLATILITY ESTIMATION MODEL</w:t>
      </w:r>
      <w:bookmarkEnd w:id="18"/>
    </w:p>
    <w:p w14:paraId="62649B0E" w14:textId="77777777" w:rsidR="008D1943" w:rsidRDefault="008D1943" w:rsidP="008D1943">
      <w:pPr>
        <w:spacing w:before="240"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To measure the volatility of ARCH/GARCH, there are some steps to select the best model. The first step which should be conducted is examining the significance of ARCH coefficient or residual coefficient (α) and GARCH coefficient or variance coefficient (β). </w:t>
      </w:r>
      <w:r>
        <w:rPr>
          <w:rFonts w:ascii="Arial" w:eastAsia="Arial" w:hAnsi="Arial" w:cs="Arial"/>
          <w:color w:val="000000" w:themeColor="text1"/>
        </w:rPr>
        <w:t>The ARCH coefficient measures the impact of past squared residuals on the current variance, while the GARCH coefficient measures the impact of past variances on the current variance.</w:t>
      </w:r>
    </w:p>
    <w:p w14:paraId="489D6058" w14:textId="77777777" w:rsidR="008D1943" w:rsidRDefault="008D1943" w:rsidP="008D1943">
      <w:pPr>
        <w:spacing w:before="240"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A coefficient is significant if the probability of z-statistic value is less than the probability of critical value.</w:t>
      </w:r>
      <w:r>
        <w:rPr>
          <w:rFonts w:ascii="Arial" w:eastAsia="Arial" w:hAnsi="Arial" w:cs="Arial"/>
          <w:color w:val="000000" w:themeColor="text1"/>
        </w:rPr>
        <w:t xml:space="preserve"> The critical value is a threshold that we use to determine whether a coefficient is significant. The critical value is determined by the significance level which is typically set at 0.05. If the ARCH coefficient is significant, it means that past squared residuals have a significant impact on the current variance. This suggests that the ARCH model is a good fit for the data. If the GARCH coefficient is significant, it means that the past variances have a significant impact on the current variance. This suggests that the GARCH model is a good fit for the data. Once we have determined that the ARCH and GARCH coefficients are significant, we can then select the best model by comparing the AIC and BIC values. These are statistical measures that are used to compare the fit of different models. The model with the lowest AIC or BIC value is generally considered to be the best fit for the data. </w:t>
      </w:r>
    </w:p>
    <w:p w14:paraId="5885FE43" w14:textId="77777777" w:rsidR="008D1943" w:rsidRPr="00730E22" w:rsidRDefault="008D1943" w:rsidP="008D1943">
      <w:pPr>
        <w:pStyle w:val="Heading3"/>
      </w:pPr>
      <w:bookmarkStart w:id="19" w:name="_Toc202695061"/>
      <w:r w:rsidRPr="00267FC5">
        <w:rPr>
          <w:rStyle w:val="SubtleEmphasis"/>
          <w:color w:val="0A2F40" w:themeColor="accent1" w:themeShade="7F"/>
        </w:rPr>
        <w:t>2.2.2 HYPOTHESIS TEST AND STATIONARITY TEST</w:t>
      </w:r>
      <w:bookmarkEnd w:id="19"/>
      <w:r w:rsidRPr="00267FC5">
        <w:rPr>
          <w:rStyle w:val="SubtleEmphasis"/>
          <w:color w:val="0A2F40" w:themeColor="accent1" w:themeShade="7F"/>
        </w:rPr>
        <w:t xml:space="preserve"> </w:t>
      </w:r>
    </w:p>
    <w:p w14:paraId="27783891" w14:textId="77777777" w:rsidR="008D1943" w:rsidRDefault="008D1943" w:rsidP="008D1943">
      <w:pPr>
        <w:spacing w:before="240"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A set of data is stated to be stationary if the average value</w:t>
      </w:r>
      <w:r>
        <w:rPr>
          <w:rFonts w:ascii="Arial" w:eastAsia="Arial" w:hAnsi="Arial" w:cs="Arial"/>
          <w:color w:val="000000" w:themeColor="text1"/>
        </w:rPr>
        <w:t xml:space="preserve">, </w:t>
      </w:r>
      <w:r w:rsidRPr="1D0A8684">
        <w:rPr>
          <w:rFonts w:ascii="Arial" w:eastAsia="Arial" w:hAnsi="Arial" w:cs="Arial"/>
          <w:color w:val="000000" w:themeColor="text1"/>
        </w:rPr>
        <w:t>variance</w:t>
      </w:r>
      <w:r>
        <w:rPr>
          <w:rFonts w:ascii="Arial" w:eastAsia="Arial" w:hAnsi="Arial" w:cs="Arial"/>
          <w:color w:val="000000" w:themeColor="text1"/>
        </w:rPr>
        <w:t xml:space="preserve">, and autocorrelation of the series </w:t>
      </w:r>
      <w:r w:rsidRPr="1D0A8684">
        <w:rPr>
          <w:rFonts w:ascii="Arial" w:eastAsia="Arial" w:hAnsi="Arial" w:cs="Arial"/>
          <w:color w:val="000000" w:themeColor="text1"/>
        </w:rPr>
        <w:t xml:space="preserve">are constant. </w:t>
      </w:r>
      <w:r>
        <w:rPr>
          <w:rFonts w:ascii="Arial" w:eastAsia="Arial" w:hAnsi="Arial" w:cs="Arial"/>
          <w:color w:val="000000" w:themeColor="text1"/>
        </w:rPr>
        <w:t xml:space="preserve">In other words, the statistical properties do not </w:t>
      </w:r>
      <w:r>
        <w:rPr>
          <w:rFonts w:ascii="Arial" w:eastAsia="Arial" w:hAnsi="Arial" w:cs="Arial"/>
          <w:color w:val="000000" w:themeColor="text1"/>
        </w:rPr>
        <w:lastRenderedPageBreak/>
        <w:t xml:space="preserve">change over time. </w:t>
      </w:r>
      <w:r w:rsidRPr="1D0A8684">
        <w:rPr>
          <w:rFonts w:ascii="Arial" w:eastAsia="Arial" w:hAnsi="Arial" w:cs="Arial"/>
          <w:color w:val="000000" w:themeColor="text1"/>
        </w:rPr>
        <w:t xml:space="preserve">The stationarity test is conducted to ensure that the return data have been stationary. As explained in the </w:t>
      </w:r>
      <w:r>
        <w:rPr>
          <w:rFonts w:ascii="Arial" w:eastAsia="Arial" w:hAnsi="Arial" w:cs="Arial"/>
          <w:color w:val="000000" w:themeColor="text1"/>
        </w:rPr>
        <w:t>next</w:t>
      </w:r>
      <w:r w:rsidRPr="1D0A8684">
        <w:rPr>
          <w:rFonts w:ascii="Arial" w:eastAsia="Arial" w:hAnsi="Arial" w:cs="Arial"/>
          <w:color w:val="000000" w:themeColor="text1"/>
        </w:rPr>
        <w:t xml:space="preserve"> section, the stationarity test of return data is conducted by using ADF (Augmented Dickey Fuller) Test. ADF test aims to find out whether the return data still contain the unit root or not.</w:t>
      </w:r>
      <w:r>
        <w:rPr>
          <w:rFonts w:ascii="Arial" w:eastAsia="Arial" w:hAnsi="Arial" w:cs="Arial"/>
          <w:color w:val="000000" w:themeColor="text1"/>
        </w:rPr>
        <w:t xml:space="preserve"> A unit root is a value that causes the series to trend over time.</w:t>
      </w:r>
      <w:r w:rsidRPr="1D0A8684">
        <w:rPr>
          <w:rFonts w:ascii="Arial" w:eastAsia="Arial" w:hAnsi="Arial" w:cs="Arial"/>
          <w:color w:val="000000" w:themeColor="text1"/>
        </w:rPr>
        <w:t xml:space="preserve"> If the return data do</w:t>
      </w:r>
      <w:r>
        <w:rPr>
          <w:rFonts w:ascii="Arial" w:eastAsia="Arial" w:hAnsi="Arial" w:cs="Arial"/>
          <w:color w:val="000000" w:themeColor="text1"/>
        </w:rPr>
        <w:t>es</w:t>
      </w:r>
      <w:r w:rsidRPr="1D0A8684">
        <w:rPr>
          <w:rFonts w:ascii="Arial" w:eastAsia="Arial" w:hAnsi="Arial" w:cs="Arial"/>
          <w:color w:val="000000" w:themeColor="text1"/>
        </w:rPr>
        <w:t xml:space="preserve"> not contain the unit root, it means that the data is stationary. Then it can be used in the further estimation processes. However, if the ADF test results show that the return data still contain</w:t>
      </w:r>
      <w:r>
        <w:rPr>
          <w:rFonts w:ascii="Arial" w:eastAsia="Arial" w:hAnsi="Arial" w:cs="Arial"/>
          <w:color w:val="000000" w:themeColor="text1"/>
        </w:rPr>
        <w:t>s</w:t>
      </w:r>
      <w:r w:rsidRPr="1D0A8684">
        <w:rPr>
          <w:rFonts w:ascii="Arial" w:eastAsia="Arial" w:hAnsi="Arial" w:cs="Arial"/>
          <w:color w:val="000000" w:themeColor="text1"/>
        </w:rPr>
        <w:t xml:space="preserve"> the unit root (not stationary) then the differencing process of the data should be conducted until its condition becomes stationary</w:t>
      </w:r>
      <w:r>
        <w:rPr>
          <w:rFonts w:ascii="Arial" w:eastAsia="Arial" w:hAnsi="Arial" w:cs="Arial"/>
          <w:color w:val="000000" w:themeColor="text1"/>
        </w:rPr>
        <w:t xml:space="preserve"> </w:t>
      </w:r>
      <w:sdt>
        <w:sdtPr>
          <w:rPr>
            <w:rFonts w:ascii="Arial" w:eastAsia="Arial" w:hAnsi="Arial" w:cs="Arial"/>
            <w:color w:val="000000" w:themeColor="text1"/>
          </w:rPr>
          <w:id w:val="-110556811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Ioa21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[25]</w:t>
          </w:r>
          <w:r>
            <w:rPr>
              <w:rFonts w:ascii="Arial" w:eastAsia="Arial" w:hAnsi="Arial" w:cs="Arial"/>
              <w:color w:val="000000" w:themeColor="text1"/>
            </w:rPr>
            <w:fldChar w:fldCharType="end"/>
          </w:r>
        </w:sdtContent>
      </w:sdt>
      <w:r w:rsidRPr="1D0A8684">
        <w:rPr>
          <w:rFonts w:ascii="Arial" w:eastAsia="Arial" w:hAnsi="Arial" w:cs="Arial"/>
          <w:color w:val="000000" w:themeColor="text1"/>
        </w:rPr>
        <w:t xml:space="preserve">. </w:t>
      </w:r>
      <w:r>
        <w:rPr>
          <w:rFonts w:ascii="Arial" w:eastAsia="Arial" w:hAnsi="Arial" w:cs="Arial"/>
          <w:color w:val="000000" w:themeColor="text1"/>
        </w:rPr>
        <w:t xml:space="preserve">Differencing is a process of subtracting the previous value from the current value. This process removes the trend from the series and makes it stationary. </w:t>
      </w:r>
    </w:p>
    <w:p w14:paraId="4A1EDF8D" w14:textId="77777777" w:rsidR="008D1943" w:rsidRDefault="008D1943" w:rsidP="008D1943">
      <w:pPr>
        <w:spacing w:before="240" w:after="60" w:line="360" w:lineRule="auto"/>
        <w:jc w:val="both"/>
        <w:rPr>
          <w:rFonts w:ascii="Arial" w:eastAsia="Arial" w:hAnsi="Arial" w:cs="Arial"/>
          <w:color w:val="000000" w:themeColor="text1"/>
        </w:rPr>
      </w:pPr>
      <w:r w:rsidRPr="1D0A8684">
        <w:rPr>
          <w:rFonts w:ascii="Arial" w:eastAsia="Arial" w:hAnsi="Arial" w:cs="Arial"/>
          <w:color w:val="000000" w:themeColor="text1"/>
        </w:rPr>
        <w:t>The ADF test is conducted using the hypothesis test as follows:</w:t>
      </w:r>
    </w:p>
    <w:p w14:paraId="1D730C00" w14:textId="77777777" w:rsidR="008D1943" w:rsidRPr="003C2313" w:rsidRDefault="008D1943" w:rsidP="008D1943">
      <w:pPr>
        <w:spacing w:before="240" w:after="60" w:line="360" w:lineRule="auto"/>
        <w:jc w:val="both"/>
        <w:rPr>
          <w:rFonts w:ascii="Arial" w:eastAsia="Arial" w:hAnsi="Arial" w:cs="Arial"/>
          <w:i/>
          <w:iCs/>
          <w:color w:val="000000" w:themeColor="text1"/>
        </w:rPr>
      </w:pPr>
      <w:proofErr w:type="gramStart"/>
      <w:r w:rsidRPr="003C2313">
        <w:rPr>
          <w:rFonts w:ascii="Arial" w:eastAsia="Arial" w:hAnsi="Arial" w:cs="Arial"/>
          <w:i/>
          <w:iCs/>
          <w:color w:val="000000" w:themeColor="text1"/>
        </w:rPr>
        <w:t>Ho :</w:t>
      </w:r>
      <w:proofErr w:type="gramEnd"/>
      <w:r w:rsidRPr="003C2313">
        <w:rPr>
          <w:rFonts w:ascii="Arial" w:eastAsia="Arial" w:hAnsi="Arial" w:cs="Arial"/>
          <w:i/>
          <w:iCs/>
          <w:color w:val="000000" w:themeColor="text1"/>
        </w:rPr>
        <w:t xml:space="preserve"> γ = 1, there are unit roots and non-stationary data </w:t>
      </w:r>
    </w:p>
    <w:p w14:paraId="61A0256E" w14:textId="77777777" w:rsidR="008D1943" w:rsidRPr="003C2313" w:rsidRDefault="008D1943" w:rsidP="008D1943">
      <w:pPr>
        <w:spacing w:before="240" w:after="60" w:line="360" w:lineRule="auto"/>
        <w:jc w:val="both"/>
        <w:rPr>
          <w:rFonts w:ascii="Arial" w:eastAsia="Arial" w:hAnsi="Arial" w:cs="Arial"/>
          <w:i/>
          <w:iCs/>
          <w:color w:val="000000" w:themeColor="text1"/>
        </w:rPr>
      </w:pPr>
      <w:r w:rsidRPr="003C2313">
        <w:rPr>
          <w:rFonts w:ascii="Arial" w:eastAsia="Arial" w:hAnsi="Arial" w:cs="Arial"/>
          <w:i/>
          <w:iCs/>
          <w:color w:val="000000" w:themeColor="text1"/>
        </w:rPr>
        <w:t xml:space="preserve">H1: stationary data </w:t>
      </w:r>
    </w:p>
    <w:p w14:paraId="57C8C719" w14:textId="77777777" w:rsidR="008D1943" w:rsidRDefault="008D1943" w:rsidP="008D1943">
      <w:pPr>
        <w:spacing w:before="240" w:after="60" w:line="360" w:lineRule="auto"/>
        <w:jc w:val="both"/>
      </w:pPr>
      <w:r w:rsidRPr="1D0A8684">
        <w:rPr>
          <w:rFonts w:ascii="Arial" w:eastAsia="Arial" w:hAnsi="Arial" w:cs="Arial"/>
          <w:color w:val="000000" w:themeColor="text1"/>
        </w:rPr>
        <w:t xml:space="preserve">If the ADF test statistic is smaller than the critical value or possessing the probability which is smaller than 5%, </w:t>
      </w:r>
      <w:r>
        <w:rPr>
          <w:rFonts w:ascii="Arial" w:eastAsia="Arial" w:hAnsi="Arial" w:cs="Arial"/>
          <w:color w:val="000000" w:themeColor="text1"/>
        </w:rPr>
        <w:t xml:space="preserve">this </w:t>
      </w:r>
      <w:r w:rsidRPr="1D0A8684">
        <w:rPr>
          <w:rFonts w:ascii="Arial" w:eastAsia="Arial" w:hAnsi="Arial" w:cs="Arial"/>
          <w:color w:val="000000" w:themeColor="text1"/>
        </w:rPr>
        <w:t>means that the data does not contain the unit roots anymore, so it is stationary. If the data is not stationary yet, then it is necessary to conduct the differencing process of the data until the ADF test value is smaller than its critical value.</w:t>
      </w:r>
    </w:p>
    <w:p w14:paraId="4C8AF7A0" w14:textId="77777777" w:rsidR="008D1943" w:rsidRDefault="008D1943" w:rsidP="008D1943">
      <w:pPr>
        <w:pStyle w:val="Heading2"/>
        <w:spacing w:line="360" w:lineRule="auto"/>
        <w:rPr>
          <w:rFonts w:eastAsia="Arial"/>
        </w:rPr>
      </w:pPr>
      <w:bookmarkStart w:id="20" w:name="_Toc202695062"/>
      <w:r w:rsidRPr="00267FC5">
        <w:rPr>
          <w:b/>
          <w:bCs/>
          <w:sz w:val="20"/>
          <w:szCs w:val="20"/>
        </w:rPr>
        <w:t>2.3 VOLATILITY FORECASTING USING LSTM</w:t>
      </w:r>
      <w:bookmarkEnd w:id="20"/>
    </w:p>
    <w:p w14:paraId="0A4AA466"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Long Short-Term Memory Network is an advanced RNN, a sequential network, that allows information to persist. It can handle the vanishing gradient problem faced by RNN. A recurrent neural network is also known as RNN is normally used for persistent memory.</w:t>
      </w:r>
    </w:p>
    <w:p w14:paraId="6C91866A"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The RNNs remember the previous information and use it for processing the current input. The shortcoming of RNN is, they cannot remember long term dependencies due to vanishing gradient. LSTMs are explicitly designed to avoid long-term dependency problems.</w:t>
      </w:r>
      <w:r>
        <w:rPr>
          <w:rFonts w:ascii="Arial" w:eastAsia="Arial" w:hAnsi="Arial" w:cs="Arial"/>
          <w:color w:val="000000" w:themeColor="text1"/>
        </w:rPr>
        <w:t xml:space="preserve"> </w:t>
      </w:r>
    </w:p>
    <w:p w14:paraId="25DE748A"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lastRenderedPageBreak/>
        <w:t xml:space="preserve">S.K. Mitra </w:t>
      </w:r>
      <w:sdt>
        <w:sdtPr>
          <w:rPr>
            <w:rFonts w:ascii="Arial" w:eastAsia="Arial" w:hAnsi="Arial" w:cs="Arial"/>
            <w:color w:val="000000" w:themeColor="text1"/>
          </w:rPr>
          <w:id w:val="24392273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DrS12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[26]</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218DCDFB">
        <w:rPr>
          <w:rFonts w:ascii="Arial" w:eastAsia="Arial" w:hAnsi="Arial" w:cs="Arial"/>
          <w:color w:val="000000" w:themeColor="text1"/>
        </w:rPr>
        <w:t>combined Neural Networks with traditional Black Scholes Formula to improve accuracy of volatility estimation and option pricing. A. Bucci</w:t>
      </w:r>
      <w:r>
        <w:rPr>
          <w:rFonts w:ascii="Arial" w:eastAsia="Arial" w:hAnsi="Arial" w:cs="Arial"/>
          <w:color w:val="000000" w:themeColor="text1"/>
        </w:rPr>
        <w:t xml:space="preserve"> (</w:t>
      </w:r>
      <w:sdt>
        <w:sdtPr>
          <w:rPr>
            <w:rFonts w:ascii="Arial" w:eastAsia="Arial" w:hAnsi="Arial" w:cs="Arial"/>
            <w:color w:val="000000" w:themeColor="text1"/>
          </w:rPr>
          <w:id w:val="-3257026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And20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[27]</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compared the predictive performance of feed-forward and recurrent neural networks (RNNs) focusing on LSTM network and nonlinear autoregressive model with exogenous input (NARX) network with traditional econometric methods. Bucci showed that RNNs were able to outperform all the traditional econometric approaches. B. Yang et al.</w:t>
      </w:r>
      <w:r>
        <w:rPr>
          <w:rFonts w:ascii="Arial" w:eastAsia="Arial" w:hAnsi="Arial" w:cs="Arial"/>
          <w:color w:val="000000" w:themeColor="text1"/>
        </w:rPr>
        <w:t xml:space="preserve"> </w:t>
      </w:r>
      <w:sdt>
        <w:sdtPr>
          <w:rPr>
            <w:rFonts w:ascii="Arial" w:eastAsia="Arial" w:hAnsi="Arial" w:cs="Arial"/>
            <w:color w:val="000000" w:themeColor="text1"/>
          </w:rPr>
          <w:id w:val="-1938815512"/>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Fan21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[28]</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218DCDFB">
        <w:rPr>
          <w:rFonts w:ascii="Arial" w:eastAsia="Arial" w:hAnsi="Arial" w:cs="Arial"/>
          <w:color w:val="000000" w:themeColor="text1"/>
        </w:rPr>
        <w:t xml:space="preserve">introduced a likelihood-based loss function to train the deep learning models and test all the models by the likelihood of the test sample. They use deep neural network (DNN) and LSTM model to forecast the volatility of stock index. The results show that DNNs with likelihood-based loss function can forecast volatility more precisely than the econometric model and the deep learning models with distance loss function. LSTM was a better one amongst the two DNNs. A. </w:t>
      </w:r>
      <w:proofErr w:type="spellStart"/>
      <w:r w:rsidRPr="218DCDFB">
        <w:rPr>
          <w:rFonts w:ascii="Arial" w:eastAsia="Arial" w:hAnsi="Arial" w:cs="Arial"/>
          <w:color w:val="000000" w:themeColor="text1"/>
        </w:rPr>
        <w:t>Thavaneswaran</w:t>
      </w:r>
      <w:proofErr w:type="spellEnd"/>
      <w:r w:rsidRPr="218DCDFB">
        <w:rPr>
          <w:rFonts w:ascii="Arial" w:eastAsia="Arial" w:hAnsi="Arial" w:cs="Arial"/>
          <w:color w:val="000000" w:themeColor="text1"/>
        </w:rPr>
        <w:t xml:space="preserve"> et al.</w:t>
      </w:r>
      <w:r>
        <w:rPr>
          <w:rFonts w:ascii="Arial" w:eastAsia="Arial" w:hAnsi="Arial" w:cs="Arial"/>
          <w:color w:val="000000" w:themeColor="text1"/>
        </w:rPr>
        <w:t xml:space="preserve"> </w:t>
      </w:r>
      <w:sdt>
        <w:sdtPr>
          <w:rPr>
            <w:rFonts w:ascii="Arial" w:eastAsia="Arial" w:hAnsi="Arial" w:cs="Arial"/>
            <w:color w:val="000000" w:themeColor="text1"/>
          </w:rPr>
          <w:id w:val="-141269762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CITATION ATh20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[29]</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combined randomness and </w:t>
      </w:r>
      <w:proofErr w:type="gramStart"/>
      <w:r w:rsidRPr="218DCDFB">
        <w:rPr>
          <w:rFonts w:ascii="Arial" w:eastAsia="Arial" w:hAnsi="Arial" w:cs="Arial"/>
          <w:color w:val="000000" w:themeColor="text1"/>
        </w:rPr>
        <w:t>fuzziness,</w:t>
      </w:r>
      <w:r>
        <w:rPr>
          <w:rFonts w:ascii="Arial" w:eastAsia="Arial" w:hAnsi="Arial" w:cs="Arial"/>
          <w:color w:val="000000" w:themeColor="text1"/>
        </w:rPr>
        <w:t xml:space="preserve"> </w:t>
      </w:r>
      <w:r w:rsidRPr="218DCDFB">
        <w:rPr>
          <w:rFonts w:ascii="Arial" w:eastAsia="Arial" w:hAnsi="Arial" w:cs="Arial"/>
          <w:color w:val="000000" w:themeColor="text1"/>
        </w:rPr>
        <w:t>and</w:t>
      </w:r>
      <w:proofErr w:type="gramEnd"/>
      <w:r w:rsidRPr="218DCDFB">
        <w:rPr>
          <w:rFonts w:ascii="Arial" w:eastAsia="Arial" w:hAnsi="Arial" w:cs="Arial"/>
          <w:color w:val="000000" w:themeColor="text1"/>
        </w:rPr>
        <w:t xml:space="preserve"> introduced a novel data-driven feed forward</w:t>
      </w:r>
      <w:r>
        <w:rPr>
          <w:rFonts w:ascii="Arial" w:eastAsia="Arial" w:hAnsi="Arial" w:cs="Arial"/>
          <w:color w:val="000000" w:themeColor="text1"/>
        </w:rPr>
        <w:t xml:space="preserve"> (Linear-&gt;RELU-&gt;Linear)</w:t>
      </w:r>
      <w:r w:rsidRPr="218DCDFB">
        <w:rPr>
          <w:rFonts w:ascii="Arial" w:eastAsia="Arial" w:hAnsi="Arial" w:cs="Arial"/>
          <w:color w:val="000000" w:themeColor="text1"/>
        </w:rPr>
        <w:t xml:space="preserve"> neural network model for forecasting conditional variance. The paper demonstrated the superiority of proposed model option pricing over other volatility models. I. </w:t>
      </w:r>
      <w:proofErr w:type="spellStart"/>
      <w:r w:rsidRPr="218DCDFB">
        <w:rPr>
          <w:rFonts w:ascii="Arial" w:eastAsia="Arial" w:hAnsi="Arial" w:cs="Arial"/>
          <w:color w:val="000000" w:themeColor="text1"/>
        </w:rPr>
        <w:t>Livieris</w:t>
      </w:r>
      <w:proofErr w:type="spellEnd"/>
      <w:r w:rsidRPr="218DCDFB">
        <w:rPr>
          <w:rFonts w:ascii="Arial" w:eastAsia="Arial" w:hAnsi="Arial" w:cs="Arial"/>
          <w:color w:val="000000" w:themeColor="text1"/>
        </w:rPr>
        <w:t xml:space="preserve"> et al.</w:t>
      </w:r>
      <w:r>
        <w:rPr>
          <w:rFonts w:ascii="Arial" w:eastAsia="Arial" w:hAnsi="Arial" w:cs="Arial"/>
          <w:color w:val="000000" w:themeColor="text1"/>
        </w:rPr>
        <w:t xml:space="preserve"> </w:t>
      </w:r>
      <w:sdt>
        <w:sdtPr>
          <w:rPr>
            <w:rFonts w:ascii="Arial" w:eastAsia="Arial" w:hAnsi="Arial" w:cs="Arial"/>
            <w:color w:val="000000" w:themeColor="text1"/>
          </w:rPr>
          <w:id w:val="-256453451"/>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Ioa21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[25]</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proposed a new framework to enhance deep learning time-series models. The proposed framework focused on transforming the noisy, non-stationary time-series data into de-noised, stationary time-series data suitable for efficiently training and fitting a deep learning model.  A. Site et al.</w:t>
      </w:r>
      <w:r>
        <w:rPr>
          <w:rFonts w:ascii="Arial" w:eastAsia="Arial" w:hAnsi="Arial" w:cs="Arial"/>
          <w:color w:val="000000" w:themeColor="text1"/>
        </w:rPr>
        <w:t xml:space="preserve"> </w:t>
      </w:r>
      <w:sdt>
        <w:sdtPr>
          <w:rPr>
            <w:rFonts w:ascii="Arial" w:eastAsia="Arial" w:hAnsi="Arial" w:cs="Arial"/>
            <w:color w:val="000000" w:themeColor="text1"/>
          </w:rPr>
          <w:id w:val="-730157979"/>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ASi19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[30]</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and </w:t>
      </w:r>
      <w:proofErr w:type="spellStart"/>
      <w:r w:rsidRPr="218DCDFB">
        <w:rPr>
          <w:rFonts w:ascii="Arial" w:eastAsia="Arial" w:hAnsi="Arial" w:cs="Arial"/>
          <w:color w:val="000000" w:themeColor="text1"/>
        </w:rPr>
        <w:t>J.Sullivan</w:t>
      </w:r>
      <w:proofErr w:type="spellEnd"/>
      <w:r>
        <w:rPr>
          <w:rFonts w:ascii="Arial" w:eastAsia="Arial" w:hAnsi="Arial" w:cs="Arial"/>
          <w:color w:val="000000" w:themeColor="text1"/>
        </w:rPr>
        <w:t xml:space="preserve"> </w:t>
      </w:r>
      <w:sdt>
        <w:sdtPr>
          <w:rPr>
            <w:rFonts w:ascii="Arial" w:eastAsia="Arial" w:hAnsi="Arial" w:cs="Arial"/>
            <w:color w:val="000000" w:themeColor="text1"/>
          </w:rPr>
          <w:id w:val="1626193666"/>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Jas19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[31]</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used Gated Recurrent Unit (GRU) and Long Short-Term Memory (LSTM) based models to forecast stock market time series. With LSTM, the closing prices of time series were predicted more accurately than with the other models. The LSTM model was shown to be more successful than the GRU model with similar error metrics. M. Fabbri et al.</w:t>
      </w:r>
      <w:r>
        <w:rPr>
          <w:rFonts w:ascii="Arial" w:eastAsia="Arial" w:hAnsi="Arial" w:cs="Arial"/>
          <w:color w:val="000000" w:themeColor="text1"/>
        </w:rPr>
        <w:t xml:space="preserve"> (</w:t>
      </w:r>
      <w:sdt>
        <w:sdtPr>
          <w:rPr>
            <w:rFonts w:ascii="Arial" w:eastAsia="Arial" w:hAnsi="Arial" w:cs="Arial"/>
            <w:color w:val="000000" w:themeColor="text1"/>
          </w:rPr>
          <w:id w:val="-1281404516"/>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Fab18 \l 2057 </w:instrText>
          </w:r>
          <w:r>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[32]</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experimented with a long consecutive period of 18 years of historical DJIA series from 2000 to 2017 to train and test Dow Jones Industrial Average using RNNs. In 8 years of test set from 2009 to 2017 the model outperformed the traditional buy-hold strategy. </w:t>
      </w:r>
      <w:proofErr w:type="spellStart"/>
      <w:proofErr w:type="gramStart"/>
      <w:r w:rsidRPr="218DCDFB">
        <w:rPr>
          <w:rFonts w:ascii="Arial" w:eastAsia="Arial" w:hAnsi="Arial" w:cs="Arial"/>
          <w:color w:val="000000" w:themeColor="text1"/>
        </w:rPr>
        <w:t>T.Shiratori</w:t>
      </w:r>
      <w:proofErr w:type="spellEnd"/>
      <w:proofErr w:type="gramEnd"/>
      <w:r w:rsidRPr="218DCDFB">
        <w:rPr>
          <w:rFonts w:ascii="Arial" w:eastAsia="Arial" w:hAnsi="Arial" w:cs="Arial"/>
          <w:color w:val="000000" w:themeColor="text1"/>
        </w:rPr>
        <w:t xml:space="preserve"> et al.</w:t>
      </w:r>
      <w:r>
        <w:rPr>
          <w:rFonts w:ascii="Arial" w:eastAsia="Arial" w:hAnsi="Arial" w:cs="Arial"/>
          <w:color w:val="000000" w:themeColor="text1"/>
        </w:rPr>
        <w:t xml:space="preserve"> </w:t>
      </w:r>
      <w:sdt>
        <w:sdtPr>
          <w:rPr>
            <w:rFonts w:ascii="Arial" w:eastAsia="Arial" w:hAnsi="Arial" w:cs="Arial"/>
            <w:color w:val="000000" w:themeColor="text1"/>
          </w:rPr>
          <w:id w:val="-1273859132"/>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Shi20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[33]</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218DCDFB">
        <w:rPr>
          <w:rFonts w:ascii="Arial" w:eastAsia="Arial" w:hAnsi="Arial" w:cs="Arial"/>
          <w:color w:val="000000" w:themeColor="text1"/>
        </w:rPr>
        <w:t xml:space="preserve">proposed a structured regularization method for completing two phases: computing base forecast and reconciling those forecasts based on their inherent hierarchical structure. They also developed a backpropagation algorithm specialised for applying their method to artificial neural networks for time series prediction. </w:t>
      </w:r>
    </w:p>
    <w:p w14:paraId="6229987D"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lastRenderedPageBreak/>
        <w:t>Patel et al.</w:t>
      </w:r>
      <w:r>
        <w:rPr>
          <w:rFonts w:ascii="Arial" w:eastAsia="Arial" w:hAnsi="Arial" w:cs="Arial"/>
          <w:color w:val="000000" w:themeColor="text1"/>
        </w:rPr>
        <w:t xml:space="preserve"> </w:t>
      </w:r>
      <w:sdt>
        <w:sdtPr>
          <w:rPr>
            <w:rFonts w:ascii="Arial" w:eastAsia="Arial" w:hAnsi="Arial" w:cs="Arial"/>
            <w:color w:val="000000" w:themeColor="text1"/>
          </w:rPr>
          <w:id w:val="-1142267676"/>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Pat15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[34]</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218DCDFB">
        <w:rPr>
          <w:rFonts w:ascii="Arial" w:eastAsia="Arial" w:hAnsi="Arial" w:cs="Arial"/>
          <w:color w:val="000000" w:themeColor="text1"/>
        </w:rPr>
        <w:t xml:space="preserve">used and compared accuracy of artificial neural networks (ANN), Support Vector Machines (SVM), Random Forest (RF), and Naïve Bayes (NB) classifier algorithms. The best result was obtained using RF algorithm. </w:t>
      </w:r>
    </w:p>
    <w:p w14:paraId="70CBE2C0" w14:textId="77777777" w:rsidR="008D1943" w:rsidRPr="00D13CD2" w:rsidRDefault="008D1943" w:rsidP="008D1943">
      <w:pPr>
        <w:pStyle w:val="Heading3"/>
        <w:spacing w:line="360" w:lineRule="auto"/>
        <w:rPr>
          <w:rStyle w:val="SubtleEmphasis"/>
          <w:rFonts w:ascii="Arial" w:hAnsi="Arial" w:cs="Arial"/>
        </w:rPr>
      </w:pPr>
      <w:bookmarkStart w:id="21" w:name="_Toc202695063"/>
      <w:r w:rsidRPr="00D13CD2">
        <w:rPr>
          <w:rStyle w:val="SubtleEmphasis"/>
          <w:rFonts w:ascii="Arial" w:hAnsi="Arial" w:cs="Arial"/>
        </w:rPr>
        <w:t>LSTM ARCHITECTURE</w:t>
      </w:r>
      <w:bookmarkEnd w:id="21"/>
      <w:r w:rsidRPr="00D13CD2">
        <w:rPr>
          <w:rStyle w:val="SubtleEmphasis"/>
          <w:rFonts w:ascii="Arial" w:hAnsi="Arial" w:cs="Arial"/>
        </w:rPr>
        <w:t xml:space="preserve"> </w:t>
      </w:r>
    </w:p>
    <w:p w14:paraId="58C6DCCE" w14:textId="77777777" w:rsidR="008D1943" w:rsidRDefault="008D1943" w:rsidP="008D1943">
      <w:pPr>
        <w:spacing w:after="60" w:line="360" w:lineRule="auto"/>
        <w:ind w:firstLine="720"/>
        <w:jc w:val="both"/>
        <w:rPr>
          <w:rFonts w:ascii="Arial" w:eastAsia="Arial" w:hAnsi="Arial" w:cs="Arial"/>
          <w:color w:val="000000" w:themeColor="text1"/>
        </w:rPr>
      </w:pPr>
      <w:r w:rsidRPr="007448E9">
        <w:rPr>
          <w:rFonts w:ascii="Arial" w:eastAsia="Arial" w:hAnsi="Arial" w:cs="Arial"/>
          <w:color w:val="000000" w:themeColor="text1"/>
        </w:rPr>
        <w:t>We give a brief overview of LSTM architecture here. This section is related to section 2.12.2 where we present results from various deep neural network models.</w:t>
      </w:r>
      <w:r>
        <w:rPr>
          <w:rFonts w:ascii="Arial" w:eastAsia="Arial" w:hAnsi="Arial" w:cs="Arial"/>
          <w:color w:val="000000" w:themeColor="text1"/>
        </w:rPr>
        <w:t xml:space="preserve"> </w:t>
      </w:r>
      <w:r w:rsidRPr="1D0A8684">
        <w:rPr>
          <w:rFonts w:ascii="Arial" w:eastAsia="Arial" w:hAnsi="Arial" w:cs="Arial"/>
          <w:color w:val="000000" w:themeColor="text1"/>
        </w:rPr>
        <w:t xml:space="preserve">LSTM is a particular type of deep neural network developed by Hochreiter and </w:t>
      </w:r>
      <w:proofErr w:type="spellStart"/>
      <w:r w:rsidRPr="1D0A8684">
        <w:rPr>
          <w:rFonts w:ascii="Arial" w:eastAsia="Arial" w:hAnsi="Arial" w:cs="Arial"/>
          <w:color w:val="000000" w:themeColor="text1"/>
        </w:rPr>
        <w:t>Schmidhuber</w:t>
      </w:r>
      <w:proofErr w:type="spellEnd"/>
      <w:r>
        <w:rPr>
          <w:rFonts w:ascii="Arial" w:eastAsia="Arial" w:hAnsi="Arial" w:cs="Arial"/>
          <w:color w:val="000000" w:themeColor="text1"/>
        </w:rPr>
        <w:t xml:space="preserve"> </w:t>
      </w:r>
      <w:sdt>
        <w:sdtPr>
          <w:rPr>
            <w:rFonts w:ascii="Arial" w:eastAsia="Arial" w:hAnsi="Arial" w:cs="Arial"/>
            <w:color w:val="000000" w:themeColor="text1"/>
          </w:rPr>
          <w:id w:val="-54946300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Sep97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[35]</w:t>
          </w:r>
          <w:r>
            <w:rPr>
              <w:rFonts w:ascii="Arial" w:eastAsia="Arial" w:hAnsi="Arial" w:cs="Arial"/>
              <w:color w:val="000000" w:themeColor="text1"/>
            </w:rPr>
            <w:fldChar w:fldCharType="end"/>
          </w:r>
        </w:sdtContent>
      </w:sdt>
      <w:r w:rsidRPr="1D0A8684">
        <w:rPr>
          <w:rFonts w:ascii="Arial" w:eastAsia="Arial" w:hAnsi="Arial" w:cs="Arial"/>
          <w:color w:val="000000" w:themeColor="text1"/>
        </w:rPr>
        <w:t>. By inheriting the benefits from the recurrent neural network (RNN), LSTM has shown great power to model sequential data, like time series. Compared to vanilla RNN, LSTM uses gates to control information flows through the sequence so that it can be capable of learning long-term dependencies and solving the vanishing gradient problem.</w:t>
      </w:r>
    </w:p>
    <w:p w14:paraId="6011AAD1" w14:textId="77777777" w:rsidR="008D1943" w:rsidRDefault="008D1943" w:rsidP="008D1943">
      <w:pPr>
        <w:spacing w:before="240"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At a high-level LSTM </w:t>
      </w:r>
      <w:r>
        <w:rPr>
          <w:rFonts w:ascii="Arial" w:eastAsia="Arial" w:hAnsi="Arial" w:cs="Arial"/>
          <w:color w:val="000000" w:themeColor="text1"/>
        </w:rPr>
        <w:t>is like an</w:t>
      </w:r>
      <w:r w:rsidRPr="1D0A8684">
        <w:rPr>
          <w:rFonts w:ascii="Arial" w:eastAsia="Arial" w:hAnsi="Arial" w:cs="Arial"/>
          <w:color w:val="000000" w:themeColor="text1"/>
        </w:rPr>
        <w:t xml:space="preserve"> RNN cell. Here is the internal functioning of the LSTM network. The LSTM consists of three parts, as shown in the image below and each part performs an individual function</w:t>
      </w:r>
      <w:r>
        <w:rPr>
          <w:rFonts w:ascii="Arial" w:eastAsia="Arial" w:hAnsi="Arial" w:cs="Arial"/>
          <w:color w:val="000000" w:themeColor="text1"/>
        </w:rPr>
        <w:t xml:space="preserve"> </w:t>
      </w:r>
      <w:sdt>
        <w:sdtPr>
          <w:rPr>
            <w:rFonts w:ascii="Arial" w:eastAsia="Arial" w:hAnsi="Arial" w:cs="Arial"/>
            <w:color w:val="000000" w:themeColor="text1"/>
          </w:rPr>
          <w:id w:val="-1432582176"/>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Shi21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[36]</w:t>
          </w:r>
          <w:r>
            <w:rPr>
              <w:rFonts w:ascii="Arial" w:eastAsia="Arial" w:hAnsi="Arial" w:cs="Arial"/>
              <w:color w:val="000000" w:themeColor="text1"/>
            </w:rPr>
            <w:fldChar w:fldCharType="end"/>
          </w:r>
        </w:sdtContent>
      </w:sdt>
      <w:r>
        <w:rPr>
          <w:rFonts w:ascii="Arial" w:eastAsia="Arial" w:hAnsi="Arial" w:cs="Arial"/>
          <w:color w:val="000000" w:themeColor="text1"/>
        </w:rPr>
        <w:t>.</w:t>
      </w:r>
    </w:p>
    <w:p w14:paraId="20D307EB" w14:textId="77777777" w:rsidR="008D1943" w:rsidRDefault="008D1943" w:rsidP="008D1943">
      <w:pPr>
        <w:keepNext/>
        <w:spacing w:before="240" w:after="60" w:line="360" w:lineRule="auto"/>
        <w:jc w:val="center"/>
      </w:pPr>
      <w:r>
        <w:rPr>
          <w:noProof/>
        </w:rPr>
        <w:drawing>
          <wp:inline distT="0" distB="0" distL="0" distR="0" wp14:anchorId="2702FD1D" wp14:editId="38B4F9CF">
            <wp:extent cx="5723890" cy="2303362"/>
            <wp:effectExtent l="0" t="0" r="3810" b="0"/>
            <wp:docPr id="18879448" name="Picture 18879448" descr="LST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9448"/>
                    <pic:cNvPicPr/>
                  </pic:nvPicPr>
                  <pic:blipFill rotWithShape="1">
                    <a:blip r:embed="rId22">
                      <a:extLst>
                        <a:ext uri="{28A0092B-C50C-407E-A947-70E740481C1C}">
                          <a14:useLocalDpi xmlns:a14="http://schemas.microsoft.com/office/drawing/2010/main" val="0"/>
                        </a:ext>
                      </a:extLst>
                    </a:blip>
                    <a:srcRect b="6622"/>
                    <a:stretch/>
                  </pic:blipFill>
                  <pic:spPr bwMode="auto">
                    <a:xfrm>
                      <a:off x="0" y="0"/>
                      <a:ext cx="5724524" cy="2303617"/>
                    </a:xfrm>
                    <a:prstGeom prst="rect">
                      <a:avLst/>
                    </a:prstGeom>
                    <a:ln>
                      <a:noFill/>
                    </a:ln>
                    <a:extLst>
                      <a:ext uri="{53640926-AAD7-44D8-BBD7-CCE9431645EC}">
                        <a14:shadowObscured xmlns:a14="http://schemas.microsoft.com/office/drawing/2010/main"/>
                      </a:ext>
                    </a:extLst>
                  </pic:spPr>
                </pic:pic>
              </a:graphicData>
            </a:graphic>
          </wp:inline>
        </w:drawing>
      </w:r>
    </w:p>
    <w:p w14:paraId="5AE37CBD" w14:textId="77777777" w:rsidR="008D1943" w:rsidRPr="00643F13" w:rsidRDefault="008D1943" w:rsidP="008D1943">
      <w:pPr>
        <w:pStyle w:val="Caption"/>
        <w:jc w:val="center"/>
        <w:rPr>
          <w:i w:val="0"/>
          <w:iCs w:val="0"/>
        </w:rPr>
      </w:pPr>
      <w:r w:rsidRPr="00643F13">
        <w:rPr>
          <w:i w:val="0"/>
          <w:iCs w:val="0"/>
        </w:rPr>
        <w:t xml:space="preserve">Figure 2.9 LSTM </w:t>
      </w:r>
      <w:r w:rsidRPr="00643F13">
        <w:t>C</w:t>
      </w:r>
      <w:r>
        <w:t>ell</w:t>
      </w:r>
    </w:p>
    <w:p w14:paraId="64354B9B" w14:textId="77777777" w:rsidR="008D1943" w:rsidRDefault="008D1943" w:rsidP="008D1943">
      <w:pPr>
        <w:pStyle w:val="Caption"/>
        <w:jc w:val="center"/>
        <w:rPr>
          <w:rFonts w:ascii="Arial" w:eastAsia="Arial" w:hAnsi="Arial" w:cs="Arial"/>
          <w:color w:val="000000" w:themeColor="text1"/>
        </w:rPr>
      </w:pPr>
    </w:p>
    <w:p w14:paraId="6BA25731"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The first part chooses whether the information coming from the previous timestamp is to be remembered or is irrelevant and can be forgotten. In the second part, the cell tries to learn new information from the input to this cell. </w:t>
      </w:r>
      <w:r>
        <w:rPr>
          <w:rFonts w:ascii="Arial" w:eastAsia="Arial" w:hAnsi="Arial" w:cs="Arial"/>
          <w:color w:val="000000" w:themeColor="text1"/>
        </w:rPr>
        <w:t>I</w:t>
      </w:r>
      <w:r w:rsidRPr="1D0A8684">
        <w:rPr>
          <w:rFonts w:ascii="Arial" w:eastAsia="Arial" w:hAnsi="Arial" w:cs="Arial"/>
          <w:color w:val="000000" w:themeColor="text1"/>
        </w:rPr>
        <w:t>n the third part, the cell passes the updated information from the current timestamp to the next timestamp</w:t>
      </w:r>
      <w:r>
        <w:rPr>
          <w:rFonts w:ascii="Arial" w:eastAsia="Arial" w:hAnsi="Arial" w:cs="Arial"/>
          <w:color w:val="000000" w:themeColor="text1"/>
        </w:rPr>
        <w:t xml:space="preserve"> </w:t>
      </w:r>
      <w:sdt>
        <w:sdtPr>
          <w:rPr>
            <w:rFonts w:ascii="Arial" w:eastAsia="Arial" w:hAnsi="Arial" w:cs="Arial"/>
            <w:color w:val="000000" w:themeColor="text1"/>
          </w:rPr>
          <w:id w:val="-1646261381"/>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Aas21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[37]</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1D0A8684">
        <w:rPr>
          <w:rFonts w:ascii="Arial" w:eastAsia="Arial" w:hAnsi="Arial" w:cs="Arial"/>
          <w:color w:val="000000" w:themeColor="text1"/>
        </w:rPr>
        <w:t>.</w:t>
      </w:r>
    </w:p>
    <w:p w14:paraId="4DF7E37E"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lastRenderedPageBreak/>
        <w:t xml:space="preserve">These three parts of an LSTM cell are known as gates. The first part is called Forget </w:t>
      </w:r>
      <w:proofErr w:type="gramStart"/>
      <w:r w:rsidRPr="1D0A8684">
        <w:rPr>
          <w:rFonts w:ascii="Arial" w:eastAsia="Arial" w:hAnsi="Arial" w:cs="Arial"/>
          <w:color w:val="000000" w:themeColor="text1"/>
        </w:rPr>
        <w:t>gate,</w:t>
      </w:r>
      <w:proofErr w:type="gramEnd"/>
      <w:r w:rsidRPr="1D0A8684">
        <w:rPr>
          <w:rFonts w:ascii="Arial" w:eastAsia="Arial" w:hAnsi="Arial" w:cs="Arial"/>
          <w:color w:val="000000" w:themeColor="text1"/>
        </w:rPr>
        <w:t xml:space="preserve"> the second part is known as the Input gate and the last one is the Output gate.</w:t>
      </w:r>
    </w:p>
    <w:p w14:paraId="39DF39CE"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Figure</w:t>
      </w:r>
      <w:r>
        <w:rPr>
          <w:rFonts w:ascii="Arial" w:eastAsia="Arial" w:hAnsi="Arial" w:cs="Arial"/>
          <w:color w:val="000000" w:themeColor="text1"/>
        </w:rPr>
        <w:t xml:space="preserve"> below</w:t>
      </w:r>
      <w:r w:rsidRPr="1D0A8684">
        <w:rPr>
          <w:rFonts w:ascii="Arial" w:eastAsia="Arial" w:hAnsi="Arial" w:cs="Arial"/>
          <w:color w:val="000000" w:themeColor="text1"/>
        </w:rPr>
        <w:t xml:space="preserve"> shows the typical architecture of LSTM. Like vanilla RNN, inputs are imported into the model at each time step, and outputs can be given at each time step. LSTM uses memory block to take place of neuron in RNN. A memory block is composed of a memory cell, an input gate, a forget gate, and an output gate. We can use vector formulas to describe LSTM, as follows</w:t>
      </w:r>
      <w:r>
        <w:rPr>
          <w:rFonts w:ascii="Arial" w:eastAsia="Arial" w:hAnsi="Arial" w:cs="Arial"/>
          <w:color w:val="000000" w:themeColor="text1"/>
        </w:rPr>
        <w:t xml:space="preserve"> </w:t>
      </w:r>
      <w:sdt>
        <w:sdtPr>
          <w:rPr>
            <w:rFonts w:ascii="Arial" w:eastAsia="Arial" w:hAnsi="Arial" w:cs="Arial"/>
            <w:color w:val="000000" w:themeColor="text1"/>
          </w:rPr>
          <w:id w:val="-1171793142"/>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Fan21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[28]</w:t>
          </w:r>
          <w:r>
            <w:rPr>
              <w:rFonts w:ascii="Arial" w:eastAsia="Arial" w:hAnsi="Arial" w:cs="Arial"/>
              <w:color w:val="000000" w:themeColor="text1"/>
            </w:rPr>
            <w:fldChar w:fldCharType="end"/>
          </w:r>
        </w:sdtContent>
      </w:sdt>
      <w:r w:rsidRPr="1D0A8684">
        <w:rPr>
          <w:rFonts w:ascii="Arial" w:eastAsia="Arial" w:hAnsi="Arial" w:cs="Arial"/>
          <w:color w:val="000000" w:themeColor="text1"/>
        </w:rPr>
        <w:t>:</w:t>
      </w:r>
    </w:p>
    <w:p w14:paraId="43B9764B" w14:textId="77777777" w:rsidR="008D1943" w:rsidRPr="00822D9D" w:rsidRDefault="008D1943" w:rsidP="008D1943">
      <w:pPr>
        <w:numPr>
          <w:ilvl w:val="0"/>
          <w:numId w:val="9"/>
        </w:numPr>
        <w:spacing w:before="100" w:beforeAutospacing="1" w:after="150"/>
        <w:rPr>
          <w:rFonts w:ascii="Arial" w:hAnsi="Arial" w:cs="Arial"/>
          <w:color w:val="000000" w:themeColor="text1"/>
        </w:rPr>
      </w:pPr>
      <w:r w:rsidRPr="00822D9D">
        <w:rPr>
          <w:rFonts w:ascii="Arial" w:hAnsi="Arial" w:cs="Arial"/>
          <w:color w:val="000000" w:themeColor="text1"/>
        </w:rPr>
        <w:t>Input gate:</w:t>
      </w:r>
    </w:p>
    <w:p w14:paraId="3CFBE8A6" w14:textId="77777777" w:rsidR="008D1943" w:rsidRPr="00AD1584" w:rsidRDefault="00000000" w:rsidP="008D1943">
      <w:pPr>
        <w:jc w:val="right"/>
        <w:rPr>
          <w:rFonts w:ascii="Helvetica Neue" w:hAnsi="Helvetica Neue"/>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r>
          <w:rPr>
            <w:rFonts w:ascii="Cambria Math" w:hAnsi="Cambria Math"/>
            <w:color w:val="000000" w:themeColor="text1"/>
          </w:rPr>
          <m:t>​=σ(</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ih</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r>
          <w:rPr>
            <w:rFonts w:ascii="Cambria Math" w:hAnsi="Cambria Math"/>
            <w:color w:val="000000" w:themeColor="text1"/>
          </w:rPr>
          <m:t>​)</m:t>
        </m:r>
      </m:oMath>
      <w:r w:rsidR="008D1943">
        <w:rPr>
          <w:rFonts w:ascii="Helvetica Neue" w:hAnsi="Helvetica Neue"/>
          <w:color w:val="000000" w:themeColor="text1"/>
          <w:sz w:val="29"/>
          <w:szCs w:val="29"/>
        </w:rPr>
        <w:tab/>
        <w:t xml:space="preserve">             </w:t>
      </w:r>
      <w:r w:rsidR="008D1943" w:rsidRPr="009040F6">
        <w:rPr>
          <w:rFonts w:ascii="Arial" w:hAnsi="Arial" w:cs="Arial"/>
          <w:color w:val="000000" w:themeColor="text1"/>
        </w:rPr>
        <w:t>2.1.15</w:t>
      </w:r>
    </w:p>
    <w:p w14:paraId="2718F422" w14:textId="77777777" w:rsidR="008D1943" w:rsidRPr="00822D9D" w:rsidRDefault="008D1943" w:rsidP="008D1943">
      <w:pPr>
        <w:numPr>
          <w:ilvl w:val="0"/>
          <w:numId w:val="10"/>
        </w:numPr>
        <w:spacing w:before="100" w:beforeAutospacing="1" w:after="150"/>
        <w:rPr>
          <w:rFonts w:ascii="Arial" w:hAnsi="Arial" w:cs="Arial"/>
          <w:color w:val="000000" w:themeColor="text1"/>
        </w:rPr>
      </w:pPr>
      <w:r w:rsidRPr="00822D9D">
        <w:rPr>
          <w:rFonts w:ascii="Arial" w:hAnsi="Arial" w:cs="Arial"/>
          <w:color w:val="000000" w:themeColor="text1"/>
        </w:rPr>
        <w:t>Forget gate:</w:t>
      </w:r>
    </w:p>
    <w:p w14:paraId="035A8F4D" w14:textId="77777777" w:rsidR="008D1943" w:rsidRPr="00AD1584" w:rsidRDefault="00000000" w:rsidP="008D1943">
      <w:pPr>
        <w:jc w:val="right"/>
        <w:rPr>
          <w:rFonts w:ascii="Helvetica Neue" w:hAnsi="Helvetica Neue"/>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t</m:t>
            </m:r>
          </m:sub>
        </m:sSub>
        <m:r>
          <w:rPr>
            <w:rFonts w:ascii="Cambria Math" w:hAnsi="Cambria Math"/>
            <w:color w:val="000000" w:themeColor="text1"/>
          </w:rPr>
          <m:t>​=σ(</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fx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fh</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f</m:t>
            </m:r>
          </m:sub>
        </m:sSub>
        <m:r>
          <w:rPr>
            <w:rFonts w:ascii="Cambria Math" w:hAnsi="Cambria Math"/>
            <w:color w:val="000000" w:themeColor="text1"/>
          </w:rPr>
          <m:t xml:space="preserve">​) </m:t>
        </m:r>
      </m:oMath>
      <w:r w:rsidR="008D1943">
        <w:rPr>
          <w:rFonts w:ascii="Helvetica Neue" w:hAnsi="Helvetica Neue"/>
          <w:color w:val="000000" w:themeColor="text1"/>
          <w:sz w:val="29"/>
          <w:szCs w:val="29"/>
        </w:rPr>
        <w:tab/>
        <w:t xml:space="preserve">             </w:t>
      </w:r>
      <w:r w:rsidR="008D1943" w:rsidRPr="009040F6">
        <w:rPr>
          <w:rFonts w:ascii="Arial" w:hAnsi="Arial" w:cs="Arial"/>
          <w:color w:val="000000" w:themeColor="text1"/>
        </w:rPr>
        <w:t>2.1.16</w:t>
      </w:r>
    </w:p>
    <w:p w14:paraId="4438335F" w14:textId="77777777" w:rsidR="008D1943" w:rsidRPr="00AD1584" w:rsidRDefault="008D1943" w:rsidP="008D1943">
      <w:pPr>
        <w:numPr>
          <w:ilvl w:val="0"/>
          <w:numId w:val="11"/>
        </w:numPr>
        <w:spacing w:before="100" w:beforeAutospacing="1" w:after="150"/>
        <w:rPr>
          <w:rFonts w:ascii="Helvetica Neue" w:hAnsi="Helvetica Neue"/>
          <w:color w:val="000000" w:themeColor="text1"/>
        </w:rPr>
      </w:pPr>
      <w:r w:rsidRPr="00822D9D">
        <w:rPr>
          <w:rFonts w:ascii="Arial" w:hAnsi="Arial" w:cs="Arial"/>
          <w:color w:val="000000" w:themeColor="text1"/>
        </w:rPr>
        <w:t>Output gate</w:t>
      </w:r>
      <w:r w:rsidRPr="00AD1584">
        <w:rPr>
          <w:rFonts w:ascii="Helvetica Neue" w:hAnsi="Helvetica Neue"/>
          <w:color w:val="000000" w:themeColor="text1"/>
        </w:rPr>
        <w:t>:</w:t>
      </w:r>
    </w:p>
    <w:p w14:paraId="3B179868" w14:textId="77777777" w:rsidR="008D1943" w:rsidRPr="00AD1584" w:rsidRDefault="00000000" w:rsidP="008D1943">
      <w:pPr>
        <w:jc w:val="right"/>
        <w:rPr>
          <w:rFonts w:ascii="Helvetica Neue" w:hAnsi="Helvetica Neue"/>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r>
          <w:rPr>
            <w:rFonts w:ascii="Cambria Math" w:hAnsi="Cambria Math"/>
            <w:color w:val="000000" w:themeColor="text1"/>
          </w:rPr>
          <m:t>​=σ(</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ox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oh</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m:t>
        </m:r>
      </m:oMath>
      <w:r w:rsidR="008D1943">
        <w:rPr>
          <w:rFonts w:ascii="Helvetica Neue" w:hAnsi="Helvetica Neue"/>
          <w:color w:val="000000" w:themeColor="text1"/>
          <w:sz w:val="29"/>
          <w:szCs w:val="29"/>
        </w:rPr>
        <w:tab/>
        <w:t xml:space="preserve">             </w:t>
      </w:r>
      <w:r w:rsidR="008D1943" w:rsidRPr="009040F6">
        <w:rPr>
          <w:rFonts w:ascii="Arial" w:hAnsi="Arial" w:cs="Arial"/>
          <w:color w:val="000000" w:themeColor="text1"/>
        </w:rPr>
        <w:t>2.1.17</w:t>
      </w:r>
    </w:p>
    <w:p w14:paraId="133E9FE8" w14:textId="77777777" w:rsidR="008D1943" w:rsidRPr="00AD1584" w:rsidRDefault="008D1943" w:rsidP="008D1943">
      <w:pPr>
        <w:numPr>
          <w:ilvl w:val="0"/>
          <w:numId w:val="12"/>
        </w:numPr>
        <w:spacing w:before="100" w:beforeAutospacing="1" w:after="150"/>
        <w:rPr>
          <w:rFonts w:ascii="Helvetica Neue" w:hAnsi="Helvetica Neue"/>
          <w:color w:val="000000" w:themeColor="text1"/>
        </w:rPr>
      </w:pPr>
      <w:r w:rsidRPr="00822D9D">
        <w:rPr>
          <w:rFonts w:ascii="Arial" w:hAnsi="Arial" w:cs="Arial"/>
          <w:color w:val="000000" w:themeColor="text1"/>
        </w:rPr>
        <w:t>Candidate cell state</w:t>
      </w:r>
      <w:r w:rsidRPr="00AD1584">
        <w:rPr>
          <w:rFonts w:ascii="Helvetica Neue" w:hAnsi="Helvetica Neue"/>
          <w:color w:val="000000" w:themeColor="text1"/>
        </w:rPr>
        <w:t>:</w:t>
      </w:r>
    </w:p>
    <w:p w14:paraId="64893DC1" w14:textId="77777777" w:rsidR="008D1943" w:rsidRPr="00AD1584" w:rsidRDefault="00000000" w:rsidP="008D1943">
      <w:pPr>
        <w:jc w:val="right"/>
        <w:rPr>
          <w:rFonts w:ascii="Helvetica Neue" w:hAnsi="Helvetica Neue"/>
          <w:color w:val="000000" w:themeColor="text1"/>
        </w:rPr>
      </w:pPr>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c</m:t>
                </m:r>
              </m:e>
            </m:acc>
          </m:e>
          <m:sub>
            <m:r>
              <w:rPr>
                <w:rFonts w:ascii="Cambria Math" w:hAnsi="Cambria Math"/>
                <w:color w:val="000000" w:themeColor="text1"/>
              </w:rPr>
              <m:t>t</m:t>
            </m:r>
          </m:sub>
        </m:sSub>
        <m:r>
          <w:rPr>
            <w:rFonts w:ascii="Cambria Math" w:hAnsi="Cambria Math"/>
            <w:color w:val="000000" w:themeColor="text1"/>
          </w:rPr>
          <m:t>​=tanh(</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cx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ch</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c</m:t>
            </m:r>
          </m:sub>
        </m:sSub>
        <m:r>
          <w:rPr>
            <w:rFonts w:ascii="Cambria Math" w:hAnsi="Cambria Math"/>
            <w:color w:val="000000" w:themeColor="text1"/>
          </w:rPr>
          <m:t>​)</m:t>
        </m:r>
      </m:oMath>
      <w:r w:rsidR="008D1943">
        <w:rPr>
          <w:rFonts w:ascii="Helvetica Neue" w:hAnsi="Helvetica Neue"/>
          <w:color w:val="000000" w:themeColor="text1"/>
          <w:sz w:val="29"/>
          <w:szCs w:val="29"/>
        </w:rPr>
        <w:t xml:space="preserve">               </w:t>
      </w:r>
      <w:r w:rsidR="008D1943" w:rsidRPr="009040F6">
        <w:rPr>
          <w:rFonts w:ascii="Arial" w:hAnsi="Arial" w:cs="Arial"/>
          <w:color w:val="000000" w:themeColor="text1"/>
        </w:rPr>
        <w:t>2.1.18</w:t>
      </w:r>
    </w:p>
    <w:p w14:paraId="0012F0FB" w14:textId="77777777" w:rsidR="008D1943" w:rsidRPr="00AD1584" w:rsidRDefault="008D1943" w:rsidP="008D1943">
      <w:pPr>
        <w:numPr>
          <w:ilvl w:val="0"/>
          <w:numId w:val="13"/>
        </w:numPr>
        <w:spacing w:before="100" w:beforeAutospacing="1" w:after="150"/>
        <w:rPr>
          <w:rFonts w:ascii="Helvetica Neue" w:hAnsi="Helvetica Neue"/>
          <w:color w:val="000000" w:themeColor="text1"/>
        </w:rPr>
      </w:pPr>
      <w:r w:rsidRPr="00822D9D">
        <w:rPr>
          <w:rFonts w:ascii="Arial" w:hAnsi="Arial" w:cs="Arial"/>
          <w:color w:val="000000" w:themeColor="text1"/>
        </w:rPr>
        <w:t>Cell state</w:t>
      </w:r>
      <w:r w:rsidRPr="00AD1584">
        <w:rPr>
          <w:rFonts w:ascii="Helvetica Neue" w:hAnsi="Helvetica Neue"/>
          <w:color w:val="000000" w:themeColor="text1"/>
        </w:rPr>
        <w:t>:</w:t>
      </w:r>
    </w:p>
    <w:p w14:paraId="71B374D1" w14:textId="77777777" w:rsidR="008D1943" w:rsidRPr="00AD1584" w:rsidRDefault="00000000" w:rsidP="008D1943">
      <w:pPr>
        <w:jc w:val="right"/>
        <w:rPr>
          <w:rFonts w:ascii="Helvetica Neue" w:hAnsi="Helvetica Neue"/>
          <w:color w:val="000000" w:themeColor="text1"/>
          <w:sz w:val="2"/>
          <w:szCs w:val="2"/>
        </w:rPr>
      </w:pP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r>
          <w:rPr>
            <w:rFonts w:ascii="Cambria Math" w:hAnsi="Cambria Math"/>
            <w:color w:val="000000" w:themeColor="text1"/>
          </w:rPr>
          <m:t>​</m:t>
        </m:r>
        <m:acc>
          <m:accPr>
            <m:chr m:val="̃"/>
            <m:ctrlPr>
              <w:rPr>
                <w:rFonts w:ascii="Cambria Math" w:hAnsi="Cambria Math"/>
                <w:i/>
                <w:iCs/>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acc>
      </m:oMath>
      <w:r w:rsidR="008D1943">
        <w:rPr>
          <w:rFonts w:ascii="Helvetica Neue" w:hAnsi="Helvetica Neue"/>
          <w:color w:val="000000" w:themeColor="text1"/>
          <w:sz w:val="2"/>
          <w:szCs w:val="2"/>
        </w:rPr>
        <w:t xml:space="preserve">      22.                                          </w:t>
      </w:r>
      <w:r w:rsidR="008D1943">
        <w:rPr>
          <w:rFonts w:ascii="Helvetica Neue" w:hAnsi="Helvetica Neue"/>
          <w:color w:val="000000" w:themeColor="text1"/>
          <w:sz w:val="2"/>
          <w:szCs w:val="2"/>
        </w:rPr>
        <w:tab/>
      </w:r>
      <w:r w:rsidR="008D1943">
        <w:rPr>
          <w:rFonts w:ascii="Helvetica Neue" w:hAnsi="Helvetica Neue"/>
          <w:color w:val="000000" w:themeColor="text1"/>
          <w:sz w:val="2"/>
          <w:szCs w:val="2"/>
        </w:rPr>
        <w:tab/>
        <w:t xml:space="preserve">      N.            </w:t>
      </w:r>
      <w:r w:rsidR="008D1943">
        <w:rPr>
          <w:rFonts w:ascii="Helvetica Neue" w:hAnsi="Helvetica Neue"/>
          <w:color w:val="000000" w:themeColor="text1"/>
          <w:sz w:val="2"/>
          <w:szCs w:val="2"/>
        </w:rPr>
        <w:tab/>
      </w:r>
      <w:r w:rsidR="008D1943">
        <w:rPr>
          <w:rFonts w:ascii="Helvetica Neue" w:hAnsi="Helvetica Neue"/>
          <w:color w:val="000000" w:themeColor="text1"/>
          <w:sz w:val="2"/>
          <w:szCs w:val="2"/>
        </w:rPr>
        <w:tab/>
        <w:t xml:space="preserve">                     </w:t>
      </w:r>
      <w:r w:rsidR="008D1943" w:rsidRPr="009040F6">
        <w:rPr>
          <w:rFonts w:ascii="Arial" w:hAnsi="Arial" w:cs="Arial"/>
          <w:color w:val="000000" w:themeColor="text1"/>
        </w:rPr>
        <w:t>2.1.19</w:t>
      </w:r>
    </w:p>
    <w:p w14:paraId="0C957981" w14:textId="77777777" w:rsidR="008D1943" w:rsidRPr="00822D9D" w:rsidRDefault="008D1943" w:rsidP="008D1943">
      <w:pPr>
        <w:numPr>
          <w:ilvl w:val="0"/>
          <w:numId w:val="14"/>
        </w:numPr>
        <w:spacing w:before="100" w:beforeAutospacing="1" w:after="150"/>
        <w:rPr>
          <w:rFonts w:ascii="Arial" w:hAnsi="Arial" w:cs="Arial"/>
          <w:color w:val="000000" w:themeColor="text1"/>
        </w:rPr>
      </w:pPr>
      <w:r w:rsidRPr="00822D9D">
        <w:rPr>
          <w:rFonts w:ascii="Arial" w:hAnsi="Arial" w:cs="Arial"/>
          <w:color w:val="000000" w:themeColor="text1"/>
        </w:rPr>
        <w:t>Hidden state:</w:t>
      </w:r>
    </w:p>
    <w:p w14:paraId="5D63097A" w14:textId="77777777" w:rsidR="008D1943" w:rsidRPr="00BA0D93" w:rsidRDefault="00000000" w:rsidP="008D1943">
      <w:pPr>
        <w:jc w:val="right"/>
        <w:rPr>
          <w:rFonts w:ascii="Helvetica Neue" w:hAnsi="Helvetica Neue"/>
          <w:color w:val="000000" w:themeColor="text1"/>
          <w:sz w:val="2"/>
          <w:szCs w:val="2"/>
        </w:rPr>
      </w:pP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r>
          <w:rPr>
            <w:rFonts w:ascii="Cambria Math" w:hAnsi="Cambria Math"/>
            <w:color w:val="000000" w:themeColor="text1"/>
          </w:rPr>
          <m:t>⨀​tanh⁡(</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r>
          <w:rPr>
            <w:rFonts w:ascii="Cambria Math" w:hAnsi="Cambria Math"/>
            <w:color w:val="000000" w:themeColor="text1"/>
          </w:rPr>
          <m:t>)​</m:t>
        </m:r>
      </m:oMath>
      <w:r w:rsidR="008D1943">
        <w:rPr>
          <w:rFonts w:ascii="Helvetica Neue" w:hAnsi="Helvetica Neue"/>
          <w:color w:val="000000" w:themeColor="text1"/>
          <w:sz w:val="2"/>
          <w:szCs w:val="2"/>
        </w:rPr>
        <w:t xml:space="preserve">    </w:t>
      </w:r>
      <w:r w:rsidR="008D1943">
        <w:rPr>
          <w:rFonts w:ascii="Helvetica Neue" w:hAnsi="Helvetica Neue"/>
          <w:color w:val="000000" w:themeColor="text1"/>
          <w:sz w:val="2"/>
          <w:szCs w:val="2"/>
        </w:rPr>
        <w:tab/>
      </w:r>
      <w:r w:rsidR="008D1943">
        <w:rPr>
          <w:rFonts w:ascii="Helvetica Neue" w:hAnsi="Helvetica Neue"/>
          <w:color w:val="000000" w:themeColor="text1"/>
          <w:sz w:val="2"/>
          <w:szCs w:val="2"/>
        </w:rPr>
        <w:tab/>
        <w:t xml:space="preserve">     </w:t>
      </w:r>
      <w:r w:rsidR="008D1943">
        <w:rPr>
          <w:rFonts w:ascii="Helvetica Neue" w:hAnsi="Helvetica Neue"/>
          <w:color w:val="000000" w:themeColor="text1"/>
          <w:sz w:val="2"/>
          <w:szCs w:val="2"/>
        </w:rPr>
        <w:tab/>
      </w:r>
      <w:r w:rsidR="008D1943">
        <w:rPr>
          <w:rFonts w:ascii="Helvetica Neue" w:hAnsi="Helvetica Neue"/>
          <w:color w:val="000000" w:themeColor="text1"/>
          <w:sz w:val="2"/>
          <w:szCs w:val="2"/>
        </w:rPr>
        <w:tab/>
      </w:r>
      <w:r w:rsidR="008D1943" w:rsidRPr="009040F6">
        <w:rPr>
          <w:rFonts w:ascii="Arial" w:hAnsi="Arial" w:cs="Arial"/>
          <w:color w:val="000000" w:themeColor="text1"/>
        </w:rPr>
        <w:t>2.1.20</w:t>
      </w:r>
    </w:p>
    <w:p w14:paraId="3B6F6F54" w14:textId="77777777" w:rsidR="008D1943" w:rsidRPr="00AD1584" w:rsidRDefault="008D1943" w:rsidP="008D1943">
      <w:pPr>
        <w:spacing w:before="360" w:after="360"/>
        <w:rPr>
          <w:rFonts w:ascii="Arial" w:hAnsi="Arial" w:cs="Arial"/>
          <w:color w:val="000000" w:themeColor="text1"/>
        </w:rPr>
      </w:pPr>
      <w:r w:rsidRPr="00AD1584">
        <w:rPr>
          <w:rFonts w:ascii="Arial" w:hAnsi="Arial" w:cs="Arial"/>
          <w:color w:val="000000" w:themeColor="text1"/>
        </w:rPr>
        <w:t>where:</w:t>
      </w:r>
      <w:r>
        <w:rPr>
          <w:rFonts w:ascii="Arial" w:hAnsi="Arial" w:cs="Arial"/>
          <w:color w:val="000000" w:themeColor="text1"/>
        </w:rPr>
        <w:t xml:space="preserve"> </w:t>
      </w:r>
    </w:p>
    <w:p w14:paraId="3D0EB378" w14:textId="77777777" w:rsidR="008D1943" w:rsidRPr="0004095C" w:rsidRDefault="008D1943" w:rsidP="008D1943">
      <w:pPr>
        <w:numPr>
          <w:ilvl w:val="0"/>
          <w:numId w:val="15"/>
        </w:numPr>
        <w:spacing w:before="100" w:beforeAutospacing="1" w:after="150"/>
        <w:rPr>
          <w:rFonts w:ascii="Arial" w:hAnsi="Arial" w:cs="Arial"/>
          <w:color w:val="000000" w:themeColor="text1"/>
        </w:rPr>
      </w:pPr>
      <w:proofErr w:type="spellStart"/>
      <w:r w:rsidRPr="0004095C">
        <w:rPr>
          <w:rFonts w:ascii="Arial" w:hAnsi="Arial" w:cs="Arial"/>
          <w:i/>
          <w:iCs/>
          <w:color w:val="000000" w:themeColor="text1"/>
        </w:rPr>
        <w:t>X</w:t>
      </w:r>
      <w:r w:rsidRPr="0004095C">
        <w:rPr>
          <w:rFonts w:ascii="Arial" w:hAnsi="Arial" w:cs="Arial"/>
          <w:i/>
          <w:iCs/>
          <w:color w:val="000000" w:themeColor="text1"/>
          <w:vertAlign w:val="subscript"/>
        </w:rPr>
        <w:t>t</w:t>
      </w:r>
      <w:proofErr w:type="spellEnd"/>
      <w:r w:rsidRPr="0004095C">
        <w:rPr>
          <w:rFonts w:ascii="Arial" w:hAnsi="Arial" w:cs="Arial"/>
          <w:color w:val="000000" w:themeColor="text1"/>
        </w:rPr>
        <w:t> is the input at time </w:t>
      </w:r>
      <w:r w:rsidRPr="0004095C">
        <w:rPr>
          <w:rFonts w:ascii="Arial" w:hAnsi="Arial" w:cs="Arial"/>
          <w:i/>
          <w:iCs/>
          <w:color w:val="000000" w:themeColor="text1"/>
        </w:rPr>
        <w:t>t</w:t>
      </w:r>
    </w:p>
    <w:p w14:paraId="7807E725" w14:textId="77777777" w:rsidR="008D1943" w:rsidRPr="0004095C" w:rsidRDefault="008D1943" w:rsidP="008D1943">
      <w:pPr>
        <w:numPr>
          <w:ilvl w:val="0"/>
          <w:numId w:val="15"/>
        </w:numPr>
        <w:spacing w:before="100" w:beforeAutospacing="1" w:after="150"/>
        <w:rPr>
          <w:rFonts w:ascii="Arial" w:hAnsi="Arial" w:cs="Arial"/>
          <w:color w:val="000000" w:themeColor="text1"/>
        </w:rPr>
      </w:pPr>
      <w:r w:rsidRPr="0004095C">
        <w:rPr>
          <w:rFonts w:ascii="Arial" w:hAnsi="Arial" w:cs="Arial"/>
          <w:i/>
          <w:iCs/>
          <w:color w:val="000000" w:themeColor="text1"/>
        </w:rPr>
        <w:t>H</w:t>
      </w:r>
      <w:r>
        <w:rPr>
          <w:rFonts w:ascii="Arial" w:hAnsi="Arial" w:cs="Arial"/>
          <w:i/>
          <w:iCs/>
          <w:color w:val="000000" w:themeColor="text1"/>
          <w:vertAlign w:val="subscript"/>
        </w:rPr>
        <w:t>t-1</w:t>
      </w:r>
      <w:r>
        <w:rPr>
          <w:rFonts w:ascii="Arial" w:hAnsi="Arial" w:cs="Arial"/>
          <w:i/>
          <w:iCs/>
          <w:color w:val="000000" w:themeColor="text1"/>
        </w:rPr>
        <w:t xml:space="preserve"> </w:t>
      </w:r>
      <w:r w:rsidRPr="0004095C">
        <w:rPr>
          <w:rFonts w:ascii="Arial" w:hAnsi="Arial" w:cs="Arial"/>
          <w:color w:val="000000" w:themeColor="text1"/>
        </w:rPr>
        <w:t>is the hidden state at time </w:t>
      </w:r>
      <w:r w:rsidRPr="0004095C">
        <w:rPr>
          <w:rFonts w:ascii="Arial" w:hAnsi="Arial" w:cs="Arial"/>
          <w:i/>
          <w:iCs/>
          <w:color w:val="000000" w:themeColor="text1"/>
        </w:rPr>
        <w:t>t</w:t>
      </w:r>
      <w:r w:rsidRPr="0004095C">
        <w:rPr>
          <w:rFonts w:ascii="Arial" w:hAnsi="Arial" w:cs="Arial"/>
          <w:color w:val="000000" w:themeColor="text1"/>
        </w:rPr>
        <w:t>−1</w:t>
      </w:r>
    </w:p>
    <w:p w14:paraId="623B6D80" w14:textId="77777777" w:rsidR="008D1943" w:rsidRPr="0004095C" w:rsidRDefault="008D1943" w:rsidP="008D1943">
      <w:pPr>
        <w:numPr>
          <w:ilvl w:val="0"/>
          <w:numId w:val="15"/>
        </w:numPr>
        <w:spacing w:before="100" w:beforeAutospacing="1" w:after="150"/>
        <w:rPr>
          <w:rFonts w:ascii="Arial" w:hAnsi="Arial" w:cs="Arial"/>
          <w:color w:val="000000" w:themeColor="text1"/>
        </w:rPr>
      </w:pPr>
      <w:r w:rsidRPr="0004095C">
        <w:rPr>
          <w:rFonts w:ascii="Arial" w:hAnsi="Arial" w:cs="Arial"/>
          <w:i/>
          <w:iCs/>
          <w:color w:val="000000" w:themeColor="text1"/>
        </w:rPr>
        <w:t>C</w:t>
      </w:r>
      <w:r>
        <w:rPr>
          <w:rFonts w:ascii="Arial" w:hAnsi="Arial" w:cs="Arial"/>
          <w:i/>
          <w:iCs/>
          <w:color w:val="000000" w:themeColor="text1"/>
          <w:vertAlign w:val="subscript"/>
        </w:rPr>
        <w:t>t</w:t>
      </w:r>
      <w:r w:rsidRPr="0004095C">
        <w:rPr>
          <w:rFonts w:ascii="Arial" w:hAnsi="Arial" w:cs="Arial"/>
          <w:color w:val="000000" w:themeColor="text1"/>
        </w:rPr>
        <w:t> is the cell state at time </w:t>
      </w:r>
      <w:r w:rsidRPr="0004095C">
        <w:rPr>
          <w:rFonts w:ascii="Arial" w:hAnsi="Arial" w:cs="Arial"/>
          <w:i/>
          <w:iCs/>
          <w:color w:val="000000" w:themeColor="text1"/>
        </w:rPr>
        <w:t>t</w:t>
      </w:r>
    </w:p>
    <w:p w14:paraId="1CE4B978" w14:textId="77777777" w:rsidR="008D1943" w:rsidRPr="0004095C" w:rsidRDefault="008D1943" w:rsidP="008D1943">
      <w:pPr>
        <w:numPr>
          <w:ilvl w:val="0"/>
          <w:numId w:val="15"/>
        </w:numPr>
        <w:spacing w:before="100" w:beforeAutospacing="1" w:after="150"/>
        <w:rPr>
          <w:rFonts w:ascii="Arial" w:hAnsi="Arial" w:cs="Arial"/>
          <w:color w:val="000000" w:themeColor="text1"/>
        </w:rPr>
      </w:pPr>
      <w:r>
        <w:rPr>
          <w:rFonts w:ascii="Arial" w:hAnsi="Arial" w:cs="Arial"/>
          <w:i/>
          <w:iCs/>
          <w:color w:val="000000" w:themeColor="text1"/>
        </w:rPr>
        <w:t>i</w:t>
      </w:r>
      <w:r>
        <w:rPr>
          <w:rFonts w:ascii="Arial" w:hAnsi="Arial" w:cs="Arial"/>
          <w:i/>
          <w:iCs/>
          <w:color w:val="000000" w:themeColor="text1"/>
          <w:vertAlign w:val="subscript"/>
        </w:rPr>
        <w:t>t</w:t>
      </w:r>
      <w:r w:rsidRPr="0004095C">
        <w:rPr>
          <w:rFonts w:ascii="Arial" w:hAnsi="Arial" w:cs="Arial"/>
          <w:color w:val="000000" w:themeColor="text1"/>
        </w:rPr>
        <w:t> is the input gate at time </w:t>
      </w:r>
      <w:r w:rsidRPr="0004095C">
        <w:rPr>
          <w:rFonts w:ascii="Arial" w:hAnsi="Arial" w:cs="Arial"/>
          <w:i/>
          <w:iCs/>
          <w:color w:val="000000" w:themeColor="text1"/>
        </w:rPr>
        <w:t>t</w:t>
      </w:r>
    </w:p>
    <w:p w14:paraId="0DABEEA3" w14:textId="77777777" w:rsidR="008D1943" w:rsidRPr="0004095C" w:rsidRDefault="008D1943" w:rsidP="008D1943">
      <w:pPr>
        <w:numPr>
          <w:ilvl w:val="0"/>
          <w:numId w:val="15"/>
        </w:numPr>
        <w:spacing w:before="100" w:beforeAutospacing="1" w:after="150"/>
        <w:rPr>
          <w:rFonts w:ascii="Arial" w:hAnsi="Arial" w:cs="Arial"/>
          <w:color w:val="000000" w:themeColor="text1"/>
        </w:rPr>
      </w:pPr>
      <w:r w:rsidRPr="0004095C">
        <w:rPr>
          <w:rFonts w:ascii="Arial" w:hAnsi="Arial" w:cs="Arial"/>
          <w:i/>
          <w:iCs/>
          <w:color w:val="000000" w:themeColor="text1"/>
        </w:rPr>
        <w:t>f</w:t>
      </w:r>
      <w:r>
        <w:rPr>
          <w:rFonts w:ascii="Arial" w:hAnsi="Arial" w:cs="Arial"/>
          <w:i/>
          <w:iCs/>
          <w:color w:val="000000" w:themeColor="text1"/>
          <w:vertAlign w:val="subscript"/>
        </w:rPr>
        <w:t>t</w:t>
      </w:r>
      <w:r w:rsidRPr="0004095C">
        <w:rPr>
          <w:rFonts w:ascii="Arial" w:hAnsi="Arial" w:cs="Arial"/>
          <w:color w:val="000000" w:themeColor="text1"/>
        </w:rPr>
        <w:t>​ is the forget gate at time </w:t>
      </w:r>
      <w:r w:rsidRPr="0004095C">
        <w:rPr>
          <w:rFonts w:ascii="Arial" w:hAnsi="Arial" w:cs="Arial"/>
          <w:i/>
          <w:iCs/>
          <w:color w:val="000000" w:themeColor="text1"/>
        </w:rPr>
        <w:t>t</w:t>
      </w:r>
    </w:p>
    <w:p w14:paraId="17EEA5FB" w14:textId="77777777" w:rsidR="008D1943" w:rsidRPr="0004095C" w:rsidRDefault="008D1943" w:rsidP="008D1943">
      <w:pPr>
        <w:numPr>
          <w:ilvl w:val="0"/>
          <w:numId w:val="15"/>
        </w:numPr>
        <w:spacing w:before="100" w:beforeAutospacing="1" w:after="150"/>
        <w:rPr>
          <w:rFonts w:ascii="Arial" w:hAnsi="Arial" w:cs="Arial"/>
          <w:color w:val="000000" w:themeColor="text1"/>
        </w:rPr>
      </w:pPr>
      <w:proofErr w:type="spellStart"/>
      <w:r w:rsidRPr="0004095C">
        <w:rPr>
          <w:rFonts w:ascii="Arial" w:hAnsi="Arial" w:cs="Arial"/>
          <w:i/>
          <w:iCs/>
          <w:color w:val="000000" w:themeColor="text1"/>
        </w:rPr>
        <w:t>o</w:t>
      </w:r>
      <w:r w:rsidRPr="0004095C">
        <w:rPr>
          <w:rFonts w:ascii="Arial" w:hAnsi="Arial" w:cs="Arial"/>
          <w:i/>
          <w:iCs/>
          <w:color w:val="000000" w:themeColor="text1"/>
          <w:vertAlign w:val="subscript"/>
        </w:rPr>
        <w:t>t</w:t>
      </w:r>
      <w:proofErr w:type="spellEnd"/>
      <w:r w:rsidRPr="0004095C">
        <w:rPr>
          <w:rFonts w:ascii="Arial" w:hAnsi="Arial" w:cs="Arial"/>
          <w:color w:val="000000" w:themeColor="text1"/>
        </w:rPr>
        <w:t>​ is the output gate at time </w:t>
      </w:r>
      <w:r w:rsidRPr="0004095C">
        <w:rPr>
          <w:rFonts w:ascii="Arial" w:hAnsi="Arial" w:cs="Arial"/>
          <w:i/>
          <w:iCs/>
          <w:color w:val="000000" w:themeColor="text1"/>
        </w:rPr>
        <w:t>t</w:t>
      </w:r>
    </w:p>
    <w:p w14:paraId="39623B97" w14:textId="77777777" w:rsidR="008D1943" w:rsidRPr="0004095C" w:rsidRDefault="00000000" w:rsidP="008D1943">
      <w:pPr>
        <w:numPr>
          <w:ilvl w:val="0"/>
          <w:numId w:val="15"/>
        </w:numPr>
        <w:spacing w:before="100" w:beforeAutospacing="1" w:after="150"/>
        <w:rPr>
          <w:rFonts w:ascii="Arial" w:hAnsi="Arial" w:cs="Arial"/>
          <w:color w:val="000000" w:themeColor="text1"/>
        </w:rPr>
      </w:pPr>
      <m:oMath>
        <m:acc>
          <m:accPr>
            <m:chr m:val="̃"/>
            <m:ctrlPr>
              <w:rPr>
                <w:rFonts w:ascii="Cambria Math" w:hAnsi="Cambria Math" w:cs="Arial"/>
                <w:i/>
                <w:iCs/>
                <w:color w:val="000000" w:themeColor="text1"/>
              </w:rPr>
            </m:ctrlPr>
          </m:accPr>
          <m:e>
            <m:r>
              <w:rPr>
                <w:rFonts w:ascii="Cambria Math" w:hAnsi="Cambria Math" w:cs="Arial"/>
                <w:color w:val="000000" w:themeColor="text1"/>
              </w:rPr>
              <m:t>c</m:t>
            </m:r>
          </m:e>
        </m:acc>
      </m:oMath>
      <w:r w:rsidR="008D1943">
        <w:rPr>
          <w:rFonts w:ascii="Arial" w:hAnsi="Arial" w:cs="Arial"/>
          <w:i/>
          <w:iCs/>
          <w:color w:val="000000" w:themeColor="text1"/>
          <w:vertAlign w:val="subscript"/>
        </w:rPr>
        <w:t>t</w:t>
      </w:r>
      <w:r w:rsidR="008D1943" w:rsidRPr="0004095C">
        <w:rPr>
          <w:rFonts w:ascii="Arial" w:hAnsi="Arial" w:cs="Arial"/>
          <w:color w:val="000000" w:themeColor="text1"/>
        </w:rPr>
        <w:t> is the candidate cell state at time </w:t>
      </w:r>
      <w:r w:rsidR="008D1943" w:rsidRPr="0004095C">
        <w:rPr>
          <w:rFonts w:ascii="Arial" w:hAnsi="Arial" w:cs="Arial"/>
          <w:i/>
          <w:iCs/>
          <w:color w:val="000000" w:themeColor="text1"/>
        </w:rPr>
        <w:t xml:space="preserve">t </w:t>
      </w:r>
      <w:r w:rsidR="008D1943" w:rsidRPr="0004095C">
        <w:rPr>
          <w:rFonts w:ascii="Arial" w:hAnsi="Arial" w:cs="Arial"/>
          <w:color w:val="000000" w:themeColor="text1"/>
        </w:rPr>
        <w:t xml:space="preserve">that is used to store information in an LSTM cell </w:t>
      </w:r>
    </w:p>
    <w:p w14:paraId="0894EC8C" w14:textId="77777777" w:rsidR="008D1943" w:rsidRPr="0004095C" w:rsidRDefault="008D1943" w:rsidP="008D1943">
      <w:pPr>
        <w:numPr>
          <w:ilvl w:val="0"/>
          <w:numId w:val="15"/>
        </w:numPr>
        <w:spacing w:before="100" w:beforeAutospacing="1" w:after="150"/>
        <w:rPr>
          <w:rFonts w:ascii="Arial" w:hAnsi="Arial" w:cs="Arial"/>
          <w:color w:val="000000" w:themeColor="text1"/>
        </w:rPr>
      </w:pPr>
      <w:proofErr w:type="spellStart"/>
      <w:r w:rsidRPr="0004095C">
        <w:rPr>
          <w:rFonts w:ascii="Arial" w:hAnsi="Arial" w:cs="Arial"/>
          <w:i/>
          <w:iCs/>
          <w:color w:val="000000" w:themeColor="text1"/>
        </w:rPr>
        <w:t>W</w:t>
      </w:r>
      <w:proofErr w:type="spellEnd"/>
      <w:r w:rsidRPr="0004095C">
        <w:rPr>
          <w:rFonts w:ascii="Arial" w:hAnsi="Arial" w:cs="Arial"/>
          <w:color w:val="000000" w:themeColor="text1"/>
        </w:rPr>
        <w:t> are the weight matrices</w:t>
      </w:r>
    </w:p>
    <w:p w14:paraId="54435E6C" w14:textId="77777777" w:rsidR="008D1943" w:rsidRPr="0004095C" w:rsidRDefault="008D1943" w:rsidP="008D1943">
      <w:pPr>
        <w:numPr>
          <w:ilvl w:val="0"/>
          <w:numId w:val="15"/>
        </w:numPr>
        <w:spacing w:before="100" w:beforeAutospacing="1" w:after="150"/>
        <w:rPr>
          <w:rFonts w:ascii="Arial" w:hAnsi="Arial" w:cs="Arial"/>
          <w:color w:val="000000" w:themeColor="text1"/>
        </w:rPr>
      </w:pPr>
      <w:r w:rsidRPr="0004095C">
        <w:rPr>
          <w:rFonts w:ascii="Arial" w:hAnsi="Arial" w:cs="Arial"/>
          <w:i/>
          <w:iCs/>
          <w:color w:val="000000" w:themeColor="text1"/>
        </w:rPr>
        <w:t>b</w:t>
      </w:r>
      <w:r w:rsidRPr="0004095C">
        <w:rPr>
          <w:rFonts w:ascii="Arial" w:hAnsi="Arial" w:cs="Arial"/>
          <w:color w:val="000000" w:themeColor="text1"/>
        </w:rPr>
        <w:t> are the bias vectors</w:t>
      </w:r>
    </w:p>
    <w:p w14:paraId="378A2B7A" w14:textId="77777777" w:rsidR="008D1943" w:rsidRPr="0004095C" w:rsidRDefault="008D1943" w:rsidP="008D1943">
      <w:pPr>
        <w:numPr>
          <w:ilvl w:val="0"/>
          <w:numId w:val="15"/>
        </w:numPr>
        <w:spacing w:before="100" w:beforeAutospacing="1" w:after="150"/>
        <w:rPr>
          <w:rFonts w:ascii="Arial" w:hAnsi="Arial" w:cs="Arial"/>
          <w:color w:val="000000" w:themeColor="text1"/>
        </w:rPr>
      </w:pPr>
      <w:r w:rsidRPr="0004095C">
        <w:rPr>
          <w:rFonts w:ascii="Arial" w:hAnsi="Arial" w:cs="Arial"/>
          <w:i/>
          <w:iCs/>
          <w:color w:val="000000" w:themeColor="text1"/>
        </w:rPr>
        <w:t>σ</w:t>
      </w:r>
      <w:r w:rsidRPr="0004095C">
        <w:rPr>
          <w:rFonts w:ascii="Arial" w:hAnsi="Arial" w:cs="Arial"/>
          <w:color w:val="000000" w:themeColor="text1"/>
        </w:rPr>
        <w:t> is the activation function with sigmoid function being popular</w:t>
      </w:r>
    </w:p>
    <w:p w14:paraId="4AB2C3C8" w14:textId="77777777" w:rsidR="008D1943" w:rsidRPr="0004095C" w:rsidRDefault="008D1943" w:rsidP="008D1943">
      <w:pPr>
        <w:numPr>
          <w:ilvl w:val="0"/>
          <w:numId w:val="15"/>
        </w:numPr>
        <w:spacing w:before="100" w:beforeAutospacing="1" w:after="150"/>
        <w:rPr>
          <w:rFonts w:ascii="Arial" w:hAnsi="Arial" w:cs="Arial"/>
          <w:color w:val="000000" w:themeColor="text1"/>
        </w:rPr>
      </w:pPr>
      <w:r w:rsidRPr="0004095C">
        <w:rPr>
          <w:rFonts w:ascii="Arial" w:hAnsi="Arial" w:cs="Arial"/>
          <w:color w:val="000000" w:themeColor="text1"/>
        </w:rPr>
        <w:t>tanh is the hyperbolic tangent function</w:t>
      </w:r>
    </w:p>
    <w:p w14:paraId="470DAF0A" w14:textId="77777777" w:rsidR="008D1943" w:rsidRPr="0004095C" w:rsidRDefault="008D1943" w:rsidP="008D1943">
      <w:pPr>
        <w:numPr>
          <w:ilvl w:val="0"/>
          <w:numId w:val="15"/>
        </w:numPr>
        <w:spacing w:before="100" w:beforeAutospacing="1" w:after="150"/>
        <w:rPr>
          <w:rFonts w:ascii="Arial" w:hAnsi="Arial" w:cs="Arial"/>
          <w:color w:val="000000" w:themeColor="text1"/>
        </w:rPr>
      </w:pPr>
      <w:r w:rsidRPr="0004095C">
        <w:rPr>
          <w:rFonts w:ascii="Cambria Math" w:eastAsia="Arial" w:hAnsi="Cambria Math" w:cs="Cambria Math"/>
          <w:color w:val="000000" w:themeColor="text1"/>
        </w:rPr>
        <w:t>∇</w:t>
      </w:r>
      <w:r w:rsidRPr="0004095C">
        <w:rPr>
          <w:rFonts w:ascii="Arial" w:eastAsia="Arial" w:hAnsi="Arial" w:cs="Arial"/>
          <w:color w:val="000000" w:themeColor="text1"/>
        </w:rPr>
        <w:t xml:space="preserve"> denotes pointwise multiplication</w:t>
      </w:r>
    </w:p>
    <w:p w14:paraId="7300F53C" w14:textId="77777777" w:rsidR="008D1943" w:rsidRDefault="008D1943" w:rsidP="008D1943">
      <w:pPr>
        <w:spacing w:after="60" w:line="360" w:lineRule="auto"/>
        <w:jc w:val="center"/>
        <w:rPr>
          <w:rFonts w:ascii="Arial" w:eastAsia="Arial" w:hAnsi="Arial" w:cs="Arial"/>
          <w:color w:val="000000" w:themeColor="text1"/>
        </w:rPr>
      </w:pPr>
    </w:p>
    <w:p w14:paraId="06CD0080" w14:textId="77777777" w:rsidR="008D1943" w:rsidRDefault="008D1943" w:rsidP="008D1943">
      <w:pPr>
        <w:keepNext/>
        <w:spacing w:after="60" w:line="360" w:lineRule="auto"/>
        <w:jc w:val="center"/>
      </w:pPr>
      <w:r>
        <w:rPr>
          <w:noProof/>
        </w:rPr>
        <w:drawing>
          <wp:inline distT="0" distB="0" distL="0" distR="0" wp14:anchorId="11E03D7D" wp14:editId="62A39C3B">
            <wp:extent cx="5801994" cy="1909823"/>
            <wp:effectExtent l="0" t="0" r="2540" b="0"/>
            <wp:docPr id="31160424" name="Picture 31160424"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0424" name="Picture 31160424" descr="A diagram of a computer network&#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817530" cy="1914937"/>
                    </a:xfrm>
                    <a:prstGeom prst="rect">
                      <a:avLst/>
                    </a:prstGeom>
                  </pic:spPr>
                </pic:pic>
              </a:graphicData>
            </a:graphic>
          </wp:inline>
        </w:drawing>
      </w:r>
    </w:p>
    <w:p w14:paraId="0198F22A" w14:textId="77777777" w:rsidR="008D1943" w:rsidRPr="00992E52" w:rsidRDefault="008D1943" w:rsidP="008D1943">
      <w:pPr>
        <w:pStyle w:val="Caption"/>
        <w:jc w:val="center"/>
        <w:rPr>
          <w:i w:val="0"/>
          <w:iCs w:val="0"/>
        </w:rPr>
      </w:pPr>
      <w:r w:rsidRPr="00992E52">
        <w:rPr>
          <w:i w:val="0"/>
          <w:iCs w:val="0"/>
        </w:rPr>
        <w:t xml:space="preserve">Figure </w:t>
      </w:r>
      <w:r w:rsidRPr="00992E52">
        <w:rPr>
          <w:i w:val="0"/>
          <w:iCs w:val="0"/>
        </w:rPr>
        <w:fldChar w:fldCharType="begin"/>
      </w:r>
      <w:r w:rsidRPr="00992E52">
        <w:rPr>
          <w:i w:val="0"/>
          <w:iCs w:val="0"/>
        </w:rPr>
        <w:instrText xml:space="preserve"> SEQ Figure \* ARABIC </w:instrText>
      </w:r>
      <w:r w:rsidRPr="00992E52">
        <w:rPr>
          <w:i w:val="0"/>
          <w:iCs w:val="0"/>
        </w:rPr>
        <w:fldChar w:fldCharType="separate"/>
      </w:r>
      <w:r>
        <w:rPr>
          <w:i w:val="0"/>
          <w:iCs w:val="0"/>
          <w:noProof/>
        </w:rPr>
        <w:t>2</w:t>
      </w:r>
      <w:r w:rsidRPr="00992E52">
        <w:rPr>
          <w:i w:val="0"/>
          <w:iCs w:val="0"/>
        </w:rPr>
        <w:fldChar w:fldCharType="end"/>
      </w:r>
      <w:r w:rsidRPr="00992E52">
        <w:rPr>
          <w:i w:val="0"/>
          <w:iCs w:val="0"/>
        </w:rPr>
        <w:t>.10 LSTM ARCHITECTUR</w:t>
      </w:r>
      <w:r>
        <w:rPr>
          <w:i w:val="0"/>
          <w:iCs w:val="0"/>
        </w:rPr>
        <w:t>E</w:t>
      </w:r>
    </w:p>
    <w:p w14:paraId="638EE98E" w14:textId="77777777" w:rsidR="008D1943" w:rsidRDefault="00000000" w:rsidP="008D1943">
      <w:pPr>
        <w:spacing w:after="60" w:line="360" w:lineRule="auto"/>
        <w:jc w:val="right"/>
        <w:rPr>
          <w:rFonts w:ascii="Arial" w:eastAsia="Arial" w:hAnsi="Arial" w:cs="Arial"/>
          <w:color w:val="000000" w:themeColor="text1"/>
        </w:rPr>
      </w:pPr>
      <w:sdt>
        <w:sdtPr>
          <w:rPr>
            <w:rFonts w:ascii="Arial" w:eastAsia="Arial" w:hAnsi="Arial" w:cs="Arial"/>
            <w:color w:val="000000" w:themeColor="text1"/>
          </w:rPr>
          <w:id w:val="-1919084302"/>
          <w:citation/>
        </w:sdtPr>
        <w:sdtContent>
          <w:r w:rsidR="008D1943">
            <w:rPr>
              <w:rFonts w:ascii="Arial" w:eastAsia="Arial" w:hAnsi="Arial" w:cs="Arial"/>
              <w:color w:val="000000" w:themeColor="text1"/>
            </w:rPr>
            <w:fldChar w:fldCharType="begin"/>
          </w:r>
          <w:r w:rsidR="008D1943">
            <w:rPr>
              <w:rFonts w:ascii="Arial" w:eastAsia="Arial" w:hAnsi="Arial" w:cs="Arial"/>
              <w:color w:val="000000" w:themeColor="text1"/>
            </w:rPr>
            <w:instrText xml:space="preserve"> CITATION Fan21 \l 2057 </w:instrText>
          </w:r>
          <w:r w:rsidR="008D1943">
            <w:rPr>
              <w:rFonts w:ascii="Arial" w:eastAsia="Arial" w:hAnsi="Arial" w:cs="Arial"/>
              <w:color w:val="000000" w:themeColor="text1"/>
            </w:rPr>
            <w:fldChar w:fldCharType="separate"/>
          </w:r>
          <w:r w:rsidR="008D1943" w:rsidRPr="00311E4B">
            <w:rPr>
              <w:rFonts w:ascii="Arial" w:eastAsia="Arial" w:hAnsi="Arial" w:cs="Arial"/>
              <w:noProof/>
              <w:color w:val="000000" w:themeColor="text1"/>
            </w:rPr>
            <w:t>[28]</w:t>
          </w:r>
          <w:r w:rsidR="008D1943">
            <w:rPr>
              <w:rFonts w:ascii="Arial" w:eastAsia="Arial" w:hAnsi="Arial" w:cs="Arial"/>
              <w:color w:val="000000" w:themeColor="text1"/>
            </w:rPr>
            <w:fldChar w:fldCharType="end"/>
          </w:r>
        </w:sdtContent>
      </w:sdt>
    </w:p>
    <w:p w14:paraId="7CA2E48B"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We use a likelihood-based loss function when training our DNN and LSTM models.</w:t>
      </w:r>
      <w:r>
        <w:rPr>
          <w:rFonts w:ascii="Arial" w:eastAsia="Arial" w:hAnsi="Arial" w:cs="Arial"/>
          <w:color w:val="000000" w:themeColor="text1"/>
        </w:rPr>
        <w:t xml:space="preserve"> The likelihood function is defined as the probability of observing the actual return series given the model’s predictions and maximises the likelihood of observing the actual returns given the predicted volatilities.</w:t>
      </w:r>
      <w:r w:rsidRPr="1D0A8684">
        <w:rPr>
          <w:rFonts w:ascii="Arial" w:eastAsia="Arial" w:hAnsi="Arial" w:cs="Arial"/>
          <w:color w:val="000000" w:themeColor="text1"/>
        </w:rPr>
        <w:t xml:space="preserve"> If r</w:t>
      </w:r>
      <w:r w:rsidRPr="1D0A8684">
        <w:rPr>
          <w:rFonts w:ascii="Arial" w:eastAsia="Arial" w:hAnsi="Arial" w:cs="Arial"/>
          <w:color w:val="000000" w:themeColor="text1"/>
          <w:vertAlign w:val="subscript"/>
        </w:rPr>
        <w:t xml:space="preserve">t </w:t>
      </w:r>
      <w:r w:rsidRPr="1D0A8684">
        <w:rPr>
          <w:rFonts w:ascii="Arial" w:eastAsia="Arial" w:hAnsi="Arial" w:cs="Arial"/>
          <w:color w:val="000000" w:themeColor="text1"/>
        </w:rPr>
        <w:t xml:space="preserve">is the return series that we observe from time 1 to time T and </w:t>
      </w:r>
      <w:proofErr w:type="spellStart"/>
      <w:r w:rsidRPr="1D0A8684">
        <w:rPr>
          <w:rFonts w:ascii="Arial" w:eastAsia="Arial" w:hAnsi="Arial" w:cs="Arial"/>
          <w:color w:val="000000" w:themeColor="text1"/>
        </w:rPr>
        <w:t>σ</w:t>
      </w:r>
      <w:r w:rsidRPr="1D0A8684">
        <w:rPr>
          <w:rFonts w:ascii="Arial" w:eastAsia="Arial" w:hAnsi="Arial" w:cs="Arial"/>
          <w:color w:val="000000" w:themeColor="text1"/>
          <w:vertAlign w:val="subscript"/>
        </w:rPr>
        <w:t>t</w:t>
      </w:r>
      <w:proofErr w:type="spellEnd"/>
      <w:r w:rsidRPr="1D0A8684">
        <w:rPr>
          <w:rFonts w:ascii="Arial" w:eastAsia="Arial" w:hAnsi="Arial" w:cs="Arial"/>
          <w:color w:val="000000" w:themeColor="text1"/>
        </w:rPr>
        <w:t xml:space="preserve"> is the volatility that our models forecast at the same time step, we can calculate the sample likelihood under the assumption of normal distribution.</w:t>
      </w:r>
    </w:p>
    <w:p w14:paraId="1026ACBF" w14:textId="77777777" w:rsidR="008D1943"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m:t>L(</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r</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σ</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 </m:t>
        </m:r>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T</m:t>
            </m:r>
          </m:sup>
          <m:e>
            <m:r>
              <w:rPr>
                <w:rFonts w:ascii="Cambria Math" w:eastAsia="Arial" w:hAnsi="Cambria Math" w:cs="Arial"/>
                <w:color w:val="000000" w:themeColor="text1"/>
              </w:rPr>
              <m:t xml:space="preserve">(1 / (√(2π *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σ</m:t>
                </m:r>
              </m:e>
              <m:sub>
                <m:r>
                  <w:rPr>
                    <w:rFonts w:ascii="Cambria Math" w:eastAsia="Arial" w:hAnsi="Cambria Math" w:cs="Arial"/>
                    <w:color w:val="000000" w:themeColor="text1"/>
                  </w:rPr>
                  <m:t>t</m:t>
                </m:r>
              </m:sub>
            </m:sSub>
            <m:r>
              <w:rPr>
                <w:rFonts w:ascii="Cambria Math" w:eastAsia="Arial" w:hAnsi="Cambria Math" w:cs="Arial"/>
                <w:color w:val="000000" w:themeColor="text1"/>
              </w:rPr>
              <m:t>)) * exp(-(</m:t>
            </m:r>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r</m:t>
                </m:r>
              </m:e>
              <m:sub>
                <m:r>
                  <w:rPr>
                    <w:rFonts w:ascii="Cambria Math" w:eastAsia="Arial" w:hAnsi="Cambria Math" w:cs="Arial"/>
                    <w:color w:val="000000" w:themeColor="text1"/>
                  </w:rPr>
                  <m:t>t</m:t>
                </m:r>
              </m:sub>
              <m:sup>
                <m:r>
                  <w:rPr>
                    <w:rFonts w:ascii="Cambria Math" w:eastAsia="Arial" w:hAnsi="Cambria Math" w:cs="Arial"/>
                    <w:color w:val="000000" w:themeColor="text1"/>
                  </w:rPr>
                  <m:t>2</m:t>
                </m:r>
              </m:sup>
            </m:sSubSup>
            <m:r>
              <w:rPr>
                <w:rFonts w:ascii="Cambria Math" w:eastAsia="Arial" w:hAnsi="Cambria Math" w:cs="Arial"/>
                <w:color w:val="000000" w:themeColor="text1"/>
              </w:rPr>
              <m:t xml:space="preserve">) / (2 * </m:t>
            </m:r>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σ</m:t>
                </m:r>
              </m:e>
              <m:sub>
                <m:r>
                  <w:rPr>
                    <w:rFonts w:ascii="Cambria Math" w:eastAsia="Arial" w:hAnsi="Cambria Math" w:cs="Arial"/>
                    <w:color w:val="000000" w:themeColor="text1"/>
                  </w:rPr>
                  <m:t>t</m:t>
                </m:r>
              </m:sub>
              <m:sup>
                <m:r>
                  <w:rPr>
                    <w:rFonts w:ascii="Cambria Math" w:eastAsia="Arial" w:hAnsi="Cambria Math" w:cs="Arial"/>
                    <w:color w:val="000000" w:themeColor="text1"/>
                  </w:rPr>
                  <m:t>2</m:t>
                </m:r>
              </m:sup>
            </m:sSubSup>
            <m:r>
              <w:rPr>
                <w:rFonts w:ascii="Cambria Math" w:eastAsia="Arial" w:hAnsi="Cambria Math" w:cs="Arial"/>
                <w:color w:val="000000" w:themeColor="text1"/>
              </w:rPr>
              <m:t>))</m:t>
            </m:r>
          </m:e>
        </m:nary>
      </m:oMath>
      <w:r>
        <w:rPr>
          <w:rFonts w:ascii="Arial" w:eastAsia="Arial" w:hAnsi="Arial" w:cs="Arial"/>
          <w:color w:val="000000" w:themeColor="text1"/>
        </w:rPr>
        <w:t xml:space="preserve">   </w:t>
      </w:r>
      <w:r>
        <w:rPr>
          <w:rFonts w:ascii="Arial" w:eastAsia="Arial" w:hAnsi="Arial" w:cs="Arial"/>
          <w:color w:val="000000" w:themeColor="text1"/>
        </w:rPr>
        <w:tab/>
        <w:t>2.1.21</w:t>
      </w:r>
    </w:p>
    <w:p w14:paraId="36BDE5CB" w14:textId="77777777" w:rsidR="008D1943" w:rsidRDefault="008D1943" w:rsidP="008D1943">
      <w:pPr>
        <w:spacing w:after="60" w:line="360" w:lineRule="auto"/>
        <w:jc w:val="center"/>
        <w:rPr>
          <w:rFonts w:ascii="Arial" w:eastAsia="Arial" w:hAnsi="Arial" w:cs="Arial"/>
          <w:color w:val="000000" w:themeColor="text1"/>
        </w:rPr>
      </w:pPr>
    </w:p>
    <w:p w14:paraId="2E255E62"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Since the likelihood functions involves multiplying many probabilities together, it is often more convenient to work with the logarithm of the likelihood. Taking the logarithm transforms the product into a sum simplifying the calculations. So, after taking logs of both sides we have the log-likelihood functions:</w:t>
      </w:r>
    </w:p>
    <w:p w14:paraId="6AA2B3EF" w14:textId="77777777" w:rsidR="008D1943" w:rsidRPr="007261EA"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w:lastRenderedPageBreak/>
          <m:t>L(</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r</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σ</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 </m:t>
        </m:r>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T</m:t>
            </m:r>
          </m:sup>
          <m:e>
            <m:r>
              <w:rPr>
                <w:rFonts w:ascii="Cambria Math" w:eastAsia="Arial" w:hAnsi="Cambria Math" w:cs="Arial"/>
                <w:color w:val="000000" w:themeColor="text1"/>
              </w:rPr>
              <m:t>(-</m:t>
            </m:r>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r>
                  <w:rPr>
                    <w:rFonts w:ascii="Cambria Math" w:eastAsia="Arial" w:hAnsi="Cambria Math" w:cs="Arial"/>
                    <w:color w:val="000000" w:themeColor="text1"/>
                  </w:rPr>
                  <m:t>2</m:t>
                </m:r>
              </m:den>
            </m:f>
            <m:r>
              <w:rPr>
                <w:rFonts w:ascii="Cambria Math" w:eastAsia="Arial" w:hAnsi="Cambria Math" w:cs="Arial"/>
                <w:color w:val="000000" w:themeColor="text1"/>
              </w:rPr>
              <m:t xml:space="preserve"> log</m:t>
            </m:r>
            <m:d>
              <m:dPr>
                <m:ctrlPr>
                  <w:rPr>
                    <w:rFonts w:ascii="Cambria Math" w:eastAsia="Arial" w:hAnsi="Cambria Math" w:cs="Arial"/>
                    <w:i/>
                    <w:color w:val="000000" w:themeColor="text1"/>
                  </w:rPr>
                </m:ctrlPr>
              </m:dPr>
              <m:e>
                <m:r>
                  <w:rPr>
                    <w:rFonts w:ascii="Cambria Math" w:eastAsia="Arial" w:hAnsi="Cambria Math" w:cs="Arial"/>
                    <w:color w:val="000000" w:themeColor="text1"/>
                  </w:rPr>
                  <m:t xml:space="preserve">2π </m:t>
                </m:r>
              </m:e>
            </m:d>
            <m:r>
              <w:rPr>
                <w:rFonts w:ascii="Cambria Math" w:eastAsia="Arial" w:hAnsi="Cambria Math" w:cs="Arial"/>
                <w:color w:val="000000" w:themeColor="text1"/>
              </w:rPr>
              <m:t>- log</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σ</m:t>
                </m:r>
              </m:e>
              <m:sub>
                <m:r>
                  <w:rPr>
                    <w:rFonts w:ascii="Cambria Math" w:eastAsia="Arial" w:hAnsi="Cambria Math" w:cs="Arial"/>
                    <w:color w:val="000000" w:themeColor="text1"/>
                  </w:rPr>
                  <m:t>t</m:t>
                </m:r>
              </m:sub>
            </m:sSub>
            <m:r>
              <w:rPr>
                <w:rFonts w:ascii="Cambria Math" w:eastAsia="Arial" w:hAnsi="Cambria Math" w:cs="Arial"/>
                <w:color w:val="000000" w:themeColor="text1"/>
              </w:rPr>
              <m:t>- (</m:t>
            </m:r>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r</m:t>
                </m:r>
              </m:e>
              <m:sub>
                <m:r>
                  <w:rPr>
                    <w:rFonts w:ascii="Cambria Math" w:eastAsia="Arial" w:hAnsi="Cambria Math" w:cs="Arial"/>
                    <w:color w:val="000000" w:themeColor="text1"/>
                  </w:rPr>
                  <m:t>t</m:t>
                </m:r>
              </m:sub>
              <m:sup>
                <m:r>
                  <w:rPr>
                    <w:rFonts w:ascii="Cambria Math" w:eastAsia="Arial" w:hAnsi="Cambria Math" w:cs="Arial"/>
                    <w:color w:val="000000" w:themeColor="text1"/>
                  </w:rPr>
                  <m:t>2</m:t>
                </m:r>
              </m:sup>
            </m:sSubSup>
            <m:r>
              <w:rPr>
                <w:rFonts w:ascii="Cambria Math" w:eastAsia="Arial" w:hAnsi="Cambria Math" w:cs="Arial"/>
                <w:color w:val="000000" w:themeColor="text1"/>
              </w:rPr>
              <m:t>/2</m:t>
            </m:r>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σ</m:t>
                </m:r>
              </m:e>
              <m:sub>
                <m:r>
                  <w:rPr>
                    <w:rFonts w:ascii="Cambria Math" w:eastAsia="Arial" w:hAnsi="Cambria Math" w:cs="Arial"/>
                    <w:color w:val="000000" w:themeColor="text1"/>
                  </w:rPr>
                  <m:t>t</m:t>
                </m:r>
              </m:sub>
              <m:sup>
                <m:r>
                  <w:rPr>
                    <w:rFonts w:ascii="Cambria Math" w:eastAsia="Arial" w:hAnsi="Cambria Math" w:cs="Arial"/>
                    <w:color w:val="000000" w:themeColor="text1"/>
                  </w:rPr>
                  <m:t>2</m:t>
                </m:r>
              </m:sup>
            </m:sSubSup>
            <m:r>
              <w:rPr>
                <w:rFonts w:ascii="Cambria Math" w:eastAsia="Arial" w:hAnsi="Cambria Math" w:cs="Arial"/>
                <w:color w:val="000000" w:themeColor="text1"/>
              </w:rPr>
              <m:t>))</m:t>
            </m:r>
          </m:e>
        </m:nary>
      </m:oMath>
      <w:r>
        <w:rPr>
          <w:rFonts w:ascii="Arial" w:eastAsia="Arial" w:hAnsi="Arial" w:cs="Arial"/>
          <w:color w:val="000000" w:themeColor="text1"/>
        </w:rPr>
        <w:tab/>
      </w:r>
      <w:r>
        <w:rPr>
          <w:rFonts w:ascii="Arial" w:eastAsia="Arial" w:hAnsi="Arial" w:cs="Arial"/>
          <w:color w:val="000000" w:themeColor="text1"/>
        </w:rPr>
        <w:tab/>
        <w:t>2.1.22</w:t>
      </w:r>
    </w:p>
    <w:p w14:paraId="7EDDCBF6" w14:textId="77777777" w:rsidR="008D1943" w:rsidRDefault="008D1943" w:rsidP="008D1943">
      <w:pPr>
        <w:spacing w:after="60" w:line="360" w:lineRule="auto"/>
        <w:jc w:val="center"/>
        <w:rPr>
          <w:rFonts w:ascii="Arial" w:eastAsia="Arial" w:hAnsi="Arial" w:cs="Arial"/>
          <w:color w:val="000000" w:themeColor="text1"/>
        </w:rPr>
      </w:pPr>
    </w:p>
    <w:p w14:paraId="1DE68B0A" w14:textId="77777777" w:rsidR="008D1943" w:rsidRDefault="00000000" w:rsidP="008D1943">
      <w:pPr>
        <w:spacing w:after="60" w:line="360" w:lineRule="auto"/>
        <w:jc w:val="right"/>
        <w:rPr>
          <w:rFonts w:ascii="Arial" w:eastAsia="Arial" w:hAnsi="Arial" w:cs="Arial"/>
        </w:rPr>
      </w:pPr>
      <w:sdt>
        <w:sdtPr>
          <w:rPr>
            <w:rFonts w:ascii="Arial" w:eastAsia="Arial" w:hAnsi="Arial" w:cs="Arial"/>
          </w:rPr>
          <w:id w:val="-1455552088"/>
          <w:citation/>
        </w:sdtPr>
        <w:sdtContent>
          <w:r w:rsidR="008D1943">
            <w:rPr>
              <w:rFonts w:ascii="Arial" w:eastAsia="Arial" w:hAnsi="Arial" w:cs="Arial"/>
            </w:rPr>
            <w:fldChar w:fldCharType="begin"/>
          </w:r>
          <w:r w:rsidR="008D1943">
            <w:rPr>
              <w:rFonts w:ascii="Arial" w:eastAsia="Arial" w:hAnsi="Arial" w:cs="Arial"/>
              <w:color w:val="000000" w:themeColor="text1"/>
            </w:rPr>
            <w:instrText xml:space="preserve"> CITATION Fan21 \l 2057 </w:instrText>
          </w:r>
          <w:r w:rsidR="008D1943">
            <w:rPr>
              <w:rFonts w:ascii="Arial" w:eastAsia="Arial" w:hAnsi="Arial" w:cs="Arial"/>
            </w:rPr>
            <w:fldChar w:fldCharType="separate"/>
          </w:r>
          <w:r w:rsidR="008D1943" w:rsidRPr="00311E4B">
            <w:rPr>
              <w:rFonts w:ascii="Arial" w:eastAsia="Arial" w:hAnsi="Arial" w:cs="Arial"/>
              <w:noProof/>
              <w:color w:val="000000" w:themeColor="text1"/>
            </w:rPr>
            <w:t>[28]</w:t>
          </w:r>
          <w:r w:rsidR="008D1943">
            <w:rPr>
              <w:rFonts w:ascii="Arial" w:eastAsia="Arial" w:hAnsi="Arial" w:cs="Arial"/>
            </w:rPr>
            <w:fldChar w:fldCharType="end"/>
          </w:r>
        </w:sdtContent>
      </w:sdt>
    </w:p>
    <w:p w14:paraId="3070BD0D"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The log-likelihood function should be maximized through optimization, while the deep learning models are always trained by minimizing their loss function. So</w:t>
      </w:r>
      <w:r>
        <w:rPr>
          <w:rFonts w:ascii="Arial" w:eastAsia="Arial" w:hAnsi="Arial" w:cs="Arial"/>
          <w:color w:val="000000" w:themeColor="text1"/>
        </w:rPr>
        <w:t>,</w:t>
      </w:r>
      <w:r w:rsidRPr="1D0A8684">
        <w:rPr>
          <w:rFonts w:ascii="Arial" w:eastAsia="Arial" w:hAnsi="Arial" w:cs="Arial"/>
          <w:color w:val="000000" w:themeColor="text1"/>
        </w:rPr>
        <w:t xml:space="preserve"> we need to use the negative log likelihood to be the loss function in deep learning models. To further reduce the computational cost of deep learning models, we use a simplified function as the loss function of our DNN and LSTM models:</w:t>
      </w:r>
    </w:p>
    <w:p w14:paraId="70115AF6" w14:textId="77777777" w:rsidR="008D1943" w:rsidRPr="00464F01"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m:t xml:space="preserve">Loss = </m:t>
        </m:r>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T</m:t>
            </m:r>
          </m:sup>
          <m:e>
            <m:r>
              <w:rPr>
                <w:rFonts w:ascii="Cambria Math" w:eastAsia="Arial" w:hAnsi="Cambria Math" w:cs="Arial"/>
                <w:color w:val="000000" w:themeColor="text1"/>
              </w:rPr>
              <m:t>(2log</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σ</m:t>
                </m:r>
              </m:e>
              <m:sub>
                <m:r>
                  <w:rPr>
                    <w:rFonts w:ascii="Cambria Math" w:eastAsia="Arial" w:hAnsi="Cambria Math" w:cs="Arial"/>
                    <w:color w:val="000000" w:themeColor="text1"/>
                  </w:rPr>
                  <m:t>t</m:t>
                </m:r>
              </m:sub>
            </m:sSub>
            <m:r>
              <w:rPr>
                <w:rFonts w:ascii="Cambria Math" w:eastAsia="Arial" w:hAnsi="Cambria Math" w:cs="Arial"/>
                <w:color w:val="000000" w:themeColor="text1"/>
              </w:rPr>
              <m:t xml:space="preserve">+ </m:t>
            </m:r>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r</m:t>
                </m:r>
              </m:e>
              <m:sub>
                <m:r>
                  <w:rPr>
                    <w:rFonts w:ascii="Cambria Math" w:eastAsia="Arial" w:hAnsi="Cambria Math" w:cs="Arial"/>
                    <w:color w:val="000000" w:themeColor="text1"/>
                  </w:rPr>
                  <m:t>t</m:t>
                </m:r>
              </m:sub>
              <m:sup>
                <m:r>
                  <w:rPr>
                    <w:rFonts w:ascii="Cambria Math" w:eastAsia="Arial" w:hAnsi="Cambria Math" w:cs="Arial"/>
                    <w:color w:val="000000" w:themeColor="text1"/>
                  </w:rPr>
                  <m:t>2</m:t>
                </m:r>
              </m:sup>
            </m:sSubSup>
            <m:r>
              <w:rPr>
                <w:rFonts w:ascii="Cambria Math" w:eastAsia="Arial" w:hAnsi="Cambria Math" w:cs="Arial"/>
                <w:color w:val="000000" w:themeColor="text1"/>
              </w:rPr>
              <m:t>/</m:t>
            </m:r>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σ</m:t>
                </m:r>
              </m:e>
              <m:sub>
                <m:r>
                  <w:rPr>
                    <w:rFonts w:ascii="Cambria Math" w:eastAsia="Arial" w:hAnsi="Cambria Math" w:cs="Arial"/>
                    <w:color w:val="000000" w:themeColor="text1"/>
                  </w:rPr>
                  <m:t>t</m:t>
                </m:r>
              </m:sub>
              <m:sup>
                <m:r>
                  <w:rPr>
                    <w:rFonts w:ascii="Cambria Math" w:eastAsia="Arial" w:hAnsi="Cambria Math" w:cs="Arial"/>
                    <w:color w:val="000000" w:themeColor="text1"/>
                  </w:rPr>
                  <m:t>2</m:t>
                </m:r>
              </m:sup>
            </m:sSubSup>
            <m:r>
              <w:rPr>
                <w:rFonts w:ascii="Cambria Math" w:eastAsia="Arial" w:hAnsi="Cambria Math" w:cs="Arial"/>
                <w:color w:val="000000" w:themeColor="text1"/>
              </w:rPr>
              <m:t>))</m:t>
            </m:r>
          </m:e>
        </m:nary>
      </m:oMath>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t>2.1.23</w:t>
      </w:r>
    </w:p>
    <w:p w14:paraId="64DB74E5" w14:textId="77777777" w:rsidR="008D1943" w:rsidRPr="00830308" w:rsidRDefault="008D1943" w:rsidP="008D1943">
      <w:pPr>
        <w:spacing w:after="60" w:line="360" w:lineRule="auto"/>
        <w:jc w:val="center"/>
        <w:rPr>
          <w:rFonts w:ascii="Arial" w:eastAsia="Arial" w:hAnsi="Arial" w:cs="Arial"/>
          <w:i/>
          <w:iCs/>
          <w:color w:val="000000" w:themeColor="text1"/>
        </w:rPr>
      </w:pPr>
    </w:p>
    <w:p w14:paraId="522053D3" w14:textId="77777777" w:rsidR="008D1943" w:rsidRDefault="008D1943" w:rsidP="008D1943">
      <w:pPr>
        <w:keepNext/>
        <w:spacing w:after="60" w:line="360" w:lineRule="auto"/>
        <w:jc w:val="center"/>
      </w:pPr>
      <w:r>
        <w:rPr>
          <w:noProof/>
        </w:rPr>
        <w:drawing>
          <wp:inline distT="0" distB="0" distL="0" distR="0" wp14:anchorId="39AD69A3" wp14:editId="4CBA62C3">
            <wp:extent cx="6012104" cy="1630937"/>
            <wp:effectExtent l="0" t="0" r="0" b="0"/>
            <wp:docPr id="689380307" name="Picture 689380307"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80307" name="Picture 689380307" descr="A diagram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016023" cy="1632000"/>
                    </a:xfrm>
                    <a:prstGeom prst="rect">
                      <a:avLst/>
                    </a:prstGeom>
                  </pic:spPr>
                </pic:pic>
              </a:graphicData>
            </a:graphic>
          </wp:inline>
        </w:drawing>
      </w:r>
    </w:p>
    <w:p w14:paraId="3D3CAF4D" w14:textId="77777777" w:rsidR="008D1943" w:rsidRPr="00992E52" w:rsidRDefault="008D1943" w:rsidP="008D1943">
      <w:pPr>
        <w:pStyle w:val="Caption"/>
        <w:jc w:val="center"/>
        <w:rPr>
          <w:i w:val="0"/>
          <w:iCs w:val="0"/>
        </w:rPr>
      </w:pPr>
      <w:r w:rsidRPr="00992E52">
        <w:rPr>
          <w:i w:val="0"/>
          <w:iCs w:val="0"/>
        </w:rPr>
        <w:t>Figure 2.11 LSTM with Fully Connected Layer</w:t>
      </w:r>
    </w:p>
    <w:p w14:paraId="5C1DFB28" w14:textId="77777777" w:rsidR="008D1943" w:rsidRDefault="008D1943" w:rsidP="008D1943">
      <w:pPr>
        <w:spacing w:after="60" w:line="360" w:lineRule="auto"/>
        <w:jc w:val="right"/>
        <w:rPr>
          <w:rFonts w:ascii="Arial" w:eastAsia="Arial" w:hAnsi="Arial" w:cs="Arial"/>
          <w:color w:val="000000" w:themeColor="text1"/>
        </w:rPr>
      </w:pPr>
      <w:r w:rsidRPr="218DCDFB">
        <w:rPr>
          <w:rFonts w:ascii="Arial" w:eastAsia="Arial" w:hAnsi="Arial" w:cs="Arial"/>
          <w:color w:val="000000" w:themeColor="text1"/>
        </w:rPr>
        <w:t>(Yang, 2021)</w:t>
      </w:r>
    </w:p>
    <w:p w14:paraId="053913BD"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LSTM model combines LSTM with a fully connected layer in the last time step. </w:t>
      </w:r>
      <w:r>
        <w:rPr>
          <w:rFonts w:ascii="Arial" w:eastAsia="Arial" w:hAnsi="Arial" w:cs="Arial"/>
          <w:color w:val="000000" w:themeColor="text1"/>
        </w:rPr>
        <w:t>Its architecture is shown in the Figure above.</w:t>
      </w:r>
    </w:p>
    <w:p w14:paraId="79B6E3D7" w14:textId="77777777" w:rsidR="008D1943" w:rsidRDefault="008D1943" w:rsidP="008D1943">
      <w:pPr>
        <w:pStyle w:val="Heading3"/>
        <w:spacing w:line="360" w:lineRule="auto"/>
        <w:rPr>
          <w:rStyle w:val="SubtleEmphasis"/>
          <w:rFonts w:ascii="Arial" w:hAnsi="Arial" w:cs="Arial"/>
        </w:rPr>
      </w:pPr>
      <w:bookmarkStart w:id="22" w:name="_Toc202695064"/>
      <w:r w:rsidRPr="00D13CD2">
        <w:rPr>
          <w:rStyle w:val="SubtleEmphasis"/>
          <w:rFonts w:ascii="Arial" w:hAnsi="Arial" w:cs="Arial"/>
        </w:rPr>
        <w:t>GRADIENT VANISHING IN LSTM</w:t>
      </w:r>
      <w:bookmarkEnd w:id="22"/>
    </w:p>
    <w:p w14:paraId="784FB96C" w14:textId="77777777" w:rsidR="008D1943" w:rsidRDefault="008D1943" w:rsidP="008D1943">
      <w:pPr>
        <w:spacing w:line="360" w:lineRule="auto"/>
        <w:ind w:firstLine="720"/>
        <w:jc w:val="both"/>
        <w:rPr>
          <w:rFonts w:ascii="Arial" w:eastAsia="Arial" w:hAnsi="Arial" w:cs="Arial"/>
          <w:color w:val="000000" w:themeColor="text1"/>
        </w:rPr>
      </w:pPr>
      <w:r w:rsidRPr="00D13CD2">
        <w:rPr>
          <w:rFonts w:ascii="Arial" w:eastAsia="Arial" w:hAnsi="Arial" w:cs="Arial"/>
          <w:color w:val="000000" w:themeColor="text1"/>
        </w:rPr>
        <w:t xml:space="preserve">Same as in RNNs, LSTM outputs a prediction vector h(k). The knowledge encoded in the state vector c(t) captures the long-term dependencies and the relations in the sequential data. The gradient descent is computed to update the network parameters over T time steps. The </w:t>
      </w:r>
      <w:r>
        <w:rPr>
          <w:rFonts w:ascii="Arial" w:eastAsia="Arial" w:hAnsi="Arial" w:cs="Arial"/>
          <w:color w:val="000000" w:themeColor="text1"/>
        </w:rPr>
        <w:t xml:space="preserve">vanishing gradient problem occurs when the gradients in a neural network diminish exponentially as they are backpropagated through layers and time steps. </w:t>
      </w:r>
    </w:p>
    <w:p w14:paraId="258949EA" w14:textId="77777777" w:rsidR="008D1943" w:rsidRDefault="008D1943" w:rsidP="008D1943">
      <w:pPr>
        <w:keepNext/>
        <w:spacing w:before="240" w:after="60" w:line="360" w:lineRule="auto"/>
        <w:jc w:val="both"/>
      </w:pPr>
      <w:r>
        <w:rPr>
          <w:noProof/>
        </w:rPr>
        <w:lastRenderedPageBreak/>
        <w:drawing>
          <wp:inline distT="0" distB="0" distL="0" distR="0" wp14:anchorId="256BB6CC" wp14:editId="30506F6D">
            <wp:extent cx="5943600" cy="1828800"/>
            <wp:effectExtent l="0" t="0" r="0" b="0"/>
            <wp:docPr id="827307303" name="Picture 1" descr="A diagram of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07303" name="Picture 1" descr="A diagram of a diagram of a diagram&#10;&#10;Description automatically generated"/>
                    <pic:cNvPicPr/>
                  </pic:nvPicPr>
                  <pic:blipFill>
                    <a:blip r:embed="rId25"/>
                    <a:stretch>
                      <a:fillRect/>
                    </a:stretch>
                  </pic:blipFill>
                  <pic:spPr>
                    <a:xfrm>
                      <a:off x="0" y="0"/>
                      <a:ext cx="5943600" cy="1828800"/>
                    </a:xfrm>
                    <a:prstGeom prst="rect">
                      <a:avLst/>
                    </a:prstGeom>
                  </pic:spPr>
                </pic:pic>
              </a:graphicData>
            </a:graphic>
          </wp:inline>
        </w:drawing>
      </w:r>
    </w:p>
    <w:p w14:paraId="1EE55C38" w14:textId="77777777" w:rsidR="008D1943" w:rsidRDefault="008D1943" w:rsidP="008D1943">
      <w:pPr>
        <w:pStyle w:val="Caption"/>
        <w:jc w:val="center"/>
        <w:rPr>
          <w:rFonts w:ascii="Arial" w:eastAsia="Arial" w:hAnsi="Arial" w:cs="Arial"/>
          <w:color w:val="000000" w:themeColor="text1"/>
        </w:rPr>
      </w:pPr>
      <w:r>
        <w:t>Figure 2.13</w:t>
      </w:r>
    </w:p>
    <w:p w14:paraId="600F8B63" w14:textId="77777777" w:rsidR="008D1943" w:rsidRDefault="008D1943" w:rsidP="008D1943">
      <w:pPr>
        <w:spacing w:line="360" w:lineRule="auto"/>
        <w:ind w:firstLine="720"/>
        <w:jc w:val="both"/>
        <w:rPr>
          <w:rFonts w:ascii="Arial" w:eastAsia="Arial" w:hAnsi="Arial" w:cs="Arial"/>
          <w:color w:val="000000" w:themeColor="text1"/>
        </w:rPr>
      </w:pPr>
      <w:r w:rsidRPr="00D13CD2">
        <w:rPr>
          <w:rFonts w:ascii="Arial" w:eastAsia="Arial" w:hAnsi="Arial" w:cs="Arial"/>
          <w:color w:val="000000" w:themeColor="text1"/>
        </w:rPr>
        <w:t xml:space="preserve">The error term gradient is given by the same partial derivative as in RNNs and the gradient of the error for time step k has the same form given by variation of Taylor rule. </w:t>
      </w:r>
    </w:p>
    <w:p w14:paraId="4F6333E6" w14:textId="77777777" w:rsidR="008D1943"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Backpropagation through time (BPTT) in RNN use gradients that are calculated recursively from the final time step(T) to the initial time step (t=1). The gradient at each step is obtained by multiplying the gradient from the next time step with the derivative of the activation function.</w:t>
      </w:r>
    </w:p>
    <w:p w14:paraId="2BCADDB7" w14:textId="77777777" w:rsidR="008D1943" w:rsidRDefault="00000000" w:rsidP="008D1943">
      <w:pPr>
        <w:spacing w:line="360" w:lineRule="auto"/>
        <w:jc w:val="right"/>
        <w:rPr>
          <w:rFonts w:ascii="Arial" w:eastAsia="Arial" w:hAnsi="Arial" w:cs="Arial"/>
          <w:color w:val="000000" w:themeColor="text1"/>
        </w:rPr>
      </w:pPr>
      <m:oMath>
        <m:sSub>
          <m:sSubPr>
            <m:ctrlPr>
              <w:rPr>
                <w:rFonts w:ascii="Cambria Math" w:eastAsia="Arial" w:hAnsi="Cambria Math" w:cs="Arial"/>
                <w:i/>
                <w:iCs/>
                <w:color w:val="000000" w:themeColor="text1"/>
              </w:rPr>
            </m:ctrlPr>
          </m:sSubPr>
          <m:e>
            <m:r>
              <w:rPr>
                <w:rFonts w:ascii="Cambria Math" w:eastAsia="Arial" w:hAnsi="Cambria Math" w:cs="Arial"/>
                <w:color w:val="000000" w:themeColor="text1"/>
              </w:rPr>
              <m:t>δ</m:t>
            </m:r>
          </m:e>
          <m:sub>
            <m:r>
              <w:rPr>
                <w:rFonts w:ascii="Cambria Math" w:eastAsia="Arial" w:hAnsi="Cambria Math" w:cs="Arial"/>
                <w:color w:val="000000" w:themeColor="text1"/>
              </w:rPr>
              <m:t>t</m:t>
            </m:r>
          </m:sub>
        </m:sSub>
        <m:r>
          <w:rPr>
            <w:rFonts w:ascii="Cambria Math" w:eastAsia="Arial" w:hAnsi="Cambria Math" w:cs="Arial"/>
            <w:color w:val="000000" w:themeColor="text1"/>
          </w:rPr>
          <m:t>​=</m:t>
        </m:r>
        <m:sSub>
          <m:sSubPr>
            <m:ctrlPr>
              <w:rPr>
                <w:rFonts w:ascii="Cambria Math" w:eastAsia="Arial" w:hAnsi="Cambria Math" w:cs="Arial"/>
                <w:i/>
                <w:iCs/>
                <w:color w:val="000000" w:themeColor="text1"/>
              </w:rPr>
            </m:ctrlPr>
          </m:sSubPr>
          <m:e>
            <m:r>
              <w:rPr>
                <w:rFonts w:ascii="Cambria Math" w:eastAsia="Arial" w:hAnsi="Cambria Math" w:cs="Arial"/>
                <w:color w:val="000000" w:themeColor="text1"/>
              </w:rPr>
              <m:t>δ</m:t>
            </m:r>
          </m:e>
          <m:sub>
            <m:r>
              <w:rPr>
                <w:rFonts w:ascii="Cambria Math" w:eastAsia="Arial" w:hAnsi="Cambria Math" w:cs="Arial"/>
                <w:color w:val="000000" w:themeColor="text1"/>
              </w:rPr>
              <m:t>t+1</m:t>
            </m:r>
          </m:sub>
        </m:sSub>
        <m:r>
          <w:rPr>
            <w:rFonts w:ascii="Cambria Math" w:eastAsia="Arial" w:hAnsi="Cambria Math" w:cs="Cambria Math"/>
            <w:color w:val="000000" w:themeColor="text1"/>
          </w:rPr>
          <m:t>⋅(</m:t>
        </m:r>
        <m:r>
          <w:rPr>
            <w:rFonts w:ascii="Cambria Math" w:eastAsia="Arial" w:hAnsi="Cambria Math" w:cs="Arial"/>
            <w:color w:val="000000" w:themeColor="text1"/>
          </w:rPr>
          <m:t>∂f(</m:t>
        </m:r>
        <m:sSub>
          <m:sSubPr>
            <m:ctrlPr>
              <w:rPr>
                <w:rFonts w:ascii="Cambria Math" w:eastAsia="Arial" w:hAnsi="Cambria Math" w:cs="Arial"/>
                <w:i/>
                <w:iCs/>
                <w:color w:val="000000" w:themeColor="text1"/>
              </w:rPr>
            </m:ctrlPr>
          </m:sSubPr>
          <m:e>
            <m:r>
              <w:rPr>
                <w:rFonts w:ascii="Cambria Math" w:eastAsia="Arial" w:hAnsi="Cambria Math" w:cs="Arial"/>
                <w:color w:val="000000" w:themeColor="text1"/>
              </w:rPr>
              <m:t>z</m:t>
            </m:r>
          </m:e>
          <m:sub>
            <m:r>
              <w:rPr>
                <w:rFonts w:ascii="Cambria Math" w:eastAsia="Arial" w:hAnsi="Cambria Math" w:cs="Arial"/>
                <w:color w:val="000000" w:themeColor="text1"/>
              </w:rPr>
              <m:t>t+1</m:t>
            </m:r>
          </m:sub>
        </m:sSub>
        <m:r>
          <w:rPr>
            <w:rFonts w:ascii="Cambria Math" w:eastAsia="Arial" w:hAnsi="Cambria Math" w:cs="Arial"/>
            <w:color w:val="000000" w:themeColor="text1"/>
          </w:rPr>
          <m:t>)/​∂</m:t>
        </m:r>
        <m:sSub>
          <m:sSubPr>
            <m:ctrlPr>
              <w:rPr>
                <w:rFonts w:ascii="Cambria Math" w:eastAsia="Arial" w:hAnsi="Cambria Math" w:cs="Arial"/>
                <w:i/>
                <w:iCs/>
                <w:color w:val="000000" w:themeColor="text1"/>
              </w:rPr>
            </m:ctrlPr>
          </m:sSubPr>
          <m:e>
            <m:r>
              <w:rPr>
                <w:rFonts w:ascii="Cambria Math" w:eastAsia="Arial" w:hAnsi="Cambria Math" w:cs="Arial"/>
                <w:color w:val="000000" w:themeColor="text1"/>
              </w:rPr>
              <m:t>z</m:t>
            </m:r>
          </m:e>
          <m:sub>
            <m:r>
              <w:rPr>
                <w:rFonts w:ascii="Cambria Math" w:eastAsia="Arial" w:hAnsi="Cambria Math" w:cs="Arial"/>
                <w:color w:val="000000" w:themeColor="text1"/>
              </w:rPr>
              <m:t>t+1</m:t>
            </m:r>
          </m:sub>
        </m:sSub>
        <m:r>
          <w:rPr>
            <w:rFonts w:ascii="Cambria Math" w:eastAsia="Arial" w:hAnsi="Cambria Math" w:cs="Arial"/>
            <w:color w:val="000000" w:themeColor="text1"/>
          </w:rPr>
          <m:t>)​</m:t>
        </m:r>
      </m:oMath>
      <w:r w:rsidR="008D1943">
        <w:rPr>
          <w:rFonts w:ascii="Arial" w:eastAsia="Arial" w:hAnsi="Arial" w:cs="Arial"/>
          <w:color w:val="000000" w:themeColor="text1"/>
        </w:rPr>
        <w:tab/>
      </w:r>
      <w:r w:rsidR="008D1943">
        <w:rPr>
          <w:rFonts w:ascii="Arial" w:eastAsia="Arial" w:hAnsi="Arial" w:cs="Arial"/>
          <w:color w:val="000000" w:themeColor="text1"/>
        </w:rPr>
        <w:tab/>
      </w:r>
      <w:r w:rsidR="008D1943">
        <w:rPr>
          <w:rFonts w:ascii="Arial" w:eastAsia="Arial" w:hAnsi="Arial" w:cs="Arial"/>
          <w:color w:val="000000" w:themeColor="text1"/>
        </w:rPr>
        <w:tab/>
        <w:t>2.1.24</w:t>
      </w:r>
    </w:p>
    <w:p w14:paraId="20A8832F" w14:textId="77777777" w:rsidR="008D1943" w:rsidRDefault="008D1943" w:rsidP="008D1943">
      <w:pPr>
        <w:spacing w:line="360" w:lineRule="auto"/>
        <w:jc w:val="both"/>
        <w:rPr>
          <w:rFonts w:ascii="Arial" w:eastAsia="Arial" w:hAnsi="Arial" w:cs="Arial"/>
          <w:color w:val="000000" w:themeColor="text1"/>
        </w:rPr>
      </w:pPr>
      <w:proofErr w:type="spellStart"/>
      <w:r w:rsidRPr="00D13CD2">
        <w:rPr>
          <w:rFonts w:ascii="Arial" w:eastAsia="Arial" w:hAnsi="Arial" w:cs="Arial"/>
          <w:color w:val="000000" w:themeColor="text1"/>
        </w:rPr>
        <w:t>δ</w:t>
      </w:r>
      <w:r>
        <w:rPr>
          <w:rFonts w:ascii="Arial" w:eastAsia="Arial" w:hAnsi="Arial" w:cs="Arial"/>
          <w:color w:val="000000" w:themeColor="text1"/>
          <w:vertAlign w:val="subscript"/>
        </w:rPr>
        <w:t>t</w:t>
      </w:r>
      <w:proofErr w:type="spellEnd"/>
      <w:r w:rsidRPr="00D13CD2">
        <w:rPr>
          <w:rFonts w:ascii="Arial" w:eastAsia="Arial" w:hAnsi="Arial" w:cs="Arial"/>
          <w:color w:val="000000" w:themeColor="text1"/>
        </w:rPr>
        <w:t>​ represents the gradient at time step t, and f(</w:t>
      </w:r>
      <w:proofErr w:type="spellStart"/>
      <w:r w:rsidRPr="00D13CD2">
        <w:rPr>
          <w:rFonts w:ascii="Arial" w:eastAsia="Arial" w:hAnsi="Arial" w:cs="Arial"/>
          <w:color w:val="000000" w:themeColor="text1"/>
        </w:rPr>
        <w:t>z</w:t>
      </w:r>
      <w:r>
        <w:rPr>
          <w:rFonts w:ascii="Arial" w:eastAsia="Arial" w:hAnsi="Arial" w:cs="Arial"/>
          <w:color w:val="000000" w:themeColor="text1"/>
        </w:rPr>
        <w:softHyphen/>
      </w:r>
      <w:r>
        <w:rPr>
          <w:rFonts w:ascii="Arial" w:eastAsia="Arial" w:hAnsi="Arial" w:cs="Arial"/>
          <w:color w:val="000000" w:themeColor="text1"/>
          <w:vertAlign w:val="subscript"/>
        </w:rPr>
        <w:t>t</w:t>
      </w:r>
      <w:proofErr w:type="spellEnd"/>
      <w:r w:rsidRPr="00D13CD2">
        <w:rPr>
          <w:rFonts w:ascii="Arial" w:eastAsia="Arial" w:hAnsi="Arial" w:cs="Arial"/>
          <w:color w:val="000000" w:themeColor="text1"/>
        </w:rPr>
        <w:t xml:space="preserve">) is the activation function applied to the weighted sum </w:t>
      </w:r>
      <w:proofErr w:type="spellStart"/>
      <w:r w:rsidRPr="00D13CD2">
        <w:rPr>
          <w:rFonts w:ascii="Arial" w:eastAsia="Arial" w:hAnsi="Arial" w:cs="Arial"/>
          <w:color w:val="000000" w:themeColor="text1"/>
        </w:rPr>
        <w:t>z</w:t>
      </w:r>
      <w:r>
        <w:rPr>
          <w:rFonts w:ascii="Arial" w:eastAsia="Arial" w:hAnsi="Arial" w:cs="Arial"/>
          <w:color w:val="000000" w:themeColor="text1"/>
          <w:vertAlign w:val="subscript"/>
        </w:rPr>
        <w:t>t</w:t>
      </w:r>
      <w:proofErr w:type="spellEnd"/>
      <w:r w:rsidRPr="00D13CD2">
        <w:rPr>
          <w:rFonts w:ascii="Arial" w:eastAsia="Arial" w:hAnsi="Arial" w:cs="Arial"/>
          <w:color w:val="000000" w:themeColor="text1"/>
        </w:rPr>
        <w:t xml:space="preserve"> at time step t.</w:t>
      </w:r>
      <w:r>
        <w:rPr>
          <w:rFonts w:ascii="Arial" w:eastAsia="Arial" w:hAnsi="Arial" w:cs="Arial"/>
          <w:color w:val="000000" w:themeColor="text1"/>
        </w:rPr>
        <w:t xml:space="preserve"> When calculating the gradients through multiple time steps, the gradients are multiplied at each time step due to the chain rule of differentiation. This leads to an exponential decay of gradients as they are backpropagated to earlier time steps. T</w:t>
      </w:r>
      <w:r w:rsidRPr="00D13CD2">
        <w:rPr>
          <w:rFonts w:ascii="Arial" w:eastAsia="Arial" w:hAnsi="Arial" w:cs="Arial"/>
          <w:color w:val="000000" w:themeColor="text1"/>
        </w:rPr>
        <w:t>he following product causes the gradients to vanish:</w:t>
      </w:r>
    </w:p>
    <w:p w14:paraId="7BBD6369" w14:textId="77777777" w:rsidR="008D1943" w:rsidRDefault="008D1943" w:rsidP="008D1943">
      <w:pPr>
        <w:spacing w:line="360" w:lineRule="auto"/>
        <w:jc w:val="right"/>
        <w:rPr>
          <w:rFonts w:ascii="Arial" w:eastAsia="Arial" w:hAnsi="Arial" w:cs="Arial"/>
          <w:color w:val="000000" w:themeColor="text1"/>
        </w:rPr>
      </w:pPr>
      <m:oMath>
        <m:r>
          <w:rPr>
            <w:rFonts w:ascii="Cambria Math" w:eastAsia="Arial" w:hAnsi="Cambria Math" w:cs="Arial"/>
            <w:color w:val="000000" w:themeColor="text1"/>
          </w:rPr>
          <m:t>ΔW=</m:t>
        </m:r>
        <m:nary>
          <m:naryPr>
            <m:chr m:val="∏"/>
            <m:limLoc m:val="subSup"/>
            <m:ctrlPr>
              <w:rPr>
                <w:rFonts w:ascii="Cambria Math" w:eastAsia="Arial" w:hAnsi="Cambria Math" w:cs="Arial"/>
                <w:i/>
                <w:color w:val="000000" w:themeColor="text1"/>
              </w:rPr>
            </m:ctrlPr>
          </m:naryPr>
          <m:sub>
            <m:r>
              <w:rPr>
                <w:rFonts w:ascii="Cambria Math" w:eastAsia="Arial" w:hAnsi="Cambria Math" w:cs="Arial"/>
                <w:color w:val="000000" w:themeColor="text1"/>
              </w:rPr>
              <m:t>t=1</m:t>
            </m:r>
          </m:sub>
          <m:sup>
            <m:r>
              <w:rPr>
                <w:rFonts w:ascii="Cambria Math" w:eastAsia="Arial" w:hAnsi="Cambria Math" w:cs="Arial"/>
                <w:color w:val="000000" w:themeColor="text1"/>
              </w:rPr>
              <m:t>T</m:t>
            </m:r>
          </m:sup>
          <m:e>
            <m:r>
              <w:rPr>
                <w:rFonts w:ascii="Cambria Math" w:eastAsia="Arial" w:hAnsi="Cambria Math" w:cs="Arial"/>
                <w:color w:val="000000" w:themeColor="text1"/>
              </w:rPr>
              <m:t>∂f(</m:t>
            </m:r>
            <m:sSub>
              <m:sSubPr>
                <m:ctrlPr>
                  <w:rPr>
                    <w:rFonts w:ascii="Cambria Math" w:eastAsia="Arial" w:hAnsi="Cambria Math" w:cs="Arial"/>
                    <w:i/>
                    <w:iCs/>
                    <w:color w:val="000000" w:themeColor="text1"/>
                  </w:rPr>
                </m:ctrlPr>
              </m:sSubPr>
              <m:e>
                <m:r>
                  <w:rPr>
                    <w:rFonts w:ascii="Cambria Math" w:eastAsia="Arial" w:hAnsi="Cambria Math" w:cs="Arial"/>
                    <w:color w:val="000000" w:themeColor="text1"/>
                  </w:rPr>
                  <m:t>z</m:t>
                </m:r>
              </m:e>
              <m:sub>
                <m:r>
                  <w:rPr>
                    <w:rFonts w:ascii="Cambria Math" w:eastAsia="Arial" w:hAnsi="Cambria Math" w:cs="Arial"/>
                    <w:color w:val="000000" w:themeColor="text1"/>
                  </w:rPr>
                  <m:t>t</m:t>
                </m:r>
              </m:sub>
            </m:sSub>
            <m:r>
              <w:rPr>
                <w:rFonts w:ascii="Cambria Math" w:eastAsia="Arial" w:hAnsi="Cambria Math" w:cs="Arial"/>
                <w:color w:val="000000" w:themeColor="text1"/>
              </w:rPr>
              <m:t>)/∂</m:t>
            </m:r>
            <m:sSub>
              <m:sSubPr>
                <m:ctrlPr>
                  <w:rPr>
                    <w:rFonts w:ascii="Cambria Math" w:eastAsia="Arial" w:hAnsi="Cambria Math" w:cs="Arial"/>
                    <w:i/>
                    <w:iCs/>
                    <w:color w:val="000000" w:themeColor="text1"/>
                  </w:rPr>
                </m:ctrlPr>
              </m:sSubPr>
              <m:e>
                <m:r>
                  <w:rPr>
                    <w:rFonts w:ascii="Cambria Math" w:eastAsia="Arial" w:hAnsi="Cambria Math" w:cs="Arial"/>
                    <w:color w:val="000000" w:themeColor="text1"/>
                  </w:rPr>
                  <m:t>z</m:t>
                </m:r>
              </m:e>
              <m:sub>
                <m:r>
                  <w:rPr>
                    <w:rFonts w:ascii="Cambria Math" w:eastAsia="Arial" w:hAnsi="Cambria Math" w:cs="Arial"/>
                    <w:color w:val="000000" w:themeColor="text1"/>
                  </w:rPr>
                  <m:t>t</m:t>
                </m:r>
              </m:sub>
            </m:sSub>
          </m:e>
        </m:nary>
        <m:r>
          <w:rPr>
            <w:rFonts w:ascii="Cambria Math" w:eastAsia="Arial" w:hAnsi="Cambria Math" w:cs="Arial"/>
            <w:color w:val="000000" w:themeColor="text1"/>
          </w:rPr>
          <m:t>​​</m:t>
        </m:r>
      </m:oMath>
      <w:r>
        <w:rPr>
          <w:rFonts w:ascii="Arial" w:eastAsia="Arial" w:hAnsi="Arial" w:cs="Arial"/>
          <w:color w:val="000000" w:themeColor="text1"/>
        </w:rPr>
        <w:t xml:space="preserve">                         </w:t>
      </w:r>
      <w:r>
        <w:rPr>
          <w:rFonts w:ascii="Arial" w:eastAsia="Arial" w:hAnsi="Arial" w:cs="Arial"/>
          <w:color w:val="000000" w:themeColor="text1"/>
        </w:rPr>
        <w:tab/>
      </w:r>
      <w:r>
        <w:rPr>
          <w:rFonts w:ascii="Arial" w:eastAsia="Arial" w:hAnsi="Arial" w:cs="Arial"/>
          <w:color w:val="000000" w:themeColor="text1"/>
        </w:rPr>
        <w:tab/>
        <w:t>2.1.25</w:t>
      </w:r>
    </w:p>
    <w:p w14:paraId="2B9B9BF9" w14:textId="77777777" w:rsidR="008D1943" w:rsidRDefault="008D1943" w:rsidP="008D1943">
      <w:pPr>
        <w:spacing w:before="240" w:after="60" w:line="360" w:lineRule="auto"/>
        <w:jc w:val="both"/>
        <w:rPr>
          <w:rFonts w:ascii="Arial" w:eastAsia="Arial" w:hAnsi="Arial" w:cs="Arial"/>
          <w:color w:val="000000" w:themeColor="text1"/>
        </w:rPr>
      </w:pPr>
      <m:oMath>
        <m:r>
          <w:rPr>
            <w:rFonts w:ascii="Cambria Math" w:eastAsia="Arial" w:hAnsi="Cambria Math" w:cs="Arial"/>
            <w:color w:val="000000" w:themeColor="text1"/>
          </w:rPr>
          <m:t>∆W</m:t>
        </m:r>
      </m:oMath>
      <w:r>
        <w:rPr>
          <w:rFonts w:ascii="Arial" w:eastAsia="Arial" w:hAnsi="Arial" w:cs="Arial"/>
          <w:color w:val="000000" w:themeColor="text1"/>
        </w:rPr>
        <w:t xml:space="preserve"> represents the accumulated gradient term that is multiplied at each time step.</w:t>
      </w:r>
    </w:p>
    <w:p w14:paraId="0BBB576F" w14:textId="77777777" w:rsidR="008D1943" w:rsidRPr="00F95F4A" w:rsidRDefault="008D1943" w:rsidP="008D1943">
      <w:pPr>
        <w:spacing w:before="240"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Unlike traditional RNNs, LSTMs utilise a memory cell (c) and various gates (input, forget and output gates) to control the flow of information and prevent the vanishing gradient problem. The additive property of the cell state gradients enables the network to update the parameter in such a way that the different sub gradients do not necessarily agree and behave in a similar manner making it less likely that the functions converge to zero. In other words, LSTM allows for better balancing and manipulation of gradient values during backpropagation. This property along with the presence of the forget gate, </w:t>
      </w:r>
      <w:r>
        <w:rPr>
          <w:rFonts w:ascii="Arial" w:eastAsia="Arial" w:hAnsi="Arial" w:cs="Arial"/>
          <w:color w:val="000000" w:themeColor="text1"/>
        </w:rPr>
        <w:lastRenderedPageBreak/>
        <w:t xml:space="preserve">makes it less likely for the gradients to vanish. The forget gate in an LSTM allows the network to control the gradients at each time step and decide which information should be retained or forgotten. It helps prevent the vanishing gradient problem by enabling the model to update the parameters in a way that preserves important information. </w:t>
      </w:r>
    </w:p>
    <w:p w14:paraId="2D15E4BD" w14:textId="77777777" w:rsidR="008D1943" w:rsidRPr="00267FC5" w:rsidRDefault="008D1943" w:rsidP="008D1943">
      <w:pPr>
        <w:pStyle w:val="Heading2"/>
        <w:spacing w:line="360" w:lineRule="auto"/>
        <w:rPr>
          <w:b/>
          <w:bCs/>
          <w:sz w:val="20"/>
          <w:szCs w:val="20"/>
        </w:rPr>
      </w:pPr>
      <w:bookmarkStart w:id="23" w:name="_Toc202695065"/>
      <w:r w:rsidRPr="00267FC5">
        <w:rPr>
          <w:b/>
          <w:bCs/>
          <w:sz w:val="20"/>
          <w:szCs w:val="20"/>
        </w:rPr>
        <w:t>2.4 VOLATILITY FORECASTING USING MONTE CARLO SIMULATION</w:t>
      </w:r>
      <w:bookmarkEnd w:id="23"/>
    </w:p>
    <w:p w14:paraId="3BF4EEF7"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Monte Carlo methods, or Monte Carlo experiments, are a broad class of computational algorithms that rely on repeated random sampling to obtain numerical results. The underlying concept is to use randomness to solve problems that might be deterministic in principle. They are often used in physical and mathematical problems and are most useful when it is difficult or impossible to use other approaches. Monte Carlo methods are mainly used in three problem classes- optimization, numerical integration, and generating draws from a probability distribution</w:t>
      </w:r>
      <w:r>
        <w:rPr>
          <w:rFonts w:ascii="Arial" w:eastAsia="Arial" w:hAnsi="Arial" w:cs="Arial"/>
          <w:color w:val="000000" w:themeColor="text1"/>
        </w:rPr>
        <w:t xml:space="preserve"> </w:t>
      </w:r>
      <w:sdt>
        <w:sdtPr>
          <w:rPr>
            <w:rFonts w:ascii="Arial" w:eastAsia="Arial" w:hAnsi="Arial" w:cs="Arial"/>
            <w:color w:val="000000" w:themeColor="text1"/>
          </w:rPr>
          <w:id w:val="-965964733"/>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Dir14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[38]</w:t>
          </w:r>
          <w:r>
            <w:rPr>
              <w:rFonts w:ascii="Arial" w:eastAsia="Arial" w:hAnsi="Arial" w:cs="Arial"/>
              <w:color w:val="000000" w:themeColor="text1"/>
            </w:rPr>
            <w:fldChar w:fldCharType="end"/>
          </w:r>
        </w:sdtContent>
      </w:sdt>
      <w:r w:rsidRPr="1D0A8684">
        <w:rPr>
          <w:rFonts w:ascii="Arial" w:eastAsia="Arial" w:hAnsi="Arial" w:cs="Arial"/>
          <w:color w:val="000000" w:themeColor="text1"/>
        </w:rPr>
        <w:t>.</w:t>
      </w:r>
    </w:p>
    <w:p w14:paraId="3E805E6F"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t xml:space="preserve">X. Zhang et al. </w:t>
      </w:r>
      <w:sdt>
        <w:sdtPr>
          <w:rPr>
            <w:rFonts w:ascii="Arial" w:eastAsia="Arial" w:hAnsi="Arial" w:cs="Arial"/>
            <w:color w:val="000000" w:themeColor="text1"/>
          </w:rPr>
          <w:id w:val="-1352719974"/>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CITATION Zan15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[39]</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218DCDFB">
        <w:rPr>
          <w:rFonts w:ascii="Arial" w:eastAsia="Arial" w:hAnsi="Arial" w:cs="Arial"/>
          <w:color w:val="000000" w:themeColor="text1"/>
        </w:rPr>
        <w:t>studied the continues-time dynamics of the VIX index with stochastic volatility and jump diffusion processes in VIX and volatility. A linear relationship model was derived between stochastic volatility factor and VVIX index. The studies suggested relationship in the jumps of VIX and VVIX. With VVIX as a proxy for the stochastic volatility, Monte Carlo Markov Chain (MCMC) method was used to estimate the dynamics of VIX. The authors show that the jump</w:t>
      </w:r>
      <w:r>
        <w:rPr>
          <w:rFonts w:ascii="Arial" w:eastAsia="Arial" w:hAnsi="Arial" w:cs="Arial"/>
          <w:color w:val="000000" w:themeColor="text1"/>
        </w:rPr>
        <w:t>s</w:t>
      </w:r>
      <w:r w:rsidRPr="218DCDFB">
        <w:rPr>
          <w:rFonts w:ascii="Arial" w:eastAsia="Arial" w:hAnsi="Arial" w:cs="Arial"/>
          <w:color w:val="000000" w:themeColor="text1"/>
        </w:rPr>
        <w:t xml:space="preserve"> in VIX and the VVIX </w:t>
      </w:r>
      <w:r>
        <w:rPr>
          <w:rFonts w:ascii="Arial" w:eastAsia="Arial" w:hAnsi="Arial" w:cs="Arial"/>
          <w:color w:val="000000" w:themeColor="text1"/>
        </w:rPr>
        <w:t>are</w:t>
      </w:r>
      <w:r w:rsidRPr="218DCDFB">
        <w:rPr>
          <w:rFonts w:ascii="Arial" w:eastAsia="Arial" w:hAnsi="Arial" w:cs="Arial"/>
          <w:color w:val="000000" w:themeColor="text1"/>
        </w:rPr>
        <w:t xml:space="preserve"> statistically significant. </w:t>
      </w:r>
    </w:p>
    <w:p w14:paraId="5DB3A6F5" w14:textId="77777777" w:rsidR="008D1943" w:rsidRDefault="008D1943" w:rsidP="008D1943">
      <w:pPr>
        <w:spacing w:before="240"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In principle, Monte Carlo methods can be used to solve any problem having a probabilistic interpretation</w:t>
      </w:r>
      <w:r>
        <w:rPr>
          <w:rFonts w:ascii="Arial" w:eastAsia="Arial" w:hAnsi="Arial" w:cs="Arial"/>
          <w:color w:val="000000" w:themeColor="text1"/>
        </w:rPr>
        <w:t xml:space="preserve"> </w:t>
      </w:r>
      <w:sdt>
        <w:sdtPr>
          <w:rPr>
            <w:rFonts w:ascii="Arial" w:eastAsia="Arial" w:hAnsi="Arial" w:cs="Arial"/>
            <w:color w:val="000000" w:themeColor="text1"/>
          </w:rPr>
          <w:id w:val="110761914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Mur03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[40]</w:t>
          </w:r>
          <w:r>
            <w:rPr>
              <w:rFonts w:ascii="Arial" w:eastAsia="Arial" w:hAnsi="Arial" w:cs="Arial"/>
              <w:color w:val="000000" w:themeColor="text1"/>
            </w:rPr>
            <w:fldChar w:fldCharType="end"/>
          </w:r>
        </w:sdtContent>
      </w:sdt>
      <w:r w:rsidRPr="1D0A8684">
        <w:rPr>
          <w:rFonts w:ascii="Arial" w:eastAsia="Arial" w:hAnsi="Arial" w:cs="Arial"/>
          <w:color w:val="000000" w:themeColor="text1"/>
        </w:rPr>
        <w:t>. By the law of large numbers, integrals described by the expected value of some random variable can be approximated by taking</w:t>
      </w:r>
      <w:r>
        <w:rPr>
          <w:rFonts w:ascii="Arial" w:eastAsia="Arial" w:hAnsi="Arial" w:cs="Arial"/>
          <w:color w:val="000000" w:themeColor="text1"/>
        </w:rPr>
        <w:t xml:space="preserve"> </w:t>
      </w:r>
      <w:r w:rsidRPr="1D0A8684">
        <w:rPr>
          <w:rFonts w:ascii="Arial" w:eastAsia="Arial" w:hAnsi="Arial" w:cs="Arial"/>
          <w:color w:val="000000" w:themeColor="text1"/>
        </w:rPr>
        <w:t>the sample mean of independent samples of the variable. When the probability distribution of the variable is parametrized, mathematicians often use a Markov chain Monte Carlo (MCMC) sampler. The central idea is to design a judicious Markov chain model with a prescribed stationary probability distribution</w:t>
      </w:r>
      <w:r>
        <w:rPr>
          <w:rFonts w:ascii="Arial" w:eastAsia="Arial" w:hAnsi="Arial" w:cs="Arial"/>
          <w:color w:val="000000" w:themeColor="text1"/>
        </w:rPr>
        <w:t xml:space="preserve"> </w:t>
      </w:r>
      <w:sdt>
        <w:sdtPr>
          <w:rPr>
            <w:rFonts w:ascii="Arial" w:eastAsia="Arial" w:hAnsi="Arial" w:cs="Arial"/>
            <w:color w:val="000000" w:themeColor="text1"/>
          </w:rPr>
          <w:id w:val="-106664075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CITATION WKH70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[41]</w:t>
          </w:r>
          <w:r>
            <w:rPr>
              <w:rFonts w:ascii="Arial" w:eastAsia="Arial" w:hAnsi="Arial" w:cs="Arial"/>
              <w:color w:val="000000" w:themeColor="text1"/>
            </w:rPr>
            <w:fldChar w:fldCharType="end"/>
          </w:r>
        </w:sdtContent>
      </w:sdt>
    </w:p>
    <w:p w14:paraId="5018EEA7" w14:textId="77777777" w:rsidR="008D1943" w:rsidRDefault="008D1943" w:rsidP="008D1943">
      <w:pPr>
        <w:spacing w:before="240"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Monte Carlo methods vary, but tend to follow a particular pattern</w:t>
      </w:r>
      <w:r>
        <w:rPr>
          <w:rFonts w:ascii="Arial" w:eastAsia="Arial" w:hAnsi="Arial" w:cs="Arial"/>
          <w:color w:val="000000" w:themeColor="text1"/>
        </w:rPr>
        <w:t xml:space="preserve"> </w:t>
      </w:r>
      <w:sdt>
        <w:sdtPr>
          <w:rPr>
            <w:rFonts w:ascii="Arial" w:eastAsia="Arial" w:hAnsi="Arial" w:cs="Arial"/>
            <w:color w:val="000000" w:themeColor="text1"/>
          </w:rPr>
          <w:id w:val="1643690399"/>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Mal08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[42]</w:t>
          </w:r>
          <w:r>
            <w:rPr>
              <w:rFonts w:ascii="Arial" w:eastAsia="Arial" w:hAnsi="Arial" w:cs="Arial"/>
              <w:color w:val="000000" w:themeColor="text1"/>
            </w:rPr>
            <w:fldChar w:fldCharType="end"/>
          </w:r>
        </w:sdtContent>
      </w:sdt>
      <w:r w:rsidRPr="1D0A8684">
        <w:rPr>
          <w:rFonts w:ascii="Arial" w:eastAsia="Arial" w:hAnsi="Arial" w:cs="Arial"/>
          <w:color w:val="000000" w:themeColor="text1"/>
        </w:rPr>
        <w:t>:</w:t>
      </w:r>
    </w:p>
    <w:p w14:paraId="67885ADA" w14:textId="77777777" w:rsidR="008D1943" w:rsidRDefault="008D1943" w:rsidP="008D1943">
      <w:pPr>
        <w:pStyle w:val="ListParagraph"/>
        <w:numPr>
          <w:ilvl w:val="0"/>
          <w:numId w:val="2"/>
        </w:numPr>
        <w:spacing w:before="240" w:after="120" w:line="360" w:lineRule="auto"/>
        <w:jc w:val="both"/>
        <w:rPr>
          <w:rFonts w:ascii="Arial" w:eastAsia="Arial" w:hAnsi="Arial" w:cs="Arial"/>
          <w:color w:val="000000" w:themeColor="text1"/>
        </w:rPr>
      </w:pPr>
      <w:r w:rsidRPr="1D0A8684">
        <w:rPr>
          <w:rFonts w:ascii="Arial" w:eastAsia="Arial" w:hAnsi="Arial" w:cs="Arial"/>
          <w:color w:val="000000" w:themeColor="text1"/>
        </w:rPr>
        <w:t>Define a domain of possible inputs</w:t>
      </w:r>
    </w:p>
    <w:p w14:paraId="75124365" w14:textId="77777777" w:rsidR="008D1943" w:rsidRDefault="008D1943" w:rsidP="008D1943">
      <w:pPr>
        <w:pStyle w:val="ListParagraph"/>
        <w:numPr>
          <w:ilvl w:val="0"/>
          <w:numId w:val="2"/>
        </w:numPr>
        <w:spacing w:before="240" w:after="120" w:line="360" w:lineRule="auto"/>
        <w:jc w:val="both"/>
        <w:rPr>
          <w:rFonts w:ascii="Arial" w:eastAsia="Arial" w:hAnsi="Arial" w:cs="Arial"/>
          <w:color w:val="000000" w:themeColor="text1"/>
        </w:rPr>
      </w:pPr>
      <w:r w:rsidRPr="1D0A8684">
        <w:rPr>
          <w:rFonts w:ascii="Arial" w:eastAsia="Arial" w:hAnsi="Arial" w:cs="Arial"/>
          <w:color w:val="000000" w:themeColor="text1"/>
        </w:rPr>
        <w:t>Generate inputs randomly from a probability distribution over the domain</w:t>
      </w:r>
    </w:p>
    <w:p w14:paraId="58B0709A" w14:textId="77777777" w:rsidR="008D1943" w:rsidRDefault="008D1943" w:rsidP="008D1943">
      <w:pPr>
        <w:pStyle w:val="ListParagraph"/>
        <w:numPr>
          <w:ilvl w:val="0"/>
          <w:numId w:val="2"/>
        </w:numPr>
        <w:spacing w:before="240" w:after="120" w:line="360" w:lineRule="auto"/>
        <w:jc w:val="both"/>
        <w:rPr>
          <w:rFonts w:ascii="Arial" w:eastAsia="Arial" w:hAnsi="Arial" w:cs="Arial"/>
          <w:color w:val="000000" w:themeColor="text1"/>
        </w:rPr>
      </w:pPr>
      <w:r w:rsidRPr="1D0A8684">
        <w:rPr>
          <w:rFonts w:ascii="Arial" w:eastAsia="Arial" w:hAnsi="Arial" w:cs="Arial"/>
          <w:color w:val="000000" w:themeColor="text1"/>
        </w:rPr>
        <w:lastRenderedPageBreak/>
        <w:t>Perform a deterministic computation on the inputs</w:t>
      </w:r>
    </w:p>
    <w:p w14:paraId="03DCA7FB" w14:textId="77777777" w:rsidR="008D1943" w:rsidRDefault="008D1943" w:rsidP="008D1943">
      <w:pPr>
        <w:pStyle w:val="ListParagraph"/>
        <w:numPr>
          <w:ilvl w:val="0"/>
          <w:numId w:val="2"/>
        </w:numPr>
        <w:spacing w:before="240" w:after="120" w:line="360" w:lineRule="auto"/>
        <w:jc w:val="both"/>
        <w:rPr>
          <w:rFonts w:ascii="Arial" w:eastAsia="Arial" w:hAnsi="Arial" w:cs="Arial"/>
          <w:color w:val="000000" w:themeColor="text1"/>
        </w:rPr>
      </w:pPr>
      <w:r w:rsidRPr="1D0A8684">
        <w:rPr>
          <w:rFonts w:ascii="Arial" w:eastAsia="Arial" w:hAnsi="Arial" w:cs="Arial"/>
          <w:color w:val="000000" w:themeColor="text1"/>
        </w:rPr>
        <w:t>Aggregate the results</w:t>
      </w:r>
    </w:p>
    <w:p w14:paraId="4324E81A" w14:textId="77777777" w:rsidR="008D1943" w:rsidRDefault="008D1943" w:rsidP="008D1943">
      <w:pPr>
        <w:spacing w:before="240"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Uses of Monte Carlo methods require large amounts of random numbers, and it was their use that spurred the development of pseudorandom number generators, which were far quicker to use than the tables of random numbers that had been previously used for statistical sampling.</w:t>
      </w:r>
    </w:p>
    <w:p w14:paraId="79E915D1" w14:textId="77777777" w:rsidR="008D1943" w:rsidRDefault="008D1943" w:rsidP="008D1943">
      <w:pPr>
        <w:spacing w:before="240" w:after="60" w:line="360" w:lineRule="auto"/>
        <w:ind w:firstLine="720"/>
        <w:jc w:val="both"/>
        <w:rPr>
          <w:rFonts w:ascii="Arial" w:eastAsia="Arial" w:hAnsi="Arial" w:cs="Arial"/>
          <w:color w:val="323232"/>
        </w:rPr>
      </w:pPr>
      <w:r w:rsidRPr="1D0A8684">
        <w:rPr>
          <w:rFonts w:ascii="Arial" w:eastAsia="Arial" w:hAnsi="Arial" w:cs="Arial"/>
          <w:color w:val="323232"/>
        </w:rPr>
        <w:t>For example, the height of a person is a random number</w:t>
      </w:r>
      <w:r>
        <w:rPr>
          <w:rFonts w:ascii="Arial" w:eastAsia="Arial" w:hAnsi="Arial" w:cs="Arial"/>
          <w:color w:val="323232"/>
        </w:rPr>
        <w:t xml:space="preserve"> so i</w:t>
      </w:r>
      <w:r w:rsidRPr="1D0A8684">
        <w:rPr>
          <w:rFonts w:ascii="Arial" w:eastAsia="Arial" w:hAnsi="Arial" w:cs="Arial"/>
          <w:color w:val="323232"/>
        </w:rPr>
        <w:t xml:space="preserve">t can be anything really which </w:t>
      </w:r>
      <w:r>
        <w:rPr>
          <w:rFonts w:ascii="Arial" w:eastAsia="Arial" w:hAnsi="Arial" w:cs="Arial"/>
          <w:color w:val="323232"/>
        </w:rPr>
        <w:t>is how randomness works</w:t>
      </w:r>
      <w:r w:rsidRPr="1D0A8684">
        <w:rPr>
          <w:rFonts w:ascii="Arial" w:eastAsia="Arial" w:hAnsi="Arial" w:cs="Arial"/>
          <w:color w:val="323232"/>
        </w:rPr>
        <w:t>. Thus, when you sample a population, by randomly picking up elements of that population and measuring their height to approximate the average height,</w:t>
      </w:r>
      <w:r>
        <w:rPr>
          <w:rFonts w:ascii="Arial" w:eastAsia="Arial" w:hAnsi="Arial" w:cs="Arial"/>
          <w:color w:val="323232"/>
        </w:rPr>
        <w:t xml:space="preserve"> </w:t>
      </w:r>
      <w:r w:rsidRPr="1D0A8684">
        <w:rPr>
          <w:rFonts w:ascii="Arial" w:eastAsia="Arial" w:hAnsi="Arial" w:cs="Arial"/>
          <w:color w:val="323232"/>
        </w:rPr>
        <w:t>since each person from your sample is likely to have a different height</w:t>
      </w:r>
      <w:r>
        <w:rPr>
          <w:rFonts w:ascii="Arial" w:eastAsia="Arial" w:hAnsi="Arial" w:cs="Arial"/>
          <w:color w:val="323232"/>
        </w:rPr>
        <w:t xml:space="preserve"> then</w:t>
      </w:r>
      <w:r w:rsidRPr="1D0A8684">
        <w:rPr>
          <w:rFonts w:ascii="Arial" w:eastAsia="Arial" w:hAnsi="Arial" w:cs="Arial"/>
          <w:color w:val="323232"/>
        </w:rPr>
        <w:t xml:space="preserve"> each measure is a random number. Mathematically, a sum of random numbers, is another random number. So, the result of the sum is a random number, and the numbers making up the sum are random numbers</w:t>
      </w:r>
      <w:r>
        <w:rPr>
          <w:rFonts w:ascii="Arial" w:eastAsia="Arial" w:hAnsi="Arial" w:cs="Arial"/>
          <w:color w:val="323232"/>
        </w:rPr>
        <w:t xml:space="preserve"> too</w:t>
      </w:r>
      <w:r w:rsidRPr="1D0A8684">
        <w:rPr>
          <w:rFonts w:ascii="Arial" w:eastAsia="Arial" w:hAnsi="Arial" w:cs="Arial"/>
          <w:color w:val="323232"/>
        </w:rPr>
        <w:t>.</w:t>
      </w:r>
    </w:p>
    <w:p w14:paraId="7DF6F419" w14:textId="77777777" w:rsidR="008D1943" w:rsidRDefault="008D1943" w:rsidP="008D1943">
      <w:pPr>
        <w:spacing w:before="240" w:after="60" w:line="360" w:lineRule="auto"/>
        <w:ind w:firstLine="720"/>
        <w:jc w:val="both"/>
        <w:rPr>
          <w:rFonts w:ascii="Arial" w:eastAsia="Arial" w:hAnsi="Arial" w:cs="Arial"/>
          <w:color w:val="323232"/>
        </w:rPr>
      </w:pPr>
      <w:r>
        <w:rPr>
          <w:rFonts w:ascii="Arial" w:eastAsia="Arial" w:hAnsi="Arial" w:cs="Arial"/>
          <w:color w:val="323232"/>
        </w:rPr>
        <w:t>T</w:t>
      </w:r>
      <w:r w:rsidRPr="1D0A8684">
        <w:rPr>
          <w:rFonts w:ascii="Arial" w:eastAsia="Arial" w:hAnsi="Arial" w:cs="Arial"/>
          <w:color w:val="323232"/>
        </w:rPr>
        <w:t>he height of a population is a random variable because height among people making up this population varies randomly. We denote random variables with upper case letters such as the letter X</w:t>
      </w:r>
      <w:r>
        <w:rPr>
          <w:rFonts w:ascii="Arial" w:eastAsia="Arial" w:hAnsi="Arial" w:cs="Arial"/>
          <w:color w:val="323232"/>
        </w:rPr>
        <w:t xml:space="preserve"> and</w:t>
      </w:r>
      <w:r w:rsidRPr="1D0A8684">
        <w:rPr>
          <w:rFonts w:ascii="Arial" w:eastAsia="Arial" w:hAnsi="Arial" w:cs="Arial"/>
          <w:color w:val="323232"/>
        </w:rPr>
        <w:t xml:space="preserve"> the elements making up that population</w:t>
      </w:r>
      <w:r>
        <w:rPr>
          <w:rFonts w:ascii="Arial" w:eastAsia="Arial" w:hAnsi="Arial" w:cs="Arial"/>
          <w:color w:val="323232"/>
        </w:rPr>
        <w:t xml:space="preserve"> </w:t>
      </w:r>
      <w:r w:rsidRPr="1D0A8684">
        <w:rPr>
          <w:rFonts w:ascii="Arial" w:eastAsia="Arial" w:hAnsi="Arial" w:cs="Arial"/>
          <w:color w:val="323232"/>
        </w:rPr>
        <w:t>are denoted with a lower capital letter, generally x as well. For example, if we write x</w:t>
      </w:r>
      <w:r w:rsidRPr="1D0A8684">
        <w:rPr>
          <w:rStyle w:val="mn"/>
          <w:rFonts w:ascii="Arial" w:eastAsia="Arial" w:hAnsi="Arial" w:cs="Arial"/>
          <w:color w:val="323232"/>
          <w:vertAlign w:val="subscript"/>
        </w:rPr>
        <w:t>2</w:t>
      </w:r>
      <w:r w:rsidRPr="1D0A8684">
        <w:rPr>
          <w:rFonts w:ascii="Arial" w:eastAsia="Arial" w:hAnsi="Arial" w:cs="Arial"/>
          <w:color w:val="323232"/>
        </w:rPr>
        <w:t xml:space="preserve">, this </w:t>
      </w:r>
      <w:proofErr w:type="gramStart"/>
      <w:r w:rsidRPr="1D0A8684">
        <w:rPr>
          <w:rFonts w:ascii="Arial" w:eastAsia="Arial" w:hAnsi="Arial" w:cs="Arial"/>
          <w:color w:val="323232"/>
        </w:rPr>
        <w:t>w</w:t>
      </w:r>
      <w:r>
        <w:rPr>
          <w:rFonts w:ascii="Arial" w:eastAsia="Arial" w:hAnsi="Arial" w:cs="Arial"/>
          <w:color w:val="323232"/>
        </w:rPr>
        <w:t>ould</w:t>
      </w:r>
      <w:proofErr w:type="gramEnd"/>
      <w:r w:rsidRPr="1D0A8684">
        <w:rPr>
          <w:rFonts w:ascii="Arial" w:eastAsia="Arial" w:hAnsi="Arial" w:cs="Arial"/>
          <w:color w:val="323232"/>
        </w:rPr>
        <w:t xml:space="preserve"> denote the </w:t>
      </w:r>
      <w:r>
        <w:rPr>
          <w:rFonts w:ascii="Arial" w:eastAsia="Arial" w:hAnsi="Arial" w:cs="Arial"/>
          <w:color w:val="323232"/>
        </w:rPr>
        <w:t xml:space="preserve">height </w:t>
      </w:r>
      <w:r w:rsidRPr="1D0A8684">
        <w:rPr>
          <w:rFonts w:ascii="Arial" w:eastAsia="Arial" w:hAnsi="Arial" w:cs="Arial"/>
          <w:color w:val="323232"/>
        </w:rPr>
        <w:t>of the second person in the population. All these x's can also be seen as the possible outcomes of the random variable X. If we call</w:t>
      </w:r>
      <w:r>
        <w:rPr>
          <w:rFonts w:ascii="Arial" w:eastAsia="Arial" w:hAnsi="Arial" w:cs="Arial"/>
          <w:color w:val="323232"/>
        </w:rPr>
        <w:t xml:space="preserve"> the </w:t>
      </w:r>
      <w:r w:rsidRPr="1D0A8684">
        <w:rPr>
          <w:rFonts w:ascii="Arial" w:eastAsia="Arial" w:hAnsi="Arial" w:cs="Arial"/>
          <w:color w:val="323232"/>
        </w:rPr>
        <w:t>population height</w:t>
      </w:r>
      <w:r>
        <w:rPr>
          <w:rFonts w:ascii="Arial" w:eastAsia="Arial" w:hAnsi="Arial" w:cs="Arial"/>
          <w:color w:val="323232"/>
        </w:rPr>
        <w:t xml:space="preserve"> as the </w:t>
      </w:r>
      <w:r w:rsidRPr="1D0A8684">
        <w:rPr>
          <w:rFonts w:ascii="Arial" w:eastAsia="Arial" w:hAnsi="Arial" w:cs="Arial"/>
          <w:color w:val="323232"/>
        </w:rPr>
        <w:t xml:space="preserve">random variable </w:t>
      </w:r>
      <w:proofErr w:type="gramStart"/>
      <w:r w:rsidRPr="1D0A8684">
        <w:rPr>
          <w:rFonts w:ascii="Arial" w:eastAsia="Arial" w:hAnsi="Arial" w:cs="Arial"/>
          <w:color w:val="323232"/>
        </w:rPr>
        <w:t>X</w:t>
      </w:r>
      <w:proofErr w:type="gramEnd"/>
      <w:r>
        <w:rPr>
          <w:rFonts w:ascii="Arial" w:eastAsia="Arial" w:hAnsi="Arial" w:cs="Arial"/>
          <w:color w:val="323232"/>
        </w:rPr>
        <w:t xml:space="preserve"> then</w:t>
      </w:r>
      <w:r w:rsidRPr="1D0A8684">
        <w:rPr>
          <w:rFonts w:ascii="Arial" w:eastAsia="Arial" w:hAnsi="Arial" w:cs="Arial"/>
          <w:color w:val="323232"/>
        </w:rPr>
        <w:t xml:space="preserve"> we can express the concept of approximating the average adult population height from a sample with the following pseudo-mathematical formula</w:t>
      </w:r>
      <w:r>
        <w:rPr>
          <w:rFonts w:ascii="Arial" w:eastAsia="Arial" w:hAnsi="Arial" w:cs="Arial"/>
          <w:color w:val="323232"/>
        </w:rPr>
        <w:t xml:space="preserve"> </w:t>
      </w:r>
      <w:sdt>
        <w:sdtPr>
          <w:rPr>
            <w:rFonts w:ascii="Arial" w:eastAsia="Arial" w:hAnsi="Arial" w:cs="Arial"/>
            <w:color w:val="323232"/>
          </w:rPr>
          <w:id w:val="977886976"/>
          <w:citation/>
        </w:sdtPr>
        <w:sdtContent>
          <w:r>
            <w:rPr>
              <w:rFonts w:ascii="Arial" w:eastAsia="Arial" w:hAnsi="Arial" w:cs="Arial"/>
              <w:color w:val="323232"/>
            </w:rPr>
            <w:fldChar w:fldCharType="begin"/>
          </w:r>
          <w:r>
            <w:rPr>
              <w:rFonts w:ascii="Arial" w:eastAsia="Arial" w:hAnsi="Arial" w:cs="Arial"/>
              <w:color w:val="323232"/>
            </w:rPr>
            <w:instrText xml:space="preserve"> CITATION Mar21 \l 2057 </w:instrText>
          </w:r>
          <w:r>
            <w:rPr>
              <w:rFonts w:ascii="Arial" w:eastAsia="Arial" w:hAnsi="Arial" w:cs="Arial"/>
              <w:color w:val="323232"/>
            </w:rPr>
            <w:fldChar w:fldCharType="separate"/>
          </w:r>
          <w:r w:rsidRPr="00311E4B">
            <w:rPr>
              <w:rFonts w:ascii="Arial" w:eastAsia="Arial" w:hAnsi="Arial" w:cs="Arial"/>
              <w:noProof/>
              <w:color w:val="323232"/>
            </w:rPr>
            <w:t>[43]</w:t>
          </w:r>
          <w:r>
            <w:rPr>
              <w:rFonts w:ascii="Arial" w:eastAsia="Arial" w:hAnsi="Arial" w:cs="Arial"/>
              <w:color w:val="323232"/>
            </w:rPr>
            <w:fldChar w:fldCharType="end"/>
          </w:r>
        </w:sdtContent>
      </w:sdt>
      <w:r w:rsidRPr="1D0A8684">
        <w:rPr>
          <w:rFonts w:ascii="Arial" w:eastAsia="Arial" w:hAnsi="Arial" w:cs="Arial"/>
          <w:color w:val="323232"/>
        </w:rPr>
        <w:t>:</w:t>
      </w:r>
    </w:p>
    <w:p w14:paraId="05FF68FC" w14:textId="77777777" w:rsidR="008D1943" w:rsidRPr="008F0A3C" w:rsidRDefault="008D1943" w:rsidP="008D1943">
      <w:pPr>
        <w:spacing w:beforeAutospacing="1" w:after="150" w:afterAutospacing="1" w:line="360" w:lineRule="auto"/>
        <w:jc w:val="right"/>
        <w:rPr>
          <w:rFonts w:ascii="Arial" w:eastAsia="Arial" w:hAnsi="Arial" w:cs="Arial"/>
          <w:color w:val="323232"/>
        </w:rPr>
      </w:pPr>
      <m:oMath>
        <m:r>
          <w:rPr>
            <w:rFonts w:ascii="Cambria Math" w:eastAsia="Arial" w:hAnsi="Cambria Math" w:cs="Arial"/>
            <w:color w:val="323232"/>
          </w:rPr>
          <m:t xml:space="preserve">Approximation </m:t>
        </m:r>
        <m:d>
          <m:dPr>
            <m:ctrlPr>
              <w:rPr>
                <w:rFonts w:ascii="Cambria Math" w:eastAsia="Arial" w:hAnsi="Cambria Math" w:cs="Arial"/>
                <w:i/>
                <w:color w:val="323232"/>
              </w:rPr>
            </m:ctrlPr>
          </m:dPr>
          <m:e>
            <m:r>
              <w:rPr>
                <w:rFonts w:ascii="Cambria Math" w:eastAsia="Arial" w:hAnsi="Cambria Math" w:cs="Arial"/>
                <w:color w:val="323232"/>
              </w:rPr>
              <m:t>Average</m:t>
            </m:r>
            <m:d>
              <m:dPr>
                <m:ctrlPr>
                  <w:rPr>
                    <w:rFonts w:ascii="Cambria Math" w:eastAsia="Arial" w:hAnsi="Cambria Math" w:cs="Arial"/>
                    <w:i/>
                    <w:color w:val="323232"/>
                  </w:rPr>
                </m:ctrlPr>
              </m:dPr>
              <m:e>
                <m:r>
                  <w:rPr>
                    <w:rFonts w:ascii="Cambria Math" w:eastAsia="Arial" w:hAnsi="Cambria Math" w:cs="Arial"/>
                    <w:color w:val="323232"/>
                  </w:rPr>
                  <m:t>X</m:t>
                </m:r>
              </m:e>
            </m:d>
          </m:e>
        </m:d>
        <m:r>
          <w:rPr>
            <w:rFonts w:ascii="Cambria Math" w:eastAsia="Arial" w:hAnsi="Cambria Math" w:cs="Arial"/>
            <w:color w:val="323232"/>
          </w:rPr>
          <m:t xml:space="preserve">= </m:t>
        </m:r>
        <m:f>
          <m:fPr>
            <m:ctrlPr>
              <w:rPr>
                <w:rFonts w:ascii="Cambria Math" w:eastAsia="Arial" w:hAnsi="Cambria Math" w:cs="Arial"/>
                <w:i/>
                <w:color w:val="323232"/>
              </w:rPr>
            </m:ctrlPr>
          </m:fPr>
          <m:num>
            <m:r>
              <w:rPr>
                <w:rFonts w:ascii="Cambria Math" w:eastAsia="Arial" w:hAnsi="Cambria Math" w:cs="Arial"/>
                <w:color w:val="323232"/>
              </w:rPr>
              <m:t>1</m:t>
            </m:r>
          </m:num>
          <m:den>
            <m:r>
              <w:rPr>
                <w:rFonts w:ascii="Cambria Math" w:eastAsia="Arial" w:hAnsi="Cambria Math" w:cs="Arial"/>
                <w:color w:val="323232"/>
              </w:rPr>
              <m:t>N</m:t>
            </m:r>
          </m:den>
        </m:f>
        <m:nary>
          <m:naryPr>
            <m:chr m:val="∑"/>
            <m:limLoc m:val="undOvr"/>
            <m:ctrlPr>
              <w:rPr>
                <w:rFonts w:ascii="Cambria Math" w:eastAsia="Arial" w:hAnsi="Cambria Math" w:cs="Arial"/>
                <w:i/>
                <w:color w:val="323232"/>
              </w:rPr>
            </m:ctrlPr>
          </m:naryPr>
          <m:sub>
            <m:r>
              <w:rPr>
                <w:rFonts w:ascii="Cambria Math" w:eastAsia="Arial" w:hAnsi="Cambria Math" w:cs="Arial"/>
                <w:color w:val="323232"/>
              </w:rPr>
              <m:t>n=1</m:t>
            </m:r>
          </m:sub>
          <m:sup>
            <m:r>
              <w:rPr>
                <w:rFonts w:ascii="Cambria Math" w:eastAsia="Arial" w:hAnsi="Cambria Math" w:cs="Arial"/>
                <w:color w:val="323232"/>
              </w:rPr>
              <m:t>N</m:t>
            </m:r>
          </m:sup>
          <m:e>
            <m:sSub>
              <m:sSubPr>
                <m:ctrlPr>
                  <w:rPr>
                    <w:rFonts w:ascii="Cambria Math" w:eastAsia="Arial" w:hAnsi="Cambria Math" w:cs="Arial"/>
                    <w:i/>
                    <w:color w:val="323232"/>
                  </w:rPr>
                </m:ctrlPr>
              </m:sSubPr>
              <m:e>
                <m:r>
                  <w:rPr>
                    <w:rFonts w:ascii="Cambria Math" w:eastAsia="Arial" w:hAnsi="Cambria Math" w:cs="Arial"/>
                    <w:color w:val="323232"/>
                  </w:rPr>
                  <m:t>x</m:t>
                </m:r>
              </m:e>
              <m:sub>
                <m:r>
                  <w:rPr>
                    <w:rFonts w:ascii="Cambria Math" w:eastAsia="Arial" w:hAnsi="Cambria Math" w:cs="Arial"/>
                    <w:color w:val="323232"/>
                  </w:rPr>
                  <m:t>n</m:t>
                </m:r>
              </m:sub>
            </m:sSub>
          </m:e>
        </m:nary>
      </m:oMath>
      <w:r>
        <w:rPr>
          <w:rFonts w:ascii="Arial" w:eastAsia="Arial" w:hAnsi="Arial" w:cs="Arial"/>
          <w:color w:val="323232"/>
        </w:rPr>
        <w:tab/>
        <w:t xml:space="preserve">               </w:t>
      </w:r>
      <w:r>
        <w:rPr>
          <w:rFonts w:ascii="Arial" w:eastAsia="Arial" w:hAnsi="Arial" w:cs="Arial"/>
          <w:color w:val="323232"/>
        </w:rPr>
        <w:tab/>
        <w:t>2.1.26</w:t>
      </w:r>
    </w:p>
    <w:p w14:paraId="326B2F70" w14:textId="77777777" w:rsidR="008D1943" w:rsidRDefault="008D1943" w:rsidP="008D1943">
      <w:pPr>
        <w:spacing w:after="60" w:line="360" w:lineRule="auto"/>
        <w:ind w:firstLine="720"/>
        <w:jc w:val="both"/>
        <w:rPr>
          <w:rFonts w:ascii="Arial" w:eastAsia="Arial" w:hAnsi="Arial" w:cs="Arial"/>
          <w:color w:val="323232"/>
          <w:lang w:val="en-IN"/>
        </w:rPr>
      </w:pPr>
      <w:r w:rsidRPr="1D0A8684">
        <w:rPr>
          <w:rFonts w:ascii="Arial" w:eastAsia="Arial" w:hAnsi="Arial" w:cs="Arial"/>
          <w:color w:val="323232"/>
          <w:lang w:val="en-IN"/>
        </w:rPr>
        <w:t xml:space="preserve">Which you can read as, the approximation of the average value of the random variable </w:t>
      </w:r>
      <w:r w:rsidRPr="00267FC5">
        <w:rPr>
          <w:rFonts w:ascii="Arial" w:eastAsia="Arial" w:hAnsi="Arial" w:cs="Arial"/>
          <w:i/>
          <w:iCs/>
          <w:color w:val="323232"/>
          <w:lang w:val="en-IN"/>
        </w:rPr>
        <w:t>X</w:t>
      </w:r>
      <w:r w:rsidRPr="1D0A8684">
        <w:rPr>
          <w:rFonts w:ascii="Arial" w:eastAsia="Arial" w:hAnsi="Arial" w:cs="Arial"/>
          <w:color w:val="323232"/>
          <w:lang w:val="en-IN"/>
        </w:rPr>
        <w:t xml:space="preserve">, is equal to the sum of the height of </w:t>
      </w:r>
      <w:r w:rsidRPr="00267FC5">
        <w:rPr>
          <w:rFonts w:ascii="Arial" w:eastAsia="Arial" w:hAnsi="Arial" w:cs="Arial"/>
          <w:i/>
          <w:iCs/>
          <w:color w:val="323232"/>
          <w:lang w:val="en-IN"/>
        </w:rPr>
        <w:t xml:space="preserve">N </w:t>
      </w:r>
      <w:r w:rsidRPr="1D0A8684">
        <w:rPr>
          <w:rFonts w:ascii="Arial" w:eastAsia="Arial" w:hAnsi="Arial" w:cs="Arial"/>
          <w:color w:val="323232"/>
          <w:lang w:val="en-IN"/>
        </w:rPr>
        <w:t xml:space="preserve">adults randomly chosen from that population </w:t>
      </w:r>
      <w:r>
        <w:rPr>
          <w:rFonts w:ascii="Arial" w:eastAsia="Arial" w:hAnsi="Arial" w:cs="Arial"/>
          <w:color w:val="323232"/>
          <w:lang w:val="en-IN"/>
        </w:rPr>
        <w:t xml:space="preserve">i.e., </w:t>
      </w:r>
      <w:r w:rsidRPr="1D0A8684">
        <w:rPr>
          <w:rFonts w:ascii="Arial" w:eastAsia="Arial" w:hAnsi="Arial" w:cs="Arial"/>
          <w:color w:val="323232"/>
          <w:lang w:val="en-IN"/>
        </w:rPr>
        <w:t>the samples, divided by the sample size</w:t>
      </w:r>
      <w:r>
        <w:rPr>
          <w:rFonts w:ascii="Arial" w:eastAsia="Arial" w:hAnsi="Arial" w:cs="Arial"/>
          <w:color w:val="323232"/>
          <w:lang w:val="en-IN"/>
        </w:rPr>
        <w:t xml:space="preserve"> </w:t>
      </w:r>
      <w:r w:rsidRPr="00267FC5">
        <w:rPr>
          <w:rFonts w:ascii="Arial" w:eastAsia="Arial" w:hAnsi="Arial" w:cs="Arial"/>
          <w:i/>
          <w:iCs/>
          <w:color w:val="323232"/>
          <w:lang w:val="en-IN"/>
        </w:rPr>
        <w:t>N</w:t>
      </w:r>
      <w:r w:rsidRPr="1D0A8684">
        <w:rPr>
          <w:rFonts w:ascii="Arial" w:eastAsia="Arial" w:hAnsi="Arial" w:cs="Arial"/>
          <w:color w:val="323232"/>
          <w:lang w:val="en-IN"/>
        </w:rPr>
        <w:t xml:space="preserve">. This is called a Monte Carlo approximation. It consists of approximating some property of a very large number of random variables, by averaging the value of that property for </w:t>
      </w:r>
      <w:r w:rsidRPr="00267FC5">
        <w:rPr>
          <w:rFonts w:ascii="Arial" w:eastAsia="Arial" w:hAnsi="Arial" w:cs="Arial"/>
          <w:i/>
          <w:iCs/>
          <w:color w:val="323232"/>
          <w:lang w:val="en-IN"/>
        </w:rPr>
        <w:t>N</w:t>
      </w:r>
      <w:r w:rsidRPr="1D0A8684">
        <w:rPr>
          <w:rFonts w:ascii="Arial" w:eastAsia="Arial" w:hAnsi="Arial" w:cs="Arial"/>
          <w:color w:val="323232"/>
          <w:lang w:val="en-IN"/>
        </w:rPr>
        <w:t xml:space="preserve"> of these random variables chosen randomly among all the others. You can also say that Monte Carlo approximation, </w:t>
      </w:r>
      <w:r w:rsidRPr="1D0A8684">
        <w:rPr>
          <w:rFonts w:ascii="Arial" w:eastAsia="Arial" w:hAnsi="Arial" w:cs="Arial"/>
          <w:color w:val="323232"/>
          <w:lang w:val="en-IN"/>
        </w:rPr>
        <w:lastRenderedPageBreak/>
        <w:t xml:space="preserve">is in fact a method for approximation using samples. As mentioned before the height of the adult population of a given country can be seen as a random variable </w:t>
      </w:r>
      <w:r w:rsidRPr="00267FC5">
        <w:rPr>
          <w:rFonts w:ascii="Arial" w:eastAsia="Arial" w:hAnsi="Arial" w:cs="Arial"/>
          <w:i/>
          <w:iCs/>
          <w:color w:val="323232"/>
          <w:lang w:val="en-IN"/>
        </w:rPr>
        <w:t>X</w:t>
      </w:r>
      <w:r w:rsidRPr="1D0A8684">
        <w:rPr>
          <w:rFonts w:ascii="Arial" w:eastAsia="Arial" w:hAnsi="Arial" w:cs="Arial"/>
          <w:color w:val="323232"/>
          <w:lang w:val="en-IN"/>
        </w:rPr>
        <w:t xml:space="preserve">. However, note that its average value, which you get by averaging all the height for example of each person making up the population, where each one of these numbers is also a random number, is unique. In order to avoid the confusion with the sample size, which is usually denoted with the letter </w:t>
      </w:r>
      <w:r w:rsidRPr="00267FC5">
        <w:rPr>
          <w:rFonts w:ascii="Arial" w:eastAsia="Arial" w:hAnsi="Arial" w:cs="Arial"/>
          <w:i/>
          <w:iCs/>
          <w:color w:val="323232"/>
          <w:lang w:val="en-IN"/>
        </w:rPr>
        <w:t>N</w:t>
      </w:r>
      <w:r w:rsidRPr="1D0A8684">
        <w:rPr>
          <w:rFonts w:ascii="Arial" w:eastAsia="Arial" w:hAnsi="Arial" w:cs="Arial"/>
          <w:color w:val="323232"/>
          <w:lang w:val="en-IN"/>
        </w:rPr>
        <w:t xml:space="preserve">, we will use </w:t>
      </w:r>
      <w:r w:rsidRPr="00267FC5">
        <w:rPr>
          <w:rFonts w:ascii="Arial" w:eastAsia="Arial" w:hAnsi="Arial" w:cs="Arial"/>
          <w:i/>
          <w:iCs/>
          <w:color w:val="323232"/>
          <w:lang w:val="en-IN"/>
        </w:rPr>
        <w:t>M</w:t>
      </w:r>
      <w:r w:rsidRPr="1D0A8684">
        <w:rPr>
          <w:rFonts w:ascii="Arial" w:eastAsia="Arial" w:hAnsi="Arial" w:cs="Arial"/>
          <w:color w:val="323232"/>
          <w:lang w:val="en-IN"/>
        </w:rPr>
        <w:t xml:space="preserve"> to denote the size of the entire population:</w:t>
      </w:r>
    </w:p>
    <w:p w14:paraId="5507B5C0" w14:textId="77777777" w:rsidR="008D1943" w:rsidRDefault="008D1943" w:rsidP="008D1943">
      <w:pPr>
        <w:spacing w:after="60" w:line="360" w:lineRule="auto"/>
        <w:jc w:val="right"/>
        <w:rPr>
          <w:rFonts w:ascii="Arial" w:eastAsia="Arial" w:hAnsi="Arial" w:cs="Arial"/>
          <w:color w:val="323232"/>
        </w:rPr>
      </w:pPr>
      <m:oMath>
        <m:r>
          <w:rPr>
            <w:rFonts w:ascii="Cambria Math" w:eastAsia="Arial" w:hAnsi="Cambria Math" w:cs="Arial"/>
            <w:color w:val="323232"/>
          </w:rPr>
          <m:t xml:space="preserve">Average(X)= </m:t>
        </m:r>
        <m:f>
          <m:fPr>
            <m:ctrlPr>
              <w:rPr>
                <w:rFonts w:ascii="Cambria Math" w:eastAsia="Arial" w:hAnsi="Cambria Math" w:cs="Arial"/>
                <w:i/>
                <w:color w:val="323232"/>
              </w:rPr>
            </m:ctrlPr>
          </m:fPr>
          <m:num>
            <m:r>
              <w:rPr>
                <w:rFonts w:ascii="Cambria Math" w:eastAsia="Arial" w:hAnsi="Cambria Math" w:cs="Arial"/>
                <w:color w:val="323232"/>
              </w:rPr>
              <m:t>1</m:t>
            </m:r>
          </m:num>
          <m:den>
            <m:r>
              <w:rPr>
                <w:rFonts w:ascii="Cambria Math" w:eastAsia="Arial" w:hAnsi="Cambria Math" w:cs="Arial"/>
                <w:color w:val="323232"/>
              </w:rPr>
              <m:t>M</m:t>
            </m:r>
          </m:den>
        </m:f>
        <m:r>
          <w:rPr>
            <w:rFonts w:ascii="Cambria Math" w:eastAsia="Arial" w:hAnsi="Cambria Math" w:cs="Arial"/>
            <w:color w:val="323232"/>
          </w:rPr>
          <m:t>(</m:t>
        </m:r>
        <m:sSub>
          <m:sSubPr>
            <m:ctrlPr>
              <w:rPr>
                <w:rFonts w:ascii="Cambria Math" w:eastAsia="Arial" w:hAnsi="Cambria Math" w:cs="Arial"/>
                <w:i/>
                <w:color w:val="323232"/>
              </w:rPr>
            </m:ctrlPr>
          </m:sSubPr>
          <m:e>
            <m:r>
              <w:rPr>
                <w:rFonts w:ascii="Cambria Math" w:eastAsia="Arial" w:hAnsi="Cambria Math" w:cs="Arial"/>
                <w:color w:val="323232"/>
              </w:rPr>
              <m:t>x</m:t>
            </m:r>
          </m:e>
          <m:sub>
            <m:r>
              <w:rPr>
                <w:rFonts w:ascii="Cambria Math" w:eastAsia="Arial" w:hAnsi="Cambria Math" w:cs="Arial"/>
                <w:color w:val="323232"/>
              </w:rPr>
              <m:t>1</m:t>
            </m:r>
          </m:sub>
        </m:sSub>
        <m:r>
          <w:rPr>
            <w:rFonts w:ascii="Cambria Math" w:eastAsia="Arial" w:hAnsi="Cambria Math" w:cs="Arial"/>
            <w:color w:val="323232"/>
          </w:rPr>
          <m:t>+</m:t>
        </m:r>
        <m:sSub>
          <m:sSubPr>
            <m:ctrlPr>
              <w:rPr>
                <w:rFonts w:ascii="Cambria Math" w:eastAsia="Arial" w:hAnsi="Cambria Math" w:cs="Arial"/>
                <w:i/>
                <w:color w:val="323232"/>
              </w:rPr>
            </m:ctrlPr>
          </m:sSubPr>
          <m:e>
            <m:r>
              <w:rPr>
                <w:rFonts w:ascii="Cambria Math" w:eastAsia="Arial" w:hAnsi="Cambria Math" w:cs="Arial"/>
                <w:color w:val="323232"/>
              </w:rPr>
              <m:t>x</m:t>
            </m:r>
          </m:e>
          <m:sub>
            <m:r>
              <w:rPr>
                <w:rFonts w:ascii="Cambria Math" w:eastAsia="Arial" w:hAnsi="Cambria Math" w:cs="Arial"/>
                <w:color w:val="323232"/>
              </w:rPr>
              <m:t>2</m:t>
            </m:r>
          </m:sub>
        </m:sSub>
        <m:r>
          <w:rPr>
            <w:rFonts w:ascii="Cambria Math" w:eastAsia="Arial" w:hAnsi="Cambria Math" w:cs="Arial"/>
            <w:color w:val="323232"/>
          </w:rPr>
          <m:t xml:space="preserve">+ </m:t>
        </m:r>
        <m:sSub>
          <m:sSubPr>
            <m:ctrlPr>
              <w:rPr>
                <w:rFonts w:ascii="Cambria Math" w:eastAsia="Arial" w:hAnsi="Cambria Math" w:cs="Arial"/>
                <w:i/>
                <w:color w:val="323232"/>
              </w:rPr>
            </m:ctrlPr>
          </m:sSubPr>
          <m:e>
            <m:r>
              <w:rPr>
                <w:rFonts w:ascii="Cambria Math" w:eastAsia="Arial" w:hAnsi="Cambria Math" w:cs="Arial"/>
                <w:color w:val="323232"/>
              </w:rPr>
              <m:t>x</m:t>
            </m:r>
          </m:e>
          <m:sub>
            <m:r>
              <w:rPr>
                <w:rFonts w:ascii="Cambria Math" w:eastAsia="Arial" w:hAnsi="Cambria Math" w:cs="Arial"/>
                <w:color w:val="323232"/>
              </w:rPr>
              <m:t>3</m:t>
            </m:r>
          </m:sub>
        </m:sSub>
        <m:r>
          <w:rPr>
            <w:rFonts w:ascii="Cambria Math" w:eastAsia="Arial" w:hAnsi="Cambria Math" w:cs="Arial"/>
            <w:color w:val="323232"/>
          </w:rPr>
          <m:t>+…+</m:t>
        </m:r>
        <m:sSub>
          <m:sSubPr>
            <m:ctrlPr>
              <w:rPr>
                <w:rFonts w:ascii="Cambria Math" w:eastAsia="Arial" w:hAnsi="Cambria Math" w:cs="Arial"/>
                <w:i/>
                <w:color w:val="323232"/>
              </w:rPr>
            </m:ctrlPr>
          </m:sSubPr>
          <m:e>
            <m:r>
              <w:rPr>
                <w:rFonts w:ascii="Cambria Math" w:eastAsia="Arial" w:hAnsi="Cambria Math" w:cs="Arial"/>
                <w:color w:val="323232"/>
              </w:rPr>
              <m:t>x</m:t>
            </m:r>
          </m:e>
          <m:sub>
            <m:r>
              <w:rPr>
                <w:rFonts w:ascii="Cambria Math" w:eastAsia="Arial" w:hAnsi="Cambria Math" w:cs="Arial"/>
                <w:color w:val="323232"/>
              </w:rPr>
              <m:t>m</m:t>
            </m:r>
          </m:sub>
        </m:sSub>
        <m:r>
          <w:rPr>
            <w:rFonts w:ascii="Cambria Math" w:eastAsia="Arial" w:hAnsi="Cambria Math" w:cs="Arial"/>
            <w:color w:val="323232"/>
          </w:rPr>
          <m:t>)</m:t>
        </m:r>
      </m:oMath>
      <w:r>
        <w:rPr>
          <w:rFonts w:ascii="Arial" w:eastAsia="Arial" w:hAnsi="Arial" w:cs="Arial"/>
          <w:color w:val="323232"/>
        </w:rPr>
        <w:t xml:space="preserve">                            2.1.27</w:t>
      </w:r>
    </w:p>
    <w:p w14:paraId="23D46D54" w14:textId="77777777" w:rsidR="008D1943" w:rsidRDefault="008D1943" w:rsidP="008D1943">
      <w:pPr>
        <w:spacing w:after="60" w:line="360" w:lineRule="auto"/>
        <w:jc w:val="both"/>
        <w:rPr>
          <w:rFonts w:ascii="Arial" w:eastAsia="Arial" w:hAnsi="Arial" w:cs="Arial"/>
          <w:color w:val="000000" w:themeColor="text1"/>
        </w:rPr>
      </w:pPr>
      <w:r w:rsidRPr="1D0A8684">
        <w:rPr>
          <w:rFonts w:ascii="Arial" w:eastAsia="Arial" w:hAnsi="Arial" w:cs="Arial"/>
          <w:color w:val="323232"/>
          <w:lang w:val="en-IN"/>
        </w:rPr>
        <w:t>where the </w:t>
      </w:r>
      <w:r w:rsidRPr="00267FC5">
        <w:rPr>
          <w:rFonts w:ascii="Arial" w:eastAsia="Arial" w:hAnsi="Arial" w:cs="Arial"/>
          <w:i/>
          <w:iCs/>
          <w:color w:val="323232"/>
          <w:lang w:val="en-IN"/>
        </w:rPr>
        <w:t>x</w:t>
      </w:r>
      <w:r w:rsidRPr="00267FC5">
        <w:rPr>
          <w:rFonts w:ascii="Arial" w:eastAsia="Arial" w:hAnsi="Arial" w:cs="Arial"/>
          <w:i/>
          <w:iCs/>
          <w:color w:val="323232"/>
          <w:vertAlign w:val="subscript"/>
          <w:lang w:val="en-IN"/>
        </w:rPr>
        <w:t>1</w:t>
      </w:r>
      <w:r w:rsidRPr="00267FC5">
        <w:rPr>
          <w:rFonts w:ascii="Arial" w:eastAsia="Arial" w:hAnsi="Arial" w:cs="Arial"/>
          <w:i/>
          <w:iCs/>
          <w:color w:val="323232"/>
          <w:lang w:val="en-IN"/>
        </w:rPr>
        <w:t>, x</w:t>
      </w:r>
      <w:r w:rsidRPr="00267FC5">
        <w:rPr>
          <w:rFonts w:ascii="Arial" w:eastAsia="Arial" w:hAnsi="Arial" w:cs="Arial"/>
          <w:i/>
          <w:iCs/>
          <w:color w:val="323232"/>
          <w:vertAlign w:val="subscript"/>
          <w:lang w:val="en-IN"/>
        </w:rPr>
        <w:t>2</w:t>
      </w:r>
      <w:r w:rsidRPr="00267FC5">
        <w:rPr>
          <w:rFonts w:ascii="Arial" w:eastAsia="Arial" w:hAnsi="Arial" w:cs="Arial"/>
          <w:i/>
          <w:iCs/>
          <w:color w:val="323232"/>
          <w:lang w:val="en-IN"/>
        </w:rPr>
        <w:t>,...</w:t>
      </w:r>
      <w:proofErr w:type="spellStart"/>
      <w:r w:rsidRPr="00267FC5">
        <w:rPr>
          <w:rFonts w:ascii="Arial" w:eastAsia="Arial" w:hAnsi="Arial" w:cs="Arial"/>
          <w:i/>
          <w:iCs/>
          <w:color w:val="323232"/>
          <w:lang w:val="en-IN"/>
        </w:rPr>
        <w:t>x</w:t>
      </w:r>
      <w:r w:rsidRPr="00267FC5">
        <w:rPr>
          <w:rFonts w:ascii="Arial" w:eastAsia="Arial" w:hAnsi="Arial" w:cs="Arial"/>
          <w:i/>
          <w:iCs/>
          <w:color w:val="323232"/>
          <w:vertAlign w:val="subscript"/>
          <w:lang w:val="en-IN"/>
        </w:rPr>
        <w:t>m</w:t>
      </w:r>
      <w:proofErr w:type="spellEnd"/>
      <w:r w:rsidRPr="1D0A8684">
        <w:rPr>
          <w:rFonts w:ascii="Arial" w:eastAsia="Arial" w:hAnsi="Arial" w:cs="Arial"/>
          <w:color w:val="323232"/>
          <w:lang w:val="en-IN"/>
        </w:rPr>
        <w:t> corresponds to the height of each person making up the entire population as suggested before.</w:t>
      </w:r>
    </w:p>
    <w:p w14:paraId="2772FC8B" w14:textId="77777777" w:rsidR="008D1943" w:rsidRPr="00267FC5" w:rsidRDefault="008D1943" w:rsidP="008D1943">
      <w:pPr>
        <w:pStyle w:val="Heading2"/>
        <w:spacing w:line="360" w:lineRule="auto"/>
        <w:rPr>
          <w:b/>
          <w:bCs/>
          <w:sz w:val="20"/>
          <w:szCs w:val="20"/>
        </w:rPr>
      </w:pPr>
      <w:bookmarkStart w:id="24" w:name="_Toc202695066"/>
      <w:r w:rsidRPr="00267FC5">
        <w:rPr>
          <w:b/>
          <w:bCs/>
          <w:sz w:val="20"/>
          <w:szCs w:val="20"/>
        </w:rPr>
        <w:t>2.5 VOLATILITY FORECASTING USING SUPPORT VECTOR MACHINES</w:t>
      </w:r>
      <w:bookmarkEnd w:id="24"/>
      <w:r w:rsidRPr="00267FC5">
        <w:rPr>
          <w:b/>
          <w:bCs/>
          <w:sz w:val="20"/>
          <w:szCs w:val="20"/>
        </w:rPr>
        <w:t xml:space="preserve"> </w:t>
      </w:r>
    </w:p>
    <w:p w14:paraId="014F2FD9"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Support Vector Machine (SVM) is a supervised machine learning algorithm that can be used for both classification </w:t>
      </w:r>
      <w:r>
        <w:rPr>
          <w:rFonts w:ascii="Arial" w:eastAsia="Arial" w:hAnsi="Arial" w:cs="Arial"/>
          <w:color w:val="000000" w:themeColor="text1"/>
        </w:rPr>
        <w:t>and</w:t>
      </w:r>
      <w:r w:rsidRPr="1D0A8684">
        <w:rPr>
          <w:rFonts w:ascii="Arial" w:eastAsia="Arial" w:hAnsi="Arial" w:cs="Arial"/>
          <w:color w:val="000000" w:themeColor="text1"/>
        </w:rPr>
        <w:t xml:space="preserve"> regression tasks. However, it is mostly used in classification problems. </w:t>
      </w:r>
      <w:r w:rsidRPr="000776C7">
        <w:rPr>
          <w:rFonts w:ascii="Arial" w:hAnsi="Arial" w:cs="Arial"/>
        </w:rPr>
        <w:t xml:space="preserve">R. Rosillo et al </w:t>
      </w:r>
      <w:sdt>
        <w:sdtPr>
          <w:rPr>
            <w:rFonts w:ascii="Arial" w:hAnsi="Arial" w:cs="Arial"/>
          </w:rPr>
          <w:id w:val="-1885007333"/>
          <w:citation/>
        </w:sdtPr>
        <w:sdtContent>
          <w:r w:rsidRPr="000776C7">
            <w:rPr>
              <w:rFonts w:ascii="Arial" w:hAnsi="Arial" w:cs="Arial"/>
            </w:rPr>
            <w:fldChar w:fldCharType="begin"/>
          </w:r>
          <w:r w:rsidRPr="000776C7">
            <w:rPr>
              <w:rFonts w:ascii="Arial" w:hAnsi="Arial" w:cs="Arial"/>
            </w:rPr>
            <w:instrText xml:space="preserve"> CITATION Ros14 \l 2057 </w:instrText>
          </w:r>
          <w:r w:rsidRPr="000776C7">
            <w:rPr>
              <w:rFonts w:ascii="Arial" w:hAnsi="Arial" w:cs="Arial"/>
            </w:rPr>
            <w:fldChar w:fldCharType="separate"/>
          </w:r>
          <w:r w:rsidRPr="00311E4B">
            <w:rPr>
              <w:rFonts w:ascii="Arial" w:hAnsi="Arial" w:cs="Arial"/>
              <w:noProof/>
            </w:rPr>
            <w:t>[44]</w:t>
          </w:r>
          <w:r w:rsidRPr="000776C7">
            <w:rPr>
              <w:rFonts w:ascii="Arial" w:hAnsi="Arial" w:cs="Arial"/>
            </w:rPr>
            <w:fldChar w:fldCharType="end"/>
          </w:r>
        </w:sdtContent>
      </w:sdt>
      <w:r w:rsidRPr="000776C7">
        <w:rPr>
          <w:rFonts w:ascii="Arial" w:hAnsi="Arial" w:cs="Arial"/>
        </w:rPr>
        <w:t xml:space="preserve"> analysed the influence</w:t>
      </w:r>
      <w:r w:rsidRPr="00C42991">
        <w:rPr>
          <w:rFonts w:ascii="Arial" w:hAnsi="Arial" w:cs="Arial"/>
        </w:rPr>
        <w:t xml:space="preserve"> of VIX using SVM to forecast the weekly change in the S&amp;P 500 Index. Their study showed that SVMs with VIX produced better results when a down move in the market is expected to happen. That is because the volatility jumps up in a bearish market movement. SVMs managed to produce decent results and allowed for reduction in the Maximum Drawdown. </w:t>
      </w:r>
    </w:p>
    <w:p w14:paraId="55EB5905"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In the SVM algorithm, we plot each data item as a point in n-dimensional space (where n is </w:t>
      </w:r>
      <w:proofErr w:type="gramStart"/>
      <w:r w:rsidRPr="1D0A8684">
        <w:rPr>
          <w:rFonts w:ascii="Arial" w:eastAsia="Arial" w:hAnsi="Arial" w:cs="Arial"/>
          <w:color w:val="000000" w:themeColor="text1"/>
        </w:rPr>
        <w:t>a number of</w:t>
      </w:r>
      <w:proofErr w:type="gramEnd"/>
      <w:r w:rsidRPr="1D0A8684">
        <w:rPr>
          <w:rFonts w:ascii="Arial" w:eastAsia="Arial" w:hAnsi="Arial" w:cs="Arial"/>
          <w:color w:val="000000" w:themeColor="text1"/>
        </w:rPr>
        <w:t xml:space="preserve"> features you have) with the value of each feature being the value of a particular coordinate. Then, we perform classification by finding the hyper-plane that differentiates the two classes very well. This boundary is a hyperplane that splits space into two parameter’s half spaces. </w:t>
      </w:r>
    </w:p>
    <w:p w14:paraId="40C2EFB5" w14:textId="77777777" w:rsidR="008D1943" w:rsidRDefault="008D1943" w:rsidP="008D1943">
      <w:pPr>
        <w:spacing w:after="60" w:line="360" w:lineRule="auto"/>
        <w:jc w:val="both"/>
        <w:rPr>
          <w:rFonts w:ascii="Arial" w:eastAsia="Arial" w:hAnsi="Arial" w:cs="Arial"/>
          <w:color w:val="000000" w:themeColor="text1"/>
        </w:rPr>
      </w:pPr>
    </w:p>
    <w:p w14:paraId="1172BE5C" w14:textId="77777777" w:rsidR="008D1943" w:rsidRDefault="008D1943" w:rsidP="008D1943">
      <w:pPr>
        <w:spacing w:after="60" w:line="360" w:lineRule="auto"/>
        <w:jc w:val="both"/>
        <w:rPr>
          <w:rFonts w:ascii="Arial" w:eastAsia="Arial" w:hAnsi="Arial" w:cs="Arial"/>
          <w:color w:val="000000" w:themeColor="text1"/>
        </w:rPr>
      </w:pPr>
    </w:p>
    <w:p w14:paraId="79FD8D76" w14:textId="77777777" w:rsidR="008D1943" w:rsidRDefault="008D1943" w:rsidP="008D1943">
      <w:pPr>
        <w:spacing w:after="60" w:line="360" w:lineRule="auto"/>
        <w:jc w:val="both"/>
        <w:rPr>
          <w:rFonts w:ascii="Arial" w:eastAsia="Arial" w:hAnsi="Arial" w:cs="Arial"/>
          <w:color w:val="000000" w:themeColor="text1"/>
        </w:rPr>
      </w:pPr>
    </w:p>
    <w:p w14:paraId="0F28D0FF" w14:textId="77777777" w:rsidR="008D1943" w:rsidRDefault="008D1943" w:rsidP="008D1943">
      <w:pPr>
        <w:spacing w:after="60" w:line="360" w:lineRule="auto"/>
        <w:jc w:val="both"/>
        <w:rPr>
          <w:rFonts w:ascii="Arial" w:eastAsia="Arial" w:hAnsi="Arial" w:cs="Arial"/>
          <w:color w:val="000000" w:themeColor="text1"/>
        </w:rPr>
      </w:pPr>
    </w:p>
    <w:p w14:paraId="2BE6741F" w14:textId="77777777" w:rsidR="008D1943" w:rsidRDefault="008D1943" w:rsidP="008D1943">
      <w:pPr>
        <w:spacing w:after="60" w:line="360" w:lineRule="auto"/>
        <w:jc w:val="both"/>
        <w:rPr>
          <w:rFonts w:ascii="Arial" w:eastAsia="Arial" w:hAnsi="Arial" w:cs="Arial"/>
          <w:color w:val="000000" w:themeColor="text1"/>
        </w:rPr>
      </w:pPr>
    </w:p>
    <w:p w14:paraId="4301868E" w14:textId="77777777" w:rsidR="008D1943" w:rsidRDefault="008D1943" w:rsidP="008D1943">
      <w:pPr>
        <w:spacing w:after="60" w:line="360" w:lineRule="auto"/>
        <w:jc w:val="center"/>
        <w:rPr>
          <w:rFonts w:ascii="Arial" w:eastAsia="Arial" w:hAnsi="Arial" w:cs="Arial"/>
          <w:color w:val="000000" w:themeColor="text1"/>
        </w:rPr>
      </w:pPr>
    </w:p>
    <w:p w14:paraId="2C93BF64" w14:textId="77777777" w:rsidR="008D1943" w:rsidRDefault="008D1943" w:rsidP="008D1943">
      <w:pPr>
        <w:keepNext/>
        <w:spacing w:after="60" w:line="360" w:lineRule="auto"/>
        <w:jc w:val="center"/>
      </w:pPr>
      <w:r>
        <w:rPr>
          <w:noProof/>
        </w:rPr>
        <w:lastRenderedPageBreak/>
        <w:drawing>
          <wp:inline distT="0" distB="0" distL="0" distR="0" wp14:anchorId="18CF6EBC" wp14:editId="68D7D65F">
            <wp:extent cx="3962400" cy="2838450"/>
            <wp:effectExtent l="0" t="0" r="0" b="0"/>
            <wp:docPr id="654684040" name="Picture 654684040" descr="A diagram of a support v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84040" name="Picture 654684040" descr="A diagram of a support vecto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962400" cy="2838450"/>
                    </a:xfrm>
                    <a:prstGeom prst="rect">
                      <a:avLst/>
                    </a:prstGeom>
                  </pic:spPr>
                </pic:pic>
              </a:graphicData>
            </a:graphic>
          </wp:inline>
        </w:drawing>
      </w:r>
    </w:p>
    <w:p w14:paraId="3B2235F2" w14:textId="77777777" w:rsidR="008D1943" w:rsidRPr="008B42E8" w:rsidRDefault="008D1943" w:rsidP="008D1943">
      <w:pPr>
        <w:pStyle w:val="Caption"/>
        <w:jc w:val="center"/>
      </w:pPr>
      <w:r>
        <w:t xml:space="preserve">Figure 2.14 </w:t>
      </w:r>
      <w:r w:rsidRPr="008B42E8">
        <w:t xml:space="preserve">Hyperplane </w:t>
      </w:r>
      <w:r>
        <w:t>w</w:t>
      </w:r>
      <w:r w:rsidRPr="008B42E8">
        <w:t>ith Support Vectors</w:t>
      </w:r>
    </w:p>
    <w:p w14:paraId="2A7C5DDB" w14:textId="77777777" w:rsidR="008D1943" w:rsidRDefault="008D1943" w:rsidP="008D1943">
      <w:pPr>
        <w:spacing w:after="60" w:line="360" w:lineRule="auto"/>
        <w:jc w:val="right"/>
        <w:rPr>
          <w:rFonts w:ascii="Arial" w:eastAsia="Arial" w:hAnsi="Arial" w:cs="Arial"/>
          <w:color w:val="000000" w:themeColor="text1"/>
          <w:sz w:val="20"/>
          <w:szCs w:val="20"/>
        </w:rPr>
      </w:pPr>
      <w:r w:rsidRPr="218DCDFB">
        <w:rPr>
          <w:rFonts w:ascii="Arial" w:eastAsia="Arial" w:hAnsi="Arial" w:cs="Arial"/>
          <w:color w:val="000000" w:themeColor="text1"/>
          <w:sz w:val="20"/>
          <w:szCs w:val="20"/>
        </w:rPr>
        <w:t>(Ray, 2017)</w:t>
      </w:r>
    </w:p>
    <w:p w14:paraId="00296557"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Finding such a hyperplane is an optimisation problem that involves finding a function that has the most </w:t>
      </w:r>
      <w:r w:rsidRPr="00267FC5">
        <w:rPr>
          <w:rFonts w:ascii="Arial" w:eastAsia="Arial" w:hAnsi="Arial" w:cs="Arial"/>
          <w:i/>
          <w:iCs/>
          <w:color w:val="000000" w:themeColor="text1"/>
        </w:rPr>
        <w:t>ε</w:t>
      </w:r>
      <w:r>
        <w:rPr>
          <w:rFonts w:ascii="Arial" w:eastAsia="Arial" w:hAnsi="Arial" w:cs="Arial"/>
          <w:color w:val="000000" w:themeColor="text1"/>
        </w:rPr>
        <w:t xml:space="preserve"> </w:t>
      </w:r>
      <w:r w:rsidRPr="1D0A8684">
        <w:rPr>
          <w:rFonts w:ascii="Arial" w:eastAsia="Arial" w:hAnsi="Arial" w:cs="Arial"/>
          <w:color w:val="000000" w:themeColor="text1"/>
        </w:rPr>
        <w:t xml:space="preserve">deviation from the obtained targets </w:t>
      </w:r>
      <w:proofErr w:type="spellStart"/>
      <w:r w:rsidRPr="00267FC5">
        <w:rPr>
          <w:rFonts w:ascii="Arial" w:eastAsia="Arial" w:hAnsi="Arial" w:cs="Arial"/>
          <w:i/>
          <w:iCs/>
          <w:color w:val="000000" w:themeColor="text1"/>
        </w:rPr>
        <w:t>y</w:t>
      </w:r>
      <w:r w:rsidRPr="00267FC5">
        <w:rPr>
          <w:rFonts w:ascii="Arial" w:eastAsia="Arial" w:hAnsi="Arial" w:cs="Arial"/>
          <w:i/>
          <w:iCs/>
          <w:color w:val="000000" w:themeColor="text1"/>
          <w:vertAlign w:val="subscript"/>
        </w:rPr>
        <w:t>i</w:t>
      </w:r>
      <w:proofErr w:type="spellEnd"/>
      <w:r w:rsidRPr="1D0A8684">
        <w:rPr>
          <w:rFonts w:ascii="Arial" w:eastAsia="Arial" w:hAnsi="Arial" w:cs="Arial"/>
          <w:color w:val="000000" w:themeColor="text1"/>
        </w:rPr>
        <w:t xml:space="preserve"> for all the training data, and at the same time is as flat as possible</w:t>
      </w:r>
      <w:r>
        <w:rPr>
          <w:rFonts w:ascii="Arial" w:eastAsia="Arial" w:hAnsi="Arial" w:cs="Arial"/>
          <w:color w:val="000000" w:themeColor="text1"/>
        </w:rPr>
        <w:t xml:space="preserve"> </w:t>
      </w:r>
      <w:sdt>
        <w:sdtPr>
          <w:rPr>
            <w:rFonts w:ascii="Arial" w:eastAsia="Arial" w:hAnsi="Arial" w:cs="Arial"/>
            <w:color w:val="000000" w:themeColor="text1"/>
          </w:rPr>
          <w:id w:val="1669907102"/>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CITATION ALE04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[45]</w:t>
          </w:r>
          <w:r>
            <w:rPr>
              <w:rFonts w:ascii="Arial" w:eastAsia="Arial" w:hAnsi="Arial" w:cs="Arial"/>
              <w:color w:val="000000" w:themeColor="text1"/>
            </w:rPr>
            <w:fldChar w:fldCharType="end"/>
          </w:r>
        </w:sdtContent>
      </w:sdt>
      <w:r w:rsidRPr="1D0A8684">
        <w:rPr>
          <w:rFonts w:ascii="Arial" w:eastAsia="Arial" w:hAnsi="Arial" w:cs="Arial"/>
          <w:color w:val="000000" w:themeColor="text1"/>
        </w:rPr>
        <w:t xml:space="preserve"> . </w:t>
      </w:r>
      <w:r w:rsidRPr="007233C1">
        <w:rPr>
          <w:rFonts w:ascii="Arial" w:eastAsia="Arial" w:hAnsi="Arial" w:cs="Arial"/>
          <w:strike/>
          <w:color w:val="000000" w:themeColor="text1"/>
          <w:highlight w:val="yellow"/>
        </w:rPr>
        <w:t>Support Vectors are the corresponding eigenvectors of the smallest eigenvalue of each of the generalised eigenvalue problems.</w:t>
      </w:r>
      <w:r w:rsidRPr="1D0A8684">
        <w:rPr>
          <w:rFonts w:ascii="Arial" w:eastAsia="Arial" w:hAnsi="Arial" w:cs="Arial"/>
          <w:color w:val="000000" w:themeColor="text1"/>
        </w:rPr>
        <w:t xml:space="preserve"> The SVM classifier is a frontier that best segregates the two classes </w:t>
      </w:r>
      <w:r>
        <w:rPr>
          <w:rFonts w:ascii="Arial" w:eastAsia="Arial" w:hAnsi="Arial" w:cs="Arial"/>
          <w:color w:val="000000" w:themeColor="text1"/>
        </w:rPr>
        <w:t xml:space="preserve">in the </w:t>
      </w:r>
      <w:r w:rsidRPr="1D0A8684">
        <w:rPr>
          <w:rFonts w:ascii="Arial" w:eastAsia="Arial" w:hAnsi="Arial" w:cs="Arial"/>
          <w:color w:val="000000" w:themeColor="text1"/>
        </w:rPr>
        <w:t>hyper-plane.</w:t>
      </w:r>
    </w:p>
    <w:p w14:paraId="4F2178B8" w14:textId="77777777" w:rsidR="008D1943" w:rsidRDefault="008D1943" w:rsidP="008D1943">
      <w:pPr>
        <w:spacing w:after="60" w:line="360" w:lineRule="auto"/>
        <w:jc w:val="both"/>
        <w:rPr>
          <w:rFonts w:ascii="Arial" w:eastAsia="Arial" w:hAnsi="Arial" w:cs="Arial"/>
          <w:color w:val="000000" w:themeColor="text1"/>
        </w:rPr>
      </w:pPr>
      <w:r w:rsidRPr="1D0A8684">
        <w:rPr>
          <w:rFonts w:ascii="Arial" w:eastAsia="Arial" w:hAnsi="Arial" w:cs="Arial"/>
          <w:color w:val="000000" w:themeColor="text1"/>
        </w:rPr>
        <w:t xml:space="preserve">If we take a linear function: </w:t>
      </w:r>
    </w:p>
    <w:p w14:paraId="52211AF0" w14:textId="77777777" w:rsidR="008D1943" w:rsidRPr="0026671B"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m:t>f</m:t>
        </m:r>
        <m:d>
          <m:dPr>
            <m:ctrlPr>
              <w:rPr>
                <w:rFonts w:ascii="Cambria Math" w:eastAsia="Arial" w:hAnsi="Cambria Math" w:cs="Arial"/>
                <w:i/>
                <w:color w:val="000000" w:themeColor="text1"/>
              </w:rPr>
            </m:ctrlPr>
          </m:dPr>
          <m:e>
            <m:r>
              <w:rPr>
                <w:rFonts w:ascii="Cambria Math" w:eastAsia="Arial" w:hAnsi="Cambria Math" w:cs="Arial"/>
                <w:color w:val="000000" w:themeColor="text1"/>
              </w:rPr>
              <m:t>x</m:t>
            </m:r>
          </m:e>
        </m:d>
        <m:r>
          <w:rPr>
            <w:rFonts w:ascii="Cambria Math" w:eastAsia="Arial" w:hAnsi="Cambria Math" w:cs="Arial"/>
            <w:color w:val="000000" w:themeColor="text1"/>
          </w:rPr>
          <m:t xml:space="preserve">= </m:t>
        </m:r>
        <m:d>
          <m:dPr>
            <m:begChr m:val="〈"/>
            <m:endChr m:val="〉"/>
            <m:ctrlPr>
              <w:rPr>
                <w:rFonts w:ascii="Cambria Math" w:eastAsia="Arial" w:hAnsi="Cambria Math" w:cs="Arial"/>
                <w:i/>
                <w:color w:val="000000" w:themeColor="text1"/>
              </w:rPr>
            </m:ctrlPr>
          </m:dPr>
          <m:e>
            <m:r>
              <w:rPr>
                <w:rFonts w:ascii="Cambria Math" w:eastAsia="Arial" w:hAnsi="Cambria Math" w:cs="Arial"/>
                <w:color w:val="000000" w:themeColor="text1"/>
              </w:rPr>
              <m:t>w,x</m:t>
            </m:r>
          </m:e>
        </m:d>
        <m:r>
          <w:rPr>
            <w:rFonts w:ascii="Cambria Math" w:eastAsia="Arial" w:hAnsi="Cambria Math" w:cs="Arial"/>
            <w:color w:val="000000" w:themeColor="text1"/>
          </w:rPr>
          <m:t>+b with w ∈X, b ∈R</m:t>
        </m:r>
      </m:oMath>
      <w:proofErr w:type="gramStart"/>
      <w:r>
        <w:rPr>
          <w:rFonts w:ascii="Arial" w:eastAsia="Arial" w:hAnsi="Arial" w:cs="Arial"/>
          <w:color w:val="000000" w:themeColor="text1"/>
        </w:rPr>
        <w:t xml:space="preserve">,   </w:t>
      </w:r>
      <w:proofErr w:type="gramEnd"/>
      <w:r>
        <w:rPr>
          <w:rFonts w:ascii="Arial" w:eastAsia="Arial" w:hAnsi="Arial" w:cs="Arial"/>
          <w:color w:val="000000" w:themeColor="text1"/>
        </w:rPr>
        <w:t xml:space="preserve">   </w:t>
      </w:r>
      <w:r>
        <w:rPr>
          <w:rFonts w:ascii="Arial" w:eastAsia="Arial" w:hAnsi="Arial" w:cs="Arial"/>
          <w:color w:val="000000" w:themeColor="text1"/>
        </w:rPr>
        <w:tab/>
      </w:r>
      <w:r>
        <w:rPr>
          <w:rFonts w:ascii="Arial" w:eastAsia="Arial" w:hAnsi="Arial" w:cs="Arial"/>
          <w:color w:val="000000" w:themeColor="text1"/>
        </w:rPr>
        <w:tab/>
        <w:t xml:space="preserve"> </w:t>
      </w:r>
      <w:r>
        <w:rPr>
          <w:rFonts w:ascii="Arial" w:eastAsia="Arial" w:hAnsi="Arial" w:cs="Arial"/>
          <w:color w:val="000000" w:themeColor="text1"/>
        </w:rPr>
        <w:tab/>
        <w:t>2.1.28</w:t>
      </w:r>
    </w:p>
    <w:p w14:paraId="5B134739" w14:textId="77777777" w:rsidR="008D1943" w:rsidRDefault="008D1943" w:rsidP="008D1943">
      <w:pPr>
        <w:spacing w:after="60" w:line="360" w:lineRule="auto"/>
        <w:jc w:val="both"/>
        <w:rPr>
          <w:rFonts w:ascii="Arial" w:eastAsia="Arial" w:hAnsi="Arial" w:cs="Arial"/>
          <w:color w:val="000000" w:themeColor="text1"/>
        </w:rPr>
      </w:pPr>
      <w:r>
        <w:rPr>
          <w:rFonts w:ascii="Arial" w:eastAsia="Arial" w:hAnsi="Arial" w:cs="Arial"/>
          <w:color w:val="000000" w:themeColor="text1"/>
        </w:rPr>
        <w:t>w</w:t>
      </w:r>
      <w:r w:rsidRPr="1D0A8684">
        <w:rPr>
          <w:rFonts w:ascii="Arial" w:eastAsia="Arial" w:hAnsi="Arial" w:cs="Arial"/>
          <w:color w:val="000000" w:themeColor="text1"/>
        </w:rPr>
        <w:t>here</w:t>
      </w:r>
      <w:r>
        <w:rPr>
          <w:rFonts w:ascii="Arial" w:eastAsia="Arial" w:hAnsi="Arial" w:cs="Arial"/>
          <w:color w:val="000000" w:themeColor="text1"/>
        </w:rPr>
        <w:t xml:space="preserve"> </w:t>
      </w:r>
      <m:oMath>
        <m:d>
          <m:dPr>
            <m:begChr m:val="〈"/>
            <m:endChr m:val="〉"/>
            <m:ctrlPr>
              <w:rPr>
                <w:rFonts w:ascii="Cambria Math" w:eastAsia="Arial" w:hAnsi="Cambria Math" w:cs="Arial"/>
                <w:i/>
                <w:color w:val="000000" w:themeColor="text1"/>
              </w:rPr>
            </m:ctrlPr>
          </m:dPr>
          <m:e>
            <m:r>
              <w:rPr>
                <w:rFonts w:ascii="Cambria Math" w:eastAsia="Arial" w:hAnsi="Cambria Math" w:cs="Arial"/>
                <w:color w:val="000000" w:themeColor="text1"/>
              </w:rPr>
              <m:t xml:space="preserve"> ,</m:t>
            </m:r>
          </m:e>
        </m:d>
      </m:oMath>
      <w:r w:rsidRPr="1D0A8684">
        <w:rPr>
          <w:rFonts w:ascii="Arial" w:eastAsia="Arial" w:hAnsi="Arial" w:cs="Arial"/>
          <w:color w:val="000000" w:themeColor="text1"/>
        </w:rPr>
        <w:t xml:space="preserve">  is the dot product in X. Flatness in the case of f(x) means that we seek a small </w:t>
      </w:r>
      <w:r w:rsidRPr="00267FC5">
        <w:rPr>
          <w:rFonts w:ascii="Arial" w:eastAsia="Arial" w:hAnsi="Arial" w:cs="Arial"/>
          <w:i/>
          <w:iCs/>
          <w:color w:val="000000" w:themeColor="text1"/>
        </w:rPr>
        <w:t>w</w:t>
      </w:r>
      <w:r w:rsidRPr="1D0A8684">
        <w:rPr>
          <w:rFonts w:ascii="Arial" w:eastAsia="Arial" w:hAnsi="Arial" w:cs="Arial"/>
          <w:color w:val="000000" w:themeColor="text1"/>
        </w:rPr>
        <w:t xml:space="preserve">. One way to ensure this is the case is to minimise the norm, i.e. </w:t>
      </w:r>
      <w:r w:rsidRPr="00267FC5">
        <w:rPr>
          <w:rFonts w:ascii="Arial" w:eastAsia="Arial" w:hAnsi="Arial" w:cs="Arial"/>
          <w:i/>
          <w:iCs/>
          <w:color w:val="000000" w:themeColor="text1"/>
        </w:rPr>
        <w:t>||w||</w:t>
      </w:r>
      <w:r w:rsidRPr="00267FC5">
        <w:rPr>
          <w:rFonts w:ascii="Arial" w:eastAsia="Arial" w:hAnsi="Arial" w:cs="Arial"/>
          <w:i/>
          <w:iCs/>
          <w:color w:val="000000" w:themeColor="text1"/>
          <w:vertAlign w:val="superscript"/>
        </w:rPr>
        <w:t>2</w:t>
      </w:r>
      <w:r w:rsidRPr="00267FC5">
        <w:rPr>
          <w:rFonts w:ascii="Arial" w:eastAsia="Arial" w:hAnsi="Arial" w:cs="Arial"/>
          <w:i/>
          <w:iCs/>
          <w:color w:val="000000" w:themeColor="text1"/>
        </w:rPr>
        <w:t xml:space="preserve"> = {w, w}</w:t>
      </w:r>
      <w:r w:rsidRPr="1D0A8684">
        <w:rPr>
          <w:rFonts w:ascii="Arial" w:eastAsia="Arial" w:hAnsi="Arial" w:cs="Arial"/>
          <w:color w:val="000000" w:themeColor="text1"/>
        </w:rPr>
        <w:t xml:space="preserve">. In other words, we are looking for as small </w:t>
      </w:r>
      <w:r>
        <w:rPr>
          <w:rFonts w:ascii="Arial" w:eastAsia="Arial" w:hAnsi="Arial" w:cs="Arial"/>
          <w:color w:val="000000" w:themeColor="text1"/>
        </w:rPr>
        <w:t>‘</w:t>
      </w:r>
      <w:r w:rsidRPr="0026671B">
        <w:rPr>
          <w:rFonts w:ascii="Arial" w:eastAsia="Arial" w:hAnsi="Arial" w:cs="Arial"/>
          <w:i/>
          <w:iCs/>
          <w:color w:val="000000" w:themeColor="text1"/>
        </w:rPr>
        <w:t>w</w:t>
      </w:r>
      <w:r>
        <w:rPr>
          <w:rFonts w:ascii="Arial" w:eastAsia="Arial" w:hAnsi="Arial" w:cs="Arial"/>
          <w:i/>
          <w:iCs/>
          <w:color w:val="000000" w:themeColor="text1"/>
        </w:rPr>
        <w:t>’</w:t>
      </w:r>
      <w:r w:rsidRPr="1D0A8684">
        <w:rPr>
          <w:rFonts w:ascii="Arial" w:eastAsia="Arial" w:hAnsi="Arial" w:cs="Arial"/>
          <w:color w:val="000000" w:themeColor="text1"/>
        </w:rPr>
        <w:t xml:space="preserve"> as possible and we can convert this into an optimisation problem</w:t>
      </w:r>
      <w:r>
        <w:rPr>
          <w:rFonts w:ascii="Arial" w:eastAsia="Arial" w:hAnsi="Arial" w:cs="Arial"/>
          <w:color w:val="000000" w:themeColor="text1"/>
        </w:rPr>
        <w:t>:</w:t>
      </w:r>
      <w:r w:rsidRPr="1D0A8684">
        <w:rPr>
          <w:rFonts w:ascii="Arial" w:eastAsia="Arial" w:hAnsi="Arial" w:cs="Arial"/>
          <w:color w:val="000000" w:themeColor="text1"/>
        </w:rPr>
        <w:t xml:space="preserve"> </w:t>
      </w:r>
    </w:p>
    <w:p w14:paraId="0DA02DFA" w14:textId="77777777" w:rsidR="008D1943" w:rsidRPr="0047297E"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m:t xml:space="preserve">minimise </m:t>
        </m:r>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r>
              <w:rPr>
                <w:rFonts w:ascii="Cambria Math" w:eastAsia="Arial" w:hAnsi="Cambria Math" w:cs="Arial"/>
                <w:color w:val="000000" w:themeColor="text1"/>
              </w:rPr>
              <m:t>2</m:t>
            </m:r>
          </m:den>
        </m:f>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w||</m:t>
            </m:r>
          </m:e>
          <m:sup>
            <m:r>
              <w:rPr>
                <w:rFonts w:ascii="Cambria Math" w:eastAsia="Arial" w:hAnsi="Cambria Math" w:cs="Arial"/>
                <w:color w:val="000000" w:themeColor="text1"/>
              </w:rPr>
              <m:t>2</m:t>
            </m:r>
          </m:sup>
        </m:sSup>
      </m:oMath>
      <w:r>
        <w:rPr>
          <w:rFonts w:ascii="Arial" w:eastAsia="Arial" w:hAnsi="Arial" w:cs="Arial"/>
          <w:color w:val="000000" w:themeColor="text1"/>
        </w:rPr>
        <w:tab/>
        <w:t xml:space="preserve">            </w:t>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t>2.1.29</w:t>
      </w:r>
    </w:p>
    <w:p w14:paraId="5510823F" w14:textId="77777777" w:rsidR="008D1943" w:rsidRDefault="008D1943" w:rsidP="008D1943">
      <w:pPr>
        <w:spacing w:after="60" w:line="360" w:lineRule="auto"/>
        <w:jc w:val="center"/>
        <w:rPr>
          <w:rFonts w:ascii="Arial" w:eastAsia="Arial" w:hAnsi="Arial" w:cs="Arial"/>
          <w:color w:val="000000" w:themeColor="text1"/>
        </w:rPr>
      </w:pPr>
      <m:oMathPara>
        <m:oMath>
          <m:r>
            <w:rPr>
              <w:rFonts w:ascii="Cambria Math" w:eastAsia="Arial" w:hAnsi="Cambria Math" w:cs="Arial"/>
              <w:color w:val="000000" w:themeColor="text1"/>
            </w:rPr>
            <m:t xml:space="preserve">subject to </m:t>
          </m:r>
          <m:d>
            <m:dPr>
              <m:begChr m:val="{"/>
              <m:endChr m:val=""/>
              <m:ctrlPr>
                <w:rPr>
                  <w:rFonts w:ascii="Cambria Math" w:eastAsia="Arial" w:hAnsi="Cambria Math" w:cs="Arial"/>
                  <w:i/>
                  <w:color w:val="000000" w:themeColor="text1"/>
                </w:rPr>
              </m:ctrlPr>
            </m:dPr>
            <m:e>
              <m:eqArr>
                <m:eqArrPr>
                  <m:ctrlPr>
                    <w:rPr>
                      <w:rFonts w:ascii="Cambria Math" w:eastAsia="Arial" w:hAnsi="Cambria Math" w:cs="Arial"/>
                      <w:i/>
                      <w:color w:val="000000" w:themeColor="text1"/>
                    </w:rPr>
                  </m:ctrlPr>
                </m:eqArrPr>
                <m:e>
                  <m:r>
                    <w:rPr>
                      <w:rFonts w:ascii="Cambria Math" w:eastAsia="Arial" w:hAnsi="Cambria Math" w:cs="Arial"/>
                      <w:color w:val="000000" w:themeColor="text1"/>
                    </w:rPr>
                    <m:t xml:space="preserve">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i</m:t>
                      </m:r>
                    </m:sub>
                  </m:sSub>
                  <m:r>
                    <w:rPr>
                      <w:rFonts w:ascii="Cambria Math" w:eastAsia="Arial" w:hAnsi="Cambria Math" w:cs="Arial"/>
                      <w:color w:val="000000" w:themeColor="text1"/>
                    </w:rPr>
                    <m:t xml:space="preserve">-  </m:t>
                  </m:r>
                  <m:d>
                    <m:dPr>
                      <m:begChr m:val="〈"/>
                      <m:endChr m:val="〉"/>
                      <m:ctrlPr>
                        <w:rPr>
                          <w:rFonts w:ascii="Cambria Math" w:eastAsia="Arial" w:hAnsi="Cambria Math" w:cs="Arial"/>
                          <w:i/>
                          <w:color w:val="000000" w:themeColor="text1"/>
                        </w:rPr>
                      </m:ctrlPr>
                    </m:dPr>
                    <m:e>
                      <m:r>
                        <w:rPr>
                          <w:rFonts w:ascii="Cambria Math" w:eastAsia="Arial" w:hAnsi="Cambria Math" w:cs="Arial"/>
                          <w:color w:val="000000" w:themeColor="text1"/>
                        </w:rPr>
                        <m:t xml:space="preserve">w,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i</m:t>
                          </m:r>
                        </m:sub>
                      </m:sSub>
                    </m:e>
                  </m:d>
                  <m:r>
                    <w:rPr>
                      <w:rFonts w:ascii="Cambria Math" w:eastAsia="Arial" w:hAnsi="Cambria Math" w:cs="Arial"/>
                      <w:color w:val="000000" w:themeColor="text1"/>
                    </w:rPr>
                    <m:t>- b ≤ ε</m:t>
                  </m:r>
                </m:e>
                <m:e>
                  <m:r>
                    <w:rPr>
                      <w:rFonts w:ascii="Cambria Math" w:eastAsia="Arial" w:hAnsi="Cambria Math" w:cs="Arial"/>
                      <w:color w:val="000000" w:themeColor="text1"/>
                    </w:rPr>
                    <m:t xml:space="preserve">   </m:t>
                  </m:r>
                  <m:d>
                    <m:dPr>
                      <m:begChr m:val="〈"/>
                      <m:endChr m:val="〉"/>
                      <m:ctrlPr>
                        <w:rPr>
                          <w:rFonts w:ascii="Cambria Math" w:eastAsia="Arial" w:hAnsi="Cambria Math" w:cs="Arial"/>
                          <w:i/>
                          <w:color w:val="000000" w:themeColor="text1"/>
                        </w:rPr>
                      </m:ctrlPr>
                    </m:dPr>
                    <m:e>
                      <m:r>
                        <w:rPr>
                          <w:rFonts w:ascii="Cambria Math" w:eastAsia="Arial" w:hAnsi="Cambria Math" w:cs="Arial"/>
                          <w:color w:val="000000" w:themeColor="text1"/>
                        </w:rPr>
                        <m:t>w,</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i</m:t>
                          </m:r>
                        </m:sub>
                      </m:sSub>
                    </m:e>
                  </m:d>
                  <m:r>
                    <w:rPr>
                      <w:rFonts w:ascii="Cambria Math" w:eastAsia="Arial" w:hAnsi="Cambria Math" w:cs="Arial"/>
                      <w:color w:val="000000" w:themeColor="text1"/>
                    </w:rPr>
                    <m:t>+b-</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i</m:t>
                      </m:r>
                    </m:sub>
                  </m:sSub>
                  <m:r>
                    <w:rPr>
                      <w:rFonts w:ascii="Cambria Math" w:eastAsia="Arial" w:hAnsi="Cambria Math" w:cs="Arial"/>
                      <w:color w:val="000000" w:themeColor="text1"/>
                    </w:rPr>
                    <m:t>≤ ε</m:t>
                  </m:r>
                </m:e>
              </m:eqArr>
            </m:e>
          </m:d>
        </m:oMath>
      </m:oMathPara>
    </w:p>
    <w:p w14:paraId="75618E17" w14:textId="77777777" w:rsidR="008D1943" w:rsidRPr="0058781F" w:rsidRDefault="008D1943" w:rsidP="008D1943">
      <w:pPr>
        <w:spacing w:line="360" w:lineRule="auto"/>
        <w:jc w:val="both"/>
        <w:rPr>
          <w:rFonts w:ascii="Arial" w:hAnsi="Arial" w:cs="Arial"/>
        </w:rPr>
      </w:pPr>
      <w:r>
        <w:rPr>
          <w:rFonts w:ascii="Arial" w:hAnsi="Arial" w:cs="Arial"/>
        </w:rPr>
        <w:tab/>
      </w:r>
      <w:r w:rsidRPr="0058781F">
        <w:rPr>
          <w:rFonts w:ascii="Arial" w:hAnsi="Arial" w:cs="Arial"/>
        </w:rPr>
        <w:t xml:space="preserve">The convex optimisation problem above implies that there is a function </w:t>
      </w:r>
      <w:proofErr w:type="spellStart"/>
      <w:r w:rsidRPr="00267FC5">
        <w:rPr>
          <w:rFonts w:ascii="Arial" w:hAnsi="Arial" w:cs="Arial"/>
          <w:i/>
          <w:iCs/>
        </w:rPr>
        <w:t>f</w:t>
      </w:r>
      <w:proofErr w:type="spellEnd"/>
      <w:r w:rsidRPr="0058781F">
        <w:rPr>
          <w:rFonts w:ascii="Arial" w:hAnsi="Arial" w:cs="Arial"/>
        </w:rPr>
        <w:t xml:space="preserve"> that</w:t>
      </w:r>
      <w:r>
        <w:rPr>
          <w:rFonts w:ascii="Arial" w:hAnsi="Arial" w:cs="Arial"/>
        </w:rPr>
        <w:t xml:space="preserve"> </w:t>
      </w:r>
      <w:r w:rsidRPr="0058781F">
        <w:rPr>
          <w:rFonts w:ascii="Arial" w:hAnsi="Arial" w:cs="Arial"/>
        </w:rPr>
        <w:t xml:space="preserve">approaches all pairs of </w:t>
      </w:r>
      <w:r w:rsidRPr="00267FC5">
        <w:rPr>
          <w:rFonts w:ascii="Arial" w:hAnsi="Arial" w:cs="Arial"/>
          <w:i/>
          <w:iCs/>
        </w:rPr>
        <w:t>x</w:t>
      </w:r>
      <w:r w:rsidRPr="00267FC5">
        <w:rPr>
          <w:rFonts w:ascii="Arial" w:hAnsi="Arial" w:cs="Arial"/>
          <w:i/>
          <w:iCs/>
          <w:vertAlign w:val="subscript"/>
        </w:rPr>
        <w:t>i</w:t>
      </w:r>
      <w:r w:rsidRPr="00267FC5">
        <w:rPr>
          <w:rFonts w:ascii="Arial" w:hAnsi="Arial" w:cs="Arial"/>
          <w:i/>
          <w:iCs/>
        </w:rPr>
        <w:t xml:space="preserve">, </w:t>
      </w:r>
      <w:proofErr w:type="spellStart"/>
      <w:r w:rsidRPr="00267FC5">
        <w:rPr>
          <w:rFonts w:ascii="Arial" w:hAnsi="Arial" w:cs="Arial"/>
          <w:i/>
          <w:iCs/>
        </w:rPr>
        <w:t>y</w:t>
      </w:r>
      <w:r w:rsidRPr="00267FC5">
        <w:rPr>
          <w:rFonts w:ascii="Arial" w:hAnsi="Arial" w:cs="Arial"/>
          <w:i/>
          <w:iCs/>
          <w:vertAlign w:val="subscript"/>
        </w:rPr>
        <w:t>i</w:t>
      </w:r>
      <w:proofErr w:type="spellEnd"/>
      <w:r w:rsidRPr="0058781F">
        <w:rPr>
          <w:rFonts w:ascii="Arial" w:hAnsi="Arial" w:cs="Arial"/>
        </w:rPr>
        <w:t xml:space="preserve"> under the accepted constraint </w:t>
      </w:r>
      <w:r w:rsidRPr="00267FC5">
        <w:rPr>
          <w:rFonts w:ascii="Arial" w:hAnsi="Arial" w:cs="Arial"/>
          <w:i/>
          <w:iCs/>
        </w:rPr>
        <w:t>ε</w:t>
      </w:r>
      <w:r w:rsidRPr="0058781F">
        <w:rPr>
          <w:rFonts w:ascii="Arial" w:hAnsi="Arial" w:cs="Arial"/>
        </w:rPr>
        <w:t xml:space="preserve">. </w:t>
      </w:r>
    </w:p>
    <w:p w14:paraId="3A94F514" w14:textId="77777777" w:rsidR="008D1943" w:rsidRDefault="008D1943" w:rsidP="008D1943">
      <w:pPr>
        <w:spacing w:line="360" w:lineRule="auto"/>
        <w:ind w:firstLine="720"/>
        <w:jc w:val="both"/>
        <w:rPr>
          <w:rFonts w:ascii="Arial" w:hAnsi="Arial" w:cs="Arial"/>
        </w:rPr>
      </w:pPr>
      <w:r w:rsidRPr="0058781F">
        <w:rPr>
          <w:rFonts w:ascii="Arial" w:hAnsi="Arial" w:cs="Arial"/>
        </w:rPr>
        <w:lastRenderedPageBreak/>
        <w:t xml:space="preserve">Given a training set of instance-label pairs </w:t>
      </w:r>
      <w:r w:rsidRPr="00267FC5">
        <w:rPr>
          <w:rFonts w:ascii="Arial" w:hAnsi="Arial" w:cs="Arial"/>
          <w:i/>
          <w:iCs/>
        </w:rPr>
        <w:t>(</w:t>
      </w:r>
      <w:r w:rsidRPr="00267FC5">
        <w:rPr>
          <w:rFonts w:ascii="Arial" w:hAnsi="Arial" w:cs="Arial"/>
          <w:i/>
          <w:iCs/>
        </w:rPr>
        <w:softHyphen/>
      </w:r>
      <w:proofErr w:type="spellStart"/>
      <w:proofErr w:type="gramStart"/>
      <w:r w:rsidRPr="00267FC5">
        <w:rPr>
          <w:rFonts w:ascii="Arial" w:hAnsi="Arial" w:cs="Arial"/>
          <w:i/>
          <w:iCs/>
        </w:rPr>
        <w:t>x</w:t>
      </w:r>
      <w:r w:rsidRPr="00267FC5">
        <w:rPr>
          <w:rFonts w:ascii="Arial" w:hAnsi="Arial" w:cs="Arial"/>
          <w:i/>
          <w:iCs/>
        </w:rPr>
        <w:softHyphen/>
      </w:r>
      <w:r w:rsidRPr="00267FC5">
        <w:rPr>
          <w:rFonts w:ascii="Arial" w:hAnsi="Arial" w:cs="Arial"/>
          <w:i/>
          <w:iCs/>
          <w:vertAlign w:val="subscript"/>
        </w:rPr>
        <w:t>i</w:t>
      </w:r>
      <w:r w:rsidRPr="00267FC5">
        <w:rPr>
          <w:rFonts w:ascii="Arial" w:hAnsi="Arial" w:cs="Arial"/>
          <w:i/>
          <w:iCs/>
        </w:rPr>
        <w:t>,y</w:t>
      </w:r>
      <w:r w:rsidRPr="00267FC5">
        <w:rPr>
          <w:rFonts w:ascii="Arial" w:hAnsi="Arial" w:cs="Arial"/>
          <w:i/>
          <w:iCs/>
          <w:vertAlign w:val="subscript"/>
        </w:rPr>
        <w:t>i</w:t>
      </w:r>
      <w:proofErr w:type="spellEnd"/>
      <w:proofErr w:type="gramEnd"/>
      <w:r w:rsidRPr="00267FC5">
        <w:rPr>
          <w:rFonts w:ascii="Arial" w:hAnsi="Arial" w:cs="Arial"/>
          <w:i/>
          <w:iCs/>
        </w:rPr>
        <w:t xml:space="preserve">) </w:t>
      </w:r>
      <w:proofErr w:type="spellStart"/>
      <w:r w:rsidRPr="00267FC5">
        <w:rPr>
          <w:rFonts w:ascii="Arial" w:hAnsi="Arial" w:cs="Arial"/>
          <w:i/>
          <w:iCs/>
        </w:rPr>
        <w:t>i</w:t>
      </w:r>
      <w:proofErr w:type="spellEnd"/>
      <w:r w:rsidRPr="00267FC5">
        <w:rPr>
          <w:rFonts w:ascii="Arial" w:hAnsi="Arial" w:cs="Arial"/>
          <w:i/>
          <w:iCs/>
        </w:rPr>
        <w:t xml:space="preserve">= </w:t>
      </w:r>
      <w:proofErr w:type="gramStart"/>
      <w:r w:rsidRPr="00267FC5">
        <w:rPr>
          <w:rFonts w:ascii="Arial" w:hAnsi="Arial" w:cs="Arial"/>
          <w:i/>
          <w:iCs/>
        </w:rPr>
        <w:t>1,…</w:t>
      </w:r>
      <w:proofErr w:type="gramEnd"/>
      <w:r w:rsidRPr="00267FC5">
        <w:rPr>
          <w:rFonts w:ascii="Arial" w:hAnsi="Arial" w:cs="Arial"/>
          <w:i/>
          <w:iCs/>
        </w:rPr>
        <w:t>,</w:t>
      </w:r>
      <w:r>
        <w:rPr>
          <w:rFonts w:ascii="Arial" w:hAnsi="Arial" w:cs="Arial"/>
          <w:i/>
          <w:iCs/>
        </w:rPr>
        <w:t>n</w:t>
      </w:r>
      <w:r w:rsidRPr="0058781F">
        <w:rPr>
          <w:rFonts w:ascii="Arial" w:hAnsi="Arial" w:cs="Arial"/>
        </w:rPr>
        <w:t xml:space="preserve"> where </w:t>
      </w:r>
      <w:r w:rsidRPr="00267FC5">
        <w:rPr>
          <w:rFonts w:ascii="Arial" w:hAnsi="Arial" w:cs="Arial"/>
          <w:i/>
          <w:iCs/>
        </w:rPr>
        <w:t>x Є R</w:t>
      </w:r>
      <w:r w:rsidRPr="00267FC5">
        <w:rPr>
          <w:rFonts w:ascii="Arial" w:hAnsi="Arial" w:cs="Arial"/>
          <w:i/>
          <w:iCs/>
          <w:vertAlign w:val="superscript"/>
        </w:rPr>
        <w:t>n</w:t>
      </w:r>
      <w:r w:rsidRPr="0058781F">
        <w:rPr>
          <w:rFonts w:ascii="Arial" w:hAnsi="Arial" w:cs="Arial"/>
        </w:rPr>
        <w:t xml:space="preserve"> and </w:t>
      </w:r>
      <w:r w:rsidRPr="00267FC5">
        <w:rPr>
          <w:rFonts w:ascii="Arial" w:hAnsi="Arial" w:cs="Arial"/>
          <w:i/>
          <w:iCs/>
        </w:rPr>
        <w:t>y Є {</w:t>
      </w:r>
      <w:proofErr w:type="gramStart"/>
      <w:r w:rsidRPr="00267FC5">
        <w:rPr>
          <w:rFonts w:ascii="Arial" w:hAnsi="Arial" w:cs="Arial"/>
          <w:i/>
          <w:iCs/>
        </w:rPr>
        <w:t>1,-1}</w:t>
      </w:r>
      <w:r w:rsidRPr="00267FC5">
        <w:rPr>
          <w:rFonts w:ascii="Arial" w:hAnsi="Arial" w:cs="Arial"/>
          <w:i/>
          <w:iCs/>
          <w:vertAlign w:val="superscript"/>
        </w:rPr>
        <w:t>T</w:t>
      </w:r>
      <w:proofErr w:type="gramEnd"/>
      <w:r w:rsidRPr="0058781F">
        <w:rPr>
          <w:rFonts w:ascii="Arial" w:hAnsi="Arial" w:cs="Arial"/>
        </w:rPr>
        <w:t>, the SVM require the solution of the following convex problem:</w:t>
      </w:r>
    </w:p>
    <w:p w14:paraId="7F8AC951" w14:textId="77777777" w:rsidR="008D1943" w:rsidRPr="00DA65EF" w:rsidRDefault="00000000" w:rsidP="008D1943">
      <w:pPr>
        <w:spacing w:line="360" w:lineRule="auto"/>
        <w:jc w:val="right"/>
        <w:rPr>
          <w:rFonts w:ascii="Arial" w:hAnsi="Arial" w:cs="Arial"/>
          <w:color w:val="000000" w:themeColor="text1"/>
        </w:rPr>
      </w:pPr>
      <m:oMath>
        <m:limLow>
          <m:limLowPr>
            <m:ctrlPr>
              <w:rPr>
                <w:rFonts w:ascii="Cambria Math" w:eastAsia="Arial" w:hAnsi="Cambria Math" w:cs="Arial"/>
                <w:i/>
                <w:color w:val="000000" w:themeColor="text1"/>
              </w:rPr>
            </m:ctrlPr>
          </m:limLowPr>
          <m:e>
            <m:groupChr>
              <m:groupChrPr>
                <m:ctrlPr>
                  <w:rPr>
                    <w:rFonts w:ascii="Cambria Math" w:eastAsia="Arial" w:hAnsi="Cambria Math" w:cs="Arial"/>
                    <w:i/>
                    <w:color w:val="000000" w:themeColor="text1"/>
                  </w:rPr>
                </m:ctrlPr>
              </m:groupChrPr>
              <m:e>
                <m:r>
                  <w:rPr>
                    <w:rFonts w:ascii="Cambria Math" w:eastAsia="Arial" w:hAnsi="Cambria Math" w:cs="Arial"/>
                    <w:color w:val="000000" w:themeColor="text1"/>
                  </w:rPr>
                  <m:t>min</m:t>
                </m:r>
              </m:e>
            </m:groupChr>
          </m:e>
          <m:lim>
            <m:r>
              <w:rPr>
                <w:rFonts w:ascii="Cambria Math" w:eastAsia="Arial" w:hAnsi="Cambria Math" w:cs="Arial"/>
                <w:color w:val="000000" w:themeColor="text1"/>
              </w:rPr>
              <m:t xml:space="preserve">w,ξ,b </m:t>
            </m:r>
          </m:lim>
        </m:limLow>
        <m:r>
          <w:rPr>
            <w:rFonts w:ascii="Cambria Math" w:eastAsia="Arial" w:hAnsi="Cambria Math" w:cs="Arial"/>
            <w:color w:val="000000" w:themeColor="text1"/>
          </w:rPr>
          <m:t xml:space="preserve">{ </m:t>
        </m:r>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r>
              <w:rPr>
                <w:rFonts w:ascii="Cambria Math" w:eastAsia="Arial" w:hAnsi="Cambria Math" w:cs="Arial"/>
                <w:color w:val="000000" w:themeColor="text1"/>
              </w:rPr>
              <m:t>2</m:t>
            </m:r>
          </m:den>
        </m:f>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w||</m:t>
            </m:r>
          </m:e>
          <m:sup>
            <m:r>
              <w:rPr>
                <w:rFonts w:ascii="Cambria Math" w:eastAsia="Arial" w:hAnsi="Cambria Math" w:cs="Arial"/>
                <w:color w:val="000000" w:themeColor="text1"/>
              </w:rPr>
              <m:t>2</m:t>
            </m:r>
          </m:sup>
        </m:sSup>
        <m:r>
          <w:rPr>
            <w:rFonts w:ascii="Cambria Math" w:eastAsia="Arial" w:hAnsi="Cambria Math" w:cs="Arial"/>
            <w:color w:val="000000" w:themeColor="text1"/>
          </w:rPr>
          <m:t>+C</m:t>
        </m:r>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n</m:t>
            </m:r>
          </m:sup>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ξ</m:t>
                </m:r>
              </m:e>
              <m:sub>
                <m:r>
                  <w:rPr>
                    <w:rFonts w:ascii="Cambria Math" w:eastAsia="Arial" w:hAnsi="Cambria Math" w:cs="Arial"/>
                    <w:color w:val="000000" w:themeColor="text1"/>
                  </w:rPr>
                  <m:t>i</m:t>
                </m:r>
              </m:sub>
            </m:sSub>
          </m:e>
        </m:nary>
        <m:r>
          <w:rPr>
            <w:rFonts w:ascii="Cambria Math" w:eastAsia="Arial" w:hAnsi="Cambria Math" w:cs="Arial"/>
            <w:color w:val="000000" w:themeColor="text1"/>
          </w:rPr>
          <m:t xml:space="preserve">} </m:t>
        </m:r>
      </m:oMath>
      <w:r w:rsidR="008D1943">
        <w:rPr>
          <w:rFonts w:ascii="Arial" w:hAnsi="Arial" w:cs="Arial"/>
          <w:color w:val="000000" w:themeColor="text1"/>
        </w:rPr>
        <w:t xml:space="preserve">                 </w:t>
      </w:r>
      <w:r w:rsidR="008D1943">
        <w:rPr>
          <w:rFonts w:ascii="Arial" w:hAnsi="Arial" w:cs="Arial"/>
          <w:color w:val="000000" w:themeColor="text1"/>
        </w:rPr>
        <w:tab/>
        <w:t xml:space="preserve">  </w:t>
      </w:r>
      <w:r w:rsidR="008D1943">
        <w:rPr>
          <w:rFonts w:ascii="Arial" w:hAnsi="Arial" w:cs="Arial"/>
          <w:color w:val="000000" w:themeColor="text1"/>
        </w:rPr>
        <w:tab/>
      </w:r>
      <w:r w:rsidR="008D1943">
        <w:rPr>
          <w:rFonts w:ascii="Arial" w:hAnsi="Arial" w:cs="Arial"/>
          <w:color w:val="000000" w:themeColor="text1"/>
        </w:rPr>
        <w:tab/>
        <w:t>2.1.30</w:t>
      </w:r>
    </w:p>
    <w:p w14:paraId="0A5A2C74" w14:textId="77777777" w:rsidR="008D1943" w:rsidRPr="00DA65EF" w:rsidRDefault="008D1943" w:rsidP="008D1943">
      <w:pPr>
        <w:spacing w:line="360" w:lineRule="auto"/>
        <w:jc w:val="center"/>
        <w:rPr>
          <w:rFonts w:ascii="Arial" w:hAnsi="Arial" w:cs="Arial"/>
          <w:color w:val="000000" w:themeColor="text1"/>
        </w:rPr>
      </w:pPr>
      <m:oMathPara>
        <m:oMath>
          <m:r>
            <w:rPr>
              <w:rFonts w:ascii="Cambria Math" w:eastAsia="Arial" w:hAnsi="Cambria Math" w:cs="Arial"/>
              <w:color w:val="000000" w:themeColor="text1"/>
            </w:rPr>
            <m:t xml:space="preserve">subject to: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i</m:t>
              </m:r>
            </m:sub>
          </m:sSub>
          <m:r>
            <w:rPr>
              <w:rFonts w:ascii="Cambria Math" w:eastAsia="Arial" w:hAnsi="Cambria Math" w:cs="Arial"/>
              <w:color w:val="000000" w:themeColor="text1"/>
            </w:rPr>
            <m:t xml:space="preserve"> </m:t>
          </m:r>
          <m:d>
            <m:dPr>
              <m:ctrlPr>
                <w:rPr>
                  <w:rFonts w:ascii="Cambria Math" w:eastAsia="Arial" w:hAnsi="Cambria Math" w:cs="Arial"/>
                  <w:i/>
                  <w:color w:val="000000" w:themeColor="text1"/>
                </w:rPr>
              </m:ctrlPr>
            </m:dPr>
            <m:e>
              <m:r>
                <w:rPr>
                  <w:rFonts w:ascii="Cambria Math" w:eastAsia="Arial" w:hAnsi="Cambria Math" w:cs="Arial"/>
                  <w:color w:val="000000" w:themeColor="text1"/>
                </w:rPr>
                <m:t xml:space="preserve">w*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i</m:t>
                  </m:r>
                </m:sub>
              </m:sSub>
              <m:r>
                <w:rPr>
                  <w:rFonts w:ascii="Cambria Math" w:eastAsia="Arial" w:hAnsi="Cambria Math" w:cs="Arial"/>
                  <w:color w:val="000000" w:themeColor="text1"/>
                </w:rPr>
                <m:t>-b</m:t>
              </m:r>
            </m:e>
          </m:d>
          <m:r>
            <w:rPr>
              <w:rFonts w:ascii="Cambria Math" w:eastAsia="Arial" w:hAnsi="Cambria Math" w:cs="Arial"/>
              <w:color w:val="000000" w:themeColor="text1"/>
            </w:rPr>
            <m:t xml:space="preserve"> ≥1-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ξ</m:t>
              </m:r>
            </m:e>
            <m:sub>
              <m:r>
                <w:rPr>
                  <w:rFonts w:ascii="Cambria Math" w:eastAsia="Arial" w:hAnsi="Cambria Math" w:cs="Arial"/>
                  <w:color w:val="000000" w:themeColor="text1"/>
                </w:rPr>
                <m:t>i</m:t>
              </m:r>
            </m:sub>
          </m:sSub>
        </m:oMath>
      </m:oMathPara>
    </w:p>
    <w:p w14:paraId="40681391" w14:textId="77777777" w:rsidR="008D1943" w:rsidRPr="0058781F" w:rsidRDefault="00000000" w:rsidP="008D1943">
      <w:pPr>
        <w:spacing w:line="360" w:lineRule="auto"/>
        <w:jc w:val="center"/>
        <w:rPr>
          <w:rFonts w:ascii="Arial" w:hAnsi="Arial" w:cs="Arial"/>
        </w:rPr>
      </w:pPr>
      <m:oMathPara>
        <m:oMath>
          <m:sSub>
            <m:sSubPr>
              <m:ctrlPr>
                <w:rPr>
                  <w:rFonts w:ascii="Cambria Math" w:hAnsi="Cambria Math" w:cs="Arial"/>
                  <w:i/>
                </w:rPr>
              </m:ctrlPr>
            </m:sSubPr>
            <m:e>
              <m:r>
                <w:rPr>
                  <w:rFonts w:ascii="Cambria Math" w:hAnsi="Cambria Math" w:cs="Arial"/>
                </w:rPr>
                <m:t>ξ</m:t>
              </m:r>
            </m:e>
            <m:sub>
              <m:r>
                <w:rPr>
                  <w:rFonts w:ascii="Cambria Math" w:hAnsi="Cambria Math" w:cs="Arial"/>
                </w:rPr>
                <m:t>i</m:t>
              </m:r>
            </m:sub>
          </m:sSub>
          <m:r>
            <w:rPr>
              <w:rFonts w:ascii="Cambria Math" w:hAnsi="Cambria Math" w:cs="Arial"/>
            </w:rPr>
            <m:t>≥0</m:t>
          </m:r>
        </m:oMath>
      </m:oMathPara>
    </w:p>
    <w:p w14:paraId="73C368B4" w14:textId="77777777" w:rsidR="008D1943" w:rsidRDefault="008D1943" w:rsidP="008D1943">
      <w:pPr>
        <w:spacing w:line="360" w:lineRule="auto"/>
        <w:jc w:val="both"/>
        <w:rPr>
          <w:rFonts w:ascii="Arial" w:hAnsi="Arial" w:cs="Arial"/>
        </w:rPr>
      </w:pPr>
      <w:r w:rsidRPr="0058781F">
        <w:rPr>
          <w:rFonts w:ascii="Arial" w:hAnsi="Arial" w:cs="Arial"/>
        </w:rPr>
        <w:t xml:space="preserve">where </w:t>
      </w:r>
      <w:proofErr w:type="spellStart"/>
      <w:r w:rsidRPr="00267FC5">
        <w:rPr>
          <w:rFonts w:ascii="Arial" w:hAnsi="Arial" w:cs="Arial"/>
          <w:i/>
          <w:iCs/>
        </w:rPr>
        <w:t>ξ</w:t>
      </w:r>
      <w:r w:rsidRPr="00267FC5">
        <w:rPr>
          <w:rFonts w:ascii="Arial" w:hAnsi="Arial" w:cs="Arial"/>
          <w:i/>
          <w:iCs/>
          <w:vertAlign w:val="subscript"/>
        </w:rPr>
        <w:t>i</w:t>
      </w:r>
      <w:proofErr w:type="spellEnd"/>
      <w:r w:rsidRPr="0058781F">
        <w:rPr>
          <w:rFonts w:ascii="Arial" w:hAnsi="Arial" w:cs="Arial"/>
        </w:rPr>
        <w:t xml:space="preserve"> are the slack variables introduced by the method which measures the degree of misclassification of the data </w:t>
      </w:r>
      <w:r w:rsidRPr="00267FC5">
        <w:rPr>
          <w:rFonts w:ascii="Arial" w:hAnsi="Arial" w:cs="Arial"/>
          <w:i/>
          <w:iCs/>
        </w:rPr>
        <w:t>X</w:t>
      </w:r>
      <w:r w:rsidRPr="00267FC5">
        <w:rPr>
          <w:rFonts w:ascii="Arial" w:hAnsi="Arial" w:cs="Arial"/>
          <w:i/>
          <w:iCs/>
          <w:vertAlign w:val="subscript"/>
        </w:rPr>
        <w:t>i</w:t>
      </w:r>
      <w:r w:rsidRPr="0058781F">
        <w:rPr>
          <w:rFonts w:ascii="Arial" w:hAnsi="Arial" w:cs="Arial"/>
        </w:rPr>
        <w:t xml:space="preserve">. </w:t>
      </w:r>
      <w:r>
        <w:rPr>
          <w:rFonts w:ascii="Arial" w:hAnsi="Arial" w:cs="Arial"/>
        </w:rPr>
        <w:t xml:space="preserve">If </w:t>
      </w:r>
      <w:r w:rsidRPr="00267FC5">
        <w:rPr>
          <w:rFonts w:ascii="Arial" w:hAnsi="Arial" w:cs="Arial"/>
          <w:i/>
          <w:iCs/>
        </w:rPr>
        <w:t>X</w:t>
      </w:r>
      <w:r w:rsidRPr="00267FC5">
        <w:rPr>
          <w:rFonts w:ascii="Arial" w:hAnsi="Arial" w:cs="Arial"/>
          <w:i/>
          <w:iCs/>
          <w:vertAlign w:val="subscript"/>
        </w:rPr>
        <w:t>i</w:t>
      </w:r>
      <w:r>
        <w:rPr>
          <w:rFonts w:ascii="Arial" w:hAnsi="Arial" w:cs="Arial"/>
        </w:rPr>
        <w:t xml:space="preserve"> is correctly classified, then </w:t>
      </w:r>
      <w:proofErr w:type="spellStart"/>
      <w:r w:rsidRPr="00267FC5">
        <w:rPr>
          <w:rFonts w:ascii="Arial" w:hAnsi="Arial" w:cs="Arial"/>
          <w:i/>
          <w:iCs/>
        </w:rPr>
        <w:t>ξ</w:t>
      </w:r>
      <w:r w:rsidRPr="00267FC5">
        <w:rPr>
          <w:rFonts w:ascii="Arial" w:hAnsi="Arial" w:cs="Arial"/>
          <w:i/>
          <w:iCs/>
          <w:vertAlign w:val="subscript"/>
        </w:rPr>
        <w:t>i</w:t>
      </w:r>
      <w:proofErr w:type="spellEnd"/>
      <w:r>
        <w:rPr>
          <w:rFonts w:ascii="Arial" w:hAnsi="Arial" w:cs="Arial"/>
        </w:rPr>
        <w:t xml:space="preserve"> = 0, otherwise </w:t>
      </w:r>
      <w:proofErr w:type="spellStart"/>
      <w:r w:rsidRPr="00267FC5">
        <w:rPr>
          <w:rFonts w:ascii="Arial" w:hAnsi="Arial" w:cs="Arial"/>
          <w:i/>
          <w:iCs/>
        </w:rPr>
        <w:t>ξ</w:t>
      </w:r>
      <w:r w:rsidRPr="00267FC5">
        <w:rPr>
          <w:rFonts w:ascii="Arial" w:hAnsi="Arial" w:cs="Arial"/>
          <w:i/>
          <w:iCs/>
          <w:vertAlign w:val="subscript"/>
        </w:rPr>
        <w:t>i</w:t>
      </w:r>
      <w:proofErr w:type="spellEnd"/>
      <w:r>
        <w:rPr>
          <w:rFonts w:ascii="Arial" w:hAnsi="Arial" w:cs="Arial"/>
        </w:rPr>
        <w:t xml:space="preserve"> &gt;0. The larger the </w:t>
      </w:r>
      <w:proofErr w:type="spellStart"/>
      <w:r w:rsidRPr="00267FC5">
        <w:rPr>
          <w:rFonts w:ascii="Arial" w:hAnsi="Arial" w:cs="Arial"/>
          <w:i/>
          <w:iCs/>
        </w:rPr>
        <w:t>ξ</w:t>
      </w:r>
      <w:r w:rsidRPr="00267FC5">
        <w:rPr>
          <w:rFonts w:ascii="Arial" w:hAnsi="Arial" w:cs="Arial"/>
          <w:i/>
          <w:iCs/>
          <w:vertAlign w:val="subscript"/>
        </w:rPr>
        <w:t>i</w:t>
      </w:r>
      <w:proofErr w:type="spellEnd"/>
      <w:r>
        <w:rPr>
          <w:rFonts w:ascii="Arial" w:hAnsi="Arial" w:cs="Arial"/>
          <w:vertAlign w:val="subscript"/>
        </w:rPr>
        <w:t xml:space="preserve"> </w:t>
      </w:r>
      <w:r>
        <w:rPr>
          <w:rFonts w:ascii="Arial" w:hAnsi="Arial" w:cs="Arial"/>
        </w:rPr>
        <w:t xml:space="preserve">is, the more the SVM is penalized for misclassifying </w:t>
      </w:r>
      <w:r w:rsidRPr="00267FC5">
        <w:rPr>
          <w:rFonts w:ascii="Arial" w:hAnsi="Arial" w:cs="Arial"/>
          <w:i/>
          <w:iCs/>
        </w:rPr>
        <w:t>X</w:t>
      </w:r>
      <w:r w:rsidRPr="00267FC5">
        <w:rPr>
          <w:rFonts w:ascii="Arial" w:hAnsi="Arial" w:cs="Arial"/>
          <w:i/>
          <w:iCs/>
          <w:vertAlign w:val="subscript"/>
        </w:rPr>
        <w:t>i</w:t>
      </w:r>
      <w:r>
        <w:rPr>
          <w:rFonts w:ascii="Arial" w:hAnsi="Arial" w:cs="Arial"/>
        </w:rPr>
        <w:t xml:space="preserve">. </w:t>
      </w:r>
      <w:r w:rsidRPr="00267FC5">
        <w:rPr>
          <w:rFonts w:ascii="Arial" w:hAnsi="Arial" w:cs="Arial"/>
          <w:i/>
          <w:iCs/>
        </w:rPr>
        <w:t>w</w:t>
      </w:r>
      <w:r w:rsidRPr="0058781F">
        <w:rPr>
          <w:rFonts w:ascii="Arial" w:hAnsi="Arial" w:cs="Arial"/>
        </w:rPr>
        <w:t xml:space="preserve"> is the normal vector orthogonal to the hyperplane; </w:t>
      </w:r>
      <w:r w:rsidRPr="00267FC5">
        <w:rPr>
          <w:rFonts w:ascii="Arial" w:hAnsi="Arial" w:cs="Arial"/>
          <w:i/>
          <w:iCs/>
        </w:rPr>
        <w:t>b</w:t>
      </w:r>
      <w:r w:rsidRPr="0058781F">
        <w:rPr>
          <w:rFonts w:ascii="Arial" w:hAnsi="Arial" w:cs="Arial"/>
        </w:rPr>
        <w:t xml:space="preserve"> is the offset of the hyperplane from the origin along the normal vector </w:t>
      </w:r>
      <w:r w:rsidRPr="00267FC5">
        <w:rPr>
          <w:rFonts w:ascii="Arial" w:hAnsi="Arial" w:cs="Arial"/>
          <w:i/>
          <w:iCs/>
        </w:rPr>
        <w:t>w</w:t>
      </w:r>
      <w:r w:rsidRPr="0058781F">
        <w:rPr>
          <w:rFonts w:ascii="Arial" w:hAnsi="Arial" w:cs="Arial"/>
        </w:rPr>
        <w:t xml:space="preserve"> and </w:t>
      </w:r>
      <w:r w:rsidRPr="00267FC5">
        <w:rPr>
          <w:rFonts w:ascii="Arial" w:hAnsi="Arial" w:cs="Arial"/>
          <w:i/>
          <w:iCs/>
        </w:rPr>
        <w:t>C</w:t>
      </w:r>
      <w:r>
        <w:rPr>
          <w:rFonts w:ascii="Arial" w:hAnsi="Arial" w:cs="Arial"/>
          <w:i/>
          <w:iCs/>
        </w:rPr>
        <w:t xml:space="preserve"> </w:t>
      </w:r>
      <w:r w:rsidRPr="00267FC5">
        <w:rPr>
          <w:rFonts w:ascii="Arial" w:hAnsi="Arial" w:cs="Arial"/>
          <w:i/>
          <w:iCs/>
        </w:rPr>
        <w:t>&gt;</w:t>
      </w:r>
      <w:r>
        <w:rPr>
          <w:rFonts w:ascii="Arial" w:hAnsi="Arial" w:cs="Arial"/>
          <w:i/>
          <w:iCs/>
        </w:rPr>
        <w:t xml:space="preserve"> </w:t>
      </w:r>
      <w:r w:rsidRPr="00267FC5">
        <w:rPr>
          <w:rFonts w:ascii="Arial" w:hAnsi="Arial" w:cs="Arial"/>
          <w:i/>
          <w:iCs/>
        </w:rPr>
        <w:t>0</w:t>
      </w:r>
      <w:r w:rsidRPr="0058781F">
        <w:rPr>
          <w:rFonts w:ascii="Arial" w:hAnsi="Arial" w:cs="Arial"/>
        </w:rPr>
        <w:t xml:space="preserve"> is the penalty/cost parameter of the error term. </w:t>
      </w:r>
      <w:r>
        <w:rPr>
          <w:rFonts w:ascii="Arial" w:hAnsi="Arial" w:cs="Arial"/>
        </w:rPr>
        <w:t xml:space="preserve">The parameter </w:t>
      </w:r>
      <w:r w:rsidRPr="00267FC5">
        <w:rPr>
          <w:rFonts w:ascii="Arial" w:hAnsi="Arial" w:cs="Arial"/>
          <w:i/>
          <w:iCs/>
        </w:rPr>
        <w:t>C</w:t>
      </w:r>
      <w:r>
        <w:rPr>
          <w:rFonts w:ascii="Arial" w:hAnsi="Arial" w:cs="Arial"/>
        </w:rPr>
        <w:t xml:space="preserve"> controls the trade-off between minimizing the error term and maximizing the margin. A larger value of </w:t>
      </w:r>
      <w:r w:rsidRPr="00267FC5">
        <w:rPr>
          <w:rFonts w:ascii="Arial" w:hAnsi="Arial" w:cs="Arial"/>
          <w:i/>
          <w:iCs/>
        </w:rPr>
        <w:t>C</w:t>
      </w:r>
      <w:r>
        <w:rPr>
          <w:rFonts w:ascii="Arial" w:hAnsi="Arial" w:cs="Arial"/>
        </w:rPr>
        <w:t xml:space="preserve"> means that the SVM will be more penalized for misclassifications, and a smaller value of </w:t>
      </w:r>
      <w:r w:rsidRPr="00267FC5">
        <w:rPr>
          <w:rFonts w:ascii="Arial" w:hAnsi="Arial" w:cs="Arial"/>
          <w:i/>
          <w:iCs/>
        </w:rPr>
        <w:t>C</w:t>
      </w:r>
      <w:r>
        <w:rPr>
          <w:rFonts w:ascii="Arial" w:hAnsi="Arial" w:cs="Arial"/>
        </w:rPr>
        <w:t xml:space="preserve"> means that the SVM will be more tolerant of misclassifications. </w:t>
      </w:r>
      <w:r w:rsidRPr="0058781F">
        <w:rPr>
          <w:rFonts w:ascii="Arial" w:hAnsi="Arial" w:cs="Arial"/>
        </w:rPr>
        <w:t xml:space="preserve">Different values of parameter </w:t>
      </w:r>
      <w:r w:rsidRPr="00267FC5">
        <w:rPr>
          <w:rFonts w:ascii="Arial" w:hAnsi="Arial" w:cs="Arial"/>
          <w:i/>
          <w:iCs/>
        </w:rPr>
        <w:t>C</w:t>
      </w:r>
      <w:r w:rsidRPr="0058781F">
        <w:rPr>
          <w:rFonts w:ascii="Arial" w:hAnsi="Arial" w:cs="Arial"/>
        </w:rPr>
        <w:t xml:space="preserve"> are tested to achieve the best results in the forecasting problem. </w:t>
      </w:r>
      <w:r>
        <w:rPr>
          <w:rFonts w:ascii="Arial" w:hAnsi="Arial" w:cs="Arial"/>
        </w:rPr>
        <w:t xml:space="preserve">This formulation is for the soft margin SVM. The cost function includes a term that penalizes misclassifications, while still trying to find a hyperplane that separates the two classes as well as possible. </w:t>
      </w:r>
    </w:p>
    <w:p w14:paraId="2A94C916" w14:textId="77777777" w:rsidR="008D1943" w:rsidRPr="0058781F" w:rsidRDefault="008D1943" w:rsidP="008D1943">
      <w:pPr>
        <w:spacing w:line="360" w:lineRule="auto"/>
        <w:ind w:firstLine="720"/>
        <w:jc w:val="both"/>
        <w:rPr>
          <w:rFonts w:ascii="Arial" w:hAnsi="Arial" w:cs="Arial"/>
        </w:rPr>
      </w:pPr>
      <w:r>
        <w:rPr>
          <w:rFonts w:ascii="Arial" w:hAnsi="Arial" w:cs="Arial"/>
        </w:rPr>
        <w:t xml:space="preserve">The soft margin SVM is a more flexible model than the hard margin SVM which requires all the data points to be correctly classified. The soft margin SVM is more robust to noise and outliers, can tolerate some misclassifications and is a more flexible model than a hard margin SVM. </w:t>
      </w:r>
    </w:p>
    <w:p w14:paraId="28F32909" w14:textId="77777777" w:rsidR="008D1943" w:rsidRDefault="008D1943" w:rsidP="008D1943">
      <w:pPr>
        <w:spacing w:line="360" w:lineRule="auto"/>
        <w:ind w:firstLine="720"/>
        <w:jc w:val="both"/>
        <w:rPr>
          <w:rFonts w:ascii="Arial" w:hAnsi="Arial" w:cs="Arial"/>
        </w:rPr>
      </w:pPr>
      <w:r w:rsidRPr="0058781F">
        <w:rPr>
          <w:rFonts w:ascii="Arial" w:hAnsi="Arial" w:cs="Arial"/>
        </w:rPr>
        <w:t xml:space="preserve">As the graph below shows, only the points outside the drawn area have impact to the cost. </w:t>
      </w:r>
      <w:r>
        <w:rPr>
          <w:rFonts w:ascii="Arial" w:hAnsi="Arial" w:cs="Arial"/>
        </w:rPr>
        <w:t xml:space="preserve">The points inside the drawn area are correctly classified, and the points outside are misclassified. </w:t>
      </w:r>
      <w:r w:rsidRPr="0058781F">
        <w:rPr>
          <w:rFonts w:ascii="Arial" w:hAnsi="Arial" w:cs="Arial"/>
        </w:rPr>
        <w:t>Deviations are penalised linearly</w:t>
      </w:r>
      <w:r>
        <w:rPr>
          <w:rFonts w:ascii="Arial" w:hAnsi="Arial" w:cs="Arial"/>
        </w:rPr>
        <w:t xml:space="preserve">, which means the cost of misclassifying a point increases linearly as the point moves further away from the decision boundary. </w:t>
      </w:r>
      <w:r w:rsidRPr="0058781F">
        <w:rPr>
          <w:rFonts w:ascii="Arial" w:hAnsi="Arial" w:cs="Arial"/>
        </w:rPr>
        <w:t xml:space="preserve"> </w:t>
      </w:r>
    </w:p>
    <w:p w14:paraId="137A0228" w14:textId="77777777" w:rsidR="008D1943" w:rsidRDefault="008D1943" w:rsidP="008D1943">
      <w:pPr>
        <w:spacing w:line="360" w:lineRule="auto"/>
        <w:rPr>
          <w:rFonts w:ascii="Arial" w:hAnsi="Arial" w:cs="Arial"/>
        </w:rPr>
      </w:pPr>
    </w:p>
    <w:p w14:paraId="4AB181BC" w14:textId="77777777" w:rsidR="008D1943" w:rsidRDefault="008D1943" w:rsidP="008D1943">
      <w:pPr>
        <w:spacing w:line="360" w:lineRule="auto"/>
        <w:rPr>
          <w:rFonts w:ascii="Arial" w:hAnsi="Arial" w:cs="Arial"/>
        </w:rPr>
      </w:pPr>
    </w:p>
    <w:p w14:paraId="16CAF4E6" w14:textId="77777777" w:rsidR="008D1943" w:rsidRDefault="008D1943" w:rsidP="008D1943">
      <w:pPr>
        <w:spacing w:line="360" w:lineRule="auto"/>
        <w:rPr>
          <w:rFonts w:ascii="Arial" w:hAnsi="Arial" w:cs="Arial"/>
        </w:rPr>
      </w:pPr>
    </w:p>
    <w:p w14:paraId="0321C8BE" w14:textId="77777777" w:rsidR="008D1943" w:rsidRPr="0058781F" w:rsidRDefault="008D1943" w:rsidP="008D1943">
      <w:pPr>
        <w:spacing w:line="360" w:lineRule="auto"/>
        <w:rPr>
          <w:rFonts w:ascii="Arial" w:hAnsi="Arial" w:cs="Arial"/>
        </w:rPr>
      </w:pPr>
    </w:p>
    <w:p w14:paraId="421EC271" w14:textId="77777777" w:rsidR="008D1943" w:rsidRDefault="008D1943" w:rsidP="008D1943">
      <w:pPr>
        <w:keepNext/>
        <w:spacing w:line="360" w:lineRule="auto"/>
        <w:jc w:val="center"/>
      </w:pPr>
      <w:r w:rsidRPr="00DD77D7">
        <w:rPr>
          <w:rFonts w:ascii="Arial" w:hAnsi="Arial" w:cs="Arial"/>
          <w:noProof/>
        </w:rPr>
        <w:lastRenderedPageBreak/>
        <w:drawing>
          <wp:inline distT="0" distB="0" distL="0" distR="0" wp14:anchorId="3B47DD91" wp14:editId="4F0BE276">
            <wp:extent cx="4923973" cy="1926772"/>
            <wp:effectExtent l="0" t="0" r="3810" b="3810"/>
            <wp:docPr id="56" name="Picture 56" descr="A diagram of a b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diagram of a beam&#10;&#10;Description automatically generated"/>
                    <pic:cNvPicPr/>
                  </pic:nvPicPr>
                  <pic:blipFill>
                    <a:blip r:embed="rId27"/>
                    <a:stretch>
                      <a:fillRect/>
                    </a:stretch>
                  </pic:blipFill>
                  <pic:spPr>
                    <a:xfrm>
                      <a:off x="0" y="0"/>
                      <a:ext cx="4946955" cy="1935765"/>
                    </a:xfrm>
                    <a:prstGeom prst="rect">
                      <a:avLst/>
                    </a:prstGeom>
                  </pic:spPr>
                </pic:pic>
              </a:graphicData>
            </a:graphic>
          </wp:inline>
        </w:drawing>
      </w:r>
    </w:p>
    <w:p w14:paraId="31164358" w14:textId="77777777" w:rsidR="008D1943" w:rsidRPr="008B42E8" w:rsidRDefault="008D1943" w:rsidP="008D1943">
      <w:pPr>
        <w:spacing w:line="360" w:lineRule="auto"/>
        <w:jc w:val="center"/>
        <w:rPr>
          <w:i/>
          <w:iCs/>
          <w:color w:val="0E2841" w:themeColor="text2"/>
          <w:sz w:val="18"/>
          <w:szCs w:val="18"/>
        </w:rPr>
      </w:pPr>
      <w:r w:rsidRPr="008B42E8">
        <w:rPr>
          <w:i/>
          <w:iCs/>
          <w:color w:val="0E2841" w:themeColor="text2"/>
          <w:sz w:val="18"/>
          <w:szCs w:val="18"/>
        </w:rPr>
        <w:t>Figure 2.15 Decision Boundary of Soft Margin SVM</w:t>
      </w:r>
    </w:p>
    <w:p w14:paraId="3E224CBA" w14:textId="77777777" w:rsidR="008D1943" w:rsidRPr="00DD77D7" w:rsidRDefault="008D1943" w:rsidP="008D1943">
      <w:pPr>
        <w:pStyle w:val="Caption"/>
        <w:jc w:val="center"/>
        <w:rPr>
          <w:rFonts w:ascii="Arial" w:hAnsi="Arial" w:cs="Arial"/>
        </w:rPr>
      </w:pPr>
    </w:p>
    <w:p w14:paraId="44E65988" w14:textId="77777777" w:rsidR="008D1943" w:rsidRDefault="008D1943" w:rsidP="008D1943">
      <w:pPr>
        <w:spacing w:line="360" w:lineRule="auto"/>
        <w:ind w:firstLine="720"/>
        <w:jc w:val="both"/>
        <w:rPr>
          <w:rFonts w:ascii="Arial" w:hAnsi="Arial" w:cs="Arial"/>
        </w:rPr>
      </w:pPr>
      <w:r w:rsidRPr="0058781F">
        <w:rPr>
          <w:rFonts w:ascii="Arial" w:hAnsi="Arial" w:cs="Arial"/>
        </w:rPr>
        <w:t>Using the Lagrange multiplier to solve the convex optimisation problem above we get the regression function:</w:t>
      </w:r>
    </w:p>
    <w:p w14:paraId="540587B4" w14:textId="77777777" w:rsidR="008D1943" w:rsidRPr="00DF5FBD" w:rsidRDefault="008D1943" w:rsidP="008D1943">
      <w:pPr>
        <w:spacing w:line="360" w:lineRule="auto"/>
        <w:jc w:val="right"/>
        <w:rPr>
          <w:rFonts w:ascii="Arial" w:hAnsi="Arial" w:cs="Arial"/>
        </w:rPr>
      </w:pPr>
      <m:oMath>
        <m:r>
          <w:rPr>
            <w:rFonts w:ascii="Cambria Math" w:hAnsi="Cambria Math" w:cs="Arial"/>
          </w:rPr>
          <m:t>y=f</m:t>
        </m:r>
        <m:d>
          <m:dPr>
            <m:ctrlPr>
              <w:rPr>
                <w:rFonts w:ascii="Cambria Math" w:hAnsi="Cambria Math" w:cs="Arial"/>
                <w:i/>
              </w:rPr>
            </m:ctrlPr>
          </m:dPr>
          <m:e>
            <m:r>
              <w:rPr>
                <w:rFonts w:ascii="Cambria Math" w:hAnsi="Cambria Math" w:cs="Arial"/>
              </w:rPr>
              <m:t>x</m:t>
            </m:r>
          </m:e>
        </m:d>
        <m:r>
          <w:rPr>
            <w:rFonts w:ascii="Cambria Math" w:hAnsi="Cambria Math" w:cs="Arial"/>
          </w:rPr>
          <m:t xml:space="preserve">= </m:t>
        </m:r>
        <m:nary>
          <m:naryPr>
            <m:chr m:val="∑"/>
            <m:limLoc m:val="undOvr"/>
            <m:ctrlPr>
              <w:rPr>
                <w:rFonts w:ascii="Cambria Math" w:hAnsi="Cambria Math" w:cs="Arial"/>
                <w:i/>
              </w:rPr>
            </m:ctrlPr>
          </m:naryPr>
          <m:sub>
            <m:r>
              <w:rPr>
                <w:rFonts w:ascii="Cambria Math" w:hAnsi="Cambria Math" w:cs="Arial"/>
              </w:rPr>
              <m:t>i=1</m:t>
            </m:r>
          </m:sub>
          <m:sup>
            <m:r>
              <w:rPr>
                <w:rFonts w:ascii="Cambria Math" w:hAnsi="Cambria Math" w:cs="Arial"/>
              </w:rPr>
              <m:t>M</m:t>
            </m:r>
          </m:sup>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a</m:t>
                    </m:r>
                  </m:e>
                  <m:sub>
                    <m:r>
                      <w:rPr>
                        <w:rFonts w:ascii="Cambria Math" w:hAnsi="Cambria Math" w:cs="Arial"/>
                      </w:rPr>
                      <m:t>i</m:t>
                    </m:r>
                  </m:sub>
                </m:sSub>
                <m:r>
                  <w:rPr>
                    <w:rFonts w:ascii="Cambria Math" w:hAnsi="Cambria Math" w:cs="Arial"/>
                  </w:rPr>
                  <m:t xml:space="preserve">- </m:t>
                </m:r>
                <m:sSubSup>
                  <m:sSubSupPr>
                    <m:ctrlPr>
                      <w:rPr>
                        <w:rFonts w:ascii="Cambria Math" w:hAnsi="Cambria Math" w:cs="Arial"/>
                        <w:i/>
                      </w:rPr>
                    </m:ctrlPr>
                  </m:sSubSupPr>
                  <m:e>
                    <m:r>
                      <w:rPr>
                        <w:rFonts w:ascii="Cambria Math" w:hAnsi="Cambria Math" w:cs="Arial"/>
                      </w:rPr>
                      <m:t>a</m:t>
                    </m:r>
                  </m:e>
                  <m:sub>
                    <m:r>
                      <w:rPr>
                        <w:rFonts w:ascii="Cambria Math" w:hAnsi="Cambria Math" w:cs="Arial"/>
                      </w:rPr>
                      <m:t>i</m:t>
                    </m:r>
                  </m:sub>
                  <m:sup>
                    <m:r>
                      <w:rPr>
                        <w:rFonts w:ascii="Cambria Math" w:hAnsi="Cambria Math" w:cs="Arial"/>
                      </w:rPr>
                      <m:t>*</m:t>
                    </m:r>
                  </m:sup>
                </m:sSubSup>
              </m:e>
            </m:d>
            <m:d>
              <m:dPr>
                <m:begChr m:val="〈"/>
                <m:endChr m:val="〉"/>
                <m:ctrlPr>
                  <w:rPr>
                    <w:rFonts w:ascii="Cambria Math" w:hAnsi="Cambria Math" w:cs="Arial"/>
                    <w:i/>
                  </w:rPr>
                </m:ctrlPr>
              </m:dPr>
              <m:e>
                <m:r>
                  <w:rPr>
                    <w:rFonts w:ascii="Cambria Math" w:hAnsi="Cambria Math" w:cs="Arial"/>
                  </w:rPr>
                  <m:t>x,</m:t>
                </m:r>
                <m:sSup>
                  <m:sSupPr>
                    <m:ctrlPr>
                      <w:rPr>
                        <w:rFonts w:ascii="Cambria Math" w:hAnsi="Cambria Math" w:cs="Arial"/>
                        <w:i/>
                      </w:rPr>
                    </m:ctrlPr>
                  </m:sSupPr>
                  <m:e>
                    <m:r>
                      <w:rPr>
                        <w:rFonts w:ascii="Cambria Math" w:hAnsi="Cambria Math" w:cs="Arial"/>
                      </w:rPr>
                      <m:t>x</m:t>
                    </m:r>
                  </m:e>
                  <m:sup>
                    <m:r>
                      <w:rPr>
                        <w:rFonts w:ascii="Cambria Math" w:hAnsi="Cambria Math" w:cs="Arial"/>
                      </w:rPr>
                      <m:t>i</m:t>
                    </m:r>
                  </m:sup>
                </m:sSup>
              </m:e>
            </m:d>
            <m:r>
              <w:rPr>
                <w:rFonts w:ascii="Cambria Math" w:hAnsi="Cambria Math" w:cs="Arial"/>
              </w:rPr>
              <m:t>+b</m:t>
            </m:r>
          </m:e>
        </m:nary>
      </m:oMath>
      <w:proofErr w:type="gramStart"/>
      <w:r>
        <w:rPr>
          <w:rFonts w:ascii="Arial" w:hAnsi="Arial" w:cs="Arial"/>
        </w:rPr>
        <w:t xml:space="preserve">,  </w:t>
      </w:r>
      <w:r>
        <w:rPr>
          <w:rFonts w:ascii="Arial" w:hAnsi="Arial" w:cs="Arial"/>
        </w:rPr>
        <w:tab/>
      </w:r>
      <w:proofErr w:type="gramEnd"/>
      <w:r>
        <w:rPr>
          <w:rFonts w:ascii="Arial" w:hAnsi="Arial" w:cs="Arial"/>
        </w:rPr>
        <w:tab/>
        <w:t xml:space="preserve">          2.1.31</w:t>
      </w:r>
    </w:p>
    <w:p w14:paraId="7333E14D" w14:textId="77777777" w:rsidR="008D1943" w:rsidRDefault="008D1943" w:rsidP="008D1943">
      <w:pPr>
        <w:spacing w:line="360" w:lineRule="auto"/>
        <w:rPr>
          <w:rFonts w:ascii="Arial" w:hAnsi="Arial" w:cs="Arial"/>
        </w:rPr>
      </w:pPr>
    </w:p>
    <w:p w14:paraId="285729CE" w14:textId="77777777" w:rsidR="008D1943" w:rsidRPr="0058781F" w:rsidRDefault="008D1943" w:rsidP="008D1943">
      <w:pPr>
        <w:spacing w:line="360" w:lineRule="auto"/>
        <w:jc w:val="both"/>
        <w:rPr>
          <w:rFonts w:ascii="Arial" w:hAnsi="Arial" w:cs="Arial"/>
        </w:rPr>
      </w:pPr>
      <w:r>
        <w:rPr>
          <w:rFonts w:ascii="Arial" w:hAnsi="Arial" w:cs="Arial"/>
        </w:rPr>
        <w:t>w</w:t>
      </w:r>
      <w:r w:rsidRPr="0058781F">
        <w:rPr>
          <w:rFonts w:ascii="Arial" w:hAnsi="Arial" w:cs="Arial"/>
        </w:rPr>
        <w:t xml:space="preserve">here </w:t>
      </w:r>
      <w:r w:rsidRPr="00267FC5">
        <w:rPr>
          <w:rFonts w:ascii="Arial" w:hAnsi="Arial" w:cs="Arial"/>
          <w:i/>
          <w:iCs/>
        </w:rPr>
        <w:t>a</w:t>
      </w:r>
      <w:r w:rsidRPr="00267FC5">
        <w:rPr>
          <w:rFonts w:ascii="Arial" w:hAnsi="Arial" w:cs="Arial"/>
          <w:i/>
          <w:iCs/>
          <w:vertAlign w:val="subscript"/>
        </w:rPr>
        <w:t xml:space="preserve">i, </w:t>
      </w:r>
      <w:r w:rsidRPr="00267FC5">
        <w:rPr>
          <w:rFonts w:ascii="Arial" w:hAnsi="Arial" w:cs="Arial"/>
          <w:i/>
          <w:iCs/>
        </w:rPr>
        <w:t>a</w:t>
      </w:r>
      <w:r w:rsidRPr="00267FC5">
        <w:rPr>
          <w:rFonts w:ascii="Arial" w:hAnsi="Arial" w:cs="Arial"/>
          <w:i/>
          <w:iCs/>
          <w:vertAlign w:val="superscript"/>
        </w:rPr>
        <w:t>*</w:t>
      </w:r>
      <w:r w:rsidRPr="00267FC5">
        <w:rPr>
          <w:rFonts w:ascii="Arial" w:hAnsi="Arial" w:cs="Arial"/>
          <w:i/>
          <w:iCs/>
        </w:rPr>
        <w:t xml:space="preserve"> &gt;0</w:t>
      </w:r>
      <w:r w:rsidRPr="0058781F">
        <w:rPr>
          <w:rFonts w:ascii="Arial" w:hAnsi="Arial" w:cs="Arial"/>
        </w:rPr>
        <w:t xml:space="preserve"> are the Lagrange multipliers that correspond to the support vectors</w:t>
      </w:r>
      <w:r>
        <w:rPr>
          <w:rFonts w:ascii="Arial" w:hAnsi="Arial" w:cs="Arial"/>
        </w:rPr>
        <w:t>.</w:t>
      </w:r>
    </w:p>
    <w:p w14:paraId="32EB8DCB" w14:textId="77777777" w:rsidR="008D1943" w:rsidRDefault="008D1943" w:rsidP="008D1943">
      <w:pPr>
        <w:spacing w:line="360" w:lineRule="auto"/>
        <w:jc w:val="both"/>
        <w:rPr>
          <w:rFonts w:ascii="Arial" w:hAnsi="Arial" w:cs="Arial"/>
        </w:rPr>
      </w:pPr>
      <w:r w:rsidRPr="0058781F">
        <w:rPr>
          <w:rFonts w:ascii="Arial" w:hAnsi="Arial" w:cs="Arial"/>
        </w:rPr>
        <w:t>If the dataset is not linear, SVR will not transform the data to a high-dimensional feature space, but instead it uses the kernel trick decision function, and the regression function becomes the following:</w:t>
      </w:r>
    </w:p>
    <w:p w14:paraId="11AB62F1" w14:textId="77777777" w:rsidR="008D1943" w:rsidRPr="00D65FFB" w:rsidRDefault="008D1943" w:rsidP="008D1943">
      <w:pPr>
        <w:spacing w:line="360" w:lineRule="auto"/>
        <w:jc w:val="right"/>
        <w:rPr>
          <w:rFonts w:ascii="Arial" w:hAnsi="Arial" w:cs="Arial"/>
        </w:rPr>
      </w:pPr>
      <m:oMath>
        <m:r>
          <w:rPr>
            <w:rFonts w:ascii="Cambria Math" w:hAnsi="Cambria Math" w:cs="Arial"/>
          </w:rPr>
          <m:t>y=f</m:t>
        </m:r>
        <m:d>
          <m:dPr>
            <m:ctrlPr>
              <w:rPr>
                <w:rFonts w:ascii="Cambria Math" w:hAnsi="Cambria Math" w:cs="Arial"/>
                <w:i/>
              </w:rPr>
            </m:ctrlPr>
          </m:dPr>
          <m:e>
            <m:r>
              <w:rPr>
                <w:rFonts w:ascii="Cambria Math" w:hAnsi="Cambria Math" w:cs="Arial"/>
              </w:rPr>
              <m:t>x</m:t>
            </m:r>
          </m:e>
        </m:d>
        <m:r>
          <w:rPr>
            <w:rFonts w:ascii="Cambria Math" w:hAnsi="Cambria Math" w:cs="Arial"/>
          </w:rPr>
          <m:t xml:space="preserve">= </m:t>
        </m:r>
        <m:nary>
          <m:naryPr>
            <m:chr m:val="∑"/>
            <m:limLoc m:val="undOvr"/>
            <m:ctrlPr>
              <w:rPr>
                <w:rFonts w:ascii="Cambria Math" w:hAnsi="Cambria Math" w:cs="Arial"/>
                <w:i/>
              </w:rPr>
            </m:ctrlPr>
          </m:naryPr>
          <m:sub>
            <m:r>
              <w:rPr>
                <w:rFonts w:ascii="Cambria Math" w:hAnsi="Cambria Math" w:cs="Arial"/>
              </w:rPr>
              <m:t>i=1</m:t>
            </m:r>
          </m:sub>
          <m:sup>
            <m:r>
              <w:rPr>
                <w:rFonts w:ascii="Cambria Math" w:hAnsi="Cambria Math" w:cs="Arial"/>
              </w:rPr>
              <m:t>M</m:t>
            </m:r>
          </m:sup>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a</m:t>
                    </m:r>
                  </m:e>
                  <m:sub>
                    <m:r>
                      <w:rPr>
                        <w:rFonts w:ascii="Cambria Math" w:hAnsi="Cambria Math" w:cs="Arial"/>
                      </w:rPr>
                      <m:t>i</m:t>
                    </m:r>
                  </m:sub>
                </m:sSub>
                <m:r>
                  <w:rPr>
                    <w:rFonts w:ascii="Cambria Math" w:hAnsi="Cambria Math" w:cs="Arial"/>
                  </w:rPr>
                  <m:t xml:space="preserve">- </m:t>
                </m:r>
                <m:sSubSup>
                  <m:sSubSupPr>
                    <m:ctrlPr>
                      <w:rPr>
                        <w:rFonts w:ascii="Cambria Math" w:hAnsi="Cambria Math" w:cs="Arial"/>
                        <w:i/>
                      </w:rPr>
                    </m:ctrlPr>
                  </m:sSubSupPr>
                  <m:e>
                    <m:r>
                      <w:rPr>
                        <w:rFonts w:ascii="Cambria Math" w:hAnsi="Cambria Math" w:cs="Arial"/>
                      </w:rPr>
                      <m:t>a</m:t>
                    </m:r>
                  </m:e>
                  <m:sub>
                    <m:r>
                      <w:rPr>
                        <w:rFonts w:ascii="Cambria Math" w:hAnsi="Cambria Math" w:cs="Arial"/>
                      </w:rPr>
                      <m:t>i</m:t>
                    </m:r>
                  </m:sub>
                  <m:sup>
                    <m:r>
                      <w:rPr>
                        <w:rFonts w:ascii="Cambria Math" w:hAnsi="Cambria Math" w:cs="Arial"/>
                      </w:rPr>
                      <m:t>*</m:t>
                    </m:r>
                  </m:sup>
                </m:sSubSup>
              </m:e>
            </m:d>
            <m:r>
              <w:rPr>
                <w:rFonts w:ascii="Cambria Math" w:hAnsi="Cambria Math" w:cs="Arial"/>
              </w:rPr>
              <m:t>k</m:t>
            </m:r>
            <m:d>
              <m:dPr>
                <m:begChr m:val="〈"/>
                <m:endChr m:val="〉"/>
                <m:ctrlPr>
                  <w:rPr>
                    <w:rFonts w:ascii="Cambria Math" w:hAnsi="Cambria Math" w:cs="Arial"/>
                    <w:i/>
                  </w:rPr>
                </m:ctrlPr>
              </m:dPr>
              <m:e>
                <m:r>
                  <w:rPr>
                    <w:rFonts w:ascii="Cambria Math" w:hAnsi="Cambria Math" w:cs="Arial"/>
                  </w:rPr>
                  <m:t>x,</m:t>
                </m:r>
                <m:sSup>
                  <m:sSupPr>
                    <m:ctrlPr>
                      <w:rPr>
                        <w:rFonts w:ascii="Cambria Math" w:hAnsi="Cambria Math" w:cs="Arial"/>
                        <w:i/>
                      </w:rPr>
                    </m:ctrlPr>
                  </m:sSupPr>
                  <m:e>
                    <m:r>
                      <w:rPr>
                        <w:rFonts w:ascii="Cambria Math" w:hAnsi="Cambria Math" w:cs="Arial"/>
                      </w:rPr>
                      <m:t>x</m:t>
                    </m:r>
                  </m:e>
                  <m:sup>
                    <m:r>
                      <w:rPr>
                        <w:rFonts w:ascii="Cambria Math" w:hAnsi="Cambria Math" w:cs="Arial"/>
                      </w:rPr>
                      <m:t>i</m:t>
                    </m:r>
                  </m:sup>
                </m:sSup>
              </m:e>
            </m:d>
            <m:r>
              <w:rPr>
                <w:rFonts w:ascii="Cambria Math" w:hAnsi="Cambria Math" w:cs="Arial"/>
              </w:rPr>
              <m:t>+b</m:t>
            </m:r>
          </m:e>
        </m:nary>
      </m:oMath>
      <w:r>
        <w:rPr>
          <w:rFonts w:ascii="Arial" w:hAnsi="Arial" w:cs="Arial"/>
        </w:rPr>
        <w:tab/>
      </w:r>
      <w:r>
        <w:rPr>
          <w:rFonts w:ascii="Arial" w:hAnsi="Arial" w:cs="Arial"/>
        </w:rPr>
        <w:tab/>
      </w:r>
      <w:r>
        <w:rPr>
          <w:rFonts w:ascii="Arial" w:hAnsi="Arial" w:cs="Arial"/>
        </w:rPr>
        <w:tab/>
        <w:t>2.1.32</w:t>
      </w:r>
    </w:p>
    <w:p w14:paraId="76FF61E2" w14:textId="77777777" w:rsidR="008D1943" w:rsidRPr="00746D6E" w:rsidRDefault="008D1943" w:rsidP="008D1943">
      <w:pPr>
        <w:spacing w:after="60" w:line="360" w:lineRule="auto"/>
        <w:jc w:val="both"/>
        <w:rPr>
          <w:rFonts w:ascii="Arial" w:eastAsia="Arial" w:hAnsi="Arial" w:cs="Arial"/>
          <w:color w:val="000000" w:themeColor="text1"/>
        </w:rPr>
      </w:pPr>
      <w:r w:rsidRPr="0058781F">
        <w:rPr>
          <w:rFonts w:ascii="Arial" w:hAnsi="Arial" w:cs="Arial"/>
        </w:rPr>
        <w:t>where</w:t>
      </w:r>
      <w:r w:rsidRPr="0058781F">
        <w:rPr>
          <w:rFonts w:ascii="Arial" w:hAnsi="Arial" w:cs="Arial"/>
          <w:noProof/>
        </w:rPr>
        <w:t xml:space="preserve"> </w:t>
      </w:r>
      <w:r w:rsidRPr="00267FC5">
        <w:rPr>
          <w:rFonts w:ascii="Arial" w:hAnsi="Arial" w:cs="Arial"/>
          <w:i/>
          <w:iCs/>
          <w:noProof/>
        </w:rPr>
        <w:t>k(x, x</w:t>
      </w:r>
      <w:r w:rsidRPr="00267FC5">
        <w:rPr>
          <w:rFonts w:ascii="Arial" w:hAnsi="Arial" w:cs="Arial"/>
          <w:i/>
          <w:iCs/>
          <w:noProof/>
          <w:vertAlign w:val="superscript"/>
        </w:rPr>
        <w:t>i</w:t>
      </w:r>
      <w:r w:rsidRPr="00267FC5">
        <w:rPr>
          <w:rFonts w:ascii="Arial" w:hAnsi="Arial" w:cs="Arial"/>
          <w:i/>
          <w:iCs/>
          <w:noProof/>
        </w:rPr>
        <w:t>)</w:t>
      </w:r>
      <w:r w:rsidRPr="0058781F">
        <w:rPr>
          <w:rFonts w:ascii="Arial" w:hAnsi="Arial" w:cs="Arial"/>
          <w:noProof/>
        </w:rPr>
        <w:t xml:space="preserve"> is the kernel function and it can be any function that is a dot – product transformed to a high dimensional space.</w:t>
      </w:r>
    </w:p>
    <w:p w14:paraId="3E5B0CFE" w14:textId="77777777" w:rsidR="008D1943" w:rsidRDefault="008D1943" w:rsidP="008D1943">
      <w:pPr>
        <w:spacing w:after="60" w:line="360" w:lineRule="auto"/>
        <w:jc w:val="both"/>
        <w:rPr>
          <w:rFonts w:ascii="Arial" w:eastAsia="Arial" w:hAnsi="Arial" w:cs="Arial"/>
          <w:color w:val="000000" w:themeColor="text1"/>
        </w:rPr>
      </w:pPr>
      <w:r w:rsidRPr="1D0A8684">
        <w:rPr>
          <w:rFonts w:ascii="Arial" w:eastAsia="Arial" w:hAnsi="Arial" w:cs="Arial"/>
          <w:color w:val="000000" w:themeColor="text1"/>
        </w:rPr>
        <w:t>The linear and radial kernel functions are applied where:</w:t>
      </w:r>
    </w:p>
    <w:p w14:paraId="460E49B5" w14:textId="77777777" w:rsidR="008D1943" w:rsidRDefault="008D1943" w:rsidP="008D1943">
      <w:pPr>
        <w:pStyle w:val="ListParagraph"/>
        <w:numPr>
          <w:ilvl w:val="0"/>
          <w:numId w:val="1"/>
        </w:numPr>
        <w:spacing w:line="360" w:lineRule="auto"/>
        <w:jc w:val="both"/>
        <w:rPr>
          <w:rFonts w:ascii="Arial" w:eastAsia="Arial" w:hAnsi="Arial" w:cs="Arial"/>
          <w:color w:val="000000" w:themeColor="text1"/>
        </w:rPr>
      </w:pPr>
      <w:r w:rsidRPr="218DCDFB">
        <w:rPr>
          <w:rFonts w:ascii="Arial" w:eastAsia="Arial" w:hAnsi="Arial" w:cs="Arial"/>
          <w:color w:val="000000" w:themeColor="text1"/>
        </w:rPr>
        <w:t>Linear means the following:</w:t>
      </w:r>
    </w:p>
    <w:p w14:paraId="2D2E9200" w14:textId="77777777" w:rsidR="008D1943" w:rsidRDefault="008D1943" w:rsidP="008D1943">
      <w:pPr>
        <w:spacing w:line="360" w:lineRule="auto"/>
        <w:ind w:left="720"/>
        <w:jc w:val="right"/>
        <w:rPr>
          <w:rFonts w:ascii="Arial" w:eastAsia="Arial" w:hAnsi="Arial" w:cs="Arial"/>
          <w:color w:val="000000" w:themeColor="text1"/>
        </w:rPr>
      </w:pPr>
      <m:oMath>
        <m:r>
          <w:rPr>
            <w:rFonts w:ascii="Cambria Math" w:eastAsia="Arial" w:hAnsi="Cambria Math" w:cs="Arial"/>
            <w:color w:val="000000" w:themeColor="text1"/>
          </w:rPr>
          <m:t>k</m:t>
        </m:r>
        <m:d>
          <m:dPr>
            <m:ctrlPr>
              <w:rPr>
                <w:rFonts w:ascii="Cambria Math" w:eastAsia="Arial" w:hAnsi="Cambria Math" w:cs="Arial"/>
                <w:i/>
                <w:color w:val="000000" w:themeColor="text1"/>
              </w:rPr>
            </m:ctrlPr>
          </m:dPr>
          <m:e>
            <m:r>
              <w:rPr>
                <w:rFonts w:ascii="Cambria Math" w:eastAsia="Arial" w:hAnsi="Cambria Math" w:cs="Arial"/>
                <w:color w:val="000000" w:themeColor="text1"/>
              </w:rPr>
              <m:t xml:space="preserve">x, </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x</m:t>
                </m:r>
              </m:e>
              <m:sup>
                <m:r>
                  <w:rPr>
                    <w:rFonts w:ascii="Cambria Math" w:eastAsia="Arial" w:hAnsi="Cambria Math" w:cs="Arial"/>
                    <w:color w:val="000000" w:themeColor="text1"/>
                  </w:rPr>
                  <m:t>i</m:t>
                </m:r>
              </m:sup>
            </m:sSup>
          </m:e>
        </m:d>
        <m:r>
          <w:rPr>
            <w:rFonts w:ascii="Cambria Math" w:eastAsia="Arial" w:hAnsi="Cambria Math" w:cs="Arial"/>
            <w:color w:val="000000" w:themeColor="text1"/>
          </w:rPr>
          <m:t>=</m:t>
        </m:r>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x</m:t>
            </m:r>
          </m:e>
          <m:sub>
            <m:r>
              <w:rPr>
                <w:rFonts w:ascii="Cambria Math" w:eastAsia="Arial" w:hAnsi="Cambria Math" w:cs="Arial"/>
                <w:color w:val="000000" w:themeColor="text1"/>
              </w:rPr>
              <m:t>i</m:t>
            </m:r>
          </m:sub>
          <m:sup>
            <m:r>
              <w:rPr>
                <w:rFonts w:ascii="Cambria Math" w:eastAsia="Arial" w:hAnsi="Cambria Math" w:cs="Arial"/>
                <w:color w:val="000000" w:themeColor="text1"/>
              </w:rPr>
              <m:t>T</m:t>
            </m:r>
          </m:sup>
        </m:sSubSup>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j</m:t>
            </m:r>
          </m:sub>
        </m:sSub>
      </m:oMath>
      <w:r>
        <w:rPr>
          <w:rFonts w:ascii="Arial" w:eastAsia="Arial" w:hAnsi="Arial" w:cs="Arial"/>
          <w:color w:val="000000" w:themeColor="text1"/>
        </w:rPr>
        <w:tab/>
      </w:r>
      <w:r>
        <w:rPr>
          <w:rFonts w:ascii="Arial" w:eastAsia="Arial" w:hAnsi="Arial" w:cs="Arial"/>
          <w:color w:val="000000" w:themeColor="text1"/>
        </w:rPr>
        <w:tab/>
        <w:t xml:space="preserve">          </w:t>
      </w:r>
      <w:r>
        <w:rPr>
          <w:rFonts w:ascii="Arial" w:eastAsia="Arial" w:hAnsi="Arial" w:cs="Arial"/>
          <w:color w:val="000000" w:themeColor="text1"/>
        </w:rPr>
        <w:tab/>
      </w:r>
      <w:r>
        <w:rPr>
          <w:rFonts w:ascii="Arial" w:eastAsia="Arial" w:hAnsi="Arial" w:cs="Arial"/>
          <w:color w:val="000000" w:themeColor="text1"/>
        </w:rPr>
        <w:tab/>
        <w:t>2.1.33</w:t>
      </w:r>
    </w:p>
    <w:p w14:paraId="6EA3DD65" w14:textId="77777777" w:rsidR="008D1943" w:rsidRDefault="008D1943" w:rsidP="008D1943">
      <w:pPr>
        <w:spacing w:after="60" w:line="360" w:lineRule="auto"/>
        <w:jc w:val="both"/>
        <w:rPr>
          <w:rFonts w:ascii="Arial" w:eastAsia="Arial" w:hAnsi="Arial" w:cs="Arial"/>
          <w:color w:val="000000" w:themeColor="text1"/>
        </w:rPr>
      </w:pPr>
      <w:r w:rsidRPr="1D0A8684">
        <w:rPr>
          <w:rFonts w:ascii="Arial" w:eastAsia="Arial" w:hAnsi="Arial" w:cs="Arial"/>
          <w:color w:val="000000" w:themeColor="text1"/>
        </w:rPr>
        <w:t xml:space="preserve">where </w:t>
      </w:r>
      <w:proofErr w:type="gramStart"/>
      <w:r w:rsidRPr="00267FC5">
        <w:rPr>
          <w:rFonts w:ascii="Arial" w:eastAsia="Arial" w:hAnsi="Arial" w:cs="Arial"/>
          <w:i/>
          <w:iCs/>
          <w:color w:val="000000" w:themeColor="text1"/>
        </w:rPr>
        <w:t>k(</w:t>
      </w:r>
      <w:proofErr w:type="gramEnd"/>
      <w:r w:rsidRPr="00267FC5">
        <w:rPr>
          <w:rFonts w:ascii="Arial" w:eastAsia="Arial" w:hAnsi="Arial" w:cs="Arial"/>
          <w:i/>
          <w:iCs/>
          <w:color w:val="000000" w:themeColor="text1"/>
        </w:rPr>
        <w:t>x, x</w:t>
      </w:r>
      <w:r w:rsidRPr="00267FC5">
        <w:rPr>
          <w:rFonts w:ascii="Arial" w:eastAsia="Arial" w:hAnsi="Arial" w:cs="Arial"/>
          <w:i/>
          <w:iCs/>
          <w:color w:val="000000" w:themeColor="text1"/>
          <w:vertAlign w:val="superscript"/>
        </w:rPr>
        <w:t>i</w:t>
      </w:r>
      <w:r w:rsidRPr="00267FC5">
        <w:rPr>
          <w:rFonts w:ascii="Arial" w:eastAsia="Arial" w:hAnsi="Arial" w:cs="Arial"/>
          <w:i/>
          <w:iCs/>
          <w:color w:val="000000" w:themeColor="text1"/>
        </w:rPr>
        <w:t>)</w:t>
      </w:r>
      <w:r w:rsidRPr="1D0A8684">
        <w:rPr>
          <w:rFonts w:ascii="Arial" w:eastAsia="Arial" w:hAnsi="Arial" w:cs="Arial"/>
          <w:color w:val="000000" w:themeColor="text1"/>
        </w:rPr>
        <w:t xml:space="preserve"> is the kernel function and it can be any function that is a dot – product transformed to a high dimensional space. </w:t>
      </w:r>
    </w:p>
    <w:p w14:paraId="1F714BE7" w14:textId="77777777" w:rsidR="008D1943" w:rsidRDefault="008D1943" w:rsidP="008D1943">
      <w:pPr>
        <w:pStyle w:val="ListParagraph"/>
        <w:numPr>
          <w:ilvl w:val="0"/>
          <w:numId w:val="1"/>
        </w:numPr>
        <w:spacing w:line="360" w:lineRule="auto"/>
        <w:jc w:val="both"/>
        <w:rPr>
          <w:rFonts w:ascii="Arial" w:eastAsia="Arial" w:hAnsi="Arial" w:cs="Arial"/>
          <w:color w:val="000000" w:themeColor="text1"/>
        </w:rPr>
      </w:pPr>
      <w:r w:rsidRPr="218DCDFB">
        <w:rPr>
          <w:rFonts w:ascii="Arial" w:eastAsia="Arial" w:hAnsi="Arial" w:cs="Arial"/>
          <w:color w:val="000000" w:themeColor="text1"/>
        </w:rPr>
        <w:t>Radial Basis Function (RBF) means the following:</w:t>
      </w:r>
    </w:p>
    <w:p w14:paraId="58799916" w14:textId="77777777" w:rsidR="008D1943" w:rsidRDefault="008D1943" w:rsidP="008D1943">
      <w:pPr>
        <w:pStyle w:val="NormalWeb"/>
        <w:spacing w:line="360" w:lineRule="auto"/>
        <w:rPr>
          <w:rFonts w:ascii="Arial" w:eastAsia="Arial" w:hAnsi="Arial" w:cs="Arial"/>
          <w:color w:val="000000" w:themeColor="text1"/>
        </w:rPr>
      </w:pPr>
      <w:r w:rsidRPr="00940E4A">
        <w:rPr>
          <w:rFonts w:ascii="Arial" w:eastAsia="Arial" w:hAnsi="Arial" w:cs="Arial"/>
          <w:color w:val="000000" w:themeColor="text1"/>
        </w:rPr>
        <w:t xml:space="preserve">Radial basis function (RBF) kernel in SVM </w:t>
      </w:r>
      <w:r w:rsidRPr="00267FC5">
        <w:rPr>
          <w:rFonts w:ascii="Arial" w:eastAsia="Arial" w:hAnsi="Arial" w:cs="Arial"/>
          <w:color w:val="000000" w:themeColor="text1"/>
        </w:rPr>
        <w:t>is a function used within Support Vector Machines (and other kernel methods) to measure similarity between two data points x</w:t>
      </w:r>
      <w:r w:rsidRPr="00940E4A">
        <w:rPr>
          <w:rFonts w:ascii="Arial" w:eastAsia="Arial" w:hAnsi="Arial" w:cs="Arial"/>
          <w:color w:val="000000" w:themeColor="text1"/>
        </w:rPr>
        <w:t xml:space="preserve"> and </w:t>
      </w:r>
      <w:r w:rsidRPr="00267FC5">
        <w:rPr>
          <w:rFonts w:ascii="Arial" w:eastAsia="Arial" w:hAnsi="Arial" w:cs="Arial"/>
          <w:color w:val="000000" w:themeColor="text1"/>
        </w:rPr>
        <w:t>x′.</w:t>
      </w:r>
      <w:r w:rsidRPr="00940E4A">
        <w:rPr>
          <w:rFonts w:ascii="Arial" w:eastAsia="Arial" w:hAnsi="Arial" w:cs="Arial"/>
          <w:color w:val="000000" w:themeColor="text1"/>
        </w:rPr>
        <w:t xml:space="preserve"> </w:t>
      </w:r>
    </w:p>
    <w:p w14:paraId="4BF2B55C" w14:textId="77777777" w:rsidR="008D1943" w:rsidRPr="007706E8"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w:lastRenderedPageBreak/>
          <m:t>k</m:t>
        </m:r>
        <m:d>
          <m:dPr>
            <m:ctrlPr>
              <w:rPr>
                <w:rFonts w:ascii="Cambria Math" w:eastAsia="Arial" w:hAnsi="Cambria Math" w:cs="Arial"/>
                <w:i/>
                <w:color w:val="000000" w:themeColor="text1"/>
              </w:rPr>
            </m:ctrlPr>
          </m:dPr>
          <m:e>
            <m:r>
              <w:rPr>
                <w:rFonts w:ascii="Cambria Math" w:eastAsia="Arial" w:hAnsi="Cambria Math" w:cs="Arial"/>
                <w:color w:val="000000" w:themeColor="text1"/>
              </w:rPr>
              <m:t xml:space="preserve">x, </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x</m:t>
                </m:r>
              </m:e>
              <m:sup>
                <m:r>
                  <w:rPr>
                    <w:rFonts w:ascii="Cambria Math" w:eastAsia="Arial" w:hAnsi="Cambria Math" w:cs="Arial"/>
                    <w:color w:val="000000" w:themeColor="text1"/>
                  </w:rPr>
                  <m:t>i</m:t>
                </m:r>
              </m:sup>
            </m:sSup>
          </m:e>
        </m:d>
        <m:r>
          <w:rPr>
            <w:rFonts w:ascii="Cambria Math" w:eastAsia="Arial" w:hAnsi="Cambria Math" w:cs="Arial"/>
            <w:color w:val="000000" w:themeColor="text1"/>
          </w:rPr>
          <m:t>=exp</m:t>
        </m:r>
        <m:d>
          <m:dPr>
            <m:begChr m:val="{"/>
            <m:endChr m:val="}"/>
            <m:ctrlPr>
              <w:rPr>
                <w:rFonts w:ascii="Cambria Math" w:eastAsia="Arial" w:hAnsi="Cambria Math" w:cs="Arial"/>
                <w:i/>
                <w:color w:val="000000" w:themeColor="text1"/>
              </w:rPr>
            </m:ctrlPr>
          </m:dPr>
          <m:e>
            <m:r>
              <w:rPr>
                <w:rFonts w:ascii="Cambria Math" w:eastAsia="Arial" w:hAnsi="Cambria Math" w:cs="Arial"/>
                <w:color w:val="000000" w:themeColor="text1"/>
              </w:rPr>
              <m:t>-</m:t>
            </m:r>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r>
                  <w:rPr>
                    <w:rFonts w:ascii="Cambria Math" w:eastAsia="Arial" w:hAnsi="Cambria Math" w:cs="Arial"/>
                    <w:color w:val="000000" w:themeColor="text1"/>
                  </w:rPr>
                  <m:t>2</m:t>
                </m:r>
              </m:den>
            </m:f>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σ</m:t>
                </m:r>
              </m:e>
              <m:sup>
                <m:r>
                  <w:rPr>
                    <w:rFonts w:ascii="Cambria Math" w:eastAsia="Arial" w:hAnsi="Cambria Math" w:cs="Arial"/>
                    <w:color w:val="000000" w:themeColor="text1"/>
                  </w:rPr>
                  <m:t>2</m:t>
                </m:r>
              </m:sup>
            </m:sSup>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x-</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i</m:t>
                    </m:r>
                  </m:sub>
                </m:sSub>
                <m:r>
                  <w:rPr>
                    <w:rFonts w:ascii="Cambria Math" w:eastAsia="Arial" w:hAnsi="Cambria Math" w:cs="Arial"/>
                    <w:color w:val="000000" w:themeColor="text1"/>
                  </w:rPr>
                  <m:t>||</m:t>
                </m:r>
              </m:e>
              <m:sup>
                <m:r>
                  <w:rPr>
                    <w:rFonts w:ascii="Cambria Math" w:eastAsia="Arial" w:hAnsi="Cambria Math" w:cs="Arial"/>
                    <w:color w:val="000000" w:themeColor="text1"/>
                  </w:rPr>
                  <m:t>2</m:t>
                </m:r>
              </m:sup>
            </m:sSup>
          </m:e>
        </m:d>
      </m:oMath>
      <w:r>
        <w:rPr>
          <w:rFonts w:ascii="Arial" w:eastAsia="Arial" w:hAnsi="Arial" w:cs="Arial"/>
          <w:color w:val="000000" w:themeColor="text1"/>
        </w:rPr>
        <w:t>,</w:t>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t>2.1.34</w:t>
      </w:r>
    </w:p>
    <w:p w14:paraId="3924787E" w14:textId="77777777" w:rsidR="008D1943" w:rsidRDefault="008D1943" w:rsidP="008D1943">
      <w:pPr>
        <w:spacing w:after="60" w:line="360" w:lineRule="auto"/>
        <w:jc w:val="both"/>
        <w:rPr>
          <w:rFonts w:ascii="Arial" w:eastAsia="Arial" w:hAnsi="Arial" w:cs="Arial"/>
          <w:color w:val="000000" w:themeColor="text1"/>
        </w:rPr>
      </w:pPr>
      <w:r w:rsidRPr="1D0A8684">
        <w:rPr>
          <w:rFonts w:ascii="Arial" w:eastAsia="Arial" w:hAnsi="Arial" w:cs="Arial"/>
          <w:color w:val="000000" w:themeColor="text1"/>
        </w:rPr>
        <w:t xml:space="preserve">where </w:t>
      </w:r>
      <w:r w:rsidRPr="00267FC5">
        <w:rPr>
          <w:rFonts w:ascii="Arial" w:eastAsia="Arial" w:hAnsi="Arial" w:cs="Arial"/>
          <w:i/>
          <w:iCs/>
          <w:color w:val="000000" w:themeColor="text1"/>
        </w:rPr>
        <w:t>σ</w:t>
      </w:r>
      <w:r w:rsidRPr="1D0A8684">
        <w:rPr>
          <w:rFonts w:ascii="Arial" w:eastAsia="Arial" w:hAnsi="Arial" w:cs="Arial"/>
          <w:color w:val="000000" w:themeColor="text1"/>
        </w:rPr>
        <w:t xml:space="preserve"> is the hyper-parameter which corresponds to the width of the Gaussian kernel centred at </w:t>
      </w:r>
      <w:r w:rsidRPr="00267FC5">
        <w:rPr>
          <w:rFonts w:ascii="Arial" w:eastAsia="Arial" w:hAnsi="Arial" w:cs="Arial"/>
          <w:i/>
          <w:iCs/>
          <w:color w:val="000000" w:themeColor="text1"/>
        </w:rPr>
        <w:t>x</w:t>
      </w:r>
      <w:r w:rsidRPr="00267FC5">
        <w:rPr>
          <w:rFonts w:ascii="Arial" w:eastAsia="Arial" w:hAnsi="Arial" w:cs="Arial"/>
          <w:i/>
          <w:iCs/>
          <w:color w:val="000000" w:themeColor="text1"/>
          <w:vertAlign w:val="superscript"/>
        </w:rPr>
        <w:t>i</w:t>
      </w:r>
      <w:r w:rsidRPr="1D0A8684">
        <w:rPr>
          <w:rFonts w:ascii="Arial" w:eastAsia="Arial" w:hAnsi="Arial" w:cs="Arial"/>
          <w:color w:val="000000" w:themeColor="text1"/>
        </w:rPr>
        <w:t xml:space="preserve">. </w:t>
      </w:r>
      <w:r w:rsidRPr="00940E4A">
        <w:rPr>
          <w:rFonts w:ascii="Arial" w:eastAsia="Arial" w:hAnsi="Arial" w:cs="Arial"/>
          <w:color w:val="000000" w:themeColor="text1"/>
        </w:rPr>
        <w:t xml:space="preserve">This kernel is used by the SVM algorithm to handle </w:t>
      </w:r>
      <w:r w:rsidRPr="00267FC5">
        <w:rPr>
          <w:rFonts w:ascii="Arial" w:eastAsia="Arial" w:hAnsi="Arial" w:cs="Arial"/>
          <w:color w:val="000000" w:themeColor="text1"/>
        </w:rPr>
        <w:t>nonlinear</w:t>
      </w:r>
      <w:r w:rsidRPr="00940E4A">
        <w:rPr>
          <w:rFonts w:ascii="Arial" w:eastAsia="Arial" w:hAnsi="Arial" w:cs="Arial"/>
          <w:color w:val="000000" w:themeColor="text1"/>
        </w:rPr>
        <w:t xml:space="preserve"> classification or regression boundaries without explicitly mapping the data into a higher-dimensional feature space (i.e., the </w:t>
      </w:r>
      <w:r w:rsidRPr="00267FC5">
        <w:rPr>
          <w:rFonts w:ascii="Arial" w:eastAsia="Arial" w:hAnsi="Arial" w:cs="Arial"/>
          <w:color w:val="000000" w:themeColor="text1"/>
        </w:rPr>
        <w:t>kernel trick</w:t>
      </w:r>
      <w:r w:rsidRPr="00940E4A">
        <w:rPr>
          <w:rFonts w:ascii="Arial" w:eastAsia="Arial" w:hAnsi="Arial" w:cs="Arial"/>
          <w:color w:val="000000" w:themeColor="text1"/>
        </w:rPr>
        <w:t>).</w:t>
      </w:r>
    </w:p>
    <w:p w14:paraId="472F4D18" w14:textId="77777777" w:rsidR="008D1943" w:rsidRPr="00C14AA1" w:rsidRDefault="008D1943" w:rsidP="008D1943">
      <w:pPr>
        <w:spacing w:line="360" w:lineRule="auto"/>
        <w:ind w:firstLine="720"/>
        <w:rPr>
          <w:rFonts w:ascii="Arial" w:hAnsi="Arial" w:cs="Arial"/>
        </w:rPr>
      </w:pPr>
      <w:r w:rsidRPr="00C14AA1">
        <w:rPr>
          <w:rFonts w:ascii="Arial" w:hAnsi="Arial" w:cs="Arial"/>
        </w:rPr>
        <w:t>SVR often enjoys better performance than simple MLP Neural Networks. The reasons for this being:</w:t>
      </w:r>
    </w:p>
    <w:p w14:paraId="7CAD6AF4" w14:textId="77777777" w:rsidR="008D1943" w:rsidRPr="00662CAF" w:rsidRDefault="008D1943" w:rsidP="008D1943">
      <w:pPr>
        <w:pStyle w:val="NormalWeb"/>
        <w:numPr>
          <w:ilvl w:val="0"/>
          <w:numId w:val="4"/>
        </w:numPr>
        <w:shd w:val="clear" w:color="auto" w:fill="FFFFFF"/>
        <w:spacing w:before="0" w:beforeAutospacing="0" w:after="0" w:afterAutospacing="0" w:line="360" w:lineRule="auto"/>
        <w:jc w:val="both"/>
        <w:textAlignment w:val="baseline"/>
        <w:rPr>
          <w:rFonts w:ascii="Arial" w:eastAsiaTheme="minorHAnsi" w:hAnsi="Arial" w:cs="Arial"/>
          <w:lang w:val="en-US" w:eastAsia="en-US"/>
        </w:rPr>
      </w:pPr>
      <w:r w:rsidRPr="00B242BD">
        <w:rPr>
          <w:rFonts w:ascii="Arial" w:hAnsi="Arial" w:cs="Arial"/>
          <w:color w:val="232629"/>
        </w:rPr>
        <w:t xml:space="preserve">Fewer </w:t>
      </w:r>
      <w:r w:rsidRPr="00B242BD">
        <w:rPr>
          <w:rFonts w:ascii="Arial" w:eastAsiaTheme="minorHAnsi" w:hAnsi="Arial" w:cs="Arial"/>
          <w:lang w:val="en-US" w:eastAsia="en-US"/>
        </w:rPr>
        <w:t>hyperparameters. In general, SVM requires less grid searching to obtain a reasonably accurate model. SVMs with RBF kernels generally perform well. Unlike gradient problems with Neural Net</w:t>
      </w:r>
      <w:r w:rsidRPr="00B242BD">
        <w:rPr>
          <w:rFonts w:ascii="Arial" w:hAnsi="Arial" w:cs="Arial"/>
          <w:color w:val="232629"/>
        </w:rPr>
        <w:t xml:space="preserve">works and local optima problem, </w:t>
      </w:r>
      <w:r w:rsidRPr="00662CAF">
        <w:rPr>
          <w:rFonts w:ascii="Arial" w:eastAsiaTheme="minorHAnsi" w:hAnsi="Arial" w:cs="Arial"/>
          <w:lang w:val="en-US" w:eastAsia="en-US"/>
        </w:rPr>
        <w:t xml:space="preserve">SVM guarantees global optimum. </w:t>
      </w:r>
    </w:p>
    <w:p w14:paraId="23ED1FA8" w14:textId="77777777" w:rsidR="008D1943" w:rsidRPr="00662CAF" w:rsidRDefault="008D1943" w:rsidP="008D1943">
      <w:pPr>
        <w:pStyle w:val="ListParagraph"/>
        <w:numPr>
          <w:ilvl w:val="0"/>
          <w:numId w:val="4"/>
        </w:numPr>
        <w:spacing w:line="360" w:lineRule="auto"/>
        <w:jc w:val="both"/>
      </w:pPr>
      <w:r w:rsidRPr="00662CAF">
        <w:rPr>
          <w:rFonts w:ascii="Arial" w:hAnsi="Arial" w:cs="Arial"/>
        </w:rPr>
        <w:t>Overall, SVMs are good because the training algorithm is efficient and it has a regulari</w:t>
      </w:r>
      <w:r>
        <w:rPr>
          <w:rFonts w:ascii="Arial" w:hAnsi="Arial" w:cs="Arial"/>
        </w:rPr>
        <w:t>s</w:t>
      </w:r>
      <w:r w:rsidRPr="00662CAF">
        <w:rPr>
          <w:rFonts w:ascii="Arial" w:hAnsi="Arial" w:cs="Arial"/>
        </w:rPr>
        <w:t>ation parameter, which forces you to think about regulari</w:t>
      </w:r>
      <w:r>
        <w:rPr>
          <w:rFonts w:ascii="Arial" w:hAnsi="Arial" w:cs="Arial"/>
        </w:rPr>
        <w:t>s</w:t>
      </w:r>
      <w:r w:rsidRPr="00662CAF">
        <w:rPr>
          <w:rFonts w:ascii="Arial" w:hAnsi="Arial" w:cs="Arial"/>
        </w:rPr>
        <w:t>ation and overfitting.</w:t>
      </w:r>
    </w:p>
    <w:p w14:paraId="5AE44406" w14:textId="77777777" w:rsidR="008D1943" w:rsidRPr="00C14AA1" w:rsidRDefault="008D1943" w:rsidP="008D1943">
      <w:pPr>
        <w:pStyle w:val="ListParagraph"/>
        <w:numPr>
          <w:ilvl w:val="0"/>
          <w:numId w:val="4"/>
        </w:numPr>
        <w:spacing w:line="360" w:lineRule="auto"/>
        <w:jc w:val="both"/>
        <w:rPr>
          <w:rFonts w:ascii="Arial" w:hAnsi="Arial" w:cs="Arial"/>
        </w:rPr>
      </w:pPr>
      <w:r w:rsidRPr="00C14AA1">
        <w:rPr>
          <w:rFonts w:ascii="Arial" w:hAnsi="Arial" w:cs="Arial"/>
        </w:rPr>
        <w:t>In a classic Neural Network, the number of parameters is enormously high. For example, for vectors of the length 100 that must be classified into two classes, one hidden layer of the same size as an input layer will lead to more than 100</w:t>
      </w:r>
      <w:r>
        <w:rPr>
          <w:rFonts w:ascii="Arial" w:hAnsi="Arial" w:cs="Arial"/>
        </w:rPr>
        <w:t>,</w:t>
      </w:r>
      <w:r w:rsidRPr="00C14AA1">
        <w:rPr>
          <w:rFonts w:ascii="Arial" w:hAnsi="Arial" w:cs="Arial"/>
        </w:rPr>
        <w:t xml:space="preserve">000 free parameters. One can imagine how badly the model can overfit and think how many </w:t>
      </w:r>
      <w:proofErr w:type="gramStart"/>
      <w:r w:rsidRPr="00C14AA1">
        <w:rPr>
          <w:rFonts w:ascii="Arial" w:hAnsi="Arial" w:cs="Arial"/>
        </w:rPr>
        <w:t>training</w:t>
      </w:r>
      <w:proofErr w:type="gramEnd"/>
      <w:r w:rsidRPr="00C14AA1">
        <w:rPr>
          <w:rFonts w:ascii="Arial" w:hAnsi="Arial" w:cs="Arial"/>
        </w:rPr>
        <w:t xml:space="preserve"> points the model will need to prevent that and how much time it will take to train it then.</w:t>
      </w:r>
    </w:p>
    <w:p w14:paraId="02128BC6" w14:textId="77777777" w:rsidR="008D1943" w:rsidRPr="00C14AA1" w:rsidRDefault="008D1943" w:rsidP="008D1943">
      <w:pPr>
        <w:pStyle w:val="ListParagraph"/>
        <w:numPr>
          <w:ilvl w:val="0"/>
          <w:numId w:val="4"/>
        </w:numPr>
        <w:spacing w:line="360" w:lineRule="auto"/>
        <w:jc w:val="both"/>
        <w:rPr>
          <w:rFonts w:ascii="Arial" w:hAnsi="Arial" w:cs="Arial"/>
        </w:rPr>
      </w:pPr>
      <w:r w:rsidRPr="00C14AA1">
        <w:rPr>
          <w:rFonts w:ascii="Arial" w:hAnsi="Arial" w:cs="Arial"/>
        </w:rPr>
        <w:t xml:space="preserve">Usually, one must be a real expert to choose the topology </w:t>
      </w:r>
      <w:proofErr w:type="gramStart"/>
      <w:r w:rsidRPr="00C14AA1">
        <w:rPr>
          <w:rFonts w:ascii="Arial" w:hAnsi="Arial" w:cs="Arial"/>
        </w:rPr>
        <w:t>at a glance</w:t>
      </w:r>
      <w:proofErr w:type="gramEnd"/>
      <w:r w:rsidRPr="00C14AA1">
        <w:rPr>
          <w:rFonts w:ascii="Arial" w:hAnsi="Arial" w:cs="Arial"/>
        </w:rPr>
        <w:t>. That means that to get good results, data scientist should perform lots of experiments. That is why it's easier to use SVM and far harder to achieve similar results with NN.</w:t>
      </w:r>
    </w:p>
    <w:p w14:paraId="1C88EC7F" w14:textId="77777777" w:rsidR="008D1943" w:rsidRPr="00C14AA1" w:rsidRDefault="008D1943" w:rsidP="008D1943">
      <w:pPr>
        <w:pStyle w:val="ListParagraph"/>
        <w:numPr>
          <w:ilvl w:val="0"/>
          <w:numId w:val="4"/>
        </w:numPr>
        <w:spacing w:line="360" w:lineRule="auto"/>
        <w:jc w:val="both"/>
        <w:rPr>
          <w:rFonts w:ascii="Arial" w:hAnsi="Arial" w:cs="Arial"/>
        </w:rPr>
      </w:pPr>
      <w:r w:rsidRPr="00C14AA1">
        <w:rPr>
          <w:rFonts w:ascii="Arial" w:hAnsi="Arial" w:cs="Arial"/>
        </w:rPr>
        <w:t xml:space="preserve">Usually, </w:t>
      </w:r>
      <w:r w:rsidRPr="00267FC5">
        <w:rPr>
          <w:rFonts w:ascii="Arial" w:hAnsi="Arial" w:cs="Arial"/>
        </w:rPr>
        <w:t>NN results can vary unless random seeds and hyperparameters are controlled.</w:t>
      </w:r>
    </w:p>
    <w:p w14:paraId="4BE57524" w14:textId="77777777" w:rsidR="008D1943" w:rsidRPr="00EF2BF5" w:rsidRDefault="008D1943" w:rsidP="008D1943">
      <w:pPr>
        <w:pStyle w:val="NormalWeb"/>
        <w:spacing w:line="360" w:lineRule="auto"/>
        <w:ind w:right="4" w:firstLine="720"/>
        <w:rPr>
          <w:rFonts w:ascii="Arial" w:eastAsia="Arial" w:hAnsi="Arial" w:cs="Arial"/>
          <w:color w:val="000000" w:themeColor="text1"/>
        </w:rPr>
      </w:pPr>
      <w:r w:rsidRPr="00EF2BF5">
        <w:rPr>
          <w:rFonts w:ascii="Arial" w:eastAsia="Arial" w:hAnsi="Arial" w:cs="Arial"/>
          <w:color w:val="000000" w:themeColor="text1"/>
        </w:rPr>
        <w:t xml:space="preserve">An RBF network is a type of artificial neural network commonly used for function-approximation tasks. It typically consists of three layers: an input layer, a hidden layer of radial basis function units, and an output layer </w:t>
      </w:r>
      <w:sdt>
        <w:sdtPr>
          <w:rPr>
            <w:rFonts w:ascii="Arial" w:eastAsia="Arial" w:hAnsi="Arial" w:cs="Arial"/>
            <w:color w:val="000000" w:themeColor="text1"/>
          </w:rPr>
          <w:id w:val="-1651355804"/>
          <w:citation/>
        </w:sdtPr>
        <w:sdtContent>
          <w:r w:rsidRPr="00940E4A">
            <w:rPr>
              <w:rFonts w:ascii="Arial" w:eastAsia="Arial" w:hAnsi="Arial" w:cs="Arial"/>
              <w:color w:val="000000" w:themeColor="text1"/>
            </w:rPr>
            <w:fldChar w:fldCharType="begin"/>
          </w:r>
          <w:r w:rsidRPr="00940E4A">
            <w:rPr>
              <w:rFonts w:ascii="Arial" w:eastAsia="Arial" w:hAnsi="Arial" w:cs="Arial"/>
              <w:color w:val="000000" w:themeColor="text1"/>
            </w:rPr>
            <w:instrText xml:space="preserve"> CITATION Hay99 \l 2057 </w:instrText>
          </w:r>
          <w:r w:rsidRPr="00940E4A">
            <w:rPr>
              <w:rFonts w:ascii="Arial" w:eastAsia="Arial" w:hAnsi="Arial" w:cs="Arial"/>
              <w:color w:val="000000" w:themeColor="text1"/>
            </w:rPr>
            <w:fldChar w:fldCharType="separate"/>
          </w:r>
          <w:r w:rsidRPr="00311E4B">
            <w:rPr>
              <w:rFonts w:ascii="Arial" w:eastAsia="Arial" w:hAnsi="Arial" w:cs="Arial"/>
              <w:noProof/>
              <w:color w:val="000000" w:themeColor="text1"/>
            </w:rPr>
            <w:t>[46]</w:t>
          </w:r>
          <w:r w:rsidRPr="00940E4A">
            <w:rPr>
              <w:rFonts w:ascii="Arial" w:eastAsia="Arial" w:hAnsi="Arial" w:cs="Arial"/>
              <w:color w:val="000000" w:themeColor="text1"/>
            </w:rPr>
            <w:fldChar w:fldCharType="end"/>
          </w:r>
        </w:sdtContent>
      </w:sdt>
      <w:r w:rsidRPr="00940E4A">
        <w:rPr>
          <w:rFonts w:ascii="Arial" w:eastAsia="Arial" w:hAnsi="Arial" w:cs="Arial"/>
          <w:color w:val="000000" w:themeColor="text1"/>
        </w:rPr>
        <w:t xml:space="preserve">. </w:t>
      </w:r>
    </w:p>
    <w:p w14:paraId="3CCBCEFA" w14:textId="77777777" w:rsidR="008D1943" w:rsidRPr="00EF2BF5" w:rsidRDefault="008D1943" w:rsidP="008D1943">
      <w:pPr>
        <w:pStyle w:val="NormalWeb"/>
        <w:spacing w:line="360" w:lineRule="auto"/>
        <w:ind w:right="4" w:firstLine="720"/>
        <w:rPr>
          <w:rFonts w:ascii="Arial" w:eastAsia="Arial" w:hAnsi="Arial" w:cs="Arial"/>
          <w:color w:val="000000" w:themeColor="text1"/>
        </w:rPr>
      </w:pPr>
      <w:r w:rsidRPr="00EF2BF5">
        <w:rPr>
          <w:rFonts w:ascii="Arial" w:eastAsia="Arial" w:hAnsi="Arial" w:cs="Arial"/>
          <w:color w:val="000000" w:themeColor="text1"/>
        </w:rPr>
        <w:lastRenderedPageBreak/>
        <w:t>In the hidden layer, a Gaussian function is often used as the transfer (activation) function. This allows the network to act as a universal approximator with a relatively fast learning rate. RBF model training is considered complete when it meets a specified error threshold (e.g., 0.01) or when a fixed number of training iterations (e.g., 500) has passed. For instance, one might choose an RBF network with 10 nodes in its hidden layer.</w:t>
      </w:r>
    </w:p>
    <w:p w14:paraId="71D0320C" w14:textId="77777777" w:rsidR="008D1943" w:rsidRPr="006F3C7B" w:rsidRDefault="008D1943" w:rsidP="008D1943">
      <w:pPr>
        <w:pStyle w:val="NormalWeb"/>
        <w:spacing w:line="360" w:lineRule="auto"/>
        <w:ind w:right="4" w:firstLine="720"/>
        <w:rPr>
          <w:rFonts w:ascii="Arial" w:eastAsia="Arial" w:hAnsi="Arial" w:cs="Arial"/>
          <w:color w:val="000000" w:themeColor="text1"/>
        </w:rPr>
      </w:pPr>
      <w:r w:rsidRPr="00EF2BF5">
        <w:rPr>
          <w:rFonts w:ascii="Arial" w:eastAsia="Arial" w:hAnsi="Arial" w:cs="Arial"/>
          <w:color w:val="000000" w:themeColor="text1"/>
        </w:rPr>
        <w:t xml:space="preserve">Because of the Gaussian activation, the RBF network can converge more quickly than some Multi-Layer </w:t>
      </w:r>
      <w:proofErr w:type="spellStart"/>
      <w:r w:rsidRPr="00EF2BF5">
        <w:rPr>
          <w:rFonts w:ascii="Arial" w:eastAsia="Arial" w:hAnsi="Arial" w:cs="Arial"/>
          <w:color w:val="000000" w:themeColor="text1"/>
        </w:rPr>
        <w:t>Perceptrons</w:t>
      </w:r>
      <w:proofErr w:type="spellEnd"/>
      <w:r w:rsidRPr="00EF2BF5">
        <w:rPr>
          <w:rFonts w:ascii="Arial" w:eastAsia="Arial" w:hAnsi="Arial" w:cs="Arial"/>
          <w:color w:val="000000" w:themeColor="text1"/>
        </w:rPr>
        <w:t xml:space="preserve"> (MLPs). Once training is finished, both MLPs and RBF networks can then be tested under new conditions. The agreement between model predictions and observed data is compared, and the final model is selected based on whichever yields the least error.</w:t>
      </w:r>
    </w:p>
    <w:p w14:paraId="5B1CDF68" w14:textId="77777777" w:rsidR="008D1943" w:rsidRDefault="008D1943" w:rsidP="008D1943">
      <w:pPr>
        <w:pStyle w:val="Heading2"/>
        <w:spacing w:line="360" w:lineRule="auto"/>
        <w:rPr>
          <w:rFonts w:eastAsia="Arial"/>
        </w:rPr>
      </w:pPr>
      <w:bookmarkStart w:id="25" w:name="_Toc202695067"/>
      <w:r w:rsidRPr="00267FC5">
        <w:rPr>
          <w:b/>
          <w:bCs/>
          <w:sz w:val="20"/>
          <w:szCs w:val="20"/>
        </w:rPr>
        <w:t>2.6 VOLATILITY FORECASTING USING RANDOM FOREST REGRESSOR</w:t>
      </w:r>
      <w:bookmarkEnd w:id="25"/>
    </w:p>
    <w:p w14:paraId="7DB38BF1" w14:textId="77777777" w:rsidR="008D1943" w:rsidRDefault="008D1943" w:rsidP="008D1943">
      <w:pPr>
        <w:spacing w:after="60" w:line="360" w:lineRule="auto"/>
        <w:ind w:firstLine="720"/>
        <w:jc w:val="both"/>
        <w:rPr>
          <w:rFonts w:ascii="Arial" w:eastAsia="Arial" w:hAnsi="Arial" w:cs="Arial"/>
          <w:color w:val="000000" w:themeColor="text1"/>
        </w:rPr>
      </w:pPr>
      <w:r w:rsidRPr="00267FC5">
        <w:rPr>
          <w:rFonts w:ascii="Arial" w:eastAsia="Arial" w:hAnsi="Arial" w:cs="Arial"/>
          <w:color w:val="000000" w:themeColor="text1"/>
        </w:rPr>
        <w:t>A random forest regressor is a meta-estimator that fits several regression trees on sub-samples of the dataset and uses averaging to improve predictive accuracy and control over-fitting</w:t>
      </w:r>
      <w:r w:rsidRPr="1D0A8684">
        <w:rPr>
          <w:rFonts w:ascii="Arial" w:eastAsia="Arial" w:hAnsi="Arial" w:cs="Arial"/>
          <w:color w:val="000000" w:themeColor="text1"/>
        </w:rPr>
        <w:t xml:space="preserve">. The sub-sample size is controlled with the </w:t>
      </w:r>
      <w:proofErr w:type="spellStart"/>
      <w:r w:rsidRPr="00267FC5">
        <w:rPr>
          <w:rFonts w:ascii="Arial" w:eastAsia="Arial" w:hAnsi="Arial" w:cs="Arial"/>
          <w:i/>
          <w:iCs/>
          <w:color w:val="000000" w:themeColor="text1"/>
        </w:rPr>
        <w:t>max_samples</w:t>
      </w:r>
      <w:proofErr w:type="spellEnd"/>
      <w:r w:rsidRPr="1D0A8684">
        <w:rPr>
          <w:rFonts w:ascii="Arial" w:eastAsia="Arial" w:hAnsi="Arial" w:cs="Arial"/>
          <w:color w:val="000000" w:themeColor="text1"/>
        </w:rPr>
        <w:t xml:space="preserve"> parameter if </w:t>
      </w:r>
      <w:r w:rsidRPr="00267FC5">
        <w:rPr>
          <w:rFonts w:ascii="Arial" w:eastAsia="Arial" w:hAnsi="Arial" w:cs="Arial"/>
          <w:i/>
          <w:iCs/>
          <w:color w:val="000000" w:themeColor="text1"/>
        </w:rPr>
        <w:t>bootstrap = True (default),</w:t>
      </w:r>
      <w:r w:rsidRPr="1D0A8684">
        <w:rPr>
          <w:rFonts w:ascii="Arial" w:eastAsia="Arial" w:hAnsi="Arial" w:cs="Arial"/>
          <w:color w:val="000000" w:themeColor="text1"/>
        </w:rPr>
        <w:t xml:space="preserve"> otherwise the whole dataset is used to build each tree.</w:t>
      </w:r>
      <w:r>
        <w:rPr>
          <w:rFonts w:ascii="Arial" w:eastAsia="Arial" w:hAnsi="Arial" w:cs="Arial"/>
          <w:color w:val="000000" w:themeColor="text1"/>
        </w:rPr>
        <w:t xml:space="preserve"> These sub-samples are created through a process called bootstrap sampling, where each sub-sample is generated by randomly selecting instances from the original dataset with replacement.</w:t>
      </w:r>
    </w:p>
    <w:p w14:paraId="6C0CA3B8"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Random forests or random decision forests are an ensemble learning method for classification, regression and other tasks that operates by constructing a multitude of decision trees at training time. </w:t>
      </w:r>
      <w:r w:rsidRPr="00467DBA">
        <w:rPr>
          <w:rFonts w:ascii="Arial" w:eastAsia="Arial" w:hAnsi="Arial" w:cs="Arial"/>
          <w:color w:val="000000" w:themeColor="text1"/>
        </w:rPr>
        <w:t>For classification tasks, the output of the random forest is the one chosen by most trees.</w:t>
      </w:r>
      <w:r w:rsidRPr="1D0A8684">
        <w:rPr>
          <w:rFonts w:ascii="Arial" w:eastAsia="Arial" w:hAnsi="Arial" w:cs="Arial"/>
          <w:color w:val="000000" w:themeColor="text1"/>
        </w:rPr>
        <w:t xml:space="preserve"> </w:t>
      </w:r>
      <w:r w:rsidRPr="00467DBA">
        <w:rPr>
          <w:rFonts w:ascii="Arial" w:eastAsia="Arial" w:hAnsi="Arial" w:cs="Arial"/>
          <w:color w:val="000000" w:themeColor="text1"/>
        </w:rPr>
        <w:t xml:space="preserve">For regression tasks, the mean or median prediction of the individual trees is returned. </w:t>
      </w:r>
      <w:r w:rsidRPr="1D0A8684">
        <w:rPr>
          <w:rFonts w:ascii="Arial" w:eastAsia="Arial" w:hAnsi="Arial" w:cs="Arial"/>
          <w:color w:val="000000" w:themeColor="text1"/>
        </w:rPr>
        <w:t xml:space="preserve">Random decision forests correct for decision trees' habit of overfitting to their training set. </w:t>
      </w:r>
      <w:r w:rsidRPr="00467DBA">
        <w:rPr>
          <w:rFonts w:ascii="Arial" w:eastAsia="Arial" w:hAnsi="Arial" w:cs="Arial"/>
          <w:color w:val="000000" w:themeColor="text1"/>
        </w:rPr>
        <w:t xml:space="preserve">Random forests generally perform better than decision trees, but their accuracy is lower than gradient-enhanced trees. </w:t>
      </w:r>
      <w:r w:rsidRPr="1D0A8684">
        <w:rPr>
          <w:rFonts w:ascii="Arial" w:eastAsia="Arial" w:hAnsi="Arial" w:cs="Arial"/>
          <w:color w:val="000000" w:themeColor="text1"/>
        </w:rPr>
        <w:t>However, data characteristics can affect their performance.</w:t>
      </w:r>
      <w:r>
        <w:rPr>
          <w:rFonts w:ascii="Arial" w:eastAsia="Arial" w:hAnsi="Arial" w:cs="Arial"/>
          <w:color w:val="000000" w:themeColor="text1"/>
        </w:rPr>
        <w:t xml:space="preserve"> </w:t>
      </w:r>
    </w:p>
    <w:p w14:paraId="3BF1BDC2" w14:textId="77777777" w:rsidR="008D1943" w:rsidRDefault="008D1943" w:rsidP="008D1943">
      <w:pPr>
        <w:spacing w:after="60" w:line="360" w:lineRule="auto"/>
        <w:ind w:firstLine="720"/>
        <w:jc w:val="both"/>
        <w:rPr>
          <w:rFonts w:ascii="Arial" w:eastAsia="Arial" w:hAnsi="Arial" w:cs="Arial"/>
          <w:color w:val="000000" w:themeColor="text1"/>
        </w:rPr>
      </w:pPr>
      <w:r w:rsidRPr="218DCDFB">
        <w:rPr>
          <w:rFonts w:ascii="Arial" w:eastAsia="Arial" w:hAnsi="Arial" w:cs="Arial"/>
          <w:color w:val="000000" w:themeColor="text1"/>
        </w:rPr>
        <w:t>Taylor</w:t>
      </w:r>
      <w:r>
        <w:rPr>
          <w:rFonts w:ascii="Arial" w:eastAsia="Arial" w:hAnsi="Arial" w:cs="Arial"/>
          <w:color w:val="000000" w:themeColor="text1"/>
        </w:rPr>
        <w:t xml:space="preserve"> </w:t>
      </w:r>
      <w:sdt>
        <w:sdtPr>
          <w:rPr>
            <w:rFonts w:ascii="Arial" w:eastAsia="Arial" w:hAnsi="Arial" w:cs="Arial"/>
            <w:color w:val="000000" w:themeColor="text1"/>
          </w:rPr>
          <w:id w:val="-948236496"/>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Jam99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[47]</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proposed a Q</w:t>
      </w:r>
      <w:r>
        <w:rPr>
          <w:rFonts w:ascii="Arial" w:eastAsia="Arial" w:hAnsi="Arial" w:cs="Arial"/>
          <w:color w:val="000000" w:themeColor="text1"/>
        </w:rPr>
        <w:t xml:space="preserve">uantile </w:t>
      </w:r>
      <w:r w:rsidRPr="218DCDFB">
        <w:rPr>
          <w:rFonts w:ascii="Arial" w:eastAsia="Arial" w:hAnsi="Arial" w:cs="Arial"/>
          <w:color w:val="000000" w:themeColor="text1"/>
        </w:rPr>
        <w:t>R</w:t>
      </w:r>
      <w:r>
        <w:rPr>
          <w:rFonts w:ascii="Arial" w:eastAsia="Arial" w:hAnsi="Arial" w:cs="Arial"/>
          <w:color w:val="000000" w:themeColor="text1"/>
        </w:rPr>
        <w:t>egression (QR)</w:t>
      </w:r>
      <w:r w:rsidRPr="218DCDFB">
        <w:rPr>
          <w:rFonts w:ascii="Arial" w:eastAsia="Arial" w:hAnsi="Arial" w:cs="Arial"/>
          <w:color w:val="000000" w:themeColor="text1"/>
        </w:rPr>
        <w:t xml:space="preserve"> to forecast financial time series volatility by estimating the conditional probability distribution of multi-period asset returns. </w:t>
      </w:r>
      <w:r w:rsidRPr="218DCDFB">
        <w:rPr>
          <w:rFonts w:ascii="Arial" w:eastAsia="Arial" w:hAnsi="Arial" w:cs="Arial"/>
          <w:color w:val="000000" w:themeColor="text1"/>
        </w:rPr>
        <w:lastRenderedPageBreak/>
        <w:t>D. Pradeepkumar</w:t>
      </w:r>
      <w:r>
        <w:rPr>
          <w:rFonts w:ascii="Arial" w:eastAsia="Arial" w:hAnsi="Arial" w:cs="Arial"/>
          <w:color w:val="000000" w:themeColor="text1"/>
        </w:rPr>
        <w:t xml:space="preserve"> </w:t>
      </w:r>
      <w:sdt>
        <w:sdtPr>
          <w:rPr>
            <w:rFonts w:ascii="Arial" w:eastAsia="Arial" w:hAnsi="Arial" w:cs="Arial"/>
            <w:color w:val="000000" w:themeColor="text1"/>
          </w:rPr>
          <w:id w:val="1114251497"/>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Pra17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[48]</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218DCDFB">
        <w:rPr>
          <w:rFonts w:ascii="Arial" w:eastAsia="Arial" w:hAnsi="Arial" w:cs="Arial"/>
          <w:color w:val="000000" w:themeColor="text1"/>
        </w:rPr>
        <w:t xml:space="preserve">presented a novel Particle Swam Optimization (PSO) trained Quantile Regression Neural Network (PSOQRNN) to forecast volatility from financial time series. The authors compared the effectiveness of PSOQRNN with that of the traditional volatility time series forecasting models i.e. GARCH, ANNs and MLP, General Regression Neural Network (GRNN), Group Method of Data Handling (GMDH), Random Forest (RF) and two Quantile Regression (QR) – based hybrids including Quantile Regression Neural Network (QRNN) and Quantile Regression Random Forest (QRRF). Their results indicate that the proposed PSOQRNN outperformed the other models in terms of Mean Squared Error (MSE) in most of the cases. </w:t>
      </w:r>
    </w:p>
    <w:p w14:paraId="44099551" w14:textId="77777777" w:rsidR="008D1943" w:rsidRDefault="008D1943" w:rsidP="008D1943">
      <w:pPr>
        <w:spacing w:after="60" w:line="360" w:lineRule="auto"/>
        <w:ind w:firstLine="720"/>
        <w:jc w:val="both"/>
        <w:rPr>
          <w:rFonts w:ascii="Arial" w:eastAsia="Arial" w:hAnsi="Arial" w:cs="Arial"/>
          <w:color w:val="000000" w:themeColor="text1"/>
        </w:rPr>
      </w:pPr>
      <w:r w:rsidRPr="00185C42">
        <w:rPr>
          <w:rFonts w:ascii="Arial" w:eastAsia="Arial" w:hAnsi="Arial" w:cs="Arial"/>
          <w:color w:val="000000" w:themeColor="text1"/>
        </w:rPr>
        <w:t>Random Forest Regression is a supervised learning algorithm that uses ensemble learning method for regression. Ensemble learning method is a technique that combines predictions from multiple machine learning algorithms to make a more accurate prediction than a single model.</w:t>
      </w:r>
      <w:r>
        <w:rPr>
          <w:rFonts w:ascii="Arial" w:eastAsia="Arial" w:hAnsi="Arial" w:cs="Arial"/>
          <w:color w:val="000000" w:themeColor="text1"/>
        </w:rPr>
        <w:t xml:space="preserve"> </w:t>
      </w:r>
      <w:r w:rsidRPr="00DD77D7">
        <w:rPr>
          <w:rFonts w:ascii="Arial" w:eastAsia="Arial" w:hAnsi="Arial" w:cs="Arial"/>
          <w:color w:val="000000" w:themeColor="text1"/>
        </w:rPr>
        <w:t xml:space="preserve">Random Forest combines multiple decision trees into one model. </w:t>
      </w:r>
    </w:p>
    <w:p w14:paraId="3EB21619" w14:textId="77777777" w:rsidR="008D1943" w:rsidRDefault="008D1943" w:rsidP="008D1943">
      <w:pPr>
        <w:keepNext/>
        <w:spacing w:after="60" w:line="360" w:lineRule="auto"/>
        <w:jc w:val="center"/>
      </w:pPr>
      <w:r>
        <w:rPr>
          <w:noProof/>
        </w:rPr>
        <w:drawing>
          <wp:inline distT="0" distB="0" distL="0" distR="0" wp14:anchorId="15FB9A18" wp14:editId="70533A4C">
            <wp:extent cx="4572000" cy="3302000"/>
            <wp:effectExtent l="0" t="0" r="0" b="0"/>
            <wp:docPr id="1799435948"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35948" name="Picture 1" descr="A diagram of a tree&#10;&#10;Description automatically generated"/>
                    <pic:cNvPicPr/>
                  </pic:nvPicPr>
                  <pic:blipFill>
                    <a:blip r:embed="rId28"/>
                    <a:stretch>
                      <a:fillRect/>
                    </a:stretch>
                  </pic:blipFill>
                  <pic:spPr>
                    <a:xfrm>
                      <a:off x="0" y="0"/>
                      <a:ext cx="4572000" cy="3302000"/>
                    </a:xfrm>
                    <a:prstGeom prst="rect">
                      <a:avLst/>
                    </a:prstGeom>
                  </pic:spPr>
                </pic:pic>
              </a:graphicData>
            </a:graphic>
          </wp:inline>
        </w:drawing>
      </w:r>
    </w:p>
    <w:p w14:paraId="51069679" w14:textId="77777777" w:rsidR="008D1943" w:rsidRPr="00DD77D7" w:rsidRDefault="008D1943" w:rsidP="008D1943">
      <w:pPr>
        <w:pStyle w:val="Caption"/>
        <w:jc w:val="center"/>
        <w:rPr>
          <w:rFonts w:ascii="Arial" w:eastAsia="Arial" w:hAnsi="Arial" w:cs="Arial"/>
          <w:color w:val="000000" w:themeColor="text1"/>
          <w:sz w:val="20"/>
          <w:szCs w:val="20"/>
        </w:rPr>
      </w:pPr>
      <w:r>
        <w:t>Figure 2.16</w:t>
      </w:r>
    </w:p>
    <w:p w14:paraId="04C76E30" w14:textId="77777777" w:rsidR="008D1943" w:rsidRPr="00DD77D7" w:rsidRDefault="008D1943" w:rsidP="008D1943">
      <w:pPr>
        <w:spacing w:after="60" w:line="360" w:lineRule="auto"/>
        <w:ind w:firstLine="720"/>
        <w:jc w:val="both"/>
        <w:rPr>
          <w:rFonts w:ascii="Arial" w:eastAsia="Arial" w:hAnsi="Arial" w:cs="Arial"/>
          <w:color w:val="000000" w:themeColor="text1"/>
        </w:rPr>
      </w:pPr>
      <w:proofErr w:type="spellStart"/>
      <w:r w:rsidRPr="00DD77D7">
        <w:rPr>
          <w:rFonts w:ascii="Arial" w:eastAsia="Arial" w:hAnsi="Arial" w:cs="Arial"/>
          <w:color w:val="000000" w:themeColor="text1"/>
        </w:rPr>
        <w:t>N_estimators</w:t>
      </w:r>
      <w:proofErr w:type="spellEnd"/>
      <w:r w:rsidRPr="00DD77D7">
        <w:rPr>
          <w:rFonts w:ascii="Arial" w:eastAsia="Arial" w:hAnsi="Arial" w:cs="Arial"/>
          <w:color w:val="000000" w:themeColor="text1"/>
        </w:rPr>
        <w:t xml:space="preserve"> </w:t>
      </w:r>
      <w:r w:rsidRPr="00E50D47">
        <w:rPr>
          <w:rFonts w:ascii="Arial" w:eastAsia="Arial" w:hAnsi="Arial" w:cs="Arial"/>
          <w:color w:val="000000" w:themeColor="text1"/>
        </w:rPr>
        <w:t>is the parameter that controls the number of trees in the forest. Increasing the number of trees typically improves accuracy but at the cost of increased computation time</w:t>
      </w:r>
      <w:r w:rsidRPr="00DD77D7">
        <w:rPr>
          <w:rFonts w:ascii="Arial" w:eastAsia="Arial" w:hAnsi="Arial" w:cs="Arial"/>
          <w:color w:val="000000" w:themeColor="text1"/>
        </w:rPr>
        <w:t xml:space="preserve">. Since Random Forest is an ensemble method comprising of creating </w:t>
      </w:r>
      <w:r w:rsidRPr="00DD77D7">
        <w:rPr>
          <w:rFonts w:ascii="Arial" w:eastAsia="Arial" w:hAnsi="Arial" w:cs="Arial"/>
          <w:color w:val="000000" w:themeColor="text1"/>
        </w:rPr>
        <w:lastRenderedPageBreak/>
        <w:t>multiple decision trees, this parameter is used to control the number of trees to be used in the process.</w:t>
      </w:r>
    </w:p>
    <w:p w14:paraId="71DACCD3" w14:textId="77777777" w:rsidR="008D1943" w:rsidRDefault="008D1943" w:rsidP="008D1943">
      <w:pPr>
        <w:spacing w:after="60" w:line="360" w:lineRule="auto"/>
        <w:jc w:val="both"/>
        <w:rPr>
          <w:rFonts w:ascii="Arial" w:eastAsia="Arial" w:hAnsi="Arial" w:cs="Arial"/>
          <w:color w:val="000000" w:themeColor="text1"/>
        </w:rPr>
      </w:pPr>
      <w:r w:rsidRPr="00DD77D7">
        <w:rPr>
          <w:rFonts w:ascii="Arial" w:eastAsia="Arial" w:hAnsi="Arial" w:cs="Arial"/>
          <w:color w:val="000000" w:themeColor="text1"/>
        </w:rPr>
        <w:t xml:space="preserve">In this thesis, the number of trees used is </w:t>
      </w:r>
      <w:proofErr w:type="spellStart"/>
      <w:r w:rsidRPr="00DD77D7">
        <w:rPr>
          <w:rFonts w:ascii="Arial" w:eastAsia="Arial" w:hAnsi="Arial" w:cs="Arial"/>
          <w:color w:val="000000" w:themeColor="text1"/>
        </w:rPr>
        <w:t>n_estimator</w:t>
      </w:r>
      <w:proofErr w:type="spellEnd"/>
      <w:r w:rsidRPr="00DD77D7">
        <w:rPr>
          <w:rFonts w:ascii="Arial" w:eastAsia="Arial" w:hAnsi="Arial" w:cs="Arial"/>
          <w:color w:val="000000" w:themeColor="text1"/>
        </w:rPr>
        <w:t>. As we</w:t>
      </w:r>
      <w:r w:rsidRPr="00185C42">
        <w:rPr>
          <w:rFonts w:ascii="Arial" w:eastAsia="Arial" w:hAnsi="Arial" w:cs="Arial"/>
          <w:color w:val="000000" w:themeColor="text1"/>
        </w:rPr>
        <w:t xml:space="preserve"> know, </w:t>
      </w:r>
      <w:proofErr w:type="spellStart"/>
      <w:r w:rsidRPr="00185C42">
        <w:rPr>
          <w:rFonts w:ascii="Arial" w:eastAsia="Arial" w:hAnsi="Arial" w:cs="Arial"/>
          <w:color w:val="000000" w:themeColor="text1"/>
        </w:rPr>
        <w:t>n_estimator</w:t>
      </w:r>
      <w:proofErr w:type="spellEnd"/>
      <w:r w:rsidRPr="00185C42">
        <w:rPr>
          <w:rFonts w:ascii="Arial" w:eastAsia="Arial" w:hAnsi="Arial" w:cs="Arial"/>
          <w:color w:val="000000" w:themeColor="text1"/>
        </w:rPr>
        <w:t xml:space="preserve"> is one of the key parameters in Random Forest Regressor. The input taken here is Volatility column of the dataset.</w:t>
      </w:r>
    </w:p>
    <w:p w14:paraId="71F0ACFD" w14:textId="77777777" w:rsidR="008D1943" w:rsidRPr="00267FC5" w:rsidRDefault="008D1943" w:rsidP="008D1943">
      <w:pPr>
        <w:pStyle w:val="Heading2"/>
        <w:spacing w:line="360" w:lineRule="auto"/>
        <w:rPr>
          <w:b/>
          <w:bCs/>
          <w:sz w:val="20"/>
          <w:szCs w:val="20"/>
        </w:rPr>
      </w:pPr>
      <w:bookmarkStart w:id="26" w:name="_Toc202695068"/>
      <w:r w:rsidRPr="00267FC5">
        <w:rPr>
          <w:b/>
          <w:bCs/>
          <w:sz w:val="20"/>
          <w:szCs w:val="20"/>
        </w:rPr>
        <w:t>2.7 FORECASTING FINANCIAL TIME SERIES VOLATILITY USING ARIMA FRAMEWORK</w:t>
      </w:r>
      <w:bookmarkEnd w:id="26"/>
      <w:r w:rsidRPr="00267FC5">
        <w:rPr>
          <w:b/>
          <w:bCs/>
          <w:sz w:val="20"/>
          <w:szCs w:val="20"/>
        </w:rPr>
        <w:t xml:space="preserve"> </w:t>
      </w:r>
    </w:p>
    <w:p w14:paraId="39296D28" w14:textId="77777777" w:rsidR="008D1943" w:rsidRDefault="008D1943" w:rsidP="008D1943">
      <w:pPr>
        <w:spacing w:after="60" w:line="360" w:lineRule="auto"/>
        <w:ind w:firstLine="720"/>
        <w:jc w:val="both"/>
        <w:rPr>
          <w:rFonts w:ascii="Arial" w:eastAsia="Arial" w:hAnsi="Arial" w:cs="Arial"/>
          <w:color w:val="000000" w:themeColor="text1"/>
        </w:rPr>
      </w:pPr>
      <w:r w:rsidRPr="00482061">
        <w:rPr>
          <w:rFonts w:ascii="Arial" w:hAnsi="Arial" w:cs="Arial"/>
        </w:rPr>
        <w:t>A</w:t>
      </w:r>
      <w:r w:rsidRPr="00267FC5">
        <w:rPr>
          <w:rFonts w:ascii="Arial" w:eastAsia="Arial" w:hAnsi="Arial" w:cs="Arial"/>
          <w:color w:val="000000" w:themeColor="text1"/>
        </w:rPr>
        <w:t xml:space="preserve">. Banerjee </w:t>
      </w:r>
      <w:sdt>
        <w:sdtPr>
          <w:rPr>
            <w:rFonts w:ascii="Arial" w:eastAsia="Arial" w:hAnsi="Arial" w:cs="Arial"/>
            <w:color w:val="000000" w:themeColor="text1"/>
          </w:rPr>
          <w:id w:val="-334071410"/>
          <w:citation/>
        </w:sdtPr>
        <w:sdtContent>
          <w:r w:rsidRPr="00267FC5">
            <w:rPr>
              <w:rFonts w:ascii="Arial" w:eastAsia="Arial" w:hAnsi="Arial" w:cs="Arial"/>
              <w:color w:val="000000" w:themeColor="text1"/>
            </w:rPr>
            <w:fldChar w:fldCharType="begin"/>
          </w:r>
          <w:r w:rsidRPr="00267FC5">
            <w:rPr>
              <w:rFonts w:ascii="Arial" w:eastAsia="Arial" w:hAnsi="Arial" w:cs="Arial"/>
              <w:color w:val="000000" w:themeColor="text1"/>
            </w:rPr>
            <w:instrText xml:space="preserve"> CITATION Ban20 \l 2057 </w:instrText>
          </w:r>
          <w:r w:rsidRPr="00267FC5">
            <w:rPr>
              <w:rFonts w:ascii="Arial" w:eastAsia="Arial" w:hAnsi="Arial" w:cs="Arial"/>
              <w:color w:val="000000" w:themeColor="text1"/>
            </w:rPr>
            <w:fldChar w:fldCharType="separate"/>
          </w:r>
          <w:r w:rsidRPr="00311E4B">
            <w:rPr>
              <w:rFonts w:ascii="Arial" w:eastAsia="Arial" w:hAnsi="Arial" w:cs="Arial"/>
              <w:noProof/>
              <w:color w:val="000000" w:themeColor="text1"/>
            </w:rPr>
            <w:t>[49]</w:t>
          </w:r>
          <w:r w:rsidRPr="00267FC5">
            <w:rPr>
              <w:rFonts w:ascii="Arial" w:eastAsia="Arial" w:hAnsi="Arial" w:cs="Arial"/>
              <w:color w:val="000000" w:themeColor="text1"/>
            </w:rPr>
            <w:fldChar w:fldCharType="end"/>
          </w:r>
        </w:sdtContent>
      </w:sdt>
      <w:r w:rsidRPr="00267FC5">
        <w:rPr>
          <w:rFonts w:ascii="Arial" w:eastAsia="Arial" w:hAnsi="Arial" w:cs="Arial"/>
          <w:color w:val="000000" w:themeColor="text1"/>
        </w:rPr>
        <w:t xml:space="preserve"> used ARIMA (</w:t>
      </w:r>
      <w:proofErr w:type="spellStart"/>
      <w:r w:rsidRPr="00267FC5">
        <w:rPr>
          <w:rFonts w:ascii="Arial" w:eastAsia="Arial" w:hAnsi="Arial" w:cs="Arial"/>
          <w:color w:val="000000" w:themeColor="text1"/>
        </w:rPr>
        <w:t>AutoRegressive</w:t>
      </w:r>
      <w:proofErr w:type="spellEnd"/>
      <w:r w:rsidRPr="00267FC5">
        <w:rPr>
          <w:rFonts w:ascii="Arial" w:eastAsia="Arial" w:hAnsi="Arial" w:cs="Arial"/>
          <w:color w:val="000000" w:themeColor="text1"/>
        </w:rPr>
        <w:t xml:space="preserve"> Integrated Moving Average) ARIMA model to forecast VVIX. ARIMA is a powerful statistical method used to forecast time series data. It models the dependency between an observation and </w:t>
      </w:r>
      <w:proofErr w:type="gramStart"/>
      <w:r w:rsidRPr="00267FC5">
        <w:rPr>
          <w:rFonts w:ascii="Arial" w:eastAsia="Arial" w:hAnsi="Arial" w:cs="Arial"/>
          <w:color w:val="000000" w:themeColor="text1"/>
        </w:rPr>
        <w:t>a number of</w:t>
      </w:r>
      <w:proofErr w:type="gramEnd"/>
      <w:r w:rsidRPr="00267FC5">
        <w:rPr>
          <w:rFonts w:ascii="Arial" w:eastAsia="Arial" w:hAnsi="Arial" w:cs="Arial"/>
          <w:color w:val="000000" w:themeColor="text1"/>
        </w:rPr>
        <w:t xml:space="preserve"> lagged observations (autoregressive component, </w:t>
      </w:r>
      <w:r w:rsidRPr="00267FC5">
        <w:rPr>
          <w:rFonts w:ascii="Arial" w:eastAsia="Arial" w:hAnsi="Arial" w:cs="Arial"/>
          <w:i/>
          <w:iCs/>
          <w:color w:val="000000" w:themeColor="text1"/>
        </w:rPr>
        <w:t>p</w:t>
      </w:r>
      <w:r w:rsidRPr="00267FC5">
        <w:rPr>
          <w:rFonts w:ascii="Arial" w:eastAsia="Arial" w:hAnsi="Arial" w:cs="Arial"/>
          <w:color w:val="000000" w:themeColor="text1"/>
        </w:rPr>
        <w:t xml:space="preserve">), the differences required to make the series stationary (integrated component, </w:t>
      </w:r>
      <w:r w:rsidRPr="00267FC5">
        <w:rPr>
          <w:rFonts w:ascii="Arial" w:eastAsia="Arial" w:hAnsi="Arial" w:cs="Arial"/>
          <w:i/>
          <w:iCs/>
          <w:color w:val="000000" w:themeColor="text1"/>
        </w:rPr>
        <w:t>d</w:t>
      </w:r>
      <w:r w:rsidRPr="00267FC5">
        <w:rPr>
          <w:rFonts w:ascii="Arial" w:eastAsia="Arial" w:hAnsi="Arial" w:cs="Arial"/>
          <w:color w:val="000000" w:themeColor="text1"/>
        </w:rPr>
        <w:t xml:space="preserve">), and the dependency between an observation and a lagged forecast error (moving average component, </w:t>
      </w:r>
      <w:r w:rsidRPr="00267FC5">
        <w:rPr>
          <w:rFonts w:ascii="Arial" w:eastAsia="Arial" w:hAnsi="Arial" w:cs="Arial"/>
          <w:i/>
          <w:iCs/>
          <w:color w:val="000000" w:themeColor="text1"/>
        </w:rPr>
        <w:t>q</w:t>
      </w:r>
      <w:r w:rsidRPr="00267FC5">
        <w:rPr>
          <w:rFonts w:ascii="Arial" w:eastAsia="Arial" w:hAnsi="Arial" w:cs="Arial"/>
          <w:color w:val="000000" w:themeColor="text1"/>
        </w:rPr>
        <w:t>).</w:t>
      </w:r>
      <w:r>
        <w:rPr>
          <w:rFonts w:ascii="Arial" w:eastAsia="Arial" w:hAnsi="Arial" w:cs="Arial"/>
          <w:color w:val="000000" w:themeColor="text1"/>
        </w:rPr>
        <w:t xml:space="preserve"> </w:t>
      </w:r>
      <w:r w:rsidRPr="00267FC5">
        <w:rPr>
          <w:rFonts w:ascii="Arial" w:eastAsia="Arial" w:hAnsi="Arial" w:cs="Arial"/>
          <w:color w:val="000000" w:themeColor="text1"/>
        </w:rPr>
        <w:t xml:space="preserve">Based on literature from Park </w:t>
      </w:r>
      <w:sdt>
        <w:sdtPr>
          <w:rPr>
            <w:rFonts w:ascii="Arial" w:eastAsia="Arial" w:hAnsi="Arial" w:cs="Arial"/>
            <w:color w:val="000000" w:themeColor="text1"/>
          </w:rPr>
          <w:id w:val="-1035114735"/>
          <w:citation/>
        </w:sdtPr>
        <w:sdtContent>
          <w:r w:rsidRPr="00267FC5">
            <w:rPr>
              <w:rFonts w:ascii="Arial" w:eastAsia="Arial" w:hAnsi="Arial" w:cs="Arial"/>
              <w:color w:val="000000" w:themeColor="text1"/>
            </w:rPr>
            <w:fldChar w:fldCharType="begin"/>
          </w:r>
          <w:r w:rsidRPr="00267FC5">
            <w:rPr>
              <w:rFonts w:ascii="Arial" w:eastAsia="Arial" w:hAnsi="Arial" w:cs="Arial"/>
              <w:color w:val="000000" w:themeColor="text1"/>
            </w:rPr>
            <w:instrText xml:space="preserve">CITATION Par15 \l 2057 </w:instrText>
          </w:r>
          <w:r w:rsidRPr="00267FC5">
            <w:rPr>
              <w:rFonts w:ascii="Arial" w:eastAsia="Arial" w:hAnsi="Arial" w:cs="Arial"/>
              <w:color w:val="000000" w:themeColor="text1"/>
            </w:rPr>
            <w:fldChar w:fldCharType="separate"/>
          </w:r>
          <w:r w:rsidRPr="00311E4B">
            <w:rPr>
              <w:rFonts w:ascii="Arial" w:eastAsia="Arial" w:hAnsi="Arial" w:cs="Arial"/>
              <w:noProof/>
              <w:color w:val="000000" w:themeColor="text1"/>
            </w:rPr>
            <w:t>[50]</w:t>
          </w:r>
          <w:r w:rsidRPr="00267FC5">
            <w:rPr>
              <w:rFonts w:ascii="Arial" w:eastAsia="Arial" w:hAnsi="Arial" w:cs="Arial"/>
              <w:color w:val="000000" w:themeColor="text1"/>
            </w:rPr>
            <w:fldChar w:fldCharType="end"/>
          </w:r>
        </w:sdtContent>
      </w:sdt>
      <w:r w:rsidRPr="00267FC5">
        <w:rPr>
          <w:rFonts w:ascii="Arial" w:eastAsia="Arial" w:hAnsi="Arial" w:cs="Arial"/>
          <w:color w:val="000000" w:themeColor="text1"/>
        </w:rPr>
        <w:t xml:space="preserve">, they considered the VVIX as an indicator of ‘fat tail’ risk i.e., the risk of extreme events.  They found ARIMA (1,0, 4) was the fittest model to forecast future VVIX values. </w:t>
      </w:r>
    </w:p>
    <w:p w14:paraId="054D6C21" w14:textId="77777777" w:rsidR="008D1943" w:rsidRPr="00DC646E" w:rsidRDefault="008D1943" w:rsidP="008D1943">
      <w:pPr>
        <w:spacing w:after="60" w:line="360" w:lineRule="auto"/>
        <w:ind w:firstLine="720"/>
        <w:jc w:val="both"/>
        <w:rPr>
          <w:rFonts w:ascii="Arial" w:hAnsi="Arial" w:cs="Arial"/>
        </w:rPr>
      </w:pPr>
      <w:r w:rsidRPr="00267FC5">
        <w:rPr>
          <w:rFonts w:ascii="Arial" w:eastAsia="Arial" w:hAnsi="Arial" w:cs="Arial"/>
          <w:color w:val="000000" w:themeColor="text1"/>
        </w:rPr>
        <w:t>This means the model includes one autoregressive term</w:t>
      </w:r>
      <w:r w:rsidRPr="00E50D47">
        <w:rPr>
          <w:rFonts w:ascii="Arial" w:hAnsi="Arial" w:cs="Arial"/>
        </w:rPr>
        <w:t xml:space="preserve"> (</w:t>
      </w:r>
      <w:r w:rsidRPr="00267FC5">
        <w:rPr>
          <w:rFonts w:ascii="Arial" w:hAnsi="Arial" w:cs="Arial"/>
          <w:i/>
          <w:iCs/>
        </w:rPr>
        <w:t>p</w:t>
      </w:r>
      <w:r w:rsidRPr="00E50D47">
        <w:rPr>
          <w:rFonts w:ascii="Arial" w:hAnsi="Arial" w:cs="Arial"/>
        </w:rPr>
        <w:t>=1), no differencing (</w:t>
      </w:r>
      <w:r w:rsidRPr="00267FC5">
        <w:rPr>
          <w:rFonts w:ascii="Arial" w:hAnsi="Arial" w:cs="Arial"/>
          <w:i/>
          <w:iCs/>
        </w:rPr>
        <w:t>d</w:t>
      </w:r>
      <w:r w:rsidRPr="00E50D47">
        <w:rPr>
          <w:rFonts w:ascii="Arial" w:hAnsi="Arial" w:cs="Arial"/>
        </w:rPr>
        <w:t>=0), and four moving average terms (</w:t>
      </w:r>
      <w:r w:rsidRPr="00267FC5">
        <w:rPr>
          <w:rFonts w:ascii="Arial" w:hAnsi="Arial" w:cs="Arial"/>
          <w:i/>
          <w:iCs/>
        </w:rPr>
        <w:t>q</w:t>
      </w:r>
      <w:r w:rsidRPr="00E50D47">
        <w:rPr>
          <w:rFonts w:ascii="Arial" w:hAnsi="Arial" w:cs="Arial"/>
        </w:rPr>
        <w:t>=4).</w:t>
      </w:r>
      <w:r>
        <w:rPr>
          <w:rFonts w:ascii="Arial" w:hAnsi="Arial" w:cs="Arial"/>
        </w:rPr>
        <w:t xml:space="preserve"> </w:t>
      </w:r>
      <w:r w:rsidRPr="00DC646E">
        <w:rPr>
          <w:rFonts w:ascii="Arial" w:hAnsi="Arial" w:cs="Arial"/>
        </w:rPr>
        <w:t>The moving average component (</w:t>
      </w:r>
      <w:r w:rsidRPr="00267FC5">
        <w:rPr>
          <w:rFonts w:ascii="Arial" w:hAnsi="Arial" w:cs="Arial"/>
          <w:i/>
          <w:iCs/>
        </w:rPr>
        <w:t>q=4</w:t>
      </w:r>
      <w:r w:rsidRPr="00DC646E">
        <w:rPr>
          <w:rFonts w:ascii="Arial" w:hAnsi="Arial" w:cs="Arial"/>
        </w:rPr>
        <w:t>) plays a crucial role in adjusting predictions based on recent forecast errors. In financial time series like VVIX, large deviations from predictions can occur due to unexpected market news or geopolitical events. By using the last four errors, the model smooths out these fluctuations, creating a more stable forecast that aligns with observed behaviour. Furthermore, the absence of differencing (</w:t>
      </w:r>
      <w:r w:rsidRPr="00267FC5">
        <w:rPr>
          <w:rFonts w:ascii="Arial" w:hAnsi="Arial" w:cs="Arial"/>
          <w:i/>
          <w:iCs/>
        </w:rPr>
        <w:t>d=0</w:t>
      </w:r>
      <w:r w:rsidRPr="00DC646E">
        <w:rPr>
          <w:rFonts w:ascii="Arial" w:hAnsi="Arial" w:cs="Arial"/>
        </w:rPr>
        <w:t>) indicates that VVIX data is inherently stationary, fluctuating around a mean level without long-term trends or seasonality, which is typical for volatility indices.</w:t>
      </w:r>
    </w:p>
    <w:p w14:paraId="0639E43D" w14:textId="77777777" w:rsidR="008D1943" w:rsidRPr="00DC646E" w:rsidRDefault="008D1943" w:rsidP="008D1943">
      <w:pPr>
        <w:spacing w:after="60" w:line="360" w:lineRule="auto"/>
        <w:ind w:firstLine="720"/>
        <w:jc w:val="both"/>
        <w:rPr>
          <w:rFonts w:ascii="Arial" w:hAnsi="Arial" w:cs="Arial"/>
        </w:rPr>
      </w:pPr>
      <w:r w:rsidRPr="00DC646E">
        <w:rPr>
          <w:rFonts w:ascii="Arial" w:hAnsi="Arial" w:cs="Arial"/>
        </w:rPr>
        <w:t>The choice of ARIMA</w:t>
      </w:r>
      <w:r>
        <w:rPr>
          <w:rFonts w:ascii="Arial" w:hAnsi="Arial" w:cs="Arial"/>
        </w:rPr>
        <w:t xml:space="preserve"> </w:t>
      </w:r>
      <w:r w:rsidRPr="00DC646E">
        <w:rPr>
          <w:rFonts w:ascii="Arial" w:hAnsi="Arial" w:cs="Arial"/>
        </w:rPr>
        <w:t>(1, 0, 4) reflects an optimi</w:t>
      </w:r>
      <w:r>
        <w:rPr>
          <w:rFonts w:ascii="Arial" w:hAnsi="Arial" w:cs="Arial"/>
        </w:rPr>
        <w:t>s</w:t>
      </w:r>
      <w:r w:rsidRPr="00DC646E">
        <w:rPr>
          <w:rFonts w:ascii="Arial" w:hAnsi="Arial" w:cs="Arial"/>
        </w:rPr>
        <w:t>ation process that involved minimi</w:t>
      </w:r>
      <w:r>
        <w:rPr>
          <w:rFonts w:ascii="Arial" w:hAnsi="Arial" w:cs="Arial"/>
        </w:rPr>
        <w:t>s</w:t>
      </w:r>
      <w:r w:rsidRPr="00DC646E">
        <w:rPr>
          <w:rFonts w:ascii="Arial" w:hAnsi="Arial" w:cs="Arial"/>
        </w:rPr>
        <w:t xml:space="preserve">ing information criteria AIC </w:t>
      </w:r>
      <w:r>
        <w:rPr>
          <w:rFonts w:ascii="Arial" w:hAnsi="Arial" w:cs="Arial"/>
        </w:rPr>
        <w:t>and</w:t>
      </w:r>
      <w:r w:rsidRPr="00DC646E">
        <w:rPr>
          <w:rFonts w:ascii="Arial" w:hAnsi="Arial" w:cs="Arial"/>
        </w:rPr>
        <w:t xml:space="preserve"> BIC to achieve the best balance between model fit and complexity. Higher-order models with additional parameters might overfit the data, while simpler configurations could fail to capture VVIX’s nuanced short-term dynamics. Banerjee's model thus provides an effective yet computationally manageable approach to forecasting.</w:t>
      </w:r>
    </w:p>
    <w:p w14:paraId="75F5BF1D" w14:textId="77777777" w:rsidR="008D1943" w:rsidRPr="00DC646E" w:rsidRDefault="008D1943" w:rsidP="008D1943">
      <w:pPr>
        <w:spacing w:after="60" w:line="360" w:lineRule="auto"/>
        <w:ind w:firstLine="720"/>
        <w:jc w:val="both"/>
        <w:rPr>
          <w:rFonts w:ascii="Arial" w:hAnsi="Arial" w:cs="Arial"/>
        </w:rPr>
      </w:pPr>
      <w:r w:rsidRPr="00DC646E">
        <w:rPr>
          <w:rFonts w:ascii="Arial" w:hAnsi="Arial" w:cs="Arial"/>
        </w:rPr>
        <w:lastRenderedPageBreak/>
        <w:t xml:space="preserve">In validating the model, the study assessed its reliability using residual diagnostics and metrics such as Mean Squared Error (MSE) </w:t>
      </w:r>
      <w:r>
        <w:rPr>
          <w:rFonts w:ascii="Arial" w:hAnsi="Arial" w:cs="Arial"/>
        </w:rPr>
        <w:t>and</w:t>
      </w:r>
      <w:r w:rsidRPr="00DC646E">
        <w:rPr>
          <w:rFonts w:ascii="Arial" w:hAnsi="Arial" w:cs="Arial"/>
        </w:rPr>
        <w:t xml:space="preserve"> Root Mean Squared Error (RMSE). These measures confirmed the model's ability to accurately predict VVIX values while maintaining the statistical assumptions of white noise residuals. By forecasting VVIX, the ARIMA</w:t>
      </w:r>
      <w:r>
        <w:rPr>
          <w:rFonts w:ascii="Arial" w:hAnsi="Arial" w:cs="Arial"/>
        </w:rPr>
        <w:t xml:space="preserve"> </w:t>
      </w:r>
      <w:r w:rsidRPr="00DC646E">
        <w:rPr>
          <w:rFonts w:ascii="Arial" w:hAnsi="Arial" w:cs="Arial"/>
        </w:rPr>
        <w:t>(1, 0, 4) model enables financial market participants to anticipate extreme volatility periods, supporting more informed risk management strategies. While ARIMA provides a robust baseline for forecasting, it also highlights potential for hybrid approaches to account for nonlinearities in financial time series data.</w:t>
      </w:r>
    </w:p>
    <w:p w14:paraId="6FB1BC42" w14:textId="77777777" w:rsidR="008D1943" w:rsidRDefault="008D1943" w:rsidP="008D1943">
      <w:pPr>
        <w:spacing w:after="60" w:line="360" w:lineRule="auto"/>
        <w:jc w:val="both"/>
        <w:rPr>
          <w:rFonts w:ascii="Arial" w:eastAsia="Arial" w:hAnsi="Arial" w:cs="Arial"/>
          <w:color w:val="000000" w:themeColor="text1"/>
        </w:rPr>
      </w:pPr>
    </w:p>
    <w:p w14:paraId="1090326E" w14:textId="77777777" w:rsidR="008D1943" w:rsidRDefault="008D1943" w:rsidP="008D1943">
      <w:pPr>
        <w:spacing w:after="60" w:line="360" w:lineRule="auto"/>
        <w:jc w:val="both"/>
        <w:rPr>
          <w:rFonts w:ascii="Arial" w:eastAsia="Arial" w:hAnsi="Arial" w:cs="Arial"/>
          <w:color w:val="000000" w:themeColor="text1"/>
        </w:rPr>
      </w:pPr>
    </w:p>
    <w:p w14:paraId="06EB6295" w14:textId="77777777" w:rsidR="008D1943" w:rsidRDefault="008D1943" w:rsidP="008D1943">
      <w:pPr>
        <w:spacing w:after="60" w:line="360" w:lineRule="auto"/>
        <w:jc w:val="both"/>
        <w:rPr>
          <w:rFonts w:ascii="Arial" w:eastAsia="Arial" w:hAnsi="Arial" w:cs="Arial"/>
          <w:color w:val="000000" w:themeColor="text1"/>
        </w:rPr>
      </w:pPr>
    </w:p>
    <w:p w14:paraId="0F319F96" w14:textId="77777777" w:rsidR="008D1943" w:rsidRDefault="008D1943" w:rsidP="008D1943">
      <w:pPr>
        <w:spacing w:after="60" w:line="360" w:lineRule="auto"/>
        <w:jc w:val="both"/>
        <w:rPr>
          <w:rFonts w:ascii="Arial" w:eastAsia="Arial" w:hAnsi="Arial" w:cs="Arial"/>
          <w:color w:val="000000" w:themeColor="text1"/>
        </w:rPr>
      </w:pPr>
    </w:p>
    <w:p w14:paraId="7DC3EC78" w14:textId="77777777" w:rsidR="008D1943" w:rsidRDefault="008D1943" w:rsidP="008D1943">
      <w:pPr>
        <w:spacing w:after="60" w:line="360" w:lineRule="auto"/>
        <w:jc w:val="both"/>
        <w:rPr>
          <w:rFonts w:ascii="Arial" w:eastAsia="Arial" w:hAnsi="Arial" w:cs="Arial"/>
          <w:color w:val="000000" w:themeColor="text1"/>
        </w:rPr>
        <w:sectPr w:rsidR="008D1943" w:rsidSect="008D1943">
          <w:pgSz w:w="12240" w:h="15840"/>
          <w:pgMar w:top="1440" w:right="1440" w:bottom="1440" w:left="1440" w:header="720" w:footer="720" w:gutter="0"/>
          <w:cols w:space="720"/>
          <w:titlePg/>
          <w:docGrid w:linePitch="360"/>
        </w:sectPr>
      </w:pPr>
    </w:p>
    <w:p w14:paraId="6053B386" w14:textId="77777777" w:rsidR="008D1943" w:rsidRDefault="008D1943" w:rsidP="008D1943">
      <w:pPr>
        <w:spacing w:after="60" w:line="360" w:lineRule="auto"/>
        <w:jc w:val="both"/>
        <w:rPr>
          <w:rFonts w:ascii="Arial" w:eastAsia="Arial" w:hAnsi="Arial" w:cs="Arial"/>
          <w:color w:val="000000" w:themeColor="text1"/>
        </w:rPr>
      </w:pPr>
    </w:p>
    <w:p w14:paraId="061B0628" w14:textId="77777777" w:rsidR="008D1943" w:rsidRPr="00023B52" w:rsidRDefault="008D1943" w:rsidP="008D1943"/>
    <w:p w14:paraId="55C7E447" w14:textId="77777777" w:rsidR="008D1943" w:rsidRDefault="008D1943" w:rsidP="008D1943">
      <w:pPr>
        <w:keepNext/>
        <w:spacing w:after="60" w:line="360" w:lineRule="auto"/>
        <w:jc w:val="both"/>
      </w:pPr>
      <w:r>
        <w:rPr>
          <w:rFonts w:ascii="Arial" w:eastAsia="Arial" w:hAnsi="Arial" w:cs="Arial"/>
          <w:noProof/>
          <w:color w:val="000000" w:themeColor="text1"/>
          <w:sz w:val="20"/>
          <w:szCs w:val="20"/>
        </w:rPr>
        <w:drawing>
          <wp:inline distT="0" distB="0" distL="0" distR="0" wp14:anchorId="43F05C90" wp14:editId="771BC9D0">
            <wp:extent cx="8039595" cy="4521801"/>
            <wp:effectExtent l="0" t="0" r="0" b="0"/>
            <wp:docPr id="1" name="Picture 1" descr="A diagram of a global busin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global business&#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059820" cy="4533177"/>
                    </a:xfrm>
                    <a:prstGeom prst="rect">
                      <a:avLst/>
                    </a:prstGeom>
                    <a:noFill/>
                  </pic:spPr>
                </pic:pic>
              </a:graphicData>
            </a:graphic>
          </wp:inline>
        </w:drawing>
      </w:r>
    </w:p>
    <w:p w14:paraId="708D5706" w14:textId="77777777" w:rsidR="008D1943" w:rsidRDefault="008D1943" w:rsidP="008D1943">
      <w:pPr>
        <w:pStyle w:val="Caption"/>
        <w:jc w:val="center"/>
      </w:pPr>
      <w:r>
        <w:t>Figure 2.17 ADVANCED MACHINE LEARNING MODELS</w:t>
      </w:r>
    </w:p>
    <w:p w14:paraId="79507C35" w14:textId="77777777" w:rsidR="008D1943" w:rsidRPr="009471FD" w:rsidRDefault="008D1943" w:rsidP="008D1943">
      <w:pPr>
        <w:pStyle w:val="Caption"/>
        <w:jc w:val="center"/>
      </w:pPr>
    </w:p>
    <w:p w14:paraId="1FBA0733" w14:textId="77777777" w:rsidR="008D1943" w:rsidRDefault="008D1943" w:rsidP="008D1943">
      <w:pPr>
        <w:pStyle w:val="Heading2"/>
        <w:sectPr w:rsidR="008D1943" w:rsidSect="008D1943">
          <w:pgSz w:w="15840" w:h="12240" w:orient="landscape"/>
          <w:pgMar w:top="1440" w:right="1440" w:bottom="1440" w:left="1440" w:header="720" w:footer="720" w:gutter="0"/>
          <w:cols w:space="720"/>
          <w:titlePg/>
          <w:docGrid w:linePitch="360"/>
        </w:sectPr>
      </w:pPr>
    </w:p>
    <w:p w14:paraId="3EB2F270" w14:textId="77777777" w:rsidR="008D1943" w:rsidRPr="00267FC5" w:rsidRDefault="008D1943" w:rsidP="008D1943">
      <w:pPr>
        <w:pStyle w:val="Heading2"/>
        <w:rPr>
          <w:b/>
          <w:bCs/>
          <w:i/>
          <w:iCs/>
          <w:sz w:val="20"/>
          <w:szCs w:val="20"/>
        </w:rPr>
      </w:pPr>
      <w:bookmarkStart w:id="27" w:name="_Toc202695069"/>
      <w:r w:rsidRPr="00267FC5">
        <w:rPr>
          <w:b/>
          <w:bCs/>
          <w:i/>
          <w:iCs/>
          <w:sz w:val="20"/>
          <w:szCs w:val="20"/>
        </w:rPr>
        <w:lastRenderedPageBreak/>
        <w:t>2.8 NEURAL BASIS EXPANSION (NBEATS)</w:t>
      </w:r>
      <w:bookmarkEnd w:id="27"/>
    </w:p>
    <w:p w14:paraId="720B9464" w14:textId="77777777" w:rsidR="008D1943" w:rsidRPr="00023B52" w:rsidRDefault="008D1943" w:rsidP="008D1943"/>
    <w:p w14:paraId="4148BB23" w14:textId="77777777" w:rsidR="008D1943" w:rsidRPr="00A3298B" w:rsidRDefault="008D1943" w:rsidP="008D1943">
      <w:pPr>
        <w:spacing w:line="360" w:lineRule="auto"/>
        <w:ind w:firstLine="720"/>
        <w:jc w:val="both"/>
        <w:rPr>
          <w:rFonts w:ascii="Arial" w:hAnsi="Arial" w:cs="Arial"/>
        </w:rPr>
      </w:pPr>
      <w:proofErr w:type="spellStart"/>
      <w:r w:rsidRPr="00D938DF">
        <w:rPr>
          <w:rFonts w:ascii="Arial" w:hAnsi="Arial" w:cs="Arial"/>
        </w:rPr>
        <w:t>Oreshkin</w:t>
      </w:r>
      <w:proofErr w:type="spellEnd"/>
      <w:r w:rsidRPr="00D938DF">
        <w:rPr>
          <w:rFonts w:ascii="Arial" w:hAnsi="Arial" w:cs="Arial"/>
        </w:rPr>
        <w:t xml:space="preserve"> et al</w:t>
      </w:r>
      <w:r>
        <w:rPr>
          <w:rFonts w:ascii="Arial" w:hAnsi="Arial" w:cs="Arial"/>
        </w:rPr>
        <w:t>.,</w:t>
      </w:r>
      <w:r w:rsidRPr="00D938DF">
        <w:rPr>
          <w:rFonts w:ascii="Arial" w:hAnsi="Arial" w:cs="Arial"/>
        </w:rPr>
        <w:t xml:space="preserve"> proposed a novel architecture for univariate time series forecasting. They applied it to a variety of </w:t>
      </w:r>
      <w:r>
        <w:rPr>
          <w:rFonts w:ascii="Arial" w:hAnsi="Arial" w:cs="Arial"/>
        </w:rPr>
        <w:t>time series</w:t>
      </w:r>
      <w:r w:rsidRPr="00D938DF">
        <w:rPr>
          <w:rFonts w:ascii="Arial" w:hAnsi="Arial" w:cs="Arial"/>
        </w:rPr>
        <w:t xml:space="preserve"> forecasting problems using non-overlapping competition datasets: M4, M3 and Tourism. The results significantly </w:t>
      </w:r>
      <w:r w:rsidRPr="00A3298B">
        <w:rPr>
          <w:rFonts w:ascii="Arial" w:hAnsi="Arial" w:cs="Arial"/>
        </w:rPr>
        <w:t>outperformed traditional econometric forecasting techniques</w:t>
      </w:r>
      <w:r>
        <w:rPr>
          <w:rFonts w:ascii="Arial" w:hAnsi="Arial" w:cs="Arial"/>
        </w:rPr>
        <w:t xml:space="preserve"> </w:t>
      </w:r>
      <w:sdt>
        <w:sdtPr>
          <w:rPr>
            <w:rFonts w:ascii="Arial" w:hAnsi="Arial" w:cs="Arial"/>
          </w:rPr>
          <w:id w:val="-311720900"/>
          <w:citation/>
        </w:sdtPr>
        <w:sdtContent>
          <w:r>
            <w:rPr>
              <w:rFonts w:ascii="Arial" w:hAnsi="Arial" w:cs="Arial"/>
            </w:rPr>
            <w:fldChar w:fldCharType="begin"/>
          </w:r>
          <w:r>
            <w:rPr>
              <w:rFonts w:ascii="Arial" w:hAnsi="Arial" w:cs="Arial"/>
            </w:rPr>
            <w:instrText xml:space="preserve"> CITATION Bor19 \l 2057 </w:instrText>
          </w:r>
          <w:r>
            <w:rPr>
              <w:rFonts w:ascii="Arial" w:hAnsi="Arial" w:cs="Arial"/>
            </w:rPr>
            <w:fldChar w:fldCharType="separate"/>
          </w:r>
          <w:r w:rsidRPr="00267FC5">
            <w:rPr>
              <w:rFonts w:ascii="Arial" w:hAnsi="Arial" w:cs="Arial"/>
              <w:noProof/>
            </w:rPr>
            <w:t>[51]</w:t>
          </w:r>
          <w:r>
            <w:rPr>
              <w:rFonts w:ascii="Arial" w:hAnsi="Arial" w:cs="Arial"/>
            </w:rPr>
            <w:fldChar w:fldCharType="end"/>
          </w:r>
        </w:sdtContent>
      </w:sdt>
      <w:r w:rsidRPr="00A3298B">
        <w:rPr>
          <w:rFonts w:ascii="Arial" w:hAnsi="Arial" w:cs="Arial"/>
        </w:rPr>
        <w:t xml:space="preserve">. </w:t>
      </w:r>
    </w:p>
    <w:p w14:paraId="1E3FFC78" w14:textId="77777777" w:rsidR="008D1943" w:rsidRPr="00A3298B" w:rsidRDefault="008D1943" w:rsidP="008D1943">
      <w:pPr>
        <w:spacing w:line="360" w:lineRule="auto"/>
        <w:ind w:firstLine="720"/>
        <w:jc w:val="both"/>
        <w:rPr>
          <w:rFonts w:ascii="Arial" w:hAnsi="Arial" w:cs="Arial"/>
        </w:rPr>
      </w:pPr>
      <w:r w:rsidRPr="004126F5">
        <w:rPr>
          <w:rFonts w:ascii="Arial" w:hAnsi="Arial" w:cs="Arial"/>
        </w:rPr>
        <w:t>N-BEATS is a novel deep learning architecture designed for interpretable univariate time series forecasting.</w:t>
      </w:r>
      <w:r>
        <w:rPr>
          <w:rFonts w:ascii="Arial" w:hAnsi="Arial" w:cs="Arial"/>
        </w:rPr>
        <w:t xml:space="preserve"> </w:t>
      </w:r>
      <w:r w:rsidRPr="00A3298B">
        <w:rPr>
          <w:rFonts w:ascii="Arial" w:hAnsi="Arial" w:cs="Arial"/>
        </w:rPr>
        <w:t xml:space="preserve">The focus is on solving the univariate times series point forecasting problem using deep learning architecture based on backward and forward residual links and a very deep stack of fully connected layers. </w:t>
      </w:r>
      <w:r w:rsidRPr="00D74207">
        <w:rPr>
          <w:rFonts w:ascii="Arial" w:hAnsi="Arial" w:cs="Arial"/>
        </w:rPr>
        <w:t>Although N-BEATS was initially designed for univariate forecasting, extensions have been used for multivariate time series forecasting by combining outputs from multiple univariate models.</w:t>
      </w:r>
      <w:r>
        <w:rPr>
          <w:rFonts w:ascii="Arial" w:hAnsi="Arial" w:cs="Arial"/>
        </w:rPr>
        <w:t xml:space="preserve"> The </w:t>
      </w:r>
      <w:proofErr w:type="spellStart"/>
      <w:r>
        <w:rPr>
          <w:rFonts w:ascii="Arial" w:hAnsi="Arial" w:cs="Arial"/>
        </w:rPr>
        <w:t>backcast</w:t>
      </w:r>
      <w:proofErr w:type="spellEnd"/>
      <w:r>
        <w:rPr>
          <w:rFonts w:ascii="Arial" w:hAnsi="Arial" w:cs="Arial"/>
        </w:rPr>
        <w:t xml:space="preserve"> link takes the historical data as input and produces a representation of the past. In other words, it</w:t>
      </w:r>
      <w:r w:rsidRPr="00D74207">
        <w:rPr>
          <w:rFonts w:ascii="Arial" w:hAnsi="Arial" w:cs="Arial"/>
        </w:rPr>
        <w:t xml:space="preserve"> removes the portion of the historical data that the block can approximate, leaving the residual error for subsequent blocks to model.</w:t>
      </w:r>
      <w:r>
        <w:rPr>
          <w:rFonts w:ascii="Arial" w:hAnsi="Arial" w:cs="Arial"/>
        </w:rPr>
        <w:t xml:space="preserve"> The forecast link takes the representation of the past and produces a partial forecast for future time steps. </w:t>
      </w:r>
      <w:r w:rsidRPr="00A3298B">
        <w:rPr>
          <w:rFonts w:ascii="Arial" w:hAnsi="Arial" w:cs="Arial"/>
        </w:rPr>
        <w:t xml:space="preserve">The architecture has several desirable properties, being interpretable, applicable without modification to a wide array of target domains, and fast to train. </w:t>
      </w:r>
    </w:p>
    <w:p w14:paraId="17C53767" w14:textId="77777777" w:rsidR="008D1943" w:rsidRPr="00A3298B" w:rsidRDefault="008D1943" w:rsidP="008D1943">
      <w:pPr>
        <w:spacing w:line="360" w:lineRule="auto"/>
        <w:ind w:firstLine="720"/>
        <w:jc w:val="both"/>
        <w:rPr>
          <w:rFonts w:ascii="Arial" w:hAnsi="Arial" w:cs="Arial"/>
          <w:color w:val="292929"/>
          <w:spacing w:val="-1"/>
        </w:rPr>
      </w:pPr>
      <w:r w:rsidRPr="00A3298B">
        <w:rPr>
          <w:rFonts w:ascii="Arial" w:hAnsi="Arial" w:cs="Arial"/>
          <w:color w:val="292929"/>
          <w:spacing w:val="-1"/>
        </w:rPr>
        <w:t xml:space="preserve">The model consists of a sequence of stacks, each of which combine multiple blocks. The blocks connect feedforward networks via forecast and </w:t>
      </w:r>
      <w:proofErr w:type="spellStart"/>
      <w:r w:rsidRPr="00A3298B">
        <w:rPr>
          <w:rFonts w:ascii="Arial" w:hAnsi="Arial" w:cs="Arial"/>
          <w:color w:val="292929"/>
          <w:spacing w:val="-1"/>
        </w:rPr>
        <w:t>backcast</w:t>
      </w:r>
      <w:proofErr w:type="spellEnd"/>
      <w:r w:rsidRPr="00A3298B">
        <w:rPr>
          <w:rFonts w:ascii="Arial" w:hAnsi="Arial" w:cs="Arial"/>
          <w:color w:val="292929"/>
          <w:spacing w:val="-1"/>
        </w:rPr>
        <w:t xml:space="preserve"> links. A block “</w:t>
      </w:r>
      <w:r w:rsidRPr="00A3298B">
        <w:rPr>
          <w:rFonts w:ascii="Arial" w:hAnsi="Arial" w:cs="Arial"/>
          <w:spacing w:val="-1"/>
        </w:rPr>
        <w:t>removes the portion of the signal … it can approximate well</w:t>
      </w:r>
      <w:r w:rsidRPr="00A3298B">
        <w:rPr>
          <w:rFonts w:ascii="Arial" w:hAnsi="Arial" w:cs="Arial"/>
          <w:color w:val="292929"/>
          <w:spacing w:val="-1"/>
        </w:rPr>
        <w:t xml:space="preserve">” </w:t>
      </w:r>
      <w:sdt>
        <w:sdtPr>
          <w:rPr>
            <w:rFonts w:ascii="Arial" w:hAnsi="Arial" w:cs="Arial"/>
            <w:color w:val="292929"/>
            <w:spacing w:val="-1"/>
          </w:rPr>
          <w:id w:val="-1725666530"/>
          <w:citation/>
        </w:sdtPr>
        <w:sdtContent>
          <w:r w:rsidRPr="00A3298B">
            <w:rPr>
              <w:rFonts w:ascii="Arial" w:hAnsi="Arial" w:cs="Arial"/>
              <w:color w:val="292929"/>
              <w:spacing w:val="-1"/>
            </w:rPr>
            <w:fldChar w:fldCharType="begin"/>
          </w:r>
          <w:r w:rsidRPr="00A3298B">
            <w:rPr>
              <w:rFonts w:ascii="Arial" w:hAnsi="Arial" w:cs="Arial"/>
              <w:color w:val="292929"/>
              <w:spacing w:val="-1"/>
            </w:rPr>
            <w:instrText xml:space="preserve"> CITATION Bor19 \l 2057 </w:instrText>
          </w:r>
          <w:r w:rsidRPr="00A3298B">
            <w:rPr>
              <w:rFonts w:ascii="Arial" w:hAnsi="Arial" w:cs="Arial"/>
              <w:color w:val="292929"/>
              <w:spacing w:val="-1"/>
            </w:rPr>
            <w:fldChar w:fldCharType="separate"/>
          </w:r>
          <w:r w:rsidRPr="00311E4B">
            <w:rPr>
              <w:rFonts w:ascii="Arial" w:hAnsi="Arial" w:cs="Arial"/>
              <w:noProof/>
              <w:color w:val="292929"/>
              <w:spacing w:val="-1"/>
            </w:rPr>
            <w:t>[51]</w:t>
          </w:r>
          <w:r w:rsidRPr="00A3298B">
            <w:rPr>
              <w:rFonts w:ascii="Arial" w:hAnsi="Arial" w:cs="Arial"/>
              <w:color w:val="292929"/>
              <w:spacing w:val="-1"/>
            </w:rPr>
            <w:fldChar w:fldCharType="end"/>
          </w:r>
        </w:sdtContent>
      </w:sdt>
      <w:r w:rsidRPr="00A3298B">
        <w:rPr>
          <w:rFonts w:ascii="Arial" w:hAnsi="Arial" w:cs="Arial"/>
          <w:color w:val="292929"/>
          <w:spacing w:val="-1"/>
        </w:rPr>
        <w:t xml:space="preserve">. Then the block sets its focus on the residual error, which the preceding blocks could not disentangle. </w:t>
      </w:r>
      <w:r>
        <w:rPr>
          <w:rFonts w:ascii="Arial" w:hAnsi="Arial" w:cs="Arial"/>
          <w:color w:val="292929"/>
          <w:spacing w:val="-1"/>
        </w:rPr>
        <w:t xml:space="preserve">This residual error becomes the input for the subsequent blocks. </w:t>
      </w:r>
      <w:r w:rsidRPr="00A3298B">
        <w:rPr>
          <w:rFonts w:ascii="Arial" w:hAnsi="Arial" w:cs="Arial"/>
          <w:color w:val="292929"/>
          <w:spacing w:val="-1"/>
        </w:rPr>
        <w:t xml:space="preserve">Each block generates a partial forecast, with its focus set on the local characteristics of the </w:t>
      </w:r>
      <w:r w:rsidRPr="00A3298B">
        <w:rPr>
          <w:rFonts w:ascii="Arial" w:hAnsi="Arial" w:cs="Arial"/>
          <w:spacing w:val="-1"/>
        </w:rPr>
        <w:t xml:space="preserve">time series. The stack aggregates partial predictions on the blocks it consists </w:t>
      </w:r>
      <w:proofErr w:type="gramStart"/>
      <w:r w:rsidRPr="00A3298B">
        <w:rPr>
          <w:rFonts w:ascii="Arial" w:hAnsi="Arial" w:cs="Arial"/>
          <w:spacing w:val="-1"/>
        </w:rPr>
        <w:t>of, and</w:t>
      </w:r>
      <w:proofErr w:type="gramEnd"/>
      <w:r w:rsidRPr="00A3298B">
        <w:rPr>
          <w:rFonts w:ascii="Arial" w:hAnsi="Arial" w:cs="Arial"/>
          <w:spacing w:val="-1"/>
        </w:rPr>
        <w:t xml:space="preserve"> then passes the </w:t>
      </w:r>
      <w:r w:rsidRPr="00A3298B">
        <w:rPr>
          <w:rFonts w:ascii="Arial" w:hAnsi="Arial" w:cs="Arial"/>
          <w:color w:val="292929"/>
          <w:spacing w:val="-1"/>
        </w:rPr>
        <w:t>results on to the next stack. The purpose of the stack is to identify non-local patterns along the complete time axis by “looking back.”</w:t>
      </w:r>
      <w:r>
        <w:rPr>
          <w:rFonts w:ascii="Arial" w:hAnsi="Arial" w:cs="Arial"/>
          <w:color w:val="292929"/>
          <w:spacing w:val="-1"/>
        </w:rPr>
        <w:t xml:space="preserve"> </w:t>
      </w:r>
      <w:r w:rsidRPr="00D74207">
        <w:rPr>
          <w:rFonts w:ascii="Arial" w:hAnsi="Arial" w:cs="Arial"/>
          <w:color w:val="292929"/>
          <w:spacing w:val="-1"/>
        </w:rPr>
        <w:t>Each stack in N-BEATS aggregates partial forecasts from its constituent blocks. This hierarchical arrangement allows the model to progressively capture both local characteristics (within blocks) and global patterns (across stacks) along the time axis.</w:t>
      </w:r>
      <w:r>
        <w:rPr>
          <w:rFonts w:ascii="Arial" w:hAnsi="Arial" w:cs="Arial"/>
          <w:color w:val="292929"/>
          <w:spacing w:val="-1"/>
        </w:rPr>
        <w:t xml:space="preserve"> </w:t>
      </w:r>
      <w:r w:rsidRPr="00A3298B">
        <w:rPr>
          <w:rFonts w:ascii="Arial" w:hAnsi="Arial" w:cs="Arial"/>
          <w:color w:val="292929"/>
          <w:spacing w:val="-1"/>
        </w:rPr>
        <w:t>Finally,</w:t>
      </w:r>
      <w:r>
        <w:rPr>
          <w:rFonts w:ascii="Arial" w:hAnsi="Arial" w:cs="Arial"/>
          <w:color w:val="292929"/>
          <w:spacing w:val="-1"/>
        </w:rPr>
        <w:t xml:space="preserve"> </w:t>
      </w:r>
      <w:r w:rsidRPr="00A3298B">
        <w:rPr>
          <w:rFonts w:ascii="Arial" w:hAnsi="Arial" w:cs="Arial"/>
          <w:color w:val="292929"/>
          <w:spacing w:val="-1"/>
        </w:rPr>
        <w:t>the partial forecasts are aggregated into an overall forecast at the model level.</w:t>
      </w:r>
    </w:p>
    <w:p w14:paraId="03EB198D" w14:textId="77777777" w:rsidR="008D1943" w:rsidRPr="00A3298B" w:rsidRDefault="008D1943" w:rsidP="008D1943">
      <w:pPr>
        <w:spacing w:line="360" w:lineRule="auto"/>
        <w:ind w:firstLine="720"/>
        <w:jc w:val="both"/>
        <w:rPr>
          <w:rFonts w:ascii="Arial" w:hAnsi="Arial" w:cs="Arial"/>
          <w:color w:val="292929"/>
          <w:spacing w:val="-1"/>
        </w:rPr>
      </w:pPr>
      <w:r w:rsidRPr="00A3298B">
        <w:rPr>
          <w:rFonts w:ascii="Arial" w:hAnsi="Arial" w:cs="Arial"/>
          <w:color w:val="292929"/>
          <w:spacing w:val="-1"/>
        </w:rPr>
        <w:lastRenderedPageBreak/>
        <w:t>N-BEATS takes as its hyperparameters:</w:t>
      </w:r>
    </w:p>
    <w:p w14:paraId="6D3FF35D" w14:textId="77777777" w:rsidR="008D1943" w:rsidRPr="00650A3A" w:rsidRDefault="008D1943" w:rsidP="008D1943">
      <w:pPr>
        <w:pStyle w:val="ListParagraph"/>
        <w:numPr>
          <w:ilvl w:val="0"/>
          <w:numId w:val="5"/>
        </w:numPr>
        <w:spacing w:line="360" w:lineRule="auto"/>
        <w:rPr>
          <w:rFonts w:ascii="Arial" w:hAnsi="Arial" w:cs="Arial"/>
          <w:color w:val="292929"/>
          <w:spacing w:val="-1"/>
        </w:rPr>
      </w:pPr>
      <w:r w:rsidRPr="00650A3A">
        <w:rPr>
          <w:rFonts w:ascii="Arial" w:hAnsi="Arial" w:cs="Arial"/>
          <w:color w:val="292929"/>
          <w:spacing w:val="-1"/>
        </w:rPr>
        <w:t xml:space="preserve">The size of the input and output layers (constants INLEN and N_FC) must be sufficient to assign a node for each feature in the source data. </w:t>
      </w:r>
      <w:r>
        <w:rPr>
          <w:rFonts w:ascii="Arial" w:hAnsi="Arial" w:cs="Arial"/>
          <w:color w:val="292929"/>
          <w:spacing w:val="-1"/>
        </w:rPr>
        <w:t xml:space="preserve">Each feature should have a corresponding node in the input and output layers. </w:t>
      </w:r>
      <w:r w:rsidRPr="00650A3A">
        <w:rPr>
          <w:rFonts w:ascii="Arial" w:hAnsi="Arial" w:cs="Arial"/>
          <w:color w:val="292929"/>
          <w:spacing w:val="-1"/>
        </w:rPr>
        <w:t>The length of the input segment should not be less than the order of seasonality, otherwise the learning process will have more difficulty combining the segments. For efficient memory usage, set them to a power of 2.</w:t>
      </w:r>
      <w:r>
        <w:rPr>
          <w:rFonts w:ascii="Arial" w:hAnsi="Arial" w:cs="Arial"/>
          <w:color w:val="292929"/>
          <w:spacing w:val="-1"/>
        </w:rPr>
        <w:t xml:space="preserve"> </w:t>
      </w:r>
      <w:r w:rsidRPr="00263240">
        <w:rPr>
          <w:rFonts w:ascii="Arial" w:hAnsi="Arial" w:cs="Arial"/>
          <w:color w:val="292929"/>
          <w:spacing w:val="-1"/>
        </w:rPr>
        <w:t>For univariate time series, the size of the input layer corresponds to the length of the historical window, while the output layer represents the number of future time steps to forecast.</w:t>
      </w:r>
    </w:p>
    <w:p w14:paraId="49681904" w14:textId="77777777" w:rsidR="008D1943" w:rsidRDefault="008D1943" w:rsidP="008D1943">
      <w:pPr>
        <w:pStyle w:val="ListParagraph"/>
        <w:numPr>
          <w:ilvl w:val="0"/>
          <w:numId w:val="5"/>
        </w:numPr>
        <w:spacing w:line="360" w:lineRule="auto"/>
        <w:rPr>
          <w:rFonts w:ascii="Arial" w:hAnsi="Arial" w:cs="Arial"/>
          <w:color w:val="292929"/>
          <w:spacing w:val="-1"/>
        </w:rPr>
      </w:pPr>
      <w:r w:rsidRPr="00650A3A">
        <w:rPr>
          <w:rFonts w:ascii="Arial" w:hAnsi="Arial" w:cs="Arial"/>
          <w:color w:val="292929"/>
          <w:spacing w:val="-1"/>
        </w:rPr>
        <w:t>The number of </w:t>
      </w:r>
      <w:r w:rsidRPr="00C43433">
        <w:rPr>
          <w:rFonts w:ascii="Arial" w:hAnsi="Arial" w:cs="Arial"/>
          <w:color w:val="292929"/>
          <w:spacing w:val="-1"/>
        </w:rPr>
        <w:t>blocks in a stack</w:t>
      </w:r>
      <w:r w:rsidRPr="00650A3A">
        <w:rPr>
          <w:rFonts w:ascii="Arial" w:hAnsi="Arial" w:cs="Arial"/>
          <w:color w:val="292929"/>
          <w:spacing w:val="-1"/>
        </w:rPr>
        <w:t> (BLOCKS).</w:t>
      </w:r>
    </w:p>
    <w:p w14:paraId="39948D63" w14:textId="77777777" w:rsidR="008D1943" w:rsidRDefault="008D1943" w:rsidP="008D1943">
      <w:pPr>
        <w:pStyle w:val="ListParagraph"/>
        <w:numPr>
          <w:ilvl w:val="0"/>
          <w:numId w:val="16"/>
        </w:numPr>
        <w:spacing w:line="360" w:lineRule="auto"/>
        <w:rPr>
          <w:rFonts w:ascii="Arial" w:hAnsi="Arial" w:cs="Arial"/>
          <w:color w:val="292929"/>
          <w:spacing w:val="-1"/>
        </w:rPr>
      </w:pPr>
      <w:r>
        <w:rPr>
          <w:rFonts w:ascii="Arial" w:hAnsi="Arial" w:cs="Arial"/>
          <w:color w:val="292929"/>
          <w:spacing w:val="-1"/>
        </w:rPr>
        <w:t>N-beats consists of a sequence of stacks, each containing multiple blocks.</w:t>
      </w:r>
    </w:p>
    <w:p w14:paraId="1300EE20" w14:textId="77777777" w:rsidR="008D1943" w:rsidRDefault="008D1943" w:rsidP="008D1943">
      <w:pPr>
        <w:pStyle w:val="ListParagraph"/>
        <w:numPr>
          <w:ilvl w:val="0"/>
          <w:numId w:val="16"/>
        </w:numPr>
        <w:spacing w:line="360" w:lineRule="auto"/>
        <w:rPr>
          <w:rFonts w:ascii="Arial" w:hAnsi="Arial" w:cs="Arial"/>
          <w:color w:val="292929"/>
          <w:spacing w:val="-1"/>
        </w:rPr>
      </w:pPr>
      <w:r>
        <w:rPr>
          <w:rFonts w:ascii="Arial" w:hAnsi="Arial" w:cs="Arial"/>
          <w:color w:val="292929"/>
          <w:spacing w:val="-1"/>
        </w:rPr>
        <w:t xml:space="preserve">The number of blocks in a stack (BLOCKS) is a hyperparameter that determines the depth and complexity of the model. </w:t>
      </w:r>
    </w:p>
    <w:p w14:paraId="25BC0F54" w14:textId="77777777" w:rsidR="008D1943" w:rsidRDefault="008D1943" w:rsidP="008D1943">
      <w:pPr>
        <w:pStyle w:val="ListParagraph"/>
        <w:numPr>
          <w:ilvl w:val="0"/>
          <w:numId w:val="5"/>
        </w:numPr>
        <w:spacing w:line="360" w:lineRule="auto"/>
        <w:rPr>
          <w:rFonts w:ascii="Arial" w:hAnsi="Arial" w:cs="Arial"/>
          <w:color w:val="292929"/>
          <w:spacing w:val="-1"/>
        </w:rPr>
      </w:pPr>
      <w:r w:rsidRPr="00650A3A">
        <w:rPr>
          <w:rFonts w:ascii="Arial" w:hAnsi="Arial" w:cs="Arial"/>
          <w:color w:val="292929"/>
          <w:spacing w:val="-1"/>
        </w:rPr>
        <w:t>The width of each fully connected layer in each block of a stack: its node count (LWIDTH).</w:t>
      </w:r>
    </w:p>
    <w:p w14:paraId="3AA4CADB" w14:textId="77777777" w:rsidR="008D1943" w:rsidRDefault="008D1943" w:rsidP="008D1943">
      <w:pPr>
        <w:pStyle w:val="ListParagraph"/>
        <w:numPr>
          <w:ilvl w:val="0"/>
          <w:numId w:val="17"/>
        </w:numPr>
        <w:spacing w:line="360" w:lineRule="auto"/>
        <w:rPr>
          <w:rFonts w:ascii="Arial" w:hAnsi="Arial" w:cs="Arial"/>
          <w:color w:val="292929"/>
          <w:spacing w:val="-1"/>
        </w:rPr>
      </w:pPr>
      <w:r>
        <w:rPr>
          <w:rFonts w:ascii="Arial" w:hAnsi="Arial" w:cs="Arial"/>
          <w:color w:val="292929"/>
          <w:spacing w:val="-1"/>
        </w:rPr>
        <w:t xml:space="preserve">The width of each fully connected layer in each </w:t>
      </w:r>
      <w:proofErr w:type="gramStart"/>
      <w:r>
        <w:rPr>
          <w:rFonts w:ascii="Arial" w:hAnsi="Arial" w:cs="Arial"/>
          <w:color w:val="292929"/>
          <w:spacing w:val="-1"/>
        </w:rPr>
        <w:t>block(</w:t>
      </w:r>
      <w:proofErr w:type="gramEnd"/>
      <w:r>
        <w:rPr>
          <w:rFonts w:ascii="Arial" w:hAnsi="Arial" w:cs="Arial"/>
          <w:color w:val="292929"/>
          <w:spacing w:val="-1"/>
        </w:rPr>
        <w:t>LWIDTH) refers to the node count of these layers.</w:t>
      </w:r>
    </w:p>
    <w:p w14:paraId="5F06F605" w14:textId="77777777" w:rsidR="008D1943" w:rsidRDefault="008D1943" w:rsidP="008D1943">
      <w:pPr>
        <w:pStyle w:val="ListParagraph"/>
        <w:numPr>
          <w:ilvl w:val="0"/>
          <w:numId w:val="17"/>
        </w:numPr>
        <w:spacing w:line="360" w:lineRule="auto"/>
        <w:rPr>
          <w:rFonts w:ascii="Arial" w:hAnsi="Arial" w:cs="Arial"/>
          <w:color w:val="292929"/>
          <w:spacing w:val="-1"/>
        </w:rPr>
      </w:pPr>
      <w:r>
        <w:rPr>
          <w:rFonts w:ascii="Arial" w:hAnsi="Arial" w:cs="Arial"/>
          <w:color w:val="292929"/>
          <w:spacing w:val="-1"/>
        </w:rPr>
        <w:t xml:space="preserve">The width determines the capacity of the network to learn and represent complex patterns in the time series data. </w:t>
      </w:r>
    </w:p>
    <w:p w14:paraId="2918FC14" w14:textId="77777777" w:rsidR="008D1943" w:rsidRPr="00E15F65" w:rsidRDefault="008D1943" w:rsidP="008D1943">
      <w:pPr>
        <w:spacing w:line="360" w:lineRule="auto"/>
        <w:ind w:firstLine="720"/>
        <w:jc w:val="both"/>
        <w:rPr>
          <w:rFonts w:ascii="Arial" w:hAnsi="Arial" w:cs="Arial"/>
          <w:color w:val="292929"/>
          <w:spacing w:val="-1"/>
        </w:rPr>
      </w:pPr>
      <w:r w:rsidRPr="00A3298B">
        <w:rPr>
          <w:rFonts w:ascii="Arial" w:hAnsi="Arial" w:cs="Arial"/>
          <w:color w:val="292929"/>
          <w:spacing w:val="-1"/>
        </w:rPr>
        <w:t xml:space="preserve">The batch size determines the number of cases the model will process before updating its matrix weights. To effectively align it with the memory structure of </w:t>
      </w:r>
      <w:r>
        <w:rPr>
          <w:rFonts w:ascii="Arial" w:hAnsi="Arial" w:cs="Arial"/>
          <w:color w:val="292929"/>
          <w:spacing w:val="-1"/>
        </w:rPr>
        <w:t>our</w:t>
      </w:r>
      <w:r w:rsidRPr="00A3298B">
        <w:rPr>
          <w:rFonts w:ascii="Arial" w:hAnsi="Arial" w:cs="Arial"/>
          <w:color w:val="292929"/>
          <w:spacing w:val="-1"/>
        </w:rPr>
        <w:t xml:space="preserve"> system,</w:t>
      </w:r>
      <w:r>
        <w:rPr>
          <w:rFonts w:ascii="Arial" w:hAnsi="Arial" w:cs="Arial"/>
          <w:color w:val="292929"/>
          <w:spacing w:val="-1"/>
        </w:rPr>
        <w:t xml:space="preserve"> we</w:t>
      </w:r>
      <w:r w:rsidRPr="00A3298B">
        <w:rPr>
          <w:rFonts w:ascii="Arial" w:hAnsi="Arial" w:cs="Arial"/>
          <w:color w:val="292929"/>
          <w:spacing w:val="-1"/>
        </w:rPr>
        <w:t xml:space="preserve"> set it to a power of 2. Very large batch sizes can skew gradients down only in one direction, and the model can get stuck at a sub-optimal minimum. Smaller batch sizes will cause the gradient descent to bounce around in different directions and can result in lower accuracy, but they also tend to prevent the model from overfitting. The most frequent recommendation is to choose an initial batch size of 32. Since our dataset has a frequency of 24 hours per day, we set the batch size to the following binary limit that can handle 24-time steps: 32. The epochs tell the model the number of cycles the exercise has to perform</w:t>
      </w:r>
      <w:r w:rsidRPr="00BC73EF">
        <w:rPr>
          <w:rFonts w:ascii="Arial" w:hAnsi="Arial" w:cs="Arial"/>
          <w:color w:val="292929"/>
          <w:spacing w:val="-1"/>
        </w:rPr>
        <w:t xml:space="preserve"> </w:t>
      </w:r>
      <w:r>
        <w:rPr>
          <w:rFonts w:ascii="Arial" w:hAnsi="Arial" w:cs="Arial"/>
          <w:color w:val="292929"/>
          <w:spacing w:val="-1"/>
        </w:rPr>
        <w:t>i</w:t>
      </w:r>
      <w:r w:rsidRPr="00BC73EF">
        <w:rPr>
          <w:rFonts w:ascii="Arial" w:hAnsi="Arial" w:cs="Arial"/>
          <w:color w:val="292929"/>
          <w:spacing w:val="-1"/>
        </w:rPr>
        <w:t xml:space="preserve">n each epoch, the model processes the entire training set, performing one forward pass </w:t>
      </w:r>
      <w:r w:rsidRPr="00BC73EF">
        <w:rPr>
          <w:rFonts w:ascii="Arial" w:hAnsi="Arial" w:cs="Arial"/>
          <w:color w:val="292929"/>
          <w:spacing w:val="-1"/>
        </w:rPr>
        <w:lastRenderedPageBreak/>
        <w:t>and one back pass. Allowing</w:t>
      </w:r>
      <w:r w:rsidRPr="00E9522A">
        <w:rPr>
          <w:rFonts w:ascii="Arial" w:hAnsi="Arial" w:cs="Arial"/>
          <w:color w:val="292929"/>
          <w:spacing w:val="-1"/>
        </w:rPr>
        <w:t xml:space="preserve"> for some oversimplification, the product of these hyperparameters defines the tensor size of the model. Large </w:t>
      </w:r>
      <w:r w:rsidRPr="00964233">
        <w:rPr>
          <w:rFonts w:ascii="Arial" w:hAnsi="Arial" w:cs="Arial"/>
          <w:color w:val="292929"/>
          <w:spacing w:val="-1"/>
        </w:rPr>
        <w:t xml:space="preserve">parameter values ​​can cause it to reach the system's memory limit and cause exponentially longer processing times. While small parameter values ​​may not be sufficient to reflect complex patterns in the source data. </w:t>
      </w:r>
      <w:r w:rsidRPr="000935A2">
        <w:rPr>
          <w:rFonts w:ascii="Arial" w:hAnsi="Arial" w:cs="Arial"/>
          <w:color w:val="292929"/>
          <w:spacing w:val="-1"/>
        </w:rPr>
        <w:t>Probabilistic forecasting can be achieved in N-BEATS by incorporating quantile regression. This technique allows the model to estimate not only a central forecast but also uncertainty intervals, such as 10%/90% quantiles.</w:t>
      </w:r>
      <w:r>
        <w:rPr>
          <w:rFonts w:ascii="Arial" w:hAnsi="Arial" w:cs="Arial"/>
          <w:color w:val="292929"/>
          <w:spacing w:val="-1"/>
        </w:rPr>
        <w:t xml:space="preserve"> </w:t>
      </w:r>
      <w:r w:rsidRPr="00964233">
        <w:rPr>
          <w:rFonts w:ascii="Arial" w:hAnsi="Arial" w:cs="Arial"/>
          <w:color w:val="292929"/>
          <w:spacing w:val="-1"/>
        </w:rPr>
        <w:t>This is an option we can exercise in all deep forecasting models. The loss function of a neural network can be constructed using </w:t>
      </w:r>
      <w:r w:rsidRPr="00964233">
        <w:rPr>
          <w:rStyle w:val="Emphasis"/>
          <w:rFonts w:ascii="Arial" w:eastAsiaTheme="majorEastAsia" w:hAnsi="Arial" w:cs="Arial"/>
          <w:color w:val="292929"/>
          <w:spacing w:val="-1"/>
        </w:rPr>
        <w:t>quantile loss function.</w:t>
      </w:r>
      <w:r w:rsidRPr="00964233">
        <w:rPr>
          <w:rFonts w:ascii="Arial" w:hAnsi="Arial" w:cs="Arial"/>
          <w:color w:val="292929"/>
          <w:spacing w:val="-1"/>
        </w:rPr>
        <w:t> Then quantile regression will not only compute a central forecast value at each time step, a point estimate, but will draw uncertainty bands about it. Pairs of quantiles like 1%/99% or 10%/90% express the range over which the forecast value can vary, above or below the central value.</w:t>
      </w:r>
    </w:p>
    <w:p w14:paraId="3E8B5213" w14:textId="77777777" w:rsidR="008D1943" w:rsidRDefault="008D1943" w:rsidP="008D1943">
      <w:pPr>
        <w:pStyle w:val="Heading2"/>
      </w:pPr>
      <w:bookmarkStart w:id="28" w:name="_Toc202695070"/>
      <w:r w:rsidRPr="00267FC5">
        <w:rPr>
          <w:b/>
          <w:bCs/>
          <w:i/>
          <w:iCs/>
          <w:sz w:val="20"/>
          <w:szCs w:val="20"/>
        </w:rPr>
        <w:t>2.9 REINFORCEMENT LEARNING (RL)</w:t>
      </w:r>
      <w:bookmarkEnd w:id="28"/>
    </w:p>
    <w:p w14:paraId="01D86F55" w14:textId="3973DA1B" w:rsidR="008D1943" w:rsidRPr="00C263E5" w:rsidRDefault="008D1943" w:rsidP="008D1943">
      <w:pPr>
        <w:pStyle w:val="NormalWeb"/>
        <w:shd w:val="clear" w:color="auto" w:fill="FFFFFF"/>
        <w:spacing w:before="120" w:beforeAutospacing="0" w:after="120" w:afterAutospacing="0" w:line="360" w:lineRule="auto"/>
        <w:ind w:firstLine="720"/>
        <w:jc w:val="both"/>
        <w:rPr>
          <w:rFonts w:ascii="Arial" w:hAnsi="Arial" w:cs="Arial"/>
          <w:color w:val="202122"/>
        </w:rPr>
      </w:pPr>
      <w:r w:rsidRPr="00267FC5">
        <w:rPr>
          <w:rFonts w:ascii="Arial" w:hAnsi="Arial" w:cs="Arial"/>
          <w:color w:val="202124"/>
        </w:rPr>
        <w:t xml:space="preserve">Reinforcement learning (RL) is a framework where an agent interacts with its environment by taking actions, transitioning between states, and receiving rewards. The agent aims to maximize cumulative rewards over time by learning an optimal policy, often </w:t>
      </w:r>
      <w:r w:rsidRPr="000935A2">
        <w:rPr>
          <w:rFonts w:ascii="Arial" w:hAnsi="Arial" w:cs="Arial"/>
          <w:color w:val="202124"/>
        </w:rPr>
        <w:t>modelled</w:t>
      </w:r>
      <w:r w:rsidRPr="00267FC5">
        <w:rPr>
          <w:rFonts w:ascii="Arial" w:hAnsi="Arial" w:cs="Arial"/>
          <w:color w:val="202124"/>
        </w:rPr>
        <w:t xml:space="preserve"> as a Markov Decision Process (MDP). A</w:t>
      </w:r>
      <w:r w:rsidRPr="00C263E5">
        <w:rPr>
          <w:rFonts w:ascii="Arial" w:hAnsi="Arial" w:cs="Arial"/>
          <w:color w:val="202124"/>
          <w:shd w:val="clear" w:color="auto" w:fill="FFFFFF"/>
        </w:rPr>
        <w:t xml:space="preserve"> reinforcement learning agent can perceive and interpret its environment, take actions, and learn through trial and error</w:t>
      </w:r>
      <w:r>
        <w:rPr>
          <w:rFonts w:ascii="Arial" w:hAnsi="Arial" w:cs="Arial"/>
          <w:color w:val="202124"/>
          <w:shd w:val="clear" w:color="auto" w:fill="FFFFFF"/>
        </w:rPr>
        <w:t>.</w:t>
      </w:r>
      <w:r w:rsidRPr="00816EBE">
        <w:rPr>
          <w:rFonts w:ascii="Arial" w:hAnsi="Arial" w:cs="Arial"/>
          <w:color w:val="202124"/>
        </w:rPr>
        <w:t xml:space="preserve"> Reinforcement</w:t>
      </w:r>
      <w:r w:rsidRPr="00816EBE">
        <w:rPr>
          <w:rFonts w:ascii="Arial" w:hAnsi="Arial" w:cs="Arial"/>
          <w:color w:val="202124"/>
          <w:shd w:val="clear" w:color="auto" w:fill="FFFFFF"/>
        </w:rPr>
        <w:t xml:space="preserve"> </w:t>
      </w:r>
      <w:r w:rsidRPr="00816EBE">
        <w:rPr>
          <w:rFonts w:ascii="Arial" w:hAnsi="Arial" w:cs="Arial"/>
          <w:color w:val="202124"/>
        </w:rPr>
        <w:t>learning</w:t>
      </w:r>
      <w:r w:rsidRPr="00816EBE">
        <w:rPr>
          <w:rFonts w:ascii="Arial" w:hAnsi="Arial" w:cs="Arial"/>
          <w:color w:val="202124"/>
          <w:shd w:val="clear" w:color="auto" w:fill="FFFFFF"/>
        </w:rPr>
        <w:t xml:space="preserve"> </w:t>
      </w:r>
      <w:r w:rsidRPr="00816EBE">
        <w:rPr>
          <w:rFonts w:ascii="Arial" w:hAnsi="Arial" w:cs="Arial"/>
          <w:color w:val="202124"/>
        </w:rPr>
        <w:t>is</w:t>
      </w:r>
      <w:r w:rsidRPr="00816EBE">
        <w:rPr>
          <w:rFonts w:ascii="Arial" w:hAnsi="Arial" w:cs="Arial"/>
          <w:color w:val="202124"/>
          <w:shd w:val="clear" w:color="auto" w:fill="FFFFFF"/>
        </w:rPr>
        <w:t xml:space="preserve"> </w:t>
      </w:r>
      <w:r w:rsidRPr="00816EBE">
        <w:rPr>
          <w:rFonts w:ascii="Arial" w:hAnsi="Arial" w:cs="Arial"/>
          <w:color w:val="202124"/>
        </w:rPr>
        <w:t>one</w:t>
      </w:r>
      <w:r w:rsidRPr="00816EBE">
        <w:rPr>
          <w:rFonts w:ascii="Arial" w:hAnsi="Arial" w:cs="Arial"/>
          <w:color w:val="202124"/>
          <w:shd w:val="clear" w:color="auto" w:fill="FFFFFF"/>
        </w:rPr>
        <w:t xml:space="preserve"> </w:t>
      </w:r>
      <w:r w:rsidRPr="00816EBE">
        <w:rPr>
          <w:rFonts w:ascii="Arial" w:hAnsi="Arial" w:cs="Arial"/>
          <w:color w:val="202124"/>
        </w:rPr>
        <w:t>of</w:t>
      </w:r>
      <w:r w:rsidRPr="00816EBE">
        <w:rPr>
          <w:rFonts w:ascii="Arial" w:hAnsi="Arial" w:cs="Arial"/>
          <w:color w:val="202124"/>
          <w:shd w:val="clear" w:color="auto" w:fill="FFFFFF"/>
        </w:rPr>
        <w:t xml:space="preserve"> </w:t>
      </w:r>
      <w:r w:rsidRPr="00816EBE">
        <w:rPr>
          <w:rFonts w:ascii="Arial" w:hAnsi="Arial" w:cs="Arial"/>
          <w:color w:val="202124"/>
        </w:rPr>
        <w:t>the</w:t>
      </w:r>
      <w:r w:rsidRPr="00816EBE">
        <w:rPr>
          <w:rFonts w:ascii="Arial" w:hAnsi="Arial" w:cs="Arial"/>
          <w:color w:val="202124"/>
          <w:shd w:val="clear" w:color="auto" w:fill="FFFFFF"/>
        </w:rPr>
        <w:t xml:space="preserve"> </w:t>
      </w:r>
      <w:r w:rsidRPr="00816EBE">
        <w:rPr>
          <w:rFonts w:ascii="Arial" w:hAnsi="Arial" w:cs="Arial"/>
          <w:color w:val="202124"/>
        </w:rPr>
        <w:t>three</w:t>
      </w:r>
      <w:r w:rsidRPr="00816EBE">
        <w:rPr>
          <w:rFonts w:ascii="Arial" w:hAnsi="Arial" w:cs="Arial"/>
          <w:color w:val="202124"/>
          <w:shd w:val="clear" w:color="auto" w:fill="FFFFFF"/>
        </w:rPr>
        <w:t xml:space="preserve"> </w:t>
      </w:r>
      <w:r w:rsidRPr="00816EBE">
        <w:rPr>
          <w:rFonts w:ascii="Arial" w:hAnsi="Arial" w:cs="Arial"/>
          <w:color w:val="202124"/>
        </w:rPr>
        <w:t>fundamental</w:t>
      </w:r>
      <w:r w:rsidRPr="00816EBE">
        <w:rPr>
          <w:rFonts w:ascii="Arial" w:hAnsi="Arial" w:cs="Arial"/>
          <w:color w:val="202124"/>
          <w:shd w:val="clear" w:color="auto" w:fill="FFFFFF"/>
        </w:rPr>
        <w:t xml:space="preserve"> </w:t>
      </w:r>
      <w:r w:rsidRPr="00816EBE">
        <w:rPr>
          <w:rFonts w:ascii="Arial" w:hAnsi="Arial" w:cs="Arial"/>
          <w:color w:val="202124"/>
        </w:rPr>
        <w:t>models</w:t>
      </w:r>
      <w:r w:rsidRPr="00816EBE">
        <w:rPr>
          <w:rFonts w:ascii="Arial" w:hAnsi="Arial" w:cs="Arial"/>
          <w:color w:val="202124"/>
          <w:shd w:val="clear" w:color="auto" w:fill="FFFFFF"/>
        </w:rPr>
        <w:t xml:space="preserve"> </w:t>
      </w:r>
      <w:r w:rsidRPr="00816EBE">
        <w:rPr>
          <w:rFonts w:ascii="Arial" w:hAnsi="Arial" w:cs="Arial"/>
          <w:color w:val="202124"/>
        </w:rPr>
        <w:t>of</w:t>
      </w:r>
      <w:r w:rsidRPr="00816EBE">
        <w:rPr>
          <w:rFonts w:ascii="Arial" w:hAnsi="Arial" w:cs="Arial"/>
          <w:color w:val="202124"/>
          <w:shd w:val="clear" w:color="auto" w:fill="FFFFFF"/>
        </w:rPr>
        <w:t xml:space="preserve"> </w:t>
      </w:r>
      <w:r w:rsidRPr="00816EBE">
        <w:rPr>
          <w:rFonts w:ascii="Arial" w:hAnsi="Arial" w:cs="Arial"/>
          <w:color w:val="202124"/>
        </w:rPr>
        <w:t>machine</w:t>
      </w:r>
      <w:r w:rsidRPr="00816EBE">
        <w:rPr>
          <w:rFonts w:ascii="Arial" w:hAnsi="Arial" w:cs="Arial"/>
          <w:color w:val="202124"/>
          <w:shd w:val="clear" w:color="auto" w:fill="FFFFFF"/>
        </w:rPr>
        <w:t xml:space="preserve"> </w:t>
      </w:r>
      <w:r w:rsidRPr="00816EBE">
        <w:rPr>
          <w:rFonts w:ascii="Arial" w:hAnsi="Arial" w:cs="Arial"/>
          <w:color w:val="202124"/>
        </w:rPr>
        <w:t>learning,</w:t>
      </w:r>
      <w:r w:rsidRPr="00816EBE">
        <w:rPr>
          <w:rFonts w:ascii="Arial" w:hAnsi="Arial" w:cs="Arial"/>
          <w:color w:val="202124"/>
          <w:shd w:val="clear" w:color="auto" w:fill="FFFFFF"/>
        </w:rPr>
        <w:t xml:space="preserve"> </w:t>
      </w:r>
      <w:r w:rsidRPr="00816EBE">
        <w:rPr>
          <w:rFonts w:ascii="Arial" w:hAnsi="Arial" w:cs="Arial"/>
          <w:color w:val="202124"/>
        </w:rPr>
        <w:t>along</w:t>
      </w:r>
      <w:r w:rsidRPr="00816EBE">
        <w:rPr>
          <w:rFonts w:ascii="Arial" w:hAnsi="Arial" w:cs="Arial"/>
          <w:color w:val="202124"/>
          <w:shd w:val="clear" w:color="auto" w:fill="FFFFFF"/>
        </w:rPr>
        <w:t xml:space="preserve"> </w:t>
      </w:r>
      <w:r w:rsidRPr="00816EBE">
        <w:rPr>
          <w:rFonts w:ascii="Arial" w:hAnsi="Arial" w:cs="Arial"/>
          <w:color w:val="202124"/>
        </w:rPr>
        <w:t>with</w:t>
      </w:r>
      <w:r w:rsidRPr="00816EBE">
        <w:rPr>
          <w:rFonts w:ascii="Arial" w:hAnsi="Arial" w:cs="Arial"/>
          <w:color w:val="202124"/>
          <w:shd w:val="clear" w:color="auto" w:fill="FFFFFF"/>
        </w:rPr>
        <w:t xml:space="preserve"> </w:t>
      </w:r>
      <w:r w:rsidRPr="00816EBE">
        <w:rPr>
          <w:rFonts w:ascii="Arial" w:hAnsi="Arial" w:cs="Arial"/>
          <w:color w:val="202124"/>
        </w:rPr>
        <w:t>supervised</w:t>
      </w:r>
      <w:r w:rsidRPr="00816EBE">
        <w:rPr>
          <w:rFonts w:ascii="Arial" w:hAnsi="Arial" w:cs="Arial"/>
          <w:color w:val="202124"/>
          <w:shd w:val="clear" w:color="auto" w:fill="FFFFFF"/>
        </w:rPr>
        <w:t xml:space="preserve"> </w:t>
      </w:r>
      <w:r w:rsidRPr="00816EBE">
        <w:rPr>
          <w:rFonts w:ascii="Arial" w:hAnsi="Arial" w:cs="Arial"/>
          <w:color w:val="202124"/>
        </w:rPr>
        <w:t>and</w:t>
      </w:r>
      <w:r w:rsidRPr="00816EBE">
        <w:rPr>
          <w:rFonts w:ascii="Arial" w:hAnsi="Arial" w:cs="Arial"/>
          <w:color w:val="202124"/>
          <w:shd w:val="clear" w:color="auto" w:fill="FFFFFF"/>
        </w:rPr>
        <w:t xml:space="preserve"> </w:t>
      </w:r>
      <w:r w:rsidRPr="00816EBE">
        <w:rPr>
          <w:rFonts w:ascii="Arial" w:hAnsi="Arial" w:cs="Arial"/>
          <w:color w:val="202124"/>
        </w:rPr>
        <w:t>unsupervised</w:t>
      </w:r>
      <w:r w:rsidRPr="00816EBE">
        <w:rPr>
          <w:rFonts w:ascii="Arial" w:hAnsi="Arial" w:cs="Arial"/>
          <w:color w:val="202124"/>
          <w:shd w:val="clear" w:color="auto" w:fill="FFFFFF"/>
        </w:rPr>
        <w:t xml:space="preserve"> </w:t>
      </w:r>
      <w:r w:rsidRPr="00816EBE">
        <w:rPr>
          <w:rFonts w:ascii="Arial" w:hAnsi="Arial" w:cs="Arial"/>
          <w:color w:val="202124"/>
        </w:rPr>
        <w:t>learning</w:t>
      </w:r>
      <w:r>
        <w:rPr>
          <w:rFonts w:ascii="Arial" w:hAnsi="Arial" w:cs="Arial"/>
          <w:color w:val="202124"/>
        </w:rPr>
        <w:t xml:space="preserve">. </w:t>
      </w:r>
      <w:r w:rsidRPr="00267FC5">
        <w:rPr>
          <w:rFonts w:ascii="Arial" w:hAnsi="Arial" w:cs="Arial"/>
          <w:color w:val="202122"/>
        </w:rPr>
        <w:t xml:space="preserve">Model-free RL algorithms, such as Q-learning, do not require explicit knowledge of the environment's dynamics (transition probabilities and reward functions). This makes them suitable for financial markets, where the environment is often unknown and non-stationary. </w:t>
      </w:r>
      <w:r w:rsidRPr="00C263E5">
        <w:rPr>
          <w:rFonts w:ascii="Arial" w:hAnsi="Arial" w:cs="Arial"/>
          <w:color w:val="202122"/>
        </w:rPr>
        <w:t>Obviously, if we knew the model of financial markets, we would just follow that model. This is what makes forecasting financial data so difficult</w:t>
      </w:r>
      <w:ins w:id="29" w:author="George Urumov" w:date="2025-10-26T13:36:00Z" w16du:dateUtc="2025-10-26T13:36:00Z">
        <w:r w:rsidR="0074210D">
          <w:rPr>
            <w:rFonts w:ascii="Arial" w:hAnsi="Arial" w:cs="Arial"/>
            <w:color w:val="202122"/>
          </w:rPr>
          <w:t>.</w:t>
        </w:r>
      </w:ins>
      <w:del w:id="30" w:author="George Urumov" w:date="2025-10-26T13:36:00Z" w16du:dateUtc="2025-10-26T13:36:00Z">
        <w:r w:rsidRPr="00C263E5" w:rsidDel="0074210D">
          <w:rPr>
            <w:rFonts w:ascii="Arial" w:hAnsi="Arial" w:cs="Arial"/>
            <w:color w:val="202122"/>
          </w:rPr>
          <w:delText>.</w:delText>
        </w:r>
      </w:del>
      <w:r w:rsidRPr="00C263E5">
        <w:rPr>
          <w:rFonts w:ascii="Arial" w:hAnsi="Arial" w:cs="Arial"/>
          <w:color w:val="202122"/>
        </w:rPr>
        <w:t xml:space="preserve"> </w:t>
      </w:r>
      <w:r w:rsidRPr="0074210D">
        <w:rPr>
          <w:rFonts w:ascii="Arial" w:hAnsi="Arial" w:cs="Arial"/>
          <w:color w:val="202122"/>
          <w:highlight w:val="green"/>
          <w:rPrChange w:id="31" w:author="George Urumov" w:date="2025-10-26T13:36:00Z" w16du:dateUtc="2025-10-26T13:36:00Z">
            <w:rPr>
              <w:rFonts w:ascii="Arial" w:hAnsi="Arial" w:cs="Arial"/>
              <w:color w:val="202122"/>
            </w:rPr>
          </w:rPrChange>
        </w:rPr>
        <w:t xml:space="preserve">We </w:t>
      </w:r>
      <w:ins w:id="32" w:author="George Urumov" w:date="2025-10-26T13:36:00Z" w16du:dateUtc="2025-10-26T13:36:00Z">
        <w:r w:rsidR="0074210D">
          <w:rPr>
            <w:rFonts w:ascii="Arial" w:hAnsi="Arial" w:cs="Arial"/>
            <w:color w:val="202122"/>
            <w:highlight w:val="green"/>
          </w:rPr>
          <w:t xml:space="preserve">plan to </w:t>
        </w:r>
      </w:ins>
      <w:del w:id="33" w:author="George Urumov" w:date="2025-10-26T13:36:00Z" w16du:dateUtc="2025-10-26T13:36:00Z">
        <w:r w:rsidRPr="0074210D" w:rsidDel="0074210D">
          <w:rPr>
            <w:rFonts w:ascii="Arial" w:hAnsi="Arial" w:cs="Arial"/>
            <w:color w:val="202122"/>
            <w:highlight w:val="green"/>
            <w:rPrChange w:id="34" w:author="George Urumov" w:date="2025-10-26T13:36:00Z" w16du:dateUtc="2025-10-26T13:36:00Z">
              <w:rPr>
                <w:rFonts w:ascii="Arial" w:hAnsi="Arial" w:cs="Arial"/>
                <w:color w:val="202122"/>
              </w:rPr>
            </w:rPrChange>
          </w:rPr>
          <w:delText xml:space="preserve">will </w:delText>
        </w:r>
      </w:del>
      <w:r w:rsidRPr="0074210D">
        <w:rPr>
          <w:rFonts w:ascii="Arial" w:hAnsi="Arial" w:cs="Arial"/>
          <w:color w:val="202122"/>
          <w:highlight w:val="green"/>
          <w:rPrChange w:id="35" w:author="George Urumov" w:date="2025-10-26T13:36:00Z" w16du:dateUtc="2025-10-26T13:36:00Z">
            <w:rPr>
              <w:rFonts w:ascii="Arial" w:hAnsi="Arial" w:cs="Arial"/>
              <w:color w:val="202122"/>
            </w:rPr>
          </w:rPrChange>
        </w:rPr>
        <w:t>implement Q-learning in our approach</w:t>
      </w:r>
      <w:r w:rsidRPr="0074210D">
        <w:rPr>
          <w:rFonts w:ascii="Arial" w:hAnsi="Arial" w:cs="Arial"/>
          <w:color w:val="202122"/>
        </w:rPr>
        <w:t xml:space="preserve">. </w:t>
      </w:r>
      <w:r w:rsidRPr="00BF2DB2">
        <w:rPr>
          <w:rFonts w:ascii="Arial" w:hAnsi="Arial" w:cs="Arial"/>
          <w:color w:val="202122"/>
        </w:rPr>
        <w:t>Q-learning updates the Q-value for each state-action pair using the Bellman equation, which incorporates the immediate reward and the estimated value of the next state. This iterative process enables the agent to learn an optimal policy by balancing exploration and exploitation.</w:t>
      </w:r>
      <w:r w:rsidRPr="00C263E5">
        <w:rPr>
          <w:rFonts w:ascii="Arial" w:hAnsi="Arial" w:cs="Arial"/>
          <w:color w:val="202122"/>
        </w:rPr>
        <w:t xml:space="preserve"> In Q-learning we will learn the value of taking an action from a given state. Q-value is the expected return after taking such action. </w:t>
      </w:r>
      <w:r w:rsidRPr="00D23F13">
        <w:rPr>
          <w:rFonts w:ascii="Arial" w:hAnsi="Arial" w:cs="Arial"/>
          <w:color w:val="202122"/>
          <w:highlight w:val="green"/>
          <w:rPrChange w:id="36" w:author="George Urumov" w:date="2025-10-26T13:37:00Z" w16du:dateUtc="2025-10-26T13:37:00Z">
            <w:rPr>
              <w:rFonts w:ascii="Arial" w:hAnsi="Arial" w:cs="Arial"/>
              <w:color w:val="202122"/>
            </w:rPr>
          </w:rPrChange>
        </w:rPr>
        <w:t xml:space="preserve">We </w:t>
      </w:r>
      <w:ins w:id="37" w:author="George Urumov" w:date="2025-10-26T13:37:00Z" w16du:dateUtc="2025-10-26T13:37:00Z">
        <w:r w:rsidR="00D23F13" w:rsidRPr="00D23F13">
          <w:rPr>
            <w:rFonts w:ascii="Arial" w:hAnsi="Arial" w:cs="Arial"/>
            <w:color w:val="202122"/>
            <w:highlight w:val="green"/>
            <w:rPrChange w:id="38" w:author="George Urumov" w:date="2025-10-26T13:37:00Z" w16du:dateUtc="2025-10-26T13:37:00Z">
              <w:rPr>
                <w:rFonts w:ascii="Arial" w:hAnsi="Arial" w:cs="Arial"/>
                <w:color w:val="202122"/>
              </w:rPr>
            </w:rPrChange>
          </w:rPr>
          <w:t xml:space="preserve">plan to </w:t>
        </w:r>
      </w:ins>
      <w:del w:id="39" w:author="George Urumov" w:date="2025-10-26T13:37:00Z" w16du:dateUtc="2025-10-26T13:37:00Z">
        <w:r w:rsidRPr="00D23F13" w:rsidDel="00D23F13">
          <w:rPr>
            <w:rFonts w:ascii="Arial" w:hAnsi="Arial" w:cs="Arial"/>
            <w:color w:val="202122"/>
            <w:highlight w:val="green"/>
            <w:rPrChange w:id="40" w:author="George Urumov" w:date="2025-10-26T13:37:00Z" w16du:dateUtc="2025-10-26T13:37:00Z">
              <w:rPr>
                <w:rFonts w:ascii="Arial" w:hAnsi="Arial" w:cs="Arial"/>
                <w:color w:val="202122"/>
              </w:rPr>
            </w:rPrChange>
          </w:rPr>
          <w:delText xml:space="preserve">will </w:delText>
        </w:r>
      </w:del>
      <w:r w:rsidRPr="00D23F13">
        <w:rPr>
          <w:rFonts w:ascii="Arial" w:hAnsi="Arial" w:cs="Arial"/>
          <w:color w:val="202122"/>
          <w:highlight w:val="green"/>
          <w:rPrChange w:id="41" w:author="George Urumov" w:date="2025-10-26T13:37:00Z" w16du:dateUtc="2025-10-26T13:37:00Z">
            <w:rPr>
              <w:rFonts w:ascii="Arial" w:hAnsi="Arial" w:cs="Arial"/>
              <w:color w:val="202122"/>
            </w:rPr>
          </w:rPrChange>
        </w:rPr>
        <w:t xml:space="preserve">utilise 'Rainbow,' an advanced deep reinforcement learning algorithm that combines several </w:t>
      </w:r>
      <w:r w:rsidRPr="00D23F13">
        <w:rPr>
          <w:rFonts w:ascii="Arial" w:hAnsi="Arial" w:cs="Arial"/>
          <w:color w:val="202122"/>
          <w:highlight w:val="green"/>
          <w:rPrChange w:id="42" w:author="George Urumov" w:date="2025-10-26T13:37:00Z" w16du:dateUtc="2025-10-26T13:37:00Z">
            <w:rPr>
              <w:rFonts w:ascii="Arial" w:hAnsi="Arial" w:cs="Arial"/>
              <w:color w:val="202122"/>
            </w:rPr>
          </w:rPrChange>
        </w:rPr>
        <w:lastRenderedPageBreak/>
        <w:t>enhancements to the Deep Q-Network (DQN), including prioritised experience replay, double Q-learning, duelling network architectures, and distributional Q-learning.</w:t>
      </w:r>
      <w:r>
        <w:rPr>
          <w:rFonts w:ascii="Arial" w:hAnsi="Arial" w:cs="Arial"/>
          <w:color w:val="202122"/>
        </w:rPr>
        <w:t xml:space="preserve"> </w:t>
      </w:r>
      <w:r w:rsidRPr="00816EBE">
        <w:rPr>
          <w:rFonts w:ascii="Arial" w:hAnsi="Arial" w:cs="Arial"/>
          <w:color w:val="202122"/>
        </w:rPr>
        <w:t>Reinforcement learning differs from supervised learning in that it does not need to present labelled input/output pairs and does not need to be explicitly corrected for suboptimal actions.</w:t>
      </w:r>
      <w:r w:rsidRPr="00C263E5">
        <w:rPr>
          <w:rFonts w:ascii="Arial" w:hAnsi="Arial" w:cs="Arial"/>
          <w:color w:val="202122"/>
        </w:rPr>
        <w:t xml:space="preserve"> Instead, the focus is on finding a balance between exploration of uncharted territory and exploitation of current knowledge </w:t>
      </w:r>
      <w:sdt>
        <w:sdtPr>
          <w:rPr>
            <w:rFonts w:ascii="Arial" w:hAnsi="Arial" w:cs="Arial"/>
            <w:color w:val="202122"/>
          </w:rPr>
          <w:id w:val="300508860"/>
          <w:citation/>
        </w:sdtPr>
        <w:sdtContent>
          <w:r w:rsidRPr="00C263E5">
            <w:rPr>
              <w:rFonts w:ascii="Arial" w:hAnsi="Arial" w:cs="Arial"/>
              <w:color w:val="202122"/>
            </w:rPr>
            <w:fldChar w:fldCharType="begin"/>
          </w:r>
          <w:r w:rsidRPr="00C263E5">
            <w:rPr>
              <w:rFonts w:ascii="Arial" w:hAnsi="Arial" w:cs="Arial"/>
              <w:color w:val="202122"/>
            </w:rPr>
            <w:instrText xml:space="preserve"> CITATION Moo96 \l 2057 </w:instrText>
          </w:r>
          <w:r w:rsidRPr="00C263E5">
            <w:rPr>
              <w:rFonts w:ascii="Arial" w:hAnsi="Arial" w:cs="Arial"/>
              <w:color w:val="202122"/>
            </w:rPr>
            <w:fldChar w:fldCharType="separate"/>
          </w:r>
          <w:r w:rsidRPr="00311E4B">
            <w:rPr>
              <w:rFonts w:ascii="Arial" w:hAnsi="Arial" w:cs="Arial"/>
              <w:noProof/>
              <w:color w:val="202122"/>
            </w:rPr>
            <w:t>[52]</w:t>
          </w:r>
          <w:r w:rsidRPr="00C263E5">
            <w:rPr>
              <w:rFonts w:ascii="Arial" w:hAnsi="Arial" w:cs="Arial"/>
              <w:color w:val="202122"/>
            </w:rPr>
            <w:fldChar w:fldCharType="end"/>
          </w:r>
        </w:sdtContent>
      </w:sdt>
      <w:r w:rsidRPr="00C263E5">
        <w:rPr>
          <w:rFonts w:ascii="Arial" w:hAnsi="Arial" w:cs="Arial"/>
          <w:color w:val="202122"/>
        </w:rPr>
        <w:t xml:space="preserve">. Partially supervised RL algorithms can combine the advantages of supervised and RL algorithms </w:t>
      </w:r>
      <w:sdt>
        <w:sdtPr>
          <w:rPr>
            <w:rFonts w:ascii="Arial" w:hAnsi="Arial" w:cs="Arial"/>
            <w:color w:val="202122"/>
          </w:rPr>
          <w:id w:val="1834480263"/>
          <w:citation/>
        </w:sdtPr>
        <w:sdtContent>
          <w:r w:rsidRPr="00C263E5">
            <w:rPr>
              <w:rFonts w:ascii="Arial" w:hAnsi="Arial" w:cs="Arial"/>
              <w:color w:val="202122"/>
            </w:rPr>
            <w:fldChar w:fldCharType="begin"/>
          </w:r>
          <w:r w:rsidRPr="00C263E5">
            <w:rPr>
              <w:rFonts w:ascii="Arial" w:hAnsi="Arial" w:cs="Arial"/>
              <w:color w:val="202122"/>
            </w:rPr>
            <w:instrText xml:space="preserve"> CITATION BJa18 \l 2057 </w:instrText>
          </w:r>
          <w:r w:rsidRPr="00C263E5">
            <w:rPr>
              <w:rFonts w:ascii="Arial" w:hAnsi="Arial" w:cs="Arial"/>
              <w:color w:val="202122"/>
            </w:rPr>
            <w:fldChar w:fldCharType="separate"/>
          </w:r>
          <w:r w:rsidRPr="00311E4B">
            <w:rPr>
              <w:rFonts w:ascii="Arial" w:hAnsi="Arial" w:cs="Arial"/>
              <w:noProof/>
              <w:color w:val="202122"/>
            </w:rPr>
            <w:t>[53]</w:t>
          </w:r>
          <w:r w:rsidRPr="00C263E5">
            <w:rPr>
              <w:rFonts w:ascii="Arial" w:hAnsi="Arial" w:cs="Arial"/>
              <w:color w:val="202122"/>
            </w:rPr>
            <w:fldChar w:fldCharType="end"/>
          </w:r>
        </w:sdtContent>
      </w:sdt>
      <w:r w:rsidRPr="00C263E5">
        <w:rPr>
          <w:rFonts w:ascii="Arial" w:hAnsi="Arial" w:cs="Arial"/>
          <w:color w:val="202122"/>
        </w:rPr>
        <w:t xml:space="preserve">. </w:t>
      </w:r>
    </w:p>
    <w:p w14:paraId="6733CDD8" w14:textId="77777777" w:rsidR="008D1943" w:rsidRDefault="008D1943" w:rsidP="008D1943">
      <w:pPr>
        <w:pStyle w:val="NormalWeb"/>
        <w:shd w:val="clear" w:color="auto" w:fill="FFFFFF"/>
        <w:spacing w:before="120" w:beforeAutospacing="0" w:after="120" w:afterAutospacing="0" w:line="360" w:lineRule="auto"/>
        <w:ind w:firstLine="720"/>
        <w:jc w:val="both"/>
        <w:rPr>
          <w:rFonts w:ascii="Arial" w:hAnsi="Arial" w:cs="Arial"/>
          <w:color w:val="202122"/>
        </w:rPr>
      </w:pPr>
      <w:r w:rsidRPr="00E36C92">
        <w:rPr>
          <w:rFonts w:ascii="Arial" w:hAnsi="Arial" w:cs="Arial"/>
          <w:color w:val="202122"/>
        </w:rPr>
        <w:t>An environment in reinforcement learning is often modelled as a Markov Decision Process (MDP)</w:t>
      </w:r>
      <w:r>
        <w:rPr>
          <w:rFonts w:ascii="Arial" w:hAnsi="Arial" w:cs="Arial"/>
          <w:color w:val="202122"/>
        </w:rPr>
        <w:t xml:space="preserve"> </w:t>
      </w:r>
      <w:r w:rsidRPr="00741405">
        <w:rPr>
          <w:rFonts w:ascii="Arial" w:hAnsi="Arial" w:cs="Arial"/>
          <w:color w:val="202122"/>
        </w:rPr>
        <w:t xml:space="preserve">because many reinforcement learning algorithms </w:t>
      </w:r>
      <w:r>
        <w:rPr>
          <w:rFonts w:ascii="Arial" w:hAnsi="Arial" w:cs="Arial"/>
          <w:color w:val="202122"/>
        </w:rPr>
        <w:t>in</w:t>
      </w:r>
      <w:r w:rsidRPr="00741405">
        <w:rPr>
          <w:rFonts w:ascii="Arial" w:hAnsi="Arial" w:cs="Arial"/>
          <w:color w:val="202122"/>
        </w:rPr>
        <w:t xml:space="preserve"> this context use dynamic programming techniques. </w:t>
      </w:r>
      <w:r>
        <w:rPr>
          <w:rFonts w:ascii="Arial" w:hAnsi="Arial" w:cs="Arial"/>
          <w:color w:val="202122"/>
        </w:rPr>
        <w:t>It is</w:t>
      </w:r>
      <w:r w:rsidRPr="00E36C92">
        <w:rPr>
          <w:rFonts w:ascii="Arial" w:hAnsi="Arial" w:cs="Arial"/>
          <w:color w:val="202122"/>
        </w:rPr>
        <w:t xml:space="preserve"> defined by states, actions, transition probabilities, and reward functions. The Markov property ensures that the future state depends only on the current state and action, simplifying the decision-making process. MDPs form the theoretical foundation of many RL algorithms, enabling the agent to learn policies that maximi</w:t>
      </w:r>
      <w:r>
        <w:rPr>
          <w:rFonts w:ascii="Arial" w:hAnsi="Arial" w:cs="Arial"/>
          <w:color w:val="202122"/>
        </w:rPr>
        <w:t>s</w:t>
      </w:r>
      <w:r w:rsidRPr="00E36C92">
        <w:rPr>
          <w:rFonts w:ascii="Arial" w:hAnsi="Arial" w:cs="Arial"/>
          <w:color w:val="202122"/>
        </w:rPr>
        <w:t>e cumulative rewards.</w:t>
      </w:r>
      <w:r>
        <w:rPr>
          <w:rFonts w:ascii="Arial" w:hAnsi="Arial" w:cs="Arial"/>
          <w:color w:val="202122"/>
        </w:rPr>
        <w:t xml:space="preserve"> </w:t>
      </w:r>
      <w:r w:rsidRPr="00741405">
        <w:rPr>
          <w:rFonts w:ascii="Arial" w:hAnsi="Arial" w:cs="Arial"/>
          <w:color w:val="202122"/>
        </w:rPr>
        <w:t>The main difference between classical dynamic programming methods and reinforcement learning algorithms is that the latter do not assume knowledge of an exact mathematical model of the MDP, and they target large MDPs where exact methods become infeasible.</w:t>
      </w:r>
    </w:p>
    <w:p w14:paraId="496CB9A0" w14:textId="77777777" w:rsidR="008D1943" w:rsidRDefault="008D1943" w:rsidP="008D1943">
      <w:pPr>
        <w:pStyle w:val="NormalWeb"/>
        <w:shd w:val="clear" w:color="auto" w:fill="FFFFFF"/>
        <w:spacing w:before="120" w:beforeAutospacing="0" w:after="120" w:afterAutospacing="0" w:line="360" w:lineRule="auto"/>
        <w:ind w:firstLine="720"/>
        <w:jc w:val="both"/>
        <w:rPr>
          <w:rFonts w:ascii="Arial" w:hAnsi="Arial" w:cs="Arial"/>
          <w:color w:val="202122"/>
        </w:rPr>
      </w:pPr>
      <w:r w:rsidRPr="00233025">
        <w:rPr>
          <w:rFonts w:ascii="Arial" w:hAnsi="Arial" w:cs="Arial"/>
          <w:color w:val="202122"/>
        </w:rPr>
        <w:t xml:space="preserve">A Markov chain is a stochastic model, whereby the probabilities connecting a sequence of partially random events is examined </w:t>
      </w:r>
      <w:sdt>
        <w:sdtPr>
          <w:rPr>
            <w:rFonts w:ascii="Arial" w:hAnsi="Arial" w:cs="Arial"/>
            <w:color w:val="202122"/>
          </w:rPr>
          <w:id w:val="600535396"/>
          <w:citation/>
        </w:sdtPr>
        <w:sdtContent>
          <w:r w:rsidRPr="00233025">
            <w:rPr>
              <w:rFonts w:ascii="Arial" w:hAnsi="Arial" w:cs="Arial"/>
              <w:color w:val="202122"/>
            </w:rPr>
            <w:fldChar w:fldCharType="begin"/>
          </w:r>
          <w:r w:rsidRPr="00233025">
            <w:rPr>
              <w:rFonts w:ascii="Arial" w:hAnsi="Arial" w:cs="Arial"/>
              <w:color w:val="202122"/>
            </w:rPr>
            <w:instrText xml:space="preserve"> CITATION CJG92 \l 2057 </w:instrText>
          </w:r>
          <w:r w:rsidRPr="00233025">
            <w:rPr>
              <w:rFonts w:ascii="Arial" w:hAnsi="Arial" w:cs="Arial"/>
              <w:color w:val="202122"/>
            </w:rPr>
            <w:fldChar w:fldCharType="separate"/>
          </w:r>
          <w:r w:rsidRPr="00311E4B">
            <w:rPr>
              <w:rFonts w:ascii="Arial" w:hAnsi="Arial" w:cs="Arial"/>
              <w:noProof/>
              <w:color w:val="202122"/>
            </w:rPr>
            <w:t>[54]</w:t>
          </w:r>
          <w:r w:rsidRPr="00233025">
            <w:rPr>
              <w:rFonts w:ascii="Arial" w:hAnsi="Arial" w:cs="Arial"/>
              <w:color w:val="202122"/>
            </w:rPr>
            <w:fldChar w:fldCharType="end"/>
          </w:r>
        </w:sdtContent>
      </w:sdt>
      <w:r w:rsidRPr="00233025">
        <w:rPr>
          <w:rFonts w:ascii="Arial" w:hAnsi="Arial" w:cs="Arial"/>
          <w:color w:val="202122"/>
        </w:rPr>
        <w:t xml:space="preserve">. </w:t>
      </w:r>
      <w:r w:rsidRPr="00E55284">
        <w:rPr>
          <w:rFonts w:ascii="Arial" w:hAnsi="Arial" w:cs="Arial"/>
          <w:color w:val="202122"/>
        </w:rPr>
        <w:t>Markov series describe relationships between events in a sequence, which is necessary for models used in financial analysis where underlying trends in data must be observed</w:t>
      </w:r>
      <w:r>
        <w:rPr>
          <w:rFonts w:ascii="Arial" w:hAnsi="Arial" w:cs="Arial"/>
          <w:color w:val="202122"/>
        </w:rPr>
        <w:t>.</w:t>
      </w:r>
      <w:r w:rsidRPr="00E55284">
        <w:rPr>
          <w:rFonts w:ascii="Arial" w:hAnsi="Arial" w:cs="Arial"/>
          <w:color w:val="202122"/>
        </w:rPr>
        <w:t xml:space="preserve"> In the reinforcement model, the agent is the Markovian decision maker and is responsible for trying to make the optimal decision based on his understanding of the data.</w:t>
      </w:r>
      <w:r>
        <w:rPr>
          <w:rFonts w:ascii="Arial" w:hAnsi="Arial" w:cs="Arial"/>
          <w:color w:val="202122"/>
        </w:rPr>
        <w:t xml:space="preserve"> </w:t>
      </w:r>
      <w:r w:rsidRPr="00233025">
        <w:rPr>
          <w:rFonts w:ascii="Arial" w:hAnsi="Arial" w:cs="Arial"/>
          <w:color w:val="202122"/>
        </w:rPr>
        <w:t>This Agent’s objective becomes a continuous process, where the Agent acts upon its environment then evaluates the outcome of their action, then takes this outcome into consideration in their next action.</w:t>
      </w:r>
    </w:p>
    <w:p w14:paraId="6B1A1E04" w14:textId="77777777" w:rsidR="008D1943" w:rsidRDefault="008D1943" w:rsidP="008D1943">
      <w:pPr>
        <w:pStyle w:val="NormalWeb"/>
        <w:keepNext/>
        <w:shd w:val="clear" w:color="auto" w:fill="FFFFFF"/>
        <w:spacing w:before="120" w:beforeAutospacing="0" w:after="120" w:afterAutospacing="0" w:line="360" w:lineRule="auto"/>
        <w:jc w:val="center"/>
      </w:pPr>
      <w:r>
        <w:rPr>
          <w:rFonts w:ascii="Arial" w:hAnsi="Arial" w:cs="Arial"/>
          <w:color w:val="202122"/>
        </w:rPr>
        <w:lastRenderedPageBreak/>
        <w:t xml:space="preserve">                         </w:t>
      </w:r>
      <w:r w:rsidRPr="00233025">
        <w:rPr>
          <w:noProof/>
        </w:rPr>
        <w:drawing>
          <wp:inline distT="0" distB="0" distL="0" distR="0" wp14:anchorId="001A3809" wp14:editId="08E47456">
            <wp:extent cx="3419475" cy="1323975"/>
            <wp:effectExtent l="0" t="0" r="9525" b="9525"/>
            <wp:docPr id="35" name="Picture 35" descr="A diagram of a agent and environ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diagram of a agent and environment&#10;&#10;Description automatically generated"/>
                    <pic:cNvPicPr/>
                  </pic:nvPicPr>
                  <pic:blipFill>
                    <a:blip r:embed="rId30"/>
                    <a:stretch>
                      <a:fillRect/>
                    </a:stretch>
                  </pic:blipFill>
                  <pic:spPr>
                    <a:xfrm>
                      <a:off x="0" y="0"/>
                      <a:ext cx="3419475" cy="1323975"/>
                    </a:xfrm>
                    <a:prstGeom prst="rect">
                      <a:avLst/>
                    </a:prstGeom>
                  </pic:spPr>
                </pic:pic>
              </a:graphicData>
            </a:graphic>
          </wp:inline>
        </w:drawing>
      </w:r>
    </w:p>
    <w:p w14:paraId="63FE790F" w14:textId="77777777" w:rsidR="008D1943" w:rsidRPr="008B19DC" w:rsidRDefault="008D1943" w:rsidP="008D1943">
      <w:pPr>
        <w:pStyle w:val="NormalWeb"/>
        <w:shd w:val="clear" w:color="auto" w:fill="FFFFFF"/>
        <w:spacing w:before="120" w:beforeAutospacing="0" w:after="120" w:afterAutospacing="0" w:line="360" w:lineRule="auto"/>
        <w:jc w:val="center"/>
        <w:rPr>
          <w:i/>
          <w:iCs/>
          <w:color w:val="0E2841" w:themeColor="text2"/>
          <w:sz w:val="18"/>
          <w:szCs w:val="18"/>
        </w:rPr>
      </w:pPr>
      <w:r w:rsidRPr="008B19DC">
        <w:rPr>
          <w:i/>
          <w:iCs/>
          <w:color w:val="0E2841" w:themeColor="text2"/>
          <w:sz w:val="18"/>
          <w:szCs w:val="18"/>
        </w:rPr>
        <w:t>Figure 2.18 REINFORCEMENT LEARNING</w:t>
      </w:r>
    </w:p>
    <w:p w14:paraId="34772D29" w14:textId="77777777" w:rsidR="008D1943" w:rsidRPr="00233025" w:rsidRDefault="008D1943" w:rsidP="008D1943">
      <w:pPr>
        <w:pStyle w:val="NormalWeb"/>
        <w:shd w:val="clear" w:color="auto" w:fill="FFFFFF"/>
        <w:spacing w:before="120" w:beforeAutospacing="0" w:after="120" w:afterAutospacing="0" w:line="360" w:lineRule="auto"/>
        <w:jc w:val="right"/>
        <w:rPr>
          <w:rFonts w:ascii="Arial" w:hAnsi="Arial" w:cs="Arial"/>
          <w:color w:val="202122"/>
        </w:rPr>
      </w:pPr>
      <w:r w:rsidRPr="00233025">
        <w:rPr>
          <w:rFonts w:ascii="Arial" w:hAnsi="Arial" w:cs="Arial"/>
          <w:color w:val="202122"/>
        </w:rPr>
        <w:t xml:space="preserve"> </w:t>
      </w:r>
      <w:sdt>
        <w:sdtPr>
          <w:rPr>
            <w:rFonts w:ascii="Arial" w:hAnsi="Arial" w:cs="Arial"/>
            <w:color w:val="202122"/>
          </w:rPr>
          <w:id w:val="-126094525"/>
          <w:citation/>
        </w:sdtPr>
        <w:sdtContent>
          <w:r w:rsidRPr="00233025">
            <w:rPr>
              <w:rFonts w:ascii="Arial" w:hAnsi="Arial" w:cs="Arial"/>
              <w:color w:val="202122"/>
            </w:rPr>
            <w:fldChar w:fldCharType="begin"/>
          </w:r>
          <w:r w:rsidRPr="00233025">
            <w:rPr>
              <w:noProof/>
            </w:rPr>
            <w:instrText xml:space="preserve">CITATION AMA98 \l 2057 </w:instrText>
          </w:r>
          <w:r w:rsidRPr="00233025">
            <w:rPr>
              <w:rFonts w:ascii="Arial" w:hAnsi="Arial" w:cs="Arial"/>
              <w:color w:val="202122"/>
            </w:rPr>
            <w:fldChar w:fldCharType="separate"/>
          </w:r>
          <w:r>
            <w:rPr>
              <w:noProof/>
            </w:rPr>
            <w:t>[55]</w:t>
          </w:r>
          <w:r w:rsidRPr="00233025">
            <w:rPr>
              <w:rFonts w:ascii="Arial" w:hAnsi="Arial" w:cs="Arial"/>
              <w:color w:val="202122"/>
            </w:rPr>
            <w:fldChar w:fldCharType="end"/>
          </w:r>
        </w:sdtContent>
      </w:sdt>
    </w:p>
    <w:p w14:paraId="5B0C4945" w14:textId="506D0928" w:rsidR="008D1943" w:rsidRDefault="008D1943" w:rsidP="008D1943">
      <w:pPr>
        <w:spacing w:after="60" w:line="360" w:lineRule="auto"/>
        <w:ind w:firstLine="720"/>
        <w:jc w:val="both"/>
      </w:pPr>
      <w:r w:rsidRPr="218DCDFB">
        <w:rPr>
          <w:rFonts w:ascii="Arial" w:eastAsia="Arial" w:hAnsi="Arial" w:cs="Arial"/>
          <w:color w:val="000000" w:themeColor="text1"/>
        </w:rPr>
        <w:t xml:space="preserve">M. </w:t>
      </w:r>
      <w:proofErr w:type="spellStart"/>
      <w:r w:rsidRPr="218DCDFB">
        <w:rPr>
          <w:rFonts w:ascii="Arial" w:eastAsia="Arial" w:hAnsi="Arial" w:cs="Arial"/>
          <w:color w:val="000000" w:themeColor="text1"/>
        </w:rPr>
        <w:t>Taghian</w:t>
      </w:r>
      <w:proofErr w:type="spellEnd"/>
      <w:r>
        <w:rPr>
          <w:rFonts w:ascii="Arial" w:eastAsia="Arial" w:hAnsi="Arial" w:cs="Arial"/>
          <w:color w:val="000000" w:themeColor="text1"/>
        </w:rPr>
        <w:t xml:space="preserve"> </w:t>
      </w:r>
      <w:sdt>
        <w:sdtPr>
          <w:rPr>
            <w:rFonts w:ascii="Arial" w:eastAsia="Arial" w:hAnsi="Arial" w:cs="Arial"/>
            <w:color w:val="000000" w:themeColor="text1"/>
          </w:rPr>
          <w:id w:val="1795248993"/>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Meh22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[56]</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used a novel Deep Reinforcement Learning (DRL) method to extract asset-specific trading rules from vast amounts of historical data to increase the return and reduce risk of their portfolio. DRL is implemented to learn the new trading rules for each asset. The authors proposed a novel DRL model with various feature extraction techniques. The proposed model outperformed the other state-of-the-art models in learning single asset-specific trading rules. W. Bao et al.</w:t>
      </w:r>
      <w:r>
        <w:rPr>
          <w:rFonts w:ascii="Arial" w:eastAsia="Arial" w:hAnsi="Arial" w:cs="Arial"/>
          <w:color w:val="000000" w:themeColor="text1"/>
        </w:rPr>
        <w:t xml:space="preserve"> </w:t>
      </w:r>
      <w:sdt>
        <w:sdtPr>
          <w:rPr>
            <w:rFonts w:ascii="Arial" w:eastAsia="Arial" w:hAnsi="Arial" w:cs="Arial"/>
            <w:color w:val="000000" w:themeColor="text1"/>
          </w:rPr>
          <w:id w:val="-314338931"/>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Bao17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[57]</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combined transforming the data </w:t>
      </w:r>
      <w:r w:rsidRPr="00A665E2">
        <w:rPr>
          <w:rFonts w:ascii="Arial" w:eastAsia="Arial" w:hAnsi="Arial" w:cs="Arial"/>
          <w:color w:val="000000" w:themeColor="text1"/>
        </w:rPr>
        <w:t xml:space="preserve">using </w:t>
      </w:r>
      <w:r w:rsidRPr="00267FC5">
        <w:rPr>
          <w:rFonts w:ascii="Arial" w:eastAsia="Arial" w:hAnsi="Arial" w:cs="Arial"/>
          <w:color w:val="000000" w:themeColor="text1"/>
        </w:rPr>
        <w:t>wavelet transforms (WT), stacked autoencoders (SAEs) and long-short term memory (LSTM) for</w:t>
      </w:r>
      <w:r w:rsidRPr="00A665E2">
        <w:rPr>
          <w:rFonts w:ascii="Arial" w:eastAsia="Arial" w:hAnsi="Arial" w:cs="Arial"/>
          <w:color w:val="000000" w:themeColor="text1"/>
        </w:rPr>
        <w:t xml:space="preserve"> stock</w:t>
      </w:r>
      <w:r w:rsidRPr="218DCDFB">
        <w:rPr>
          <w:rFonts w:ascii="Arial" w:eastAsia="Arial" w:hAnsi="Arial" w:cs="Arial"/>
          <w:color w:val="000000" w:themeColor="text1"/>
        </w:rPr>
        <w:t xml:space="preserve"> market forecasting. First, the time series were decomposed by WT to eliminate the noise. Then, SAEs were applied to generate a deep high-level feature for predicting the stock price and lastly, the high-level de-noised features are fed into LSTM to forecast the next day’s closing price. Results showed that the proposed model outperformed other similar models in both predicting accuracy and profitability performance. M. </w:t>
      </w:r>
      <w:proofErr w:type="spellStart"/>
      <w:r w:rsidRPr="218DCDFB">
        <w:rPr>
          <w:rFonts w:ascii="Arial" w:eastAsia="Arial" w:hAnsi="Arial" w:cs="Arial"/>
          <w:color w:val="000000" w:themeColor="text1"/>
        </w:rPr>
        <w:t>Taghian</w:t>
      </w:r>
      <w:proofErr w:type="spellEnd"/>
      <w:r w:rsidRPr="218DCDFB">
        <w:rPr>
          <w:rFonts w:ascii="Arial" w:eastAsia="Arial" w:hAnsi="Arial" w:cs="Arial"/>
          <w:color w:val="000000" w:themeColor="text1"/>
        </w:rPr>
        <w:t xml:space="preserve"> et al.</w:t>
      </w:r>
      <w:r>
        <w:rPr>
          <w:rFonts w:ascii="Arial" w:eastAsia="Arial" w:hAnsi="Arial" w:cs="Arial"/>
          <w:color w:val="000000" w:themeColor="text1"/>
        </w:rPr>
        <w:t xml:space="preserve"> </w:t>
      </w:r>
      <w:sdt>
        <w:sdtPr>
          <w:rPr>
            <w:rFonts w:ascii="Arial" w:eastAsia="Arial" w:hAnsi="Arial" w:cs="Arial"/>
            <w:color w:val="000000" w:themeColor="text1"/>
          </w:rPr>
          <w:id w:val="172865007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Meh21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[58]</w:t>
          </w:r>
          <w:r>
            <w:rPr>
              <w:rFonts w:ascii="Arial" w:eastAsia="Arial" w:hAnsi="Arial" w:cs="Arial"/>
              <w:color w:val="000000" w:themeColor="text1"/>
            </w:rPr>
            <w:fldChar w:fldCharType="end"/>
          </w:r>
        </w:sdtContent>
      </w:sdt>
      <w:r w:rsidRPr="218DCDFB">
        <w:rPr>
          <w:rFonts w:ascii="Arial" w:eastAsia="Arial" w:hAnsi="Arial" w:cs="Arial"/>
          <w:color w:val="000000" w:themeColor="text1"/>
        </w:rPr>
        <w:t xml:space="preserve"> employed a novel encoder-decoder framework combined with DRL to learn single instrument trading strategies from a long sequence of raw data of the instrument. The model consisted of an encoder which is a neural structure responsible for learning informative features from the input sequence and a decoder which is DRL model responsible for learning profitable strategies based on the features extracted by the encoder. The parameters of the encoder and the decoder structures were learned jointly which enabled the encoder to extract features specifically tailored to the task of the decoder DRL. </w:t>
      </w:r>
      <w:r>
        <w:rPr>
          <w:rFonts w:ascii="Arial" w:eastAsia="Arial" w:hAnsi="Arial" w:cs="Arial"/>
          <w:color w:val="000000" w:themeColor="text1"/>
        </w:rPr>
        <w:t xml:space="preserve">Jae Won Lee </w:t>
      </w:r>
      <w:sdt>
        <w:sdtPr>
          <w:rPr>
            <w:rFonts w:ascii="Arial" w:eastAsia="Arial" w:hAnsi="Arial" w:cs="Arial"/>
            <w:color w:val="000000" w:themeColor="text1"/>
          </w:rPr>
          <w:id w:val="-1512065888"/>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Joo01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[59]</w:t>
          </w:r>
          <w:r>
            <w:rPr>
              <w:rFonts w:ascii="Arial" w:eastAsia="Arial" w:hAnsi="Arial" w:cs="Arial"/>
              <w:color w:val="000000" w:themeColor="text1"/>
            </w:rPr>
            <w:fldChar w:fldCharType="end"/>
          </w:r>
        </w:sdtContent>
      </w:sdt>
      <w:r>
        <w:rPr>
          <w:rFonts w:ascii="Arial" w:eastAsia="Arial" w:hAnsi="Arial" w:cs="Arial"/>
          <w:color w:val="000000" w:themeColor="text1"/>
        </w:rPr>
        <w:t xml:space="preserve"> presented a method of calculating state values different from conventional indicators in that they represent directly the expected cumulative reward, the price rate of change, and not the auxiliary information for making buying and selling decisions. </w:t>
      </w:r>
      <w:r w:rsidRPr="00B2588E">
        <w:rPr>
          <w:rFonts w:ascii="Arial" w:eastAsia="Arial" w:hAnsi="Arial" w:cs="Arial"/>
          <w:color w:val="000000" w:themeColor="text1"/>
        </w:rPr>
        <w:t xml:space="preserve">While stock price prediction is not strictly Markovian due to </w:t>
      </w:r>
      <w:r w:rsidRPr="00B2588E">
        <w:rPr>
          <w:rFonts w:ascii="Arial" w:eastAsia="Arial" w:hAnsi="Arial" w:cs="Arial"/>
          <w:color w:val="000000" w:themeColor="text1"/>
        </w:rPr>
        <w:lastRenderedPageBreak/>
        <w:t xml:space="preserve">its dependence on external and long-term factors, it can be approximated as a Markov process to enable reinforcement learning models such as </w:t>
      </w:r>
      <w:proofErr w:type="gramStart"/>
      <w:r w:rsidRPr="00B2588E">
        <w:rPr>
          <w:rFonts w:ascii="Arial" w:eastAsia="Arial" w:hAnsi="Arial" w:cs="Arial"/>
          <w:color w:val="000000" w:themeColor="text1"/>
        </w:rPr>
        <w:t>TD(</w:t>
      </w:r>
      <w:proofErr w:type="gramEnd"/>
      <w:r w:rsidRPr="00B2588E">
        <w:rPr>
          <w:rFonts w:ascii="Arial" w:eastAsia="Arial" w:hAnsi="Arial" w:cs="Arial"/>
          <w:color w:val="000000" w:themeColor="text1"/>
        </w:rPr>
        <w:t>0) and TD(λ) to operate effectively.</w:t>
      </w:r>
      <w:r>
        <w:rPr>
          <w:rFonts w:ascii="Arial" w:eastAsia="Arial" w:hAnsi="Arial" w:cs="Arial"/>
          <w:color w:val="000000" w:themeColor="text1"/>
        </w:rPr>
        <w:t xml:space="preserve"> </w:t>
      </w:r>
      <w:r w:rsidRPr="00A665E2">
        <w:rPr>
          <w:rFonts w:ascii="Arial" w:eastAsia="Arial" w:hAnsi="Arial" w:cs="Arial"/>
          <w:color w:val="000000" w:themeColor="text1"/>
        </w:rPr>
        <w:t>TD(λ) generali</w:t>
      </w:r>
      <w:ins w:id="43" w:author="George Urumov" w:date="2025-10-26T14:19:00Z" w16du:dateUtc="2025-10-26T14:19:00Z">
        <w:r w:rsidR="00A10140">
          <w:rPr>
            <w:rFonts w:ascii="Arial" w:eastAsia="Arial" w:hAnsi="Arial" w:cs="Arial"/>
            <w:color w:val="000000" w:themeColor="text1"/>
          </w:rPr>
          <w:t>s</w:t>
        </w:r>
      </w:ins>
      <w:del w:id="44" w:author="George Urumov" w:date="2025-10-26T14:19:00Z" w16du:dateUtc="2025-10-26T14:19:00Z">
        <w:r w:rsidRPr="00A665E2" w:rsidDel="00A10140">
          <w:rPr>
            <w:rFonts w:ascii="Arial" w:eastAsia="Arial" w:hAnsi="Arial" w:cs="Arial"/>
            <w:color w:val="000000" w:themeColor="text1"/>
          </w:rPr>
          <w:delText>z</w:delText>
        </w:r>
      </w:del>
      <w:r w:rsidRPr="00A665E2">
        <w:rPr>
          <w:rFonts w:ascii="Arial" w:eastAsia="Arial" w:hAnsi="Arial" w:cs="Arial"/>
          <w:color w:val="000000" w:themeColor="text1"/>
        </w:rPr>
        <w:t xml:space="preserve">es </w:t>
      </w:r>
      <w:proofErr w:type="gramStart"/>
      <w:r w:rsidRPr="00A665E2">
        <w:rPr>
          <w:rFonts w:ascii="Arial" w:eastAsia="Arial" w:hAnsi="Arial" w:cs="Arial"/>
          <w:color w:val="000000" w:themeColor="text1"/>
        </w:rPr>
        <w:t>TD(</w:t>
      </w:r>
      <w:proofErr w:type="gramEnd"/>
      <w:r w:rsidRPr="00A665E2">
        <w:rPr>
          <w:rFonts w:ascii="Arial" w:eastAsia="Arial" w:hAnsi="Arial" w:cs="Arial"/>
          <w:color w:val="000000" w:themeColor="text1"/>
        </w:rPr>
        <w:t>0) by introducing a parameter λ that weights immediate and future rewards, enabling the model to better handle delayed returns—a critical feature for financial forecasting.</w:t>
      </w:r>
      <w:r>
        <w:rPr>
          <w:rFonts w:ascii="Arial" w:eastAsia="Arial" w:hAnsi="Arial" w:cs="Arial"/>
          <w:color w:val="000000" w:themeColor="text1"/>
        </w:rPr>
        <w:t xml:space="preserve"> </w:t>
      </w:r>
      <w:r w:rsidRPr="00D24E7B">
        <w:rPr>
          <w:rFonts w:ascii="Arial" w:eastAsia="Arial" w:hAnsi="Arial" w:cs="Arial"/>
          <w:color w:val="000000" w:themeColor="text1"/>
          <w:highlight w:val="green"/>
          <w:rPrChange w:id="45" w:author="George Urumov" w:date="2025-10-26T13:55:00Z" w16du:dateUtc="2025-10-26T13:55:00Z">
            <w:rPr>
              <w:rFonts w:ascii="Arial" w:eastAsia="Arial" w:hAnsi="Arial" w:cs="Arial"/>
              <w:color w:val="000000" w:themeColor="text1"/>
            </w:rPr>
          </w:rPrChange>
        </w:rPr>
        <w:t xml:space="preserve">We </w:t>
      </w:r>
      <w:ins w:id="46" w:author="George Urumov" w:date="2025-10-26T13:55:00Z" w16du:dateUtc="2025-10-26T13:55:00Z">
        <w:r w:rsidR="00D24E7B" w:rsidRPr="00D24E7B">
          <w:rPr>
            <w:rFonts w:ascii="Arial" w:eastAsia="Arial" w:hAnsi="Arial" w:cs="Arial"/>
            <w:color w:val="000000" w:themeColor="text1"/>
            <w:highlight w:val="green"/>
            <w:rPrChange w:id="47" w:author="George Urumov" w:date="2025-10-26T13:55:00Z" w16du:dateUtc="2025-10-26T13:55:00Z">
              <w:rPr>
                <w:rFonts w:ascii="Arial" w:eastAsia="Arial" w:hAnsi="Arial" w:cs="Arial"/>
                <w:color w:val="000000" w:themeColor="text1"/>
              </w:rPr>
            </w:rPrChange>
          </w:rPr>
          <w:t>plan to</w:t>
        </w:r>
      </w:ins>
      <w:del w:id="48" w:author="George Urumov" w:date="2025-10-26T13:55:00Z" w16du:dateUtc="2025-10-26T13:55:00Z">
        <w:r w:rsidRPr="00D24E7B" w:rsidDel="00D24E7B">
          <w:rPr>
            <w:rFonts w:ascii="Arial" w:eastAsia="Arial" w:hAnsi="Arial" w:cs="Arial"/>
            <w:color w:val="000000" w:themeColor="text1"/>
            <w:highlight w:val="green"/>
            <w:rPrChange w:id="49" w:author="George Urumov" w:date="2025-10-26T13:55:00Z" w16du:dateUtc="2025-10-26T13:55:00Z">
              <w:rPr>
                <w:rFonts w:ascii="Arial" w:eastAsia="Arial" w:hAnsi="Arial" w:cs="Arial"/>
                <w:color w:val="000000" w:themeColor="text1"/>
              </w:rPr>
            </w:rPrChange>
          </w:rPr>
          <w:delText>will</w:delText>
        </w:r>
      </w:del>
      <w:r w:rsidRPr="00D24E7B">
        <w:rPr>
          <w:rFonts w:ascii="Arial" w:eastAsia="Arial" w:hAnsi="Arial" w:cs="Arial"/>
          <w:color w:val="000000" w:themeColor="text1"/>
          <w:highlight w:val="green"/>
          <w:rPrChange w:id="50" w:author="George Urumov" w:date="2025-10-26T13:55:00Z" w16du:dateUtc="2025-10-26T13:55:00Z">
            <w:rPr>
              <w:rFonts w:ascii="Arial" w:eastAsia="Arial" w:hAnsi="Arial" w:cs="Arial"/>
              <w:color w:val="000000" w:themeColor="text1"/>
            </w:rPr>
          </w:rPrChange>
        </w:rPr>
        <w:t xml:space="preserve"> extend this method to other algorithms such as TD(λ) where our definition of reward will be different from Lee’s paper.</w:t>
      </w:r>
      <w:r>
        <w:rPr>
          <w:rFonts w:ascii="Arial" w:eastAsia="Arial" w:hAnsi="Arial" w:cs="Arial"/>
          <w:color w:val="000000" w:themeColor="text1"/>
        </w:rPr>
        <w:t xml:space="preserve"> Nuno Horta et al </w:t>
      </w:r>
      <w:sdt>
        <w:sdtPr>
          <w:rPr>
            <w:rFonts w:ascii="Arial" w:eastAsia="Arial" w:hAnsi="Arial" w:cs="Arial"/>
            <w:color w:val="000000" w:themeColor="text1"/>
          </w:rPr>
          <w:id w:val="-465349843"/>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Nun18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[60]</w:t>
          </w:r>
          <w:r>
            <w:rPr>
              <w:rFonts w:ascii="Arial" w:eastAsia="Arial" w:hAnsi="Arial" w:cs="Arial"/>
              <w:color w:val="000000" w:themeColor="text1"/>
            </w:rPr>
            <w:fldChar w:fldCharType="end"/>
          </w:r>
        </w:sdtContent>
      </w:sdt>
      <w:r>
        <w:rPr>
          <w:rFonts w:ascii="Arial" w:eastAsia="Arial" w:hAnsi="Arial" w:cs="Arial"/>
          <w:color w:val="000000" w:themeColor="text1"/>
        </w:rPr>
        <w:t xml:space="preserve"> described a new system for short-term speculation in the foreign exchange market based on RL. Neural Networks with three hidden layers of </w:t>
      </w:r>
      <w:proofErr w:type="spellStart"/>
      <w:r>
        <w:rPr>
          <w:rFonts w:ascii="Arial" w:eastAsia="Arial" w:hAnsi="Arial" w:cs="Arial"/>
          <w:color w:val="000000" w:themeColor="text1"/>
        </w:rPr>
        <w:t>ReLU</w:t>
      </w:r>
      <w:proofErr w:type="spellEnd"/>
      <w:r>
        <w:rPr>
          <w:rFonts w:ascii="Arial" w:eastAsia="Arial" w:hAnsi="Arial" w:cs="Arial"/>
          <w:color w:val="000000" w:themeColor="text1"/>
        </w:rPr>
        <w:t xml:space="preserve"> neurons are trained as RL agents under Q-Learning algorithm by an algorithm that consistently induces stable learning that generalizes to out-of-sample data. This framework includes new state and reward signals, and a method for more efficient use of available historical tick data that provides training quality and testing accuracy. </w:t>
      </w:r>
      <w:r w:rsidRPr="00054BAE">
        <w:rPr>
          <w:rFonts w:ascii="Arial" w:eastAsia="Arial" w:hAnsi="Arial" w:cs="Arial"/>
          <w:color w:val="000000" w:themeColor="text1"/>
        </w:rPr>
        <w:t>Financial markets present unique challenges for reinforcement learning compared to deterministic environments like Atari or Go. These challenges include non-stationary data, where underlying market dynamics change over time; partial observability, where not all relevant variables are available to the agent; and high levels of noise in the signals, which can obscure meaningful patterns.</w:t>
      </w:r>
      <w:r>
        <w:rPr>
          <w:rFonts w:ascii="Arial" w:eastAsia="Arial" w:hAnsi="Arial" w:cs="Arial"/>
          <w:color w:val="000000" w:themeColor="text1"/>
        </w:rPr>
        <w:t xml:space="preserve"> It was shown by the authors that learning in the training dataset is stable and it is apparent from several validation learning curves that the Q-network </w:t>
      </w:r>
      <w:proofErr w:type="gramStart"/>
      <w:r>
        <w:rPr>
          <w:rFonts w:ascii="Arial" w:eastAsia="Arial" w:hAnsi="Arial" w:cs="Arial"/>
          <w:color w:val="000000" w:themeColor="text1"/>
        </w:rPr>
        <w:t>is capable of finding</w:t>
      </w:r>
      <w:proofErr w:type="gramEnd"/>
      <w:r>
        <w:rPr>
          <w:rFonts w:ascii="Arial" w:eastAsia="Arial" w:hAnsi="Arial" w:cs="Arial"/>
          <w:color w:val="000000" w:themeColor="text1"/>
        </w:rPr>
        <w:t xml:space="preserve"> relationships in financial data that translate to out-of-sample decision making. </w:t>
      </w:r>
    </w:p>
    <w:p w14:paraId="0163D1EF" w14:textId="77777777" w:rsidR="008D1943" w:rsidRPr="00267FC5" w:rsidRDefault="008D1943" w:rsidP="008D1943">
      <w:pPr>
        <w:pStyle w:val="Heading2"/>
        <w:rPr>
          <w:b/>
          <w:bCs/>
          <w:i/>
          <w:iCs/>
          <w:sz w:val="20"/>
          <w:szCs w:val="20"/>
        </w:rPr>
      </w:pPr>
      <w:bookmarkStart w:id="51" w:name="_Toc202695071"/>
      <w:r w:rsidRPr="00267FC5">
        <w:rPr>
          <w:b/>
          <w:bCs/>
          <w:i/>
          <w:iCs/>
          <w:sz w:val="20"/>
          <w:szCs w:val="20"/>
        </w:rPr>
        <w:t>2.10 A GENERATIVE ADVERSARIAL NETWORK (GAN)</w:t>
      </w:r>
      <w:bookmarkEnd w:id="51"/>
    </w:p>
    <w:p w14:paraId="6D796695" w14:textId="77777777" w:rsidR="008D1943" w:rsidRPr="001A6ECD" w:rsidRDefault="008D1943" w:rsidP="008D1943">
      <w:pPr>
        <w:pStyle w:val="NormalWeb"/>
        <w:shd w:val="clear" w:color="auto" w:fill="FFFFFF"/>
        <w:spacing w:before="120" w:beforeAutospacing="0" w:after="120" w:afterAutospacing="0" w:line="360" w:lineRule="auto"/>
        <w:ind w:firstLine="720"/>
        <w:jc w:val="both"/>
        <w:rPr>
          <w:rFonts w:ascii="Arial" w:hAnsi="Arial" w:cs="Arial"/>
          <w:color w:val="202122"/>
        </w:rPr>
      </w:pPr>
      <w:r w:rsidRPr="00D45A99">
        <w:rPr>
          <w:rFonts w:ascii="Arial" w:hAnsi="Arial" w:cs="Arial"/>
          <w:color w:val="202122"/>
        </w:rPr>
        <w:t>A generative adversarial network (GAN)</w:t>
      </w:r>
      <w:r w:rsidRPr="001A6ECD">
        <w:rPr>
          <w:rFonts w:ascii="Arial" w:hAnsi="Arial" w:cs="Arial"/>
          <w:color w:val="202122"/>
        </w:rPr>
        <w:t xml:space="preserve"> is a class of </w:t>
      </w:r>
      <w:r w:rsidRPr="001A6ECD">
        <w:rPr>
          <w:rFonts w:ascii="Arial" w:hAnsi="Arial" w:cs="Arial"/>
        </w:rPr>
        <w:t>machine learning</w:t>
      </w:r>
      <w:r w:rsidRPr="001A6ECD">
        <w:rPr>
          <w:rFonts w:ascii="Arial" w:hAnsi="Arial" w:cs="Arial"/>
          <w:color w:val="202122"/>
        </w:rPr>
        <w:t> frameworks designed by </w:t>
      </w:r>
      <w:r w:rsidRPr="001A6ECD">
        <w:rPr>
          <w:rFonts w:ascii="Arial" w:hAnsi="Arial" w:cs="Arial"/>
        </w:rPr>
        <w:t>Ian Goodfellow</w:t>
      </w:r>
      <w:r w:rsidRPr="001A6ECD">
        <w:rPr>
          <w:rFonts w:ascii="Arial" w:hAnsi="Arial" w:cs="Arial"/>
          <w:color w:val="202122"/>
        </w:rPr>
        <w:t> and his colleagues in June 2014</w:t>
      </w:r>
      <w:r>
        <w:rPr>
          <w:rFonts w:ascii="Arial" w:hAnsi="Arial" w:cs="Arial"/>
          <w:color w:val="202122"/>
        </w:rPr>
        <w:t xml:space="preserve"> </w:t>
      </w:r>
      <w:sdt>
        <w:sdtPr>
          <w:rPr>
            <w:rFonts w:ascii="Arial" w:hAnsi="Arial" w:cs="Arial"/>
            <w:color w:val="202122"/>
          </w:rPr>
          <w:id w:val="318468811"/>
          <w:citation/>
        </w:sdtPr>
        <w:sdtContent>
          <w:r>
            <w:rPr>
              <w:rFonts w:ascii="Arial" w:hAnsi="Arial" w:cs="Arial"/>
              <w:color w:val="202122"/>
            </w:rPr>
            <w:fldChar w:fldCharType="begin"/>
          </w:r>
          <w:r>
            <w:rPr>
              <w:rFonts w:ascii="Arial" w:hAnsi="Arial" w:cs="Arial"/>
              <w:color w:val="202122"/>
            </w:rPr>
            <w:instrText xml:space="preserve"> CITATION Ian14 \l 2057 </w:instrText>
          </w:r>
          <w:r>
            <w:rPr>
              <w:rFonts w:ascii="Arial" w:hAnsi="Arial" w:cs="Arial"/>
              <w:color w:val="202122"/>
            </w:rPr>
            <w:fldChar w:fldCharType="separate"/>
          </w:r>
          <w:r w:rsidRPr="00267FC5">
            <w:rPr>
              <w:rFonts w:ascii="Arial" w:hAnsi="Arial" w:cs="Arial"/>
              <w:noProof/>
              <w:color w:val="202122"/>
            </w:rPr>
            <w:t>[61]</w:t>
          </w:r>
          <w:r>
            <w:rPr>
              <w:rFonts w:ascii="Arial" w:hAnsi="Arial" w:cs="Arial"/>
              <w:color w:val="202122"/>
            </w:rPr>
            <w:fldChar w:fldCharType="end"/>
          </w:r>
        </w:sdtContent>
      </w:sdt>
      <w:r w:rsidRPr="001A6ECD">
        <w:rPr>
          <w:rFonts w:ascii="Arial" w:hAnsi="Arial" w:cs="Arial"/>
          <w:color w:val="202122"/>
        </w:rPr>
        <w:t>. Two </w:t>
      </w:r>
      <w:r w:rsidRPr="001A6ECD">
        <w:rPr>
          <w:rFonts w:ascii="Arial" w:hAnsi="Arial" w:cs="Arial"/>
        </w:rPr>
        <w:t>neural networks</w:t>
      </w:r>
      <w:r w:rsidRPr="001A6ECD">
        <w:rPr>
          <w:rFonts w:ascii="Arial" w:hAnsi="Arial" w:cs="Arial"/>
          <w:color w:val="202122"/>
        </w:rPr>
        <w:t> co</w:t>
      </w:r>
      <w:r>
        <w:rPr>
          <w:rFonts w:ascii="Arial" w:hAnsi="Arial" w:cs="Arial"/>
          <w:color w:val="202122"/>
        </w:rPr>
        <w:t>mpete</w:t>
      </w:r>
      <w:r w:rsidRPr="001A6ECD">
        <w:rPr>
          <w:rFonts w:ascii="Arial" w:hAnsi="Arial" w:cs="Arial"/>
          <w:color w:val="202122"/>
        </w:rPr>
        <w:t xml:space="preserve"> i</w:t>
      </w:r>
      <w:r>
        <w:rPr>
          <w:rFonts w:ascii="Arial" w:hAnsi="Arial" w:cs="Arial"/>
          <w:color w:val="202122"/>
        </w:rPr>
        <w:t>n</w:t>
      </w:r>
      <w:r w:rsidRPr="001A6ECD">
        <w:rPr>
          <w:rFonts w:ascii="Arial" w:hAnsi="Arial" w:cs="Arial"/>
          <w:color w:val="202122"/>
        </w:rPr>
        <w:t xml:space="preserve"> a </w:t>
      </w:r>
      <w:r w:rsidRPr="001A6ECD">
        <w:rPr>
          <w:rFonts w:ascii="Arial" w:hAnsi="Arial" w:cs="Arial"/>
        </w:rPr>
        <w:t>zero-sum game</w:t>
      </w:r>
      <w:r w:rsidRPr="001A6ECD">
        <w:rPr>
          <w:rFonts w:ascii="Arial" w:hAnsi="Arial" w:cs="Arial"/>
          <w:color w:val="202122"/>
        </w:rPr>
        <w:t>, where one agent's gain is another agent's loss.</w:t>
      </w:r>
    </w:p>
    <w:p w14:paraId="65615B23" w14:textId="77777777" w:rsidR="008D1943" w:rsidRPr="001A6ECD" w:rsidRDefault="008D1943" w:rsidP="008D1943">
      <w:pPr>
        <w:pStyle w:val="NormalWeb"/>
        <w:shd w:val="clear" w:color="auto" w:fill="FFFFFF"/>
        <w:spacing w:before="120" w:beforeAutospacing="0" w:after="120" w:afterAutospacing="0" w:line="360" w:lineRule="auto"/>
        <w:ind w:firstLine="720"/>
        <w:jc w:val="both"/>
        <w:rPr>
          <w:rFonts w:ascii="Arial" w:hAnsi="Arial" w:cs="Arial"/>
          <w:color w:val="202122"/>
        </w:rPr>
      </w:pPr>
      <w:r w:rsidRPr="00CC1EB0">
        <w:rPr>
          <w:rFonts w:ascii="Arial" w:hAnsi="Arial" w:cs="Arial"/>
          <w:color w:val="202122"/>
        </w:rPr>
        <w:t>With a training set, this technique learns to generate new data with the same statistics as the training set.</w:t>
      </w:r>
      <w:r>
        <w:rPr>
          <w:rFonts w:ascii="Arial" w:hAnsi="Arial" w:cs="Arial"/>
          <w:color w:val="202122"/>
        </w:rPr>
        <w:t xml:space="preserve"> </w:t>
      </w:r>
      <w:r w:rsidRPr="00A22D4D">
        <w:rPr>
          <w:rFonts w:ascii="Arial" w:hAnsi="Arial" w:cs="Arial"/>
          <w:color w:val="202122"/>
        </w:rPr>
        <w:t>For example, an image-trained GAN can produce new images that appear realistic at least to a human observer, with many realistic features.</w:t>
      </w:r>
      <w:r w:rsidRPr="001A6ECD">
        <w:rPr>
          <w:rFonts w:ascii="Arial" w:hAnsi="Arial" w:cs="Arial"/>
          <w:color w:val="202122"/>
        </w:rPr>
        <w:t xml:space="preserve"> Though originally proposed as a form of </w:t>
      </w:r>
      <w:r w:rsidRPr="00A22D4D">
        <w:rPr>
          <w:rFonts w:ascii="Arial" w:hAnsi="Arial" w:cs="Arial"/>
          <w:color w:val="202122"/>
        </w:rPr>
        <w:t>generative model</w:t>
      </w:r>
      <w:r w:rsidRPr="001A6ECD">
        <w:rPr>
          <w:rFonts w:ascii="Arial" w:hAnsi="Arial" w:cs="Arial"/>
          <w:color w:val="202122"/>
        </w:rPr>
        <w:t> for </w:t>
      </w:r>
      <w:r w:rsidRPr="00A22D4D">
        <w:rPr>
          <w:rFonts w:ascii="Arial" w:hAnsi="Arial" w:cs="Arial"/>
          <w:color w:val="202122"/>
        </w:rPr>
        <w:t>unsupervised learning</w:t>
      </w:r>
      <w:r w:rsidRPr="001A6ECD">
        <w:rPr>
          <w:rFonts w:ascii="Arial" w:hAnsi="Arial" w:cs="Arial"/>
          <w:color w:val="202122"/>
        </w:rPr>
        <w:t>, GANs have also proved useful for </w:t>
      </w:r>
      <w:r w:rsidRPr="001A6ECD">
        <w:rPr>
          <w:rFonts w:ascii="Arial" w:hAnsi="Arial" w:cs="Arial"/>
        </w:rPr>
        <w:t>semi-supervised learning</w:t>
      </w:r>
      <w:r w:rsidRPr="001A6ECD">
        <w:rPr>
          <w:rFonts w:ascii="Arial" w:hAnsi="Arial" w:cs="Arial"/>
          <w:color w:val="202122"/>
        </w:rPr>
        <w:t>, fully </w:t>
      </w:r>
      <w:r w:rsidRPr="001A6ECD">
        <w:rPr>
          <w:rFonts w:ascii="Arial" w:hAnsi="Arial" w:cs="Arial"/>
        </w:rPr>
        <w:t>supervised learning</w:t>
      </w:r>
      <w:r w:rsidRPr="001A6ECD">
        <w:rPr>
          <w:rFonts w:ascii="Arial" w:hAnsi="Arial" w:cs="Arial"/>
          <w:color w:val="202122"/>
        </w:rPr>
        <w:t>, and </w:t>
      </w:r>
      <w:r w:rsidRPr="001A6ECD">
        <w:rPr>
          <w:rFonts w:ascii="Arial" w:hAnsi="Arial" w:cs="Arial"/>
        </w:rPr>
        <w:t>reinforcement learning</w:t>
      </w:r>
      <w:r w:rsidRPr="001A6ECD">
        <w:rPr>
          <w:rFonts w:ascii="Arial" w:hAnsi="Arial" w:cs="Arial"/>
          <w:color w:val="202122"/>
        </w:rPr>
        <w:t xml:space="preserve">. </w:t>
      </w:r>
    </w:p>
    <w:p w14:paraId="62F2406E" w14:textId="77777777" w:rsidR="008D1943" w:rsidRPr="00267FC5" w:rsidRDefault="008D1943" w:rsidP="008D1943">
      <w:pPr>
        <w:pStyle w:val="NormalWeb"/>
        <w:shd w:val="clear" w:color="auto" w:fill="FFFFFF"/>
        <w:spacing w:before="120" w:beforeAutospacing="0" w:after="120" w:afterAutospacing="0" w:line="360" w:lineRule="auto"/>
        <w:ind w:firstLine="720"/>
        <w:jc w:val="both"/>
        <w:rPr>
          <w:rFonts w:ascii="Arial" w:hAnsi="Arial" w:cs="Arial"/>
        </w:rPr>
      </w:pPr>
      <w:r w:rsidRPr="001A6ECD">
        <w:rPr>
          <w:rFonts w:ascii="Arial" w:hAnsi="Arial" w:cs="Arial"/>
          <w:color w:val="202122"/>
        </w:rPr>
        <w:lastRenderedPageBreak/>
        <w:t xml:space="preserve">The core idea of a GAN is based on the "indirect" training through the discriminator, another neural </w:t>
      </w:r>
      <w:r w:rsidRPr="00A22D4D">
        <w:rPr>
          <w:rFonts w:ascii="Arial" w:hAnsi="Arial" w:cs="Arial"/>
        </w:rPr>
        <w:t>network that can tell how much an input is "realistic", which itself is also being updated dynamically. This basically means that the generator is not trained to minimize the distance to a particular frame, but rather to fool the discriminator.</w:t>
      </w:r>
      <w:r>
        <w:rPr>
          <w:rFonts w:ascii="Arial" w:hAnsi="Arial" w:cs="Arial"/>
        </w:rPr>
        <w:t xml:space="preserve"> </w:t>
      </w:r>
      <w:r w:rsidRPr="00A22D4D">
        <w:rPr>
          <w:rFonts w:ascii="Arial" w:hAnsi="Arial" w:cs="Arial"/>
        </w:rPr>
        <w:t>This enables</w:t>
      </w:r>
      <w:r w:rsidRPr="001A6ECD">
        <w:rPr>
          <w:rFonts w:ascii="Arial" w:hAnsi="Arial" w:cs="Arial"/>
          <w:color w:val="202122"/>
        </w:rPr>
        <w:t xml:space="preserve"> the model to learn in an unsupervised </w:t>
      </w:r>
      <w:r w:rsidRPr="00267FC5">
        <w:rPr>
          <w:rFonts w:ascii="Arial" w:hAnsi="Arial" w:cs="Arial"/>
        </w:rPr>
        <w:t>manner. The generator indirectly minimizes a divergence measure between the real and generated data distributions, such as Jensen-Shannon divergence or Wasserstein distance.</w:t>
      </w:r>
    </w:p>
    <w:p w14:paraId="029E9953" w14:textId="77777777" w:rsidR="008D1943" w:rsidRDefault="008D1943" w:rsidP="008D1943">
      <w:pPr>
        <w:pStyle w:val="NormalWeb"/>
        <w:shd w:val="clear" w:color="auto" w:fill="FFFFFF"/>
        <w:spacing w:before="120" w:beforeAutospacing="0" w:after="120" w:afterAutospacing="0" w:line="360" w:lineRule="auto"/>
        <w:ind w:firstLine="720"/>
        <w:jc w:val="both"/>
        <w:rPr>
          <w:rFonts w:ascii="Arial" w:hAnsi="Arial" w:cs="Arial"/>
          <w:color w:val="202122"/>
        </w:rPr>
      </w:pPr>
      <w:r w:rsidRPr="00D15588">
        <w:rPr>
          <w:rFonts w:ascii="Arial" w:hAnsi="Arial" w:cs="Arial"/>
          <w:color w:val="202122"/>
        </w:rPr>
        <w:t>GANs are like </w:t>
      </w:r>
      <w:r w:rsidRPr="00D15588">
        <w:rPr>
          <w:rFonts w:ascii="Arial" w:hAnsi="Arial" w:cs="Arial"/>
        </w:rPr>
        <w:t>mimicry</w:t>
      </w:r>
      <w:r w:rsidRPr="00D15588">
        <w:rPr>
          <w:rFonts w:ascii="Arial" w:hAnsi="Arial" w:cs="Arial"/>
          <w:color w:val="202122"/>
        </w:rPr>
        <w:t> in </w:t>
      </w:r>
      <w:r w:rsidRPr="00D15588">
        <w:rPr>
          <w:rFonts w:ascii="Arial" w:hAnsi="Arial" w:cs="Arial"/>
        </w:rPr>
        <w:t>evolutionary biology</w:t>
      </w:r>
      <w:r w:rsidRPr="00D15588">
        <w:rPr>
          <w:rFonts w:ascii="Arial" w:hAnsi="Arial" w:cs="Arial"/>
          <w:color w:val="202122"/>
        </w:rPr>
        <w:t>, with an </w:t>
      </w:r>
      <w:r w:rsidRPr="00D15588">
        <w:rPr>
          <w:rFonts w:ascii="Arial" w:hAnsi="Arial" w:cs="Arial"/>
        </w:rPr>
        <w:t>evolutionary arms race</w:t>
      </w:r>
      <w:r w:rsidRPr="00D15588">
        <w:rPr>
          <w:rFonts w:ascii="Arial" w:hAnsi="Arial" w:cs="Arial"/>
          <w:color w:val="202122"/>
        </w:rPr>
        <w:t> between both networks.</w:t>
      </w:r>
      <w:r>
        <w:rPr>
          <w:rFonts w:ascii="Arial" w:hAnsi="Arial" w:cs="Arial"/>
          <w:color w:val="202122"/>
        </w:rPr>
        <w:t xml:space="preserve"> To learn the generator’s distribution </w:t>
      </w:r>
      <w:proofErr w:type="spellStart"/>
      <w:r>
        <w:rPr>
          <w:rFonts w:ascii="Arial" w:hAnsi="Arial" w:cs="Arial"/>
          <w:color w:val="202122"/>
        </w:rPr>
        <w:t>p</w:t>
      </w:r>
      <w:r>
        <w:rPr>
          <w:rFonts w:ascii="Arial" w:hAnsi="Arial" w:cs="Arial"/>
          <w:color w:val="202122"/>
          <w:vertAlign w:val="subscript"/>
        </w:rPr>
        <w:t>g</w:t>
      </w:r>
      <w:proofErr w:type="spellEnd"/>
      <w:r>
        <w:rPr>
          <w:rFonts w:ascii="Arial" w:hAnsi="Arial" w:cs="Arial"/>
          <w:color w:val="202122"/>
        </w:rPr>
        <w:t xml:space="preserve"> over data x, we define a prior on input noise variables </w:t>
      </w:r>
      <w:proofErr w:type="spellStart"/>
      <w:r>
        <w:rPr>
          <w:rFonts w:ascii="Arial" w:hAnsi="Arial" w:cs="Arial"/>
          <w:color w:val="202122"/>
        </w:rPr>
        <w:t>p</w:t>
      </w:r>
      <w:r>
        <w:rPr>
          <w:rFonts w:ascii="Arial" w:hAnsi="Arial" w:cs="Arial"/>
          <w:color w:val="202122"/>
          <w:vertAlign w:val="subscript"/>
        </w:rPr>
        <w:t>z</w:t>
      </w:r>
      <w:proofErr w:type="spellEnd"/>
      <w:r>
        <w:rPr>
          <w:rFonts w:ascii="Arial" w:hAnsi="Arial" w:cs="Arial"/>
          <w:color w:val="202122"/>
        </w:rPr>
        <w:t xml:space="preserve">(z) then represent a mapping to data space as </w:t>
      </w:r>
      <w:proofErr w:type="gramStart"/>
      <w:r>
        <w:rPr>
          <w:rFonts w:ascii="Arial" w:hAnsi="Arial" w:cs="Arial"/>
          <w:color w:val="202122"/>
        </w:rPr>
        <w:t>G(</w:t>
      </w:r>
      <w:proofErr w:type="gramEnd"/>
      <w:r>
        <w:rPr>
          <w:rFonts w:ascii="Arial" w:hAnsi="Arial" w:cs="Arial"/>
          <w:color w:val="202122"/>
        </w:rPr>
        <w:t>z; ϴ</w:t>
      </w:r>
      <w:r>
        <w:rPr>
          <w:rFonts w:ascii="Arial" w:hAnsi="Arial" w:cs="Arial"/>
          <w:color w:val="202122"/>
          <w:vertAlign w:val="subscript"/>
        </w:rPr>
        <w:t>g</w:t>
      </w:r>
      <w:r>
        <w:rPr>
          <w:rFonts w:ascii="Arial" w:hAnsi="Arial" w:cs="Arial"/>
          <w:color w:val="202122"/>
        </w:rPr>
        <w:t>), where G is a differentiable function represented by a multiplayer perceptron with parameters ϴ</w:t>
      </w:r>
      <w:r>
        <w:rPr>
          <w:rFonts w:ascii="Arial" w:hAnsi="Arial" w:cs="Arial"/>
          <w:color w:val="202122"/>
          <w:vertAlign w:val="subscript"/>
        </w:rPr>
        <w:t>g</w:t>
      </w:r>
      <w:r>
        <w:rPr>
          <w:rFonts w:ascii="Arial" w:hAnsi="Arial" w:cs="Arial"/>
          <w:color w:val="202122"/>
        </w:rPr>
        <w:t>. We also define a second multilayer perceptron D (x; ϴ</w:t>
      </w:r>
      <w:r>
        <w:rPr>
          <w:rFonts w:ascii="Arial" w:hAnsi="Arial" w:cs="Arial"/>
          <w:color w:val="202122"/>
          <w:vertAlign w:val="subscript"/>
        </w:rPr>
        <w:t>d</w:t>
      </w:r>
      <w:r>
        <w:rPr>
          <w:rFonts w:ascii="Arial" w:hAnsi="Arial" w:cs="Arial"/>
          <w:color w:val="202122"/>
        </w:rPr>
        <w:t>) that outputs a single scalar. D(x) represents probability that x came from the data rather than p</w:t>
      </w:r>
      <w:r>
        <w:rPr>
          <w:rFonts w:ascii="Arial" w:hAnsi="Arial" w:cs="Arial"/>
          <w:color w:val="202122"/>
          <w:vertAlign w:val="subscript"/>
        </w:rPr>
        <w:t>g</w:t>
      </w:r>
      <w:r>
        <w:rPr>
          <w:rFonts w:ascii="Arial" w:hAnsi="Arial" w:cs="Arial"/>
          <w:color w:val="202122"/>
        </w:rPr>
        <w:t xml:space="preserve">. We train Discriminator (D) to maximise the probability of assigning the correct label to both training examples and samples from G. Simultaneously we train G to minimise </w:t>
      </w:r>
      <w:proofErr w:type="gramStart"/>
      <w:r>
        <w:rPr>
          <w:rFonts w:ascii="Arial" w:hAnsi="Arial" w:cs="Arial"/>
          <w:color w:val="202122"/>
        </w:rPr>
        <w:t>log(</w:t>
      </w:r>
      <w:proofErr w:type="gramEnd"/>
      <w:r>
        <w:rPr>
          <w:rFonts w:ascii="Arial" w:hAnsi="Arial" w:cs="Arial"/>
          <w:color w:val="202122"/>
        </w:rPr>
        <w:t>1 – D(G(z))):</w:t>
      </w:r>
    </w:p>
    <w:p w14:paraId="196CC512" w14:textId="77777777" w:rsidR="008D1943" w:rsidRDefault="008D1943" w:rsidP="008D1943">
      <w:pPr>
        <w:pStyle w:val="NormalWeb"/>
        <w:shd w:val="clear" w:color="auto" w:fill="FFFFFF"/>
        <w:spacing w:before="120" w:beforeAutospacing="0" w:after="120" w:afterAutospacing="0" w:line="360" w:lineRule="auto"/>
        <w:ind w:firstLine="720"/>
        <w:jc w:val="both"/>
        <w:rPr>
          <w:rFonts w:ascii="Arial" w:hAnsi="Arial" w:cs="Arial"/>
          <w:color w:val="202122"/>
        </w:rPr>
      </w:pPr>
      <w:r>
        <w:rPr>
          <w:rFonts w:ascii="Arial" w:hAnsi="Arial" w:cs="Arial"/>
          <w:color w:val="202122"/>
        </w:rPr>
        <w:t xml:space="preserve">So, in other words, D and G play the following two-player minimax game with value function </w:t>
      </w:r>
      <w:proofErr w:type="gramStart"/>
      <w:r>
        <w:rPr>
          <w:rFonts w:ascii="Arial" w:hAnsi="Arial" w:cs="Arial"/>
          <w:color w:val="202122"/>
        </w:rPr>
        <w:t>V(</w:t>
      </w:r>
      <w:proofErr w:type="gramEnd"/>
      <w:r>
        <w:rPr>
          <w:rFonts w:ascii="Arial" w:hAnsi="Arial" w:cs="Arial"/>
          <w:color w:val="202122"/>
        </w:rPr>
        <w:t>G, D):</w:t>
      </w:r>
    </w:p>
    <w:p w14:paraId="7CD0F4B1" w14:textId="77777777" w:rsidR="008D1943" w:rsidRDefault="00000000" w:rsidP="008D1943">
      <w:pPr>
        <w:pStyle w:val="NormalWeb"/>
        <w:shd w:val="clear" w:color="auto" w:fill="FFFFFF"/>
        <w:spacing w:before="120" w:beforeAutospacing="0" w:after="120" w:afterAutospacing="0" w:line="360" w:lineRule="auto"/>
        <w:jc w:val="right"/>
        <w:rPr>
          <w:rFonts w:ascii="Arial" w:hAnsi="Arial" w:cs="Arial"/>
          <w:color w:val="202122"/>
        </w:rPr>
      </w:pPr>
      <m:oMath>
        <m:sSub>
          <m:sSubPr>
            <m:ctrlPr>
              <w:rPr>
                <w:rFonts w:ascii="Cambria Math" w:hAnsi="Cambria Math" w:cs="Arial"/>
                <w:i/>
                <w:color w:val="202122"/>
              </w:rPr>
            </m:ctrlPr>
          </m:sSubPr>
          <m:e>
            <m:r>
              <w:rPr>
                <w:rFonts w:ascii="Cambria Math" w:hAnsi="Cambria Math" w:cs="Arial"/>
                <w:color w:val="202122"/>
              </w:rPr>
              <m:t>min</m:t>
            </m:r>
          </m:e>
          <m:sub>
            <m:r>
              <w:rPr>
                <w:rFonts w:ascii="Cambria Math" w:hAnsi="Cambria Math" w:cs="Arial"/>
                <w:color w:val="202122"/>
              </w:rPr>
              <m:t>G</m:t>
            </m:r>
          </m:sub>
        </m:sSub>
        <m:sSub>
          <m:sSubPr>
            <m:ctrlPr>
              <w:rPr>
                <w:rFonts w:ascii="Cambria Math" w:hAnsi="Cambria Math" w:cs="Arial"/>
                <w:i/>
                <w:color w:val="202122"/>
              </w:rPr>
            </m:ctrlPr>
          </m:sSubPr>
          <m:e>
            <m:r>
              <w:rPr>
                <w:rFonts w:ascii="Cambria Math" w:hAnsi="Cambria Math" w:cs="Arial"/>
                <w:color w:val="202122"/>
              </w:rPr>
              <m:t>max</m:t>
            </m:r>
          </m:e>
          <m:sub>
            <m:r>
              <w:rPr>
                <w:rFonts w:ascii="Cambria Math" w:hAnsi="Cambria Math" w:cs="Arial"/>
                <w:color w:val="202122"/>
              </w:rPr>
              <m:t>D</m:t>
            </m:r>
          </m:sub>
        </m:sSub>
        <m:r>
          <w:rPr>
            <w:rFonts w:ascii="Cambria Math" w:hAnsi="Cambria Math" w:cs="Arial"/>
            <w:color w:val="202122"/>
          </w:rPr>
          <m:t>V</m:t>
        </m:r>
        <m:d>
          <m:dPr>
            <m:ctrlPr>
              <w:rPr>
                <w:rFonts w:ascii="Cambria Math" w:hAnsi="Cambria Math" w:cs="Arial"/>
                <w:i/>
                <w:color w:val="202122"/>
              </w:rPr>
            </m:ctrlPr>
          </m:dPr>
          <m:e>
            <m:r>
              <w:rPr>
                <w:rFonts w:ascii="Cambria Math" w:hAnsi="Cambria Math" w:cs="Arial"/>
                <w:color w:val="202122"/>
              </w:rPr>
              <m:t>D,G</m:t>
            </m:r>
          </m:e>
        </m:d>
        <m:r>
          <w:rPr>
            <w:rFonts w:ascii="Cambria Math" w:hAnsi="Cambria Math" w:cs="Arial"/>
            <w:color w:val="202122"/>
          </w:rPr>
          <m:t xml:space="preserve">= </m:t>
        </m:r>
        <m:sSub>
          <m:sSubPr>
            <m:ctrlPr>
              <w:rPr>
                <w:rFonts w:ascii="Cambria Math" w:hAnsi="Cambria Math" w:cs="Arial"/>
                <w:i/>
                <w:color w:val="202122"/>
              </w:rPr>
            </m:ctrlPr>
          </m:sSubPr>
          <m:e>
            <m:r>
              <w:rPr>
                <w:rFonts w:ascii="Cambria Math" w:hAnsi="Cambria Math" w:cs="Arial"/>
                <w:color w:val="202122"/>
              </w:rPr>
              <m:t>E</m:t>
            </m:r>
          </m:e>
          <m:sub>
            <m:r>
              <w:rPr>
                <w:rFonts w:ascii="Cambria Math" w:hAnsi="Cambria Math" w:cs="Arial"/>
                <w:color w:val="202122"/>
              </w:rPr>
              <m:t>x~</m:t>
            </m:r>
            <m:sSub>
              <m:sSubPr>
                <m:ctrlPr>
                  <w:rPr>
                    <w:rFonts w:ascii="Cambria Math" w:hAnsi="Cambria Math" w:cs="Arial"/>
                    <w:i/>
                    <w:color w:val="202122"/>
                  </w:rPr>
                </m:ctrlPr>
              </m:sSubPr>
              <m:e>
                <m:r>
                  <w:rPr>
                    <w:rFonts w:ascii="Cambria Math" w:hAnsi="Cambria Math" w:cs="Arial"/>
                    <w:color w:val="202122"/>
                  </w:rPr>
                  <m:t>p</m:t>
                </m:r>
              </m:e>
              <m:sub>
                <m:r>
                  <w:rPr>
                    <w:rFonts w:ascii="Cambria Math" w:hAnsi="Cambria Math" w:cs="Arial"/>
                    <w:color w:val="202122"/>
                  </w:rPr>
                  <m:t>data</m:t>
                </m:r>
              </m:sub>
            </m:sSub>
            <m:r>
              <w:rPr>
                <w:rFonts w:ascii="Cambria Math" w:hAnsi="Cambria Math" w:cs="Arial"/>
                <w:color w:val="202122"/>
              </w:rPr>
              <m:t>(x)</m:t>
            </m:r>
          </m:sub>
        </m:sSub>
        <m:d>
          <m:dPr>
            <m:begChr m:val="["/>
            <m:endChr m:val="]"/>
            <m:ctrlPr>
              <w:rPr>
                <w:rFonts w:ascii="Cambria Math" w:hAnsi="Cambria Math" w:cs="Arial"/>
                <w:i/>
                <w:color w:val="202122"/>
              </w:rPr>
            </m:ctrlPr>
          </m:dPr>
          <m:e>
            <m:r>
              <w:rPr>
                <w:rFonts w:ascii="Cambria Math" w:hAnsi="Cambria Math" w:cs="Arial"/>
                <w:color w:val="202122"/>
              </w:rPr>
              <m:t>logD</m:t>
            </m:r>
            <m:d>
              <m:dPr>
                <m:ctrlPr>
                  <w:rPr>
                    <w:rFonts w:ascii="Cambria Math" w:hAnsi="Cambria Math" w:cs="Arial"/>
                    <w:i/>
                    <w:color w:val="202122"/>
                  </w:rPr>
                </m:ctrlPr>
              </m:dPr>
              <m:e>
                <m:r>
                  <w:rPr>
                    <w:rFonts w:ascii="Cambria Math" w:hAnsi="Cambria Math" w:cs="Arial"/>
                    <w:color w:val="202122"/>
                  </w:rPr>
                  <m:t>x</m:t>
                </m:r>
              </m:e>
            </m:d>
          </m:e>
        </m:d>
        <m:r>
          <w:rPr>
            <w:rFonts w:ascii="Cambria Math" w:hAnsi="Cambria Math" w:cs="Arial"/>
            <w:color w:val="202122"/>
          </w:rPr>
          <m:t>+</m:t>
        </m:r>
        <m:sSub>
          <m:sSubPr>
            <m:ctrlPr>
              <w:rPr>
                <w:rFonts w:ascii="Cambria Math" w:hAnsi="Cambria Math" w:cs="Arial"/>
                <w:i/>
                <w:color w:val="202122"/>
              </w:rPr>
            </m:ctrlPr>
          </m:sSubPr>
          <m:e>
            <m:r>
              <w:rPr>
                <w:rFonts w:ascii="Cambria Math" w:hAnsi="Cambria Math" w:cs="Arial"/>
                <w:color w:val="202122"/>
              </w:rPr>
              <m:t>E</m:t>
            </m:r>
          </m:e>
          <m:sub>
            <m:r>
              <w:rPr>
                <w:rFonts w:ascii="Cambria Math" w:hAnsi="Cambria Math" w:cs="Arial"/>
                <w:color w:val="202122"/>
              </w:rPr>
              <m:t>z~</m:t>
            </m:r>
            <m:sSub>
              <m:sSubPr>
                <m:ctrlPr>
                  <w:rPr>
                    <w:rFonts w:ascii="Cambria Math" w:hAnsi="Cambria Math" w:cs="Arial"/>
                    <w:i/>
                    <w:color w:val="202122"/>
                  </w:rPr>
                </m:ctrlPr>
              </m:sSubPr>
              <m:e>
                <m:r>
                  <w:rPr>
                    <w:rFonts w:ascii="Cambria Math" w:hAnsi="Cambria Math" w:cs="Arial"/>
                    <w:color w:val="202122"/>
                  </w:rPr>
                  <m:t>p</m:t>
                </m:r>
              </m:e>
              <m:sub>
                <m:r>
                  <w:rPr>
                    <w:rFonts w:ascii="Cambria Math" w:hAnsi="Cambria Math" w:cs="Arial"/>
                    <w:color w:val="202122"/>
                  </w:rPr>
                  <m:t>z</m:t>
                </m:r>
              </m:sub>
            </m:sSub>
            <m:r>
              <w:rPr>
                <w:rFonts w:ascii="Cambria Math" w:hAnsi="Cambria Math" w:cs="Arial"/>
                <w:color w:val="202122"/>
              </w:rPr>
              <m:t>(z)</m:t>
            </m:r>
          </m:sub>
        </m:sSub>
        <m:r>
          <w:rPr>
            <w:rFonts w:ascii="Cambria Math" w:hAnsi="Cambria Math" w:cs="Arial"/>
            <w:color w:val="202122"/>
          </w:rPr>
          <m:t>[</m:t>
        </m:r>
        <m:func>
          <m:funcPr>
            <m:ctrlPr>
              <w:rPr>
                <w:rFonts w:ascii="Cambria Math" w:hAnsi="Cambria Math" w:cs="Arial"/>
                <w:color w:val="202122"/>
              </w:rPr>
            </m:ctrlPr>
          </m:funcPr>
          <m:fName>
            <m:r>
              <m:rPr>
                <m:sty m:val="p"/>
              </m:rPr>
              <w:rPr>
                <w:rFonts w:ascii="Cambria Math" w:hAnsi="Cambria Math" w:cs="Arial"/>
                <w:color w:val="202122"/>
              </w:rPr>
              <m:t>log</m:t>
            </m:r>
            <m:ctrlPr>
              <w:rPr>
                <w:rFonts w:ascii="Cambria Math" w:hAnsi="Cambria Math" w:cs="Arial"/>
                <w:i/>
                <w:color w:val="202122"/>
              </w:rPr>
            </m:ctrlPr>
          </m:fName>
          <m:e>
            <m:d>
              <m:dPr>
                <m:ctrlPr>
                  <w:rPr>
                    <w:rFonts w:ascii="Cambria Math" w:hAnsi="Cambria Math" w:cs="Arial"/>
                    <w:i/>
                    <w:color w:val="202122"/>
                  </w:rPr>
                </m:ctrlPr>
              </m:dPr>
              <m:e>
                <m:r>
                  <w:rPr>
                    <w:rFonts w:ascii="Cambria Math" w:hAnsi="Cambria Math" w:cs="Arial"/>
                    <w:color w:val="202122"/>
                  </w:rPr>
                  <m:t>1-D</m:t>
                </m:r>
                <m:d>
                  <m:dPr>
                    <m:ctrlPr>
                      <w:rPr>
                        <w:rFonts w:ascii="Cambria Math" w:hAnsi="Cambria Math" w:cs="Arial"/>
                        <w:i/>
                        <w:color w:val="202122"/>
                      </w:rPr>
                    </m:ctrlPr>
                  </m:dPr>
                  <m:e>
                    <m:r>
                      <w:rPr>
                        <w:rFonts w:ascii="Cambria Math" w:hAnsi="Cambria Math" w:cs="Arial"/>
                        <w:color w:val="202122"/>
                      </w:rPr>
                      <m:t>G</m:t>
                    </m:r>
                    <m:d>
                      <m:dPr>
                        <m:ctrlPr>
                          <w:rPr>
                            <w:rFonts w:ascii="Cambria Math" w:hAnsi="Cambria Math" w:cs="Arial"/>
                            <w:i/>
                            <w:color w:val="202122"/>
                          </w:rPr>
                        </m:ctrlPr>
                      </m:dPr>
                      <m:e>
                        <m:r>
                          <w:rPr>
                            <w:rFonts w:ascii="Cambria Math" w:hAnsi="Cambria Math" w:cs="Arial"/>
                            <w:color w:val="202122"/>
                          </w:rPr>
                          <m:t>z</m:t>
                        </m:r>
                      </m:e>
                    </m:d>
                  </m:e>
                </m:d>
              </m:e>
            </m:d>
          </m:e>
        </m:func>
        <m:r>
          <w:rPr>
            <w:rFonts w:ascii="Cambria Math" w:hAnsi="Cambria Math" w:cs="Arial"/>
            <w:color w:val="202122"/>
          </w:rPr>
          <m:t>]</m:t>
        </m:r>
      </m:oMath>
      <w:r w:rsidR="008D1943">
        <w:rPr>
          <w:rFonts w:ascii="Arial" w:hAnsi="Arial" w:cs="Arial"/>
          <w:color w:val="202122"/>
        </w:rPr>
        <w:t xml:space="preserve"> </w:t>
      </w:r>
      <w:r w:rsidR="008D1943">
        <w:rPr>
          <w:rFonts w:ascii="Arial" w:hAnsi="Arial" w:cs="Arial"/>
          <w:color w:val="202122"/>
        </w:rPr>
        <w:tab/>
        <w:t>2.1.35</w:t>
      </w:r>
    </w:p>
    <w:p w14:paraId="77482122" w14:textId="77777777" w:rsidR="008D1943" w:rsidRDefault="00000000" w:rsidP="008D1943">
      <w:pPr>
        <w:pStyle w:val="NormalWeb"/>
        <w:shd w:val="clear" w:color="auto" w:fill="FFFFFF"/>
        <w:spacing w:before="120" w:beforeAutospacing="0" w:after="120" w:afterAutospacing="0" w:line="360" w:lineRule="auto"/>
        <w:jc w:val="right"/>
        <w:rPr>
          <w:rFonts w:ascii="Arial" w:hAnsi="Arial" w:cs="Arial"/>
          <w:color w:val="202122"/>
        </w:rPr>
      </w:pPr>
      <w:sdt>
        <w:sdtPr>
          <w:rPr>
            <w:rFonts w:ascii="Arial" w:hAnsi="Arial" w:cs="Arial"/>
            <w:color w:val="202122"/>
          </w:rPr>
          <w:id w:val="-1394961312"/>
          <w:citation/>
        </w:sdtPr>
        <w:sdtContent>
          <w:r w:rsidR="008D1943">
            <w:rPr>
              <w:rFonts w:ascii="Arial" w:hAnsi="Arial" w:cs="Arial"/>
              <w:color w:val="202122"/>
            </w:rPr>
            <w:fldChar w:fldCharType="begin"/>
          </w:r>
          <w:r w:rsidR="008D1943">
            <w:rPr>
              <w:rFonts w:ascii="Arial" w:hAnsi="Arial" w:cs="Arial"/>
              <w:color w:val="202122"/>
            </w:rPr>
            <w:instrText xml:space="preserve"> CITATION Ian14 \l 2057 </w:instrText>
          </w:r>
          <w:r w:rsidR="008D1943">
            <w:rPr>
              <w:rFonts w:ascii="Arial" w:hAnsi="Arial" w:cs="Arial"/>
              <w:color w:val="202122"/>
            </w:rPr>
            <w:fldChar w:fldCharType="separate"/>
          </w:r>
          <w:r w:rsidR="008D1943" w:rsidRPr="00311E4B">
            <w:rPr>
              <w:rFonts w:ascii="Arial" w:hAnsi="Arial" w:cs="Arial"/>
              <w:noProof/>
              <w:color w:val="202122"/>
            </w:rPr>
            <w:t>[61]</w:t>
          </w:r>
          <w:r w:rsidR="008D1943">
            <w:rPr>
              <w:rFonts w:ascii="Arial" w:hAnsi="Arial" w:cs="Arial"/>
              <w:color w:val="202122"/>
            </w:rPr>
            <w:fldChar w:fldCharType="end"/>
          </w:r>
        </w:sdtContent>
      </w:sdt>
    </w:p>
    <w:p w14:paraId="252C18B4" w14:textId="77777777" w:rsidR="008D1943" w:rsidRDefault="008D1943" w:rsidP="008D1943">
      <w:pPr>
        <w:pStyle w:val="NormalWeb"/>
        <w:shd w:val="clear" w:color="auto" w:fill="FFFFFF"/>
        <w:spacing w:before="120" w:beforeAutospacing="0" w:after="120" w:afterAutospacing="0" w:line="360" w:lineRule="auto"/>
        <w:ind w:firstLine="720"/>
        <w:jc w:val="both"/>
        <w:rPr>
          <w:rFonts w:ascii="Arial" w:hAnsi="Arial" w:cs="Arial"/>
          <w:color w:val="202122"/>
        </w:rPr>
      </w:pPr>
      <w:r>
        <w:rPr>
          <w:rFonts w:ascii="Arial" w:hAnsi="Arial" w:cs="Arial"/>
          <w:color w:val="202122"/>
        </w:rPr>
        <w:t xml:space="preserve">Kang Zhang et al </w:t>
      </w:r>
      <w:sdt>
        <w:sdtPr>
          <w:rPr>
            <w:rFonts w:ascii="Arial" w:hAnsi="Arial" w:cs="Arial"/>
            <w:color w:val="202122"/>
          </w:rPr>
          <w:id w:val="572864385"/>
          <w:citation/>
        </w:sdtPr>
        <w:sdtContent>
          <w:r>
            <w:rPr>
              <w:rFonts w:ascii="Arial" w:hAnsi="Arial" w:cs="Arial"/>
              <w:color w:val="202122"/>
            </w:rPr>
            <w:fldChar w:fldCharType="begin"/>
          </w:r>
          <w:r>
            <w:rPr>
              <w:rFonts w:ascii="Arial" w:hAnsi="Arial" w:cs="Arial"/>
              <w:color w:val="202122"/>
            </w:rPr>
            <w:instrText xml:space="preserve"> CITATION Kan18 \l 2057 </w:instrText>
          </w:r>
          <w:r>
            <w:rPr>
              <w:rFonts w:ascii="Arial" w:hAnsi="Arial" w:cs="Arial"/>
              <w:color w:val="202122"/>
            </w:rPr>
            <w:fldChar w:fldCharType="separate"/>
          </w:r>
          <w:r w:rsidRPr="00311E4B">
            <w:rPr>
              <w:rFonts w:ascii="Arial" w:hAnsi="Arial" w:cs="Arial"/>
              <w:noProof/>
              <w:color w:val="202122"/>
            </w:rPr>
            <w:t>[63]</w:t>
          </w:r>
          <w:r>
            <w:rPr>
              <w:rFonts w:ascii="Arial" w:hAnsi="Arial" w:cs="Arial"/>
              <w:color w:val="202122"/>
            </w:rPr>
            <w:fldChar w:fldCharType="end"/>
          </w:r>
        </w:sdtContent>
      </w:sdt>
      <w:r>
        <w:rPr>
          <w:rFonts w:ascii="Arial" w:hAnsi="Arial" w:cs="Arial"/>
          <w:color w:val="202122"/>
        </w:rPr>
        <w:t xml:space="preserve"> proposed a novel architecture of GAN with Multi-Layer Perceptron (MLP) as the discriminator and LSTM as the generator for forecasting the closing stock prices. The generator is built by LSTMN to mine the data distribution of stocks from given data and generate data in the same distributions, whereas the discriminator designed MLP to discriminate between real and fake data. Their results showed that the novel GAN structure gave promising results compared with other models in machine learning and deep learning. </w:t>
      </w:r>
      <w:proofErr w:type="spellStart"/>
      <w:r>
        <w:rPr>
          <w:rFonts w:ascii="Arial" w:hAnsi="Arial" w:cs="Arial"/>
          <w:color w:val="202122"/>
        </w:rPr>
        <w:t>HungChun</w:t>
      </w:r>
      <w:proofErr w:type="spellEnd"/>
      <w:r>
        <w:rPr>
          <w:rFonts w:ascii="Arial" w:hAnsi="Arial" w:cs="Arial"/>
          <w:color w:val="202122"/>
        </w:rPr>
        <w:t xml:space="preserve"> Lin et al </w:t>
      </w:r>
      <w:sdt>
        <w:sdtPr>
          <w:rPr>
            <w:rFonts w:ascii="Arial" w:hAnsi="Arial" w:cs="Arial"/>
            <w:color w:val="202122"/>
          </w:rPr>
          <w:id w:val="-1429424432"/>
          <w:citation/>
        </w:sdtPr>
        <w:sdtContent>
          <w:r>
            <w:rPr>
              <w:rFonts w:ascii="Arial" w:hAnsi="Arial" w:cs="Arial"/>
              <w:color w:val="202122"/>
            </w:rPr>
            <w:fldChar w:fldCharType="begin"/>
          </w:r>
          <w:r>
            <w:rPr>
              <w:rFonts w:ascii="Arial" w:hAnsi="Arial" w:cs="Arial"/>
              <w:color w:val="202122"/>
            </w:rPr>
            <w:instrText xml:space="preserve"> CITATION Hun21 \l 2057 </w:instrText>
          </w:r>
          <w:r>
            <w:rPr>
              <w:rFonts w:ascii="Arial" w:hAnsi="Arial" w:cs="Arial"/>
              <w:color w:val="202122"/>
            </w:rPr>
            <w:fldChar w:fldCharType="separate"/>
          </w:r>
          <w:r w:rsidRPr="00311E4B">
            <w:rPr>
              <w:rFonts w:ascii="Arial" w:hAnsi="Arial" w:cs="Arial"/>
              <w:noProof/>
              <w:color w:val="202122"/>
            </w:rPr>
            <w:t>[64]</w:t>
          </w:r>
          <w:r>
            <w:rPr>
              <w:rFonts w:ascii="Arial" w:hAnsi="Arial" w:cs="Arial"/>
              <w:color w:val="202122"/>
            </w:rPr>
            <w:fldChar w:fldCharType="end"/>
          </w:r>
        </w:sdtContent>
      </w:sdt>
      <w:r>
        <w:rPr>
          <w:rFonts w:ascii="Arial" w:hAnsi="Arial" w:cs="Arial"/>
          <w:color w:val="202122"/>
        </w:rPr>
        <w:t xml:space="preserve"> proposed stock price prediction model using GAN with Gated Recurrent Units (GRU) used as a generator that inputs historical stock price and generates future stock price and Convolutional Neural </w:t>
      </w:r>
      <w:r>
        <w:rPr>
          <w:rFonts w:ascii="Arial" w:hAnsi="Arial" w:cs="Arial"/>
          <w:color w:val="202122"/>
        </w:rPr>
        <w:lastRenderedPageBreak/>
        <w:t xml:space="preserve">Network (CNN) as a discriminator to discriminate between real and fake distributions. Different to one step ahead forecasts only, the authors used deep learning to make multi-step ahead predictions more accurately. The authors also found that Wasserstein GAN performed better during unexpected events like COVID whereas conventional GAN performed better during normal times. They also showed that </w:t>
      </w:r>
      <w:r w:rsidRPr="00FE5069">
        <w:rPr>
          <w:rFonts w:ascii="Arial" w:hAnsi="Arial" w:cs="Arial"/>
          <w:color w:val="202122"/>
        </w:rPr>
        <w:t>RNN-based GANs can become unstable due to the sequential nature of RNNs, which complicates gradient updates during adversarial training and requires careful tuning of hyperparameters.</w:t>
      </w:r>
      <w:r>
        <w:rPr>
          <w:rFonts w:ascii="Arial" w:hAnsi="Arial" w:cs="Arial"/>
          <w:color w:val="202122"/>
        </w:rPr>
        <w:t xml:space="preserve"> The key is </w:t>
      </w:r>
      <w:proofErr w:type="gramStart"/>
      <w:r>
        <w:rPr>
          <w:rFonts w:ascii="Arial" w:hAnsi="Arial" w:cs="Arial"/>
          <w:color w:val="202122"/>
        </w:rPr>
        <w:t>tune</w:t>
      </w:r>
      <w:proofErr w:type="gramEnd"/>
      <w:r>
        <w:rPr>
          <w:rFonts w:ascii="Arial" w:hAnsi="Arial" w:cs="Arial"/>
          <w:color w:val="202122"/>
        </w:rPr>
        <w:t xml:space="preserve"> parameters in each layer to make the whole model more accurate. </w:t>
      </w:r>
      <w:r w:rsidRPr="00FF646F">
        <w:rPr>
          <w:rFonts w:ascii="Arial" w:hAnsi="Arial" w:cs="Arial"/>
          <w:color w:val="202122"/>
        </w:rPr>
        <w:t>Rainbow, an RL-based framework, has been explored for hyperparameter optimi</w:t>
      </w:r>
      <w:r>
        <w:rPr>
          <w:rFonts w:ascii="Arial" w:hAnsi="Arial" w:cs="Arial"/>
          <w:color w:val="202122"/>
        </w:rPr>
        <w:t>s</w:t>
      </w:r>
      <w:r w:rsidRPr="00FF646F">
        <w:rPr>
          <w:rFonts w:ascii="Arial" w:hAnsi="Arial" w:cs="Arial"/>
          <w:color w:val="202122"/>
        </w:rPr>
        <w:t>ation in GANs, though its practical implementation in adversarial networks remains experimental.</w:t>
      </w:r>
      <w:r>
        <w:rPr>
          <w:rFonts w:ascii="Arial" w:hAnsi="Arial" w:cs="Arial"/>
          <w:color w:val="202122"/>
        </w:rPr>
        <w:t xml:space="preserve"> Martin Erdman et al </w:t>
      </w:r>
      <w:sdt>
        <w:sdtPr>
          <w:rPr>
            <w:rFonts w:ascii="Arial" w:hAnsi="Arial" w:cs="Arial"/>
            <w:color w:val="202122"/>
          </w:rPr>
          <w:id w:val="-104962991"/>
          <w:citation/>
        </w:sdtPr>
        <w:sdtContent>
          <w:r>
            <w:rPr>
              <w:rFonts w:ascii="Arial" w:hAnsi="Arial" w:cs="Arial"/>
              <w:color w:val="202122"/>
            </w:rPr>
            <w:fldChar w:fldCharType="begin"/>
          </w:r>
          <w:r>
            <w:rPr>
              <w:rFonts w:ascii="Arial" w:hAnsi="Arial" w:cs="Arial"/>
              <w:color w:val="202122"/>
            </w:rPr>
            <w:instrText xml:space="preserve"> CITATION Mar18 \l 2057 </w:instrText>
          </w:r>
          <w:r>
            <w:rPr>
              <w:rFonts w:ascii="Arial" w:hAnsi="Arial" w:cs="Arial"/>
              <w:color w:val="202122"/>
            </w:rPr>
            <w:fldChar w:fldCharType="separate"/>
          </w:r>
          <w:r w:rsidRPr="00311E4B">
            <w:rPr>
              <w:rFonts w:ascii="Arial" w:hAnsi="Arial" w:cs="Arial"/>
              <w:noProof/>
              <w:color w:val="202122"/>
            </w:rPr>
            <w:t>[65]</w:t>
          </w:r>
          <w:r>
            <w:rPr>
              <w:rFonts w:ascii="Arial" w:hAnsi="Arial" w:cs="Arial"/>
              <w:color w:val="202122"/>
            </w:rPr>
            <w:fldChar w:fldCharType="end"/>
          </w:r>
        </w:sdtContent>
      </w:sdt>
      <w:r>
        <w:rPr>
          <w:rFonts w:ascii="Arial" w:hAnsi="Arial" w:cs="Arial"/>
          <w:color w:val="202122"/>
        </w:rPr>
        <w:t xml:space="preserve"> used adversarial network with the Wasserstein distance to generate simulated detector data. The authors investigated two variants of GANs for detector simulations. In both cases, the transfer of probability distributions from one data set to another using GAN training worked well using the Wasserstein distance in the loss function. </w:t>
      </w:r>
      <w:r w:rsidRPr="00D10BE3">
        <w:rPr>
          <w:rFonts w:ascii="Arial" w:hAnsi="Arial" w:cs="Arial"/>
          <w:color w:val="202122"/>
        </w:rPr>
        <w:t>WGAN replaces the Jensen-Shannon divergence with the Wasserstein distance, providing a more stable loss function that alleviates vanishing gradient issues and improves training stability.</w:t>
      </w:r>
      <w:r>
        <w:rPr>
          <w:rFonts w:ascii="Arial" w:hAnsi="Arial" w:cs="Arial"/>
          <w:color w:val="202122"/>
        </w:rPr>
        <w:t xml:space="preserve"> Instead of training a deep network with simulations that differ in detail from data, simulations can be adapted to match data prior to network training. With this method, authors showed that results are better compared to training with the originally simulated traces. </w:t>
      </w:r>
    </w:p>
    <w:p w14:paraId="27BC74E7" w14:textId="77777777" w:rsidR="008D1943" w:rsidRDefault="008D1943" w:rsidP="008D1943">
      <w:pPr>
        <w:pStyle w:val="Heading2"/>
        <w:spacing w:line="360" w:lineRule="auto"/>
      </w:pPr>
      <w:bookmarkStart w:id="52" w:name="_Toc202695072"/>
      <w:r w:rsidRPr="00267FC5">
        <w:rPr>
          <w:b/>
          <w:bCs/>
          <w:i/>
          <w:iCs/>
          <w:sz w:val="20"/>
          <w:szCs w:val="20"/>
        </w:rPr>
        <w:t>2.11 FUZZY NEURAL NETWORK (FNNS)</w:t>
      </w:r>
      <w:bookmarkEnd w:id="52"/>
      <w:r w:rsidRPr="00267FC5">
        <w:rPr>
          <w:b/>
          <w:bCs/>
          <w:i/>
          <w:iCs/>
          <w:sz w:val="20"/>
          <w:szCs w:val="20"/>
        </w:rPr>
        <w:t xml:space="preserve">  </w:t>
      </w:r>
    </w:p>
    <w:p w14:paraId="03DD8EA6" w14:textId="77777777" w:rsidR="008D1943" w:rsidRDefault="008D1943" w:rsidP="008D1943">
      <w:pPr>
        <w:spacing w:line="360" w:lineRule="auto"/>
        <w:ind w:firstLine="720"/>
        <w:jc w:val="both"/>
      </w:pPr>
      <w:r w:rsidRPr="007301A5">
        <w:rPr>
          <w:rFonts w:ascii="Arial" w:hAnsi="Arial" w:cs="Arial"/>
          <w:color w:val="333333"/>
          <w:shd w:val="clear" w:color="auto" w:fill="FFFFFF"/>
        </w:rPr>
        <w:t xml:space="preserve">“Fuzzy set is a class of objects with a continuum of grades of membership. Such a set is characterized by a membership (characteristic) function which assigns to each object a grade of membership ranging from zero to one. </w:t>
      </w:r>
      <w:r>
        <w:rPr>
          <w:rFonts w:ascii="Arial" w:hAnsi="Arial" w:cs="Arial"/>
          <w:color w:val="333333"/>
          <w:shd w:val="clear" w:color="auto" w:fill="FFFFFF"/>
        </w:rPr>
        <w:t>Concepts</w:t>
      </w:r>
      <w:r w:rsidRPr="007301A5">
        <w:rPr>
          <w:rFonts w:ascii="Arial" w:hAnsi="Arial" w:cs="Arial"/>
          <w:color w:val="333333"/>
          <w:shd w:val="clear" w:color="auto" w:fill="FFFFFF"/>
        </w:rPr>
        <w:t xml:space="preserve"> of inclusion, union, intersection, complement, relation, convexity, etc., are </w:t>
      </w:r>
      <w:r w:rsidRPr="0089510B">
        <w:rPr>
          <w:rFonts w:ascii="Arial" w:hAnsi="Arial" w:cs="Arial"/>
          <w:color w:val="333333"/>
          <w:shd w:val="clear" w:color="auto" w:fill="FFFFFF"/>
        </w:rPr>
        <w:t xml:space="preserve">extended to such sets, and various properties of these notions in the context of fuzzy sets are established” </w:t>
      </w:r>
      <w:sdt>
        <w:sdtPr>
          <w:rPr>
            <w:rFonts w:ascii="Arial" w:hAnsi="Arial" w:cs="Arial"/>
            <w:color w:val="333333"/>
            <w:shd w:val="clear" w:color="auto" w:fill="FFFFFF"/>
          </w:rPr>
          <w:id w:val="464863123"/>
          <w:citation/>
        </w:sdtPr>
        <w:sdtContent>
          <w:r w:rsidRPr="0089510B">
            <w:rPr>
              <w:rFonts w:ascii="Arial" w:hAnsi="Arial" w:cs="Arial"/>
              <w:color w:val="333333"/>
              <w:shd w:val="clear" w:color="auto" w:fill="FFFFFF"/>
            </w:rPr>
            <w:fldChar w:fldCharType="begin"/>
          </w:r>
          <w:r>
            <w:rPr>
              <w:rFonts w:ascii="Arial" w:hAnsi="Arial" w:cs="Arial"/>
              <w:color w:val="333333"/>
              <w:shd w:val="clear" w:color="auto" w:fill="FFFFFF"/>
            </w:rPr>
            <w:instrText xml:space="preserve">CITATION LAZ65 \l 2057 </w:instrText>
          </w:r>
          <w:r w:rsidRPr="0089510B">
            <w:rPr>
              <w:rFonts w:ascii="Arial" w:hAnsi="Arial" w:cs="Arial"/>
              <w:color w:val="333333"/>
              <w:shd w:val="clear" w:color="auto" w:fill="FFFFFF"/>
            </w:rPr>
            <w:fldChar w:fldCharType="separate"/>
          </w:r>
          <w:r w:rsidRPr="00311E4B">
            <w:rPr>
              <w:rFonts w:ascii="Arial" w:hAnsi="Arial" w:cs="Arial"/>
              <w:noProof/>
              <w:color w:val="333333"/>
              <w:shd w:val="clear" w:color="auto" w:fill="FFFFFF"/>
            </w:rPr>
            <w:t>[66]</w:t>
          </w:r>
          <w:r w:rsidRPr="0089510B">
            <w:rPr>
              <w:rFonts w:ascii="Arial" w:hAnsi="Arial" w:cs="Arial"/>
              <w:color w:val="333333"/>
              <w:shd w:val="clear" w:color="auto" w:fill="FFFFFF"/>
            </w:rPr>
            <w:fldChar w:fldCharType="end"/>
          </w:r>
        </w:sdtContent>
      </w:sdt>
      <w:r w:rsidRPr="0089510B">
        <w:rPr>
          <w:rFonts w:ascii="Arial" w:hAnsi="Arial" w:cs="Arial"/>
          <w:color w:val="333333"/>
          <w:shd w:val="clear" w:color="auto" w:fill="FFFFFF"/>
        </w:rPr>
        <w:t xml:space="preserve">. Fuzzy neural networks (FNNs) for pattern classification often use the backpropagation or C-cluster type learning algorithms to learn the parameters of the fuzzy rules and membership functions from the training data. However, such kinds of learning algorithms usually cannot minimize training and testing errors simultaneously and thus cannot reach a good classification performance in the testing phase. </w:t>
      </w:r>
      <w:r w:rsidRPr="0089510B">
        <w:rPr>
          <w:rFonts w:ascii="Arial" w:hAnsi="Arial" w:cs="Arial"/>
        </w:rPr>
        <w:t>To</w:t>
      </w:r>
      <w:r w:rsidRPr="0089510B">
        <w:rPr>
          <w:rFonts w:ascii="Arial" w:hAnsi="Arial" w:cs="Arial"/>
          <w:color w:val="333333"/>
          <w:shd w:val="clear" w:color="auto" w:fill="FFFFFF"/>
        </w:rPr>
        <w:t xml:space="preserve"> </w:t>
      </w:r>
      <w:r w:rsidRPr="0089510B">
        <w:rPr>
          <w:rFonts w:ascii="Arial" w:hAnsi="Arial" w:cs="Arial"/>
        </w:rPr>
        <w:t>overcome</w:t>
      </w:r>
      <w:r w:rsidRPr="0089510B">
        <w:rPr>
          <w:rFonts w:ascii="Arial" w:hAnsi="Arial" w:cs="Arial"/>
          <w:color w:val="333333"/>
          <w:shd w:val="clear" w:color="auto" w:fill="FFFFFF"/>
        </w:rPr>
        <w:t xml:space="preserve"> </w:t>
      </w:r>
      <w:r w:rsidRPr="0089510B">
        <w:rPr>
          <w:rFonts w:ascii="Arial" w:hAnsi="Arial" w:cs="Arial"/>
        </w:rPr>
        <w:t>this</w:t>
      </w:r>
      <w:r w:rsidRPr="0089510B">
        <w:rPr>
          <w:rFonts w:ascii="Arial" w:hAnsi="Arial" w:cs="Arial"/>
          <w:color w:val="333333"/>
          <w:shd w:val="clear" w:color="auto" w:fill="FFFFFF"/>
        </w:rPr>
        <w:t xml:space="preserve"> </w:t>
      </w:r>
      <w:r w:rsidRPr="0089510B">
        <w:rPr>
          <w:rFonts w:ascii="Arial" w:hAnsi="Arial" w:cs="Arial"/>
        </w:rPr>
        <w:t>drawback</w:t>
      </w:r>
      <w:r w:rsidRPr="0089510B">
        <w:rPr>
          <w:rFonts w:ascii="Arial" w:hAnsi="Arial" w:cs="Arial"/>
          <w:color w:val="333333"/>
          <w:shd w:val="clear" w:color="auto" w:fill="FFFFFF"/>
        </w:rPr>
        <w:t>, a support-</w:t>
      </w:r>
      <w:r w:rsidRPr="0089510B">
        <w:rPr>
          <w:rFonts w:ascii="Arial" w:hAnsi="Arial" w:cs="Arial"/>
          <w:color w:val="333333"/>
          <w:shd w:val="clear" w:color="auto" w:fill="FFFFFF"/>
        </w:rPr>
        <w:lastRenderedPageBreak/>
        <w:t xml:space="preserve">vector-based fuzzy neural network classification (SVFNNC) is proposed. </w:t>
      </w:r>
      <w:r w:rsidRPr="004D1628">
        <w:rPr>
          <w:rFonts w:ascii="Arial" w:hAnsi="Arial" w:cs="Arial"/>
          <w:color w:val="333333"/>
          <w:shd w:val="clear" w:color="auto" w:fill="FFFFFF"/>
        </w:rPr>
        <w:t>The SVFNNC leverages the robust classification capabilities of SVMs and the ability of FNNs to model uncertainty through fuzzy logic.</w:t>
      </w:r>
      <w:r w:rsidRPr="0089510B">
        <w:rPr>
          <w:rFonts w:ascii="Arial" w:hAnsi="Arial" w:cs="Arial"/>
          <w:color w:val="333333"/>
          <w:shd w:val="clear" w:color="auto" w:fill="FFFFFF"/>
        </w:rPr>
        <w:t xml:space="preserve"> The learning algorithm consists of two learning steps. In step 1, the fuzzy rules and membership</w:t>
      </w:r>
      <w:r w:rsidRPr="007301A5">
        <w:rPr>
          <w:rFonts w:ascii="Arial" w:hAnsi="Arial" w:cs="Arial"/>
          <w:color w:val="333333"/>
          <w:shd w:val="clear" w:color="auto" w:fill="FFFFFF"/>
        </w:rPr>
        <w:t xml:space="preserve"> functions </w:t>
      </w:r>
      <w:r w:rsidRPr="004D1628">
        <w:rPr>
          <w:rFonts w:ascii="Arial" w:hAnsi="Arial" w:cs="Arial"/>
          <w:color w:val="333333"/>
          <w:shd w:val="clear" w:color="auto" w:fill="FFFFFF"/>
        </w:rPr>
        <w:t xml:space="preserve">are generated using clustering principles, enabling the system to model data uncertainty. </w:t>
      </w:r>
      <w:r w:rsidRPr="007301A5">
        <w:rPr>
          <w:rFonts w:ascii="Arial" w:hAnsi="Arial" w:cs="Arial"/>
          <w:color w:val="333333"/>
          <w:shd w:val="clear" w:color="auto" w:fill="FFFFFF"/>
        </w:rPr>
        <w:t xml:space="preserve"> In </w:t>
      </w:r>
      <w:r>
        <w:rPr>
          <w:rFonts w:ascii="Arial" w:hAnsi="Arial" w:cs="Arial"/>
          <w:color w:val="333333"/>
          <w:shd w:val="clear" w:color="auto" w:fill="FFFFFF"/>
        </w:rPr>
        <w:t>step</w:t>
      </w:r>
      <w:r w:rsidRPr="007301A5">
        <w:rPr>
          <w:rFonts w:ascii="Arial" w:hAnsi="Arial" w:cs="Arial"/>
          <w:color w:val="333333"/>
          <w:shd w:val="clear" w:color="auto" w:fill="FFFFFF"/>
        </w:rPr>
        <w:t xml:space="preserve"> 2, </w:t>
      </w:r>
      <w:r w:rsidRPr="004D1628">
        <w:rPr>
          <w:rFonts w:ascii="Arial" w:hAnsi="Arial" w:cs="Arial"/>
          <w:color w:val="333333"/>
          <w:shd w:val="clear" w:color="auto" w:fill="FFFFFF"/>
        </w:rPr>
        <w:t>an adaptive fuzzy kernel function enhances SVM performance by fine-tuning FNN parameters for classification tasks.</w:t>
      </w:r>
      <w:r>
        <w:rPr>
          <w:rFonts w:ascii="Arial" w:hAnsi="Arial" w:cs="Arial"/>
          <w:color w:val="333333"/>
          <w:shd w:val="clear" w:color="auto" w:fill="FFFFFF"/>
        </w:rPr>
        <w:t xml:space="preserve"> </w:t>
      </w:r>
      <w:r w:rsidRPr="007301A5">
        <w:rPr>
          <w:rFonts w:ascii="Arial" w:hAnsi="Arial" w:cs="Arial"/>
          <w:color w:val="333333"/>
          <w:shd w:val="clear" w:color="auto" w:fill="FFFFFF"/>
        </w:rPr>
        <w:t>Deng et al</w:t>
      </w:r>
      <w:sdt>
        <w:sdtPr>
          <w:rPr>
            <w:rFonts w:ascii="Arial" w:hAnsi="Arial" w:cs="Arial"/>
            <w:color w:val="333333"/>
            <w:shd w:val="clear" w:color="auto" w:fill="FFFFFF"/>
          </w:rPr>
          <w:id w:val="-1796978560"/>
          <w:citation/>
        </w:sdtPr>
        <w:sdtContent>
          <w:r w:rsidRPr="007301A5">
            <w:rPr>
              <w:rFonts w:ascii="Arial" w:hAnsi="Arial" w:cs="Arial"/>
              <w:color w:val="333333"/>
              <w:shd w:val="clear" w:color="auto" w:fill="FFFFFF"/>
            </w:rPr>
            <w:fldChar w:fldCharType="begin"/>
          </w:r>
          <w:r w:rsidRPr="007301A5">
            <w:rPr>
              <w:rFonts w:ascii="Arial" w:hAnsi="Arial" w:cs="Arial"/>
              <w:color w:val="333333"/>
              <w:shd w:val="clear" w:color="auto" w:fill="FFFFFF"/>
            </w:rPr>
            <w:instrText xml:space="preserve"> CITATION Yue17 \l 2057 </w:instrText>
          </w:r>
          <w:r w:rsidRPr="007301A5">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[67]</w:t>
          </w:r>
          <w:r w:rsidRPr="007301A5">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developed and tested a system combining deep Neural Network with Direct Reinforcement learning using fuzzy learning to summarise the market trend. The system was able to select features from raw data and learn effectively using DL mechanism. </w:t>
      </w:r>
      <w:r w:rsidRPr="002C5E56">
        <w:rPr>
          <w:rFonts w:ascii="Arial" w:hAnsi="Arial" w:cs="Arial"/>
          <w:color w:val="333333"/>
          <w:shd w:val="clear" w:color="auto" w:fill="FFFFFF"/>
        </w:rPr>
        <w:t>Fuzzy logic is particularly effective in financial markets due to its ability to handle noisy and uncertain data, capturing subtle patterns that may not be apparent with traditional machine learning techniques.</w:t>
      </w:r>
      <w:r>
        <w:rPr>
          <w:rFonts w:ascii="Arial" w:hAnsi="Arial" w:cs="Arial"/>
          <w:color w:val="333333"/>
          <w:sz w:val="27"/>
          <w:szCs w:val="27"/>
          <w:shd w:val="clear" w:color="auto" w:fill="FFFFFF"/>
        </w:rPr>
        <w:t xml:space="preserve"> </w:t>
      </w:r>
    </w:p>
    <w:p w14:paraId="65B629C7" w14:textId="77777777" w:rsidR="008D1943" w:rsidRDefault="008D1943" w:rsidP="008D1943"/>
    <w:p w14:paraId="186DAF55" w14:textId="77777777" w:rsidR="008D1943" w:rsidRPr="00267FC5" w:rsidRDefault="008D1943" w:rsidP="008D1943">
      <w:pPr>
        <w:pStyle w:val="Heading2"/>
        <w:spacing w:line="360" w:lineRule="auto"/>
        <w:rPr>
          <w:b/>
          <w:bCs/>
          <w:i/>
          <w:iCs/>
          <w:sz w:val="20"/>
          <w:szCs w:val="20"/>
        </w:rPr>
      </w:pPr>
      <w:bookmarkStart w:id="53" w:name="_Toc202695073"/>
      <w:r w:rsidRPr="00267FC5">
        <w:rPr>
          <w:b/>
          <w:bCs/>
          <w:i/>
          <w:iCs/>
          <w:sz w:val="20"/>
          <w:szCs w:val="20"/>
        </w:rPr>
        <w:t xml:space="preserve">2.12 EMPIRICAL </w:t>
      </w:r>
      <w:proofErr w:type="gramStart"/>
      <w:r w:rsidRPr="00267FC5">
        <w:rPr>
          <w:b/>
          <w:bCs/>
          <w:i/>
          <w:iCs/>
          <w:sz w:val="20"/>
          <w:szCs w:val="20"/>
        </w:rPr>
        <w:t>ANALYSIS  AND</w:t>
      </w:r>
      <w:proofErr w:type="gramEnd"/>
      <w:r w:rsidRPr="00267FC5">
        <w:rPr>
          <w:b/>
          <w:bCs/>
          <w:i/>
          <w:iCs/>
          <w:sz w:val="20"/>
          <w:szCs w:val="20"/>
        </w:rPr>
        <w:t xml:space="preserve"> MODEL BENCHMARKING</w:t>
      </w:r>
      <w:bookmarkEnd w:id="53"/>
      <w:r w:rsidRPr="00267FC5">
        <w:rPr>
          <w:b/>
          <w:bCs/>
          <w:i/>
          <w:iCs/>
          <w:sz w:val="20"/>
          <w:szCs w:val="20"/>
        </w:rPr>
        <w:t xml:space="preserve">  </w:t>
      </w:r>
    </w:p>
    <w:p w14:paraId="42EC02E8" w14:textId="77777777" w:rsidR="008D1943" w:rsidRDefault="008D1943" w:rsidP="008D1943">
      <w:pPr>
        <w:spacing w:line="360" w:lineRule="auto"/>
        <w:jc w:val="both"/>
        <w:rPr>
          <w:rFonts w:ascii="Arial" w:hAnsi="Arial" w:cs="Arial"/>
          <w:highlight w:val="yellow"/>
          <w:shd w:val="clear" w:color="auto" w:fill="FFFFFF"/>
        </w:rPr>
      </w:pPr>
      <w:r w:rsidRPr="00267FC5">
        <w:rPr>
          <w:rFonts w:ascii="Arial" w:hAnsi="Arial" w:cs="Arial"/>
          <w:color w:val="333333"/>
          <w:shd w:val="clear" w:color="auto" w:fill="FFFFFF"/>
        </w:rPr>
        <w:tab/>
      </w:r>
      <w:r w:rsidRPr="00267FC5">
        <w:rPr>
          <w:rFonts w:ascii="Arial" w:hAnsi="Arial" w:cs="Arial"/>
          <w:shd w:val="clear" w:color="auto" w:fill="FFFFFF"/>
        </w:rPr>
        <w:t xml:space="preserve">In this section we </w:t>
      </w:r>
      <w:r>
        <w:rPr>
          <w:rFonts w:ascii="Arial" w:hAnsi="Arial" w:cs="Arial"/>
          <w:shd w:val="clear" w:color="auto" w:fill="FFFFFF"/>
        </w:rPr>
        <w:t>present the empirical groundwork for the thesis. The analysis herein, based on our published work, serves two primary objectives. First, we explore the underlying structure of the VIX time series using clustering methodologies to identify distinct volatility regimes. Second, we establish a robust performance benchmark by implementing and evaluating a suite of forecasting models, from classical methods to advanced machine learning techniques. The limitations and characteristics identified in this empirical analysis provide the essential motivation for the novel theoretical framework developed in Chapter 5.</w:t>
      </w:r>
      <w:r w:rsidRPr="00267FC5">
        <w:rPr>
          <w:rFonts w:ascii="Arial" w:hAnsi="Arial" w:cs="Arial"/>
          <w:shd w:val="clear" w:color="auto" w:fill="FFFFFF"/>
        </w:rPr>
        <w:t xml:space="preserve"> For full model results and discussions please see ‘Notes on Intuitionistic Fuzzy Sets’ </w:t>
      </w:r>
      <w:sdt>
        <w:sdtPr>
          <w:rPr>
            <w:rFonts w:ascii="Arial" w:hAnsi="Arial" w:cs="Arial"/>
            <w:shd w:val="clear" w:color="auto" w:fill="FFFFFF"/>
          </w:rPr>
          <w:id w:val="-1963416302"/>
          <w:citation/>
        </w:sdtPr>
        <w:sdtContent>
          <w:r w:rsidRPr="00267FC5">
            <w:rPr>
              <w:rFonts w:ascii="Arial" w:hAnsi="Arial" w:cs="Arial"/>
              <w:shd w:val="clear" w:color="auto" w:fill="FFFFFF"/>
            </w:rPr>
            <w:fldChar w:fldCharType="begin"/>
          </w:r>
          <w:r w:rsidRPr="00267FC5">
            <w:rPr>
              <w:rFonts w:ascii="Arial" w:hAnsi="Arial" w:cs="Arial"/>
              <w:shd w:val="clear" w:color="auto" w:fill="FFFFFF"/>
            </w:rPr>
            <w:instrText xml:space="preserve"> CITATION Uru221 \l 2057 </w:instrText>
          </w:r>
          <w:r w:rsidRPr="00267FC5">
            <w:rPr>
              <w:rFonts w:ascii="Arial" w:hAnsi="Arial" w:cs="Arial"/>
              <w:shd w:val="clear" w:color="auto" w:fill="FFFFFF"/>
            </w:rPr>
            <w:fldChar w:fldCharType="separate"/>
          </w:r>
          <w:r w:rsidRPr="00311E4B">
            <w:rPr>
              <w:rFonts w:ascii="Arial" w:hAnsi="Arial" w:cs="Arial"/>
              <w:noProof/>
              <w:shd w:val="clear" w:color="auto" w:fill="FFFFFF"/>
            </w:rPr>
            <w:t>[6]</w:t>
          </w:r>
          <w:r w:rsidRPr="00267FC5">
            <w:rPr>
              <w:rFonts w:ascii="Arial" w:hAnsi="Arial" w:cs="Arial"/>
              <w:shd w:val="clear" w:color="auto" w:fill="FFFFFF"/>
            </w:rPr>
            <w:fldChar w:fldCharType="end"/>
          </w:r>
        </w:sdtContent>
      </w:sdt>
      <w:r w:rsidRPr="00267FC5">
        <w:rPr>
          <w:rFonts w:ascii="Arial" w:hAnsi="Arial" w:cs="Arial"/>
          <w:shd w:val="clear" w:color="auto" w:fill="FFFFFF"/>
        </w:rPr>
        <w:t xml:space="preserve"> and IEEE paper</w:t>
      </w:r>
      <w:r>
        <w:rPr>
          <w:rFonts w:ascii="Arial" w:hAnsi="Arial" w:cs="Arial"/>
          <w:shd w:val="clear" w:color="auto" w:fill="FFFFFF"/>
        </w:rPr>
        <w:t xml:space="preserve"> </w:t>
      </w:r>
      <w:sdt>
        <w:sdtPr>
          <w:rPr>
            <w:rFonts w:ascii="Arial" w:hAnsi="Arial" w:cs="Arial"/>
            <w:shd w:val="clear" w:color="auto" w:fill="FFFFFF"/>
          </w:rPr>
          <w:id w:val="-1615435151"/>
          <w:citation/>
        </w:sdtPr>
        <w:sdtContent>
          <w:r>
            <w:rPr>
              <w:rFonts w:ascii="Arial" w:hAnsi="Arial" w:cs="Arial"/>
              <w:shd w:val="clear" w:color="auto" w:fill="FFFFFF"/>
            </w:rPr>
            <w:fldChar w:fldCharType="begin"/>
          </w:r>
          <w:r>
            <w:rPr>
              <w:rFonts w:ascii="Arial" w:hAnsi="Arial" w:cs="Arial"/>
              <w:shd w:val="clear" w:color="auto" w:fill="FFFFFF"/>
            </w:rPr>
            <w:instrText xml:space="preserve"> CITATION Uru22 \l 2057 </w:instrText>
          </w:r>
          <w:r>
            <w:rPr>
              <w:rFonts w:ascii="Arial" w:hAnsi="Arial" w:cs="Arial"/>
              <w:shd w:val="clear" w:color="auto" w:fill="FFFFFF"/>
            </w:rPr>
            <w:fldChar w:fldCharType="separate"/>
          </w:r>
          <w:r w:rsidRPr="00311E4B">
            <w:rPr>
              <w:rFonts w:ascii="Arial" w:hAnsi="Arial" w:cs="Arial"/>
              <w:noProof/>
              <w:shd w:val="clear" w:color="auto" w:fill="FFFFFF"/>
            </w:rPr>
            <w:t>[9]</w:t>
          </w:r>
          <w:r>
            <w:rPr>
              <w:rFonts w:ascii="Arial" w:hAnsi="Arial" w:cs="Arial"/>
              <w:shd w:val="clear" w:color="auto" w:fill="FFFFFF"/>
            </w:rPr>
            <w:fldChar w:fldCharType="end"/>
          </w:r>
        </w:sdtContent>
      </w:sdt>
      <w:r>
        <w:rPr>
          <w:rFonts w:ascii="Arial" w:hAnsi="Arial" w:cs="Arial"/>
          <w:shd w:val="clear" w:color="auto" w:fill="FFFFFF"/>
        </w:rPr>
        <w:t>.</w:t>
      </w:r>
    </w:p>
    <w:p w14:paraId="73384C81" w14:textId="77777777" w:rsidR="008D1943" w:rsidRPr="00A57FC9" w:rsidRDefault="008D1943" w:rsidP="008D1943">
      <w:pPr>
        <w:pStyle w:val="Heading3"/>
        <w:spacing w:line="360" w:lineRule="auto"/>
        <w:rPr>
          <w:rStyle w:val="SubtleEmphasis"/>
          <w:rFonts w:cs="Times New Roman"/>
          <w:i w:val="0"/>
          <w:iCs w:val="0"/>
          <w:color w:val="0A2F40" w:themeColor="accent1" w:themeShade="7F"/>
        </w:rPr>
      </w:pPr>
      <w:bookmarkStart w:id="54" w:name="_Toc202695074"/>
      <w:r w:rsidRPr="00267FC5">
        <w:rPr>
          <w:rStyle w:val="SubtleEmphasis"/>
          <w:color w:val="0A2F40" w:themeColor="accent1" w:themeShade="7F"/>
        </w:rPr>
        <w:t>2.12.1 K-MEANS AND FUZZY C-MEANS CLUSTERING</w:t>
      </w:r>
      <w:bookmarkEnd w:id="54"/>
    </w:p>
    <w:p w14:paraId="51DBE2FA" w14:textId="77777777" w:rsidR="008D1943" w:rsidRPr="00267FC5" w:rsidRDefault="008D1943" w:rsidP="008D1943">
      <w:pPr>
        <w:spacing w:line="360" w:lineRule="auto"/>
        <w:jc w:val="both"/>
        <w:rPr>
          <w:rFonts w:ascii="Arial" w:hAnsi="Arial" w:cs="Arial"/>
          <w:shd w:val="clear" w:color="auto" w:fill="FFFFFF"/>
        </w:rPr>
      </w:pPr>
      <w:r>
        <w:rPr>
          <w:rFonts w:eastAsiaTheme="majorEastAsia"/>
        </w:rPr>
        <w:tab/>
      </w:r>
      <w:r w:rsidRPr="00267FC5">
        <w:rPr>
          <w:rFonts w:ascii="Arial" w:hAnsi="Arial" w:cs="Arial"/>
          <w:shd w:val="clear" w:color="auto" w:fill="FFFFFF"/>
        </w:rPr>
        <w:t xml:space="preserve">Determining the optimal number of clusters (K) is crucial for the effectiveness of the K-Means algorithm. </w:t>
      </w:r>
      <w:sdt>
        <w:sdtPr>
          <w:rPr>
            <w:rFonts w:ascii="Arial" w:hAnsi="Arial" w:cs="Arial"/>
            <w:shd w:val="clear" w:color="auto" w:fill="FFFFFF"/>
          </w:rPr>
          <w:id w:val="-1048141246"/>
          <w:citation/>
        </w:sdtPr>
        <w:sdtContent>
          <w:r w:rsidRPr="00267FC5">
            <w:rPr>
              <w:rFonts w:ascii="Arial" w:hAnsi="Arial" w:cs="Arial"/>
              <w:shd w:val="clear" w:color="auto" w:fill="FFFFFF"/>
            </w:rPr>
            <w:fldChar w:fldCharType="begin"/>
          </w:r>
          <w:r w:rsidRPr="00267FC5">
            <w:rPr>
              <w:rFonts w:ascii="Arial" w:hAnsi="Arial" w:cs="Arial"/>
              <w:shd w:val="clear" w:color="auto" w:fill="FFFFFF"/>
            </w:rPr>
            <w:instrText xml:space="preserve"> CITATION Uru221 \l 2057 </w:instrText>
          </w:r>
          <w:r w:rsidRPr="00267FC5">
            <w:rPr>
              <w:rFonts w:ascii="Arial" w:hAnsi="Arial" w:cs="Arial"/>
              <w:shd w:val="clear" w:color="auto" w:fill="FFFFFF"/>
            </w:rPr>
            <w:fldChar w:fldCharType="separate"/>
          </w:r>
          <w:r w:rsidRPr="00311E4B">
            <w:rPr>
              <w:rFonts w:ascii="Arial" w:hAnsi="Arial" w:cs="Arial"/>
              <w:noProof/>
              <w:shd w:val="clear" w:color="auto" w:fill="FFFFFF"/>
            </w:rPr>
            <w:t>[6]</w:t>
          </w:r>
          <w:r w:rsidRPr="00267FC5">
            <w:rPr>
              <w:rFonts w:ascii="Arial" w:hAnsi="Arial" w:cs="Arial"/>
              <w:shd w:val="clear" w:color="auto" w:fill="FFFFFF"/>
            </w:rPr>
            <w:fldChar w:fldCharType="end"/>
          </w:r>
        </w:sdtContent>
      </w:sdt>
      <w:r w:rsidRPr="00267FC5">
        <w:rPr>
          <w:rFonts w:ascii="Arial" w:hAnsi="Arial" w:cs="Arial"/>
          <w:shd w:val="clear" w:color="auto" w:fill="FFFFFF"/>
        </w:rPr>
        <w:t xml:space="preserve"> employed the 'Elbow' method and 'Silhouette' analysis to find the appropriate value for K. </w:t>
      </w:r>
      <w:r>
        <w:rPr>
          <w:rFonts w:ascii="Arial" w:hAnsi="Arial" w:cs="Arial"/>
          <w:shd w:val="clear" w:color="auto" w:fill="FFFFFF"/>
        </w:rPr>
        <w:t xml:space="preserve">The </w:t>
      </w:r>
      <w:r w:rsidRPr="00267FC5">
        <w:rPr>
          <w:rFonts w:ascii="Arial" w:hAnsi="Arial" w:cs="Arial"/>
          <w:shd w:val="clear" w:color="auto" w:fill="FFFFFF"/>
        </w:rPr>
        <w:t xml:space="preserve">Elbow Method </w:t>
      </w:r>
      <w:r>
        <w:rPr>
          <w:rFonts w:ascii="Arial" w:hAnsi="Arial" w:cs="Arial"/>
          <w:shd w:val="clear" w:color="auto" w:fill="FFFFFF"/>
        </w:rPr>
        <w:t>p</w:t>
      </w:r>
      <w:r w:rsidRPr="00267FC5">
        <w:rPr>
          <w:rFonts w:ascii="Arial" w:hAnsi="Arial" w:cs="Arial"/>
          <w:shd w:val="clear" w:color="auto" w:fill="FFFFFF"/>
        </w:rPr>
        <w:t>lot</w:t>
      </w:r>
      <w:r>
        <w:rPr>
          <w:rFonts w:ascii="Arial" w:hAnsi="Arial" w:cs="Arial"/>
          <w:shd w:val="clear" w:color="auto" w:fill="FFFFFF"/>
        </w:rPr>
        <w:t>s</w:t>
      </w:r>
      <w:r w:rsidRPr="00267FC5">
        <w:rPr>
          <w:rFonts w:ascii="Arial" w:hAnsi="Arial" w:cs="Arial"/>
          <w:shd w:val="clear" w:color="auto" w:fill="FFFFFF"/>
        </w:rPr>
        <w:t xml:space="preserve"> the sum of squared distances from each point to its assigned centroid for different values of K. The optimal K is chosen at the "elbow" point, where the rate of decrease sharply slows down. Silhouette Analysis measures how similar a point is to its own cluster compared to other clusters, with higher </w:t>
      </w:r>
      <w:r w:rsidRPr="00267FC5">
        <w:rPr>
          <w:rFonts w:ascii="Arial" w:hAnsi="Arial" w:cs="Arial"/>
          <w:shd w:val="clear" w:color="auto" w:fill="FFFFFF"/>
        </w:rPr>
        <w:lastRenderedPageBreak/>
        <w:t xml:space="preserve">silhouette values indicating better-defined clusters. In this study, data was normalized using the </w:t>
      </w:r>
      <w:proofErr w:type="spellStart"/>
      <w:r w:rsidRPr="00267FC5">
        <w:rPr>
          <w:rFonts w:ascii="Arial" w:hAnsi="Arial" w:cs="Arial"/>
          <w:shd w:val="clear" w:color="auto" w:fill="FFFFFF"/>
        </w:rPr>
        <w:t>StandardScaler</w:t>
      </w:r>
      <w:proofErr w:type="spellEnd"/>
      <w:r w:rsidRPr="00267FC5">
        <w:rPr>
          <w:rFonts w:ascii="Arial" w:hAnsi="Arial" w:cs="Arial"/>
          <w:shd w:val="clear" w:color="auto" w:fill="FFFFFF"/>
        </w:rPr>
        <w:t xml:space="preserve"> technique, which transforms the data to have a mean of 0 and a standard deviation of 1. </w:t>
      </w:r>
      <w:r w:rsidRPr="009F124B">
        <w:rPr>
          <w:rFonts w:ascii="Arial" w:hAnsi="Arial" w:cs="Arial"/>
          <w:shd w:val="clear" w:color="auto" w:fill="FFFFFF"/>
        </w:rPr>
        <w:t>Normalization is a preprocessing step used to standardize the range of independent variables or features of data.</w:t>
      </w:r>
      <w:r>
        <w:rPr>
          <w:rFonts w:ascii="Arial" w:hAnsi="Arial" w:cs="Arial"/>
          <w:shd w:val="clear" w:color="auto" w:fill="FFFFFF"/>
        </w:rPr>
        <w:t xml:space="preserve"> </w:t>
      </w:r>
      <w:r w:rsidRPr="00267FC5">
        <w:rPr>
          <w:rFonts w:ascii="Arial" w:hAnsi="Arial" w:cs="Arial"/>
          <w:shd w:val="clear" w:color="auto" w:fill="FFFFFF"/>
        </w:rPr>
        <w:t xml:space="preserve">This step is essential to ensure that the algorithm treats all features equally, preventing features with larger ranges from dominating the clustering process. Figure 2.19 shows as the number of clusters increase, the error is minimised </w:t>
      </w:r>
      <w:proofErr w:type="gramStart"/>
      <w:r w:rsidRPr="00267FC5">
        <w:rPr>
          <w:rFonts w:ascii="Arial" w:hAnsi="Arial" w:cs="Arial"/>
          <w:shd w:val="clear" w:color="auto" w:fill="FFFFFF"/>
        </w:rPr>
        <w:t>more and more</w:t>
      </w:r>
      <w:proofErr w:type="gramEnd"/>
      <w:r w:rsidRPr="00267FC5">
        <w:rPr>
          <w:rFonts w:ascii="Arial" w:hAnsi="Arial" w:cs="Arial"/>
          <w:shd w:val="clear" w:color="auto" w:fill="FFFFFF"/>
        </w:rPr>
        <w:t>. Visually, we are looking for an elbow of this curve. It appears in the region of 2–4 clusters.</w:t>
      </w:r>
    </w:p>
    <w:p w14:paraId="7B9F833C" w14:textId="77777777" w:rsidR="008D1943" w:rsidRDefault="008D1943" w:rsidP="008D1943">
      <w:pPr>
        <w:keepNext/>
        <w:spacing w:line="360" w:lineRule="auto"/>
        <w:ind w:left="426"/>
        <w:jc w:val="center"/>
      </w:pPr>
      <w:r w:rsidRPr="00267FC5">
        <w:rPr>
          <w:rFonts w:ascii="Arial" w:hAnsi="Arial" w:cs="Arial"/>
          <w:noProof/>
          <w:shd w:val="clear" w:color="auto" w:fill="FFFFFF"/>
        </w:rPr>
        <w:drawing>
          <wp:inline distT="0" distB="0" distL="0" distR="0" wp14:anchorId="3F4FAA29" wp14:editId="1D461338">
            <wp:extent cx="5943600" cy="3435985"/>
            <wp:effectExtent l="0" t="0" r="0" b="0"/>
            <wp:docPr id="2041302946"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02946" name="Picture 1" descr="A graph with a line drawn on it&#10;&#10;AI-generated content may be incorrect."/>
                    <pic:cNvPicPr/>
                  </pic:nvPicPr>
                  <pic:blipFill>
                    <a:blip r:embed="rId31"/>
                    <a:stretch>
                      <a:fillRect/>
                    </a:stretch>
                  </pic:blipFill>
                  <pic:spPr>
                    <a:xfrm>
                      <a:off x="0" y="0"/>
                      <a:ext cx="5943600" cy="3435985"/>
                    </a:xfrm>
                    <a:prstGeom prst="rect">
                      <a:avLst/>
                    </a:prstGeom>
                  </pic:spPr>
                </pic:pic>
              </a:graphicData>
            </a:graphic>
          </wp:inline>
        </w:drawing>
      </w:r>
    </w:p>
    <w:p w14:paraId="317A7CA6" w14:textId="77777777" w:rsidR="008D1943" w:rsidRDefault="008D1943" w:rsidP="008D1943">
      <w:pPr>
        <w:pStyle w:val="Caption"/>
        <w:jc w:val="center"/>
        <w:rPr>
          <w:rFonts w:ascii="Arial" w:hAnsi="Arial" w:cs="Arial"/>
          <w:highlight w:val="yellow"/>
          <w:shd w:val="clear" w:color="auto" w:fill="FFFFFF"/>
        </w:rPr>
      </w:pPr>
      <w:r>
        <w:t xml:space="preserve">Figure 2.19 K-Means Clustering </w:t>
      </w:r>
      <w:sdt>
        <w:sdtPr>
          <w:id w:val="-338230019"/>
          <w:citation/>
        </w:sdtPr>
        <w:sdtContent>
          <w:r>
            <w:fldChar w:fldCharType="begin"/>
          </w:r>
          <w:r>
            <w:instrText xml:space="preserve"> CITATION Uru221 \l 2057 </w:instrText>
          </w:r>
          <w:r>
            <w:fldChar w:fldCharType="separate"/>
          </w:r>
          <w:r>
            <w:rPr>
              <w:noProof/>
            </w:rPr>
            <w:t>[6]</w:t>
          </w:r>
          <w:r>
            <w:fldChar w:fldCharType="end"/>
          </w:r>
        </w:sdtContent>
      </w:sdt>
    </w:p>
    <w:p w14:paraId="430CBCB4" w14:textId="77777777" w:rsidR="008D1943" w:rsidRDefault="008D1943" w:rsidP="008D1943">
      <w:pPr>
        <w:spacing w:line="360" w:lineRule="auto"/>
        <w:jc w:val="both"/>
        <w:rPr>
          <w:rFonts w:ascii="Arial" w:hAnsi="Arial" w:cs="Arial"/>
          <w:highlight w:val="yellow"/>
          <w:shd w:val="clear" w:color="auto" w:fill="FFFFFF"/>
        </w:rPr>
      </w:pPr>
    </w:p>
    <w:p w14:paraId="5AB01B68"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The Silhouette method is often compared to the "Elbow" method, which involves plotting the within-cluster sum of squares (WCSS) against the number of clusters and identifying the point where the rate of decrease sharply slows. Both methods are used to determine the optimal number of clusters, but they approach the problem from different angles.</w:t>
      </w:r>
    </w:p>
    <w:p w14:paraId="311852B4"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 xml:space="preserve">To apply the Silhouette method, we trained K-means clustering for each value of k (the number of clusters). For each clustering configuration, we computed the </w:t>
      </w:r>
      <w:r w:rsidRPr="00267FC5">
        <w:rPr>
          <w:rFonts w:ascii="Arial" w:hAnsi="Arial" w:cs="Arial"/>
          <w:shd w:val="clear" w:color="auto" w:fill="FFFFFF"/>
        </w:rPr>
        <w:lastRenderedPageBreak/>
        <w:t>silhouette coefficient for every data point and then averaged these values to obtain the overall silhouette score for that k.</w:t>
      </w:r>
    </w:p>
    <w:p w14:paraId="0D2988C7"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 xml:space="preserve">The Silhouette score for the five-cluster model was found to be 0.554. This score indicates a reasonably good clustering configuration, suggesting that the five-cluster model provides a meaningful division of the data. The Silhouette score, being above 0.5, implies that </w:t>
      </w:r>
      <w:proofErr w:type="gramStart"/>
      <w:r w:rsidRPr="00267FC5">
        <w:rPr>
          <w:rFonts w:ascii="Arial" w:hAnsi="Arial" w:cs="Arial"/>
          <w:shd w:val="clear" w:color="auto" w:fill="FFFFFF"/>
        </w:rPr>
        <w:t>the majority of</w:t>
      </w:r>
      <w:proofErr w:type="gramEnd"/>
      <w:r w:rsidRPr="00267FC5">
        <w:rPr>
          <w:rFonts w:ascii="Arial" w:hAnsi="Arial" w:cs="Arial"/>
          <w:shd w:val="clear" w:color="auto" w:fill="FFFFFF"/>
        </w:rPr>
        <w:t xml:space="preserve"> data points are well-matched to their assigned clusters and only a few points are on the boundary between clusters. While a score above 0.5 indicates reasonable clustering, the proximity of the score to 0.5 suggests potential overlap between clusters or suboptimal feature selection. Figure 2.20 shows the silhouette score on y-axis and the number of clusters on the x-axis. Prior to plotting the clusters, we find the centroids of the clusters: [26.81939959], [19.69309811], [13.48929072], [62.16890411], [38.19894207].</w:t>
      </w:r>
    </w:p>
    <w:p w14:paraId="0D70F56A" w14:textId="77777777" w:rsidR="008D1943" w:rsidRDefault="008D1943" w:rsidP="008D1943">
      <w:pPr>
        <w:keepNext/>
        <w:spacing w:line="360" w:lineRule="auto"/>
        <w:ind w:left="567"/>
        <w:jc w:val="center"/>
      </w:pPr>
      <w:r w:rsidRPr="00267FC5">
        <w:rPr>
          <w:rFonts w:ascii="Arial" w:hAnsi="Arial" w:cs="Arial"/>
          <w:noProof/>
          <w:shd w:val="clear" w:color="auto" w:fill="FFFFFF"/>
        </w:rPr>
        <w:drawing>
          <wp:inline distT="0" distB="0" distL="0" distR="0" wp14:anchorId="1EEE20AA" wp14:editId="245C105A">
            <wp:extent cx="5943600" cy="3948430"/>
            <wp:effectExtent l="0" t="0" r="0" b="0"/>
            <wp:docPr id="178451625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16254" name="Picture 1" descr="A graph with a line going up&#10;&#10;AI-generated content may be incorrect."/>
                    <pic:cNvPicPr/>
                  </pic:nvPicPr>
                  <pic:blipFill>
                    <a:blip r:embed="rId32"/>
                    <a:stretch>
                      <a:fillRect/>
                    </a:stretch>
                  </pic:blipFill>
                  <pic:spPr>
                    <a:xfrm>
                      <a:off x="0" y="0"/>
                      <a:ext cx="5943600" cy="3948430"/>
                    </a:xfrm>
                    <a:prstGeom prst="rect">
                      <a:avLst/>
                    </a:prstGeom>
                  </pic:spPr>
                </pic:pic>
              </a:graphicData>
            </a:graphic>
          </wp:inline>
        </w:drawing>
      </w:r>
    </w:p>
    <w:p w14:paraId="4183A30C" w14:textId="77777777" w:rsidR="008D1943" w:rsidRDefault="008D1943" w:rsidP="008D1943">
      <w:pPr>
        <w:pStyle w:val="Caption"/>
        <w:jc w:val="center"/>
        <w:rPr>
          <w:rFonts w:ascii="Arial" w:hAnsi="Arial" w:cs="Arial"/>
          <w:highlight w:val="yellow"/>
          <w:shd w:val="clear" w:color="auto" w:fill="FFFFFF"/>
        </w:rPr>
      </w:pPr>
      <w:r>
        <w:t>Figure 2.20 SILHOUETTE</w:t>
      </w:r>
      <w:r w:rsidRPr="003167B8">
        <w:t xml:space="preserve"> METHOD</w:t>
      </w:r>
      <w:r>
        <w:t xml:space="preserve"> </w:t>
      </w:r>
      <w:sdt>
        <w:sdtPr>
          <w:id w:val="-1469893467"/>
          <w:citation/>
        </w:sdtPr>
        <w:sdtContent>
          <w:r>
            <w:fldChar w:fldCharType="begin"/>
          </w:r>
          <w:r>
            <w:instrText xml:space="preserve"> CITATION Uru221 \l 2057 </w:instrText>
          </w:r>
          <w:r>
            <w:fldChar w:fldCharType="separate"/>
          </w:r>
          <w:r>
            <w:rPr>
              <w:noProof/>
            </w:rPr>
            <w:t>[6]</w:t>
          </w:r>
          <w:r>
            <w:fldChar w:fldCharType="end"/>
          </w:r>
        </w:sdtContent>
      </w:sdt>
    </w:p>
    <w:p w14:paraId="7212DE65" w14:textId="77777777" w:rsidR="008D1943" w:rsidRDefault="008D1943" w:rsidP="008D1943">
      <w:pPr>
        <w:spacing w:line="360" w:lineRule="auto"/>
        <w:jc w:val="both"/>
        <w:rPr>
          <w:rFonts w:ascii="Arial" w:hAnsi="Arial" w:cs="Arial"/>
          <w:highlight w:val="yellow"/>
          <w:shd w:val="clear" w:color="auto" w:fill="FFFFFF"/>
        </w:rPr>
      </w:pPr>
    </w:p>
    <w:p w14:paraId="58EABD21"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 xml:space="preserve">Next, we plot the graph with 2 and 5 clusters. The top graph in Figure 2.21 shows two clusters identified by horizontal lines and the bottom graph with 5 clusters identified </w:t>
      </w:r>
      <w:r w:rsidRPr="00267FC5">
        <w:rPr>
          <w:rFonts w:ascii="Arial" w:hAnsi="Arial" w:cs="Arial"/>
          <w:shd w:val="clear" w:color="auto" w:fill="FFFFFF"/>
        </w:rPr>
        <w:lastRenderedPageBreak/>
        <w:t>also by the horizontal lines. The top graph simply splits the data into periods of low and high volatility. The graph shows when the volatility is low it tends to stay low and when it is high it tends to remain high. The bottom graph has 5 centroids which are represented as horizontal lines. The graph splits the data into periods of very low volatility, low volatility, medium volatility, high volatility, and extremely high volatility.</w:t>
      </w:r>
    </w:p>
    <w:p w14:paraId="40667F2B"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To understand the dynamics of volatility transitions, we calculated the transition matrix for the clusters. The transition matrix show</w:t>
      </w:r>
      <w:r w:rsidRPr="00FC3328">
        <w:rPr>
          <w:rFonts w:ascii="Arial" w:hAnsi="Arial" w:cs="Arial"/>
          <w:shd w:val="clear" w:color="auto" w:fill="FFFFFF"/>
        </w:rPr>
        <w:t>ed</w:t>
      </w:r>
      <w:r w:rsidRPr="00267FC5">
        <w:rPr>
          <w:rFonts w:ascii="Arial" w:hAnsi="Arial" w:cs="Arial"/>
          <w:shd w:val="clear" w:color="auto" w:fill="FFFFFF"/>
        </w:rPr>
        <w:t xml:space="preserve"> how many times the Volatility Index (VIX) moved from one cluster to another over the observed period. This matrix is crucial for capturing the temporal behaviour of volatility and understanding the stability and transitions between different volatility states.</w:t>
      </w:r>
    </w:p>
    <w:p w14:paraId="372968D7"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The expectation was that the transition matrix would be symmetric if there were no significant jumps in VIX. However, the matrix was not symmetric, indicating the presence of jumps and non-uniform transitions between volatility states. This asymmetry suggests that certain states of volatility are more likely to transition into others, rather than remaining stable or reverting, highlighting the dynamic nature of financial markets.</w:t>
      </w:r>
      <w:r>
        <w:rPr>
          <w:rFonts w:ascii="Arial" w:hAnsi="Arial" w:cs="Arial"/>
          <w:shd w:val="clear" w:color="auto" w:fill="FFFFFF"/>
        </w:rPr>
        <w:t xml:space="preserve"> </w:t>
      </w:r>
    </w:p>
    <w:p w14:paraId="4AA7E03D" w14:textId="77777777" w:rsidR="008D1943" w:rsidRDefault="008D1943" w:rsidP="008D1943">
      <w:pPr>
        <w:keepNext/>
        <w:spacing w:line="360" w:lineRule="auto"/>
        <w:ind w:left="284"/>
        <w:jc w:val="both"/>
      </w:pPr>
      <w:r w:rsidRPr="00267FC5">
        <w:rPr>
          <w:rFonts w:ascii="Arial" w:hAnsi="Arial" w:cs="Arial"/>
          <w:noProof/>
          <w:shd w:val="clear" w:color="auto" w:fill="FFFFFF"/>
        </w:rPr>
        <w:drawing>
          <wp:inline distT="0" distB="0" distL="0" distR="0" wp14:anchorId="1E2A0F91" wp14:editId="7AEC03B0">
            <wp:extent cx="5943600" cy="3291205"/>
            <wp:effectExtent l="0" t="0" r="0" b="0"/>
            <wp:docPr id="1393789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8981" name="Picture 1" descr="A screenshot of a graph&#10;&#10;AI-generated content may be incorrect."/>
                    <pic:cNvPicPr/>
                  </pic:nvPicPr>
                  <pic:blipFill>
                    <a:blip r:embed="rId33"/>
                    <a:stretch>
                      <a:fillRect/>
                    </a:stretch>
                  </pic:blipFill>
                  <pic:spPr>
                    <a:xfrm>
                      <a:off x="0" y="0"/>
                      <a:ext cx="5943600" cy="3291205"/>
                    </a:xfrm>
                    <a:prstGeom prst="rect">
                      <a:avLst/>
                    </a:prstGeom>
                  </pic:spPr>
                </pic:pic>
              </a:graphicData>
            </a:graphic>
          </wp:inline>
        </w:drawing>
      </w:r>
    </w:p>
    <w:p w14:paraId="25525FB9" w14:textId="77777777" w:rsidR="008D1943" w:rsidRDefault="008D1943" w:rsidP="008D1943">
      <w:pPr>
        <w:pStyle w:val="Caption"/>
        <w:ind w:left="2160" w:firstLine="720"/>
        <w:rPr>
          <w:rFonts w:ascii="Arial" w:hAnsi="Arial" w:cs="Arial"/>
          <w:highlight w:val="yellow"/>
          <w:shd w:val="clear" w:color="auto" w:fill="FFFFFF"/>
        </w:rPr>
      </w:pPr>
      <w:r>
        <w:t xml:space="preserve">Figure </w:t>
      </w:r>
      <w:proofErr w:type="gramStart"/>
      <w:r>
        <w:t>2.21  Results</w:t>
      </w:r>
      <w:proofErr w:type="gramEnd"/>
      <w:r>
        <w:t xml:space="preserve"> </w:t>
      </w:r>
      <w:sdt>
        <w:sdtPr>
          <w:id w:val="-656153232"/>
          <w:citation/>
        </w:sdtPr>
        <w:sdtContent>
          <w:r>
            <w:fldChar w:fldCharType="begin"/>
          </w:r>
          <w:r>
            <w:instrText xml:space="preserve"> CITATION Uru221 \l 2057 </w:instrText>
          </w:r>
          <w:r>
            <w:fldChar w:fldCharType="separate"/>
          </w:r>
          <w:r>
            <w:rPr>
              <w:noProof/>
            </w:rPr>
            <w:t>[6]</w:t>
          </w:r>
          <w:r>
            <w:fldChar w:fldCharType="end"/>
          </w:r>
        </w:sdtContent>
      </w:sdt>
    </w:p>
    <w:p w14:paraId="642F14B2" w14:textId="77777777" w:rsidR="008D1943" w:rsidRDefault="008D1943" w:rsidP="008D1943">
      <w:pPr>
        <w:spacing w:line="360" w:lineRule="auto"/>
        <w:jc w:val="both"/>
        <w:rPr>
          <w:rFonts w:ascii="Arial" w:hAnsi="Arial" w:cs="Arial"/>
          <w:highlight w:val="yellow"/>
          <w:shd w:val="clear" w:color="auto" w:fill="FFFFFF"/>
        </w:rPr>
      </w:pPr>
    </w:p>
    <w:p w14:paraId="7D39DE5B" w14:textId="77777777" w:rsidR="008D1943" w:rsidRPr="00267FC5" w:rsidRDefault="008D1943" w:rsidP="008D1943">
      <w:pPr>
        <w:spacing w:line="360" w:lineRule="auto"/>
        <w:ind w:firstLine="720"/>
        <w:jc w:val="both"/>
        <w:rPr>
          <w:rFonts w:ascii="Arial" w:hAnsi="Arial" w:cs="Arial"/>
          <w:shd w:val="clear" w:color="auto" w:fill="FFFFFF"/>
        </w:rPr>
      </w:pPr>
      <w:r w:rsidRPr="00BA4FDB">
        <w:rPr>
          <w:rFonts w:ascii="Arial" w:hAnsi="Arial" w:cs="Arial"/>
          <w:shd w:val="clear" w:color="auto" w:fill="FFFFFF"/>
        </w:rPr>
        <w:lastRenderedPageBreak/>
        <w:t>Fuzzy C-Means (FCM) clustering is an advanced clustering algorithm that extends the traditional K-means clustering by allowing data points to belong to multiple clusters with varying degrees of membership. This approach is particularly advantageous in scenarios where the boundaries between clusters are not well-defined, enabling a more flexible and nuanced understanding of the data structure.</w:t>
      </w:r>
      <w:r w:rsidRPr="00267FC5">
        <w:rPr>
          <w:rFonts w:ascii="Arial" w:hAnsi="Arial" w:cs="Arial"/>
          <w:shd w:val="clear" w:color="auto" w:fill="FFFFFF"/>
        </w:rPr>
        <w:t xml:space="preserve"> In hard clustering, data are divided into distinct clusters, where each data point can only belong to one cluster. In fuzzy clustering, data points can belong to multiple clusters. Fuzzy C-means clustering's ability to assign fractional membership is particularly valuable in financial volatility analysis, where transitions between states (e.g., medium to high volatility) may exhibit gradual shifts rather than discrete jumps. For example, an apple can be red or green (hard clustering), but an apple can also be red </w:t>
      </w:r>
      <w:r>
        <w:rPr>
          <w:rFonts w:ascii="Arial" w:hAnsi="Arial" w:cs="Arial"/>
          <w:shd w:val="clear" w:color="auto" w:fill="FFFFFF"/>
        </w:rPr>
        <w:t>and</w:t>
      </w:r>
      <w:r w:rsidRPr="00267FC5">
        <w:rPr>
          <w:rFonts w:ascii="Arial" w:hAnsi="Arial" w:cs="Arial"/>
          <w:shd w:val="clear" w:color="auto" w:fill="FFFFFF"/>
        </w:rPr>
        <w:t xml:space="preserve"> green (fuzzy clustering). Here, the apple can be red to a certain degree as well as green to a certain degree. Instead of the apple belonging to green [green = 1] and not red [red = 0], the apple can belong to green [green = 0.5] and red [red = 0.5]. These values are normalized between 0 and 1; however, they do not represent probabilities, so the two values do not need to add up to 1. Membership grades are assigned to each of the data points. These membership grades indicate a degree to which data points belong to each cluster. Thus, points on the edge of a cluster, with lower membership grades, may be in the cluster to a lesser degree than points in the centre of cluster. Figure 2.22 illustrates Fuzzy C-Means Clusters 0 </w:t>
      </w:r>
      <w:r>
        <w:rPr>
          <w:rFonts w:ascii="Arial" w:hAnsi="Arial" w:cs="Arial"/>
          <w:shd w:val="clear" w:color="auto" w:fill="FFFFFF"/>
        </w:rPr>
        <w:t>–</w:t>
      </w:r>
      <w:r w:rsidRPr="00267FC5">
        <w:rPr>
          <w:rFonts w:ascii="Arial" w:hAnsi="Arial" w:cs="Arial"/>
          <w:shd w:val="clear" w:color="auto" w:fill="FFFFFF"/>
        </w:rPr>
        <w:t xml:space="preserve"> 4</w:t>
      </w:r>
      <w:r>
        <w:rPr>
          <w:rFonts w:ascii="Arial" w:hAnsi="Arial" w:cs="Arial"/>
          <w:shd w:val="clear" w:color="auto" w:fill="FFFFFF"/>
        </w:rPr>
        <w:t>.</w:t>
      </w:r>
    </w:p>
    <w:p w14:paraId="30144644" w14:textId="77777777" w:rsidR="008D1943" w:rsidRDefault="008D1943" w:rsidP="008D1943">
      <w:pPr>
        <w:spacing w:line="360" w:lineRule="auto"/>
        <w:jc w:val="both"/>
        <w:rPr>
          <w:rFonts w:ascii="Arial" w:hAnsi="Arial" w:cs="Arial"/>
          <w:highlight w:val="yellow"/>
          <w:shd w:val="clear" w:color="auto" w:fill="FFFFFF"/>
        </w:rPr>
      </w:pPr>
    </w:p>
    <w:p w14:paraId="14D86643" w14:textId="77777777" w:rsidR="008D1943" w:rsidRDefault="008D1943" w:rsidP="008D1943">
      <w:pPr>
        <w:keepNext/>
        <w:spacing w:line="360" w:lineRule="auto"/>
        <w:jc w:val="center"/>
      </w:pPr>
      <w:r w:rsidRPr="00267FC5">
        <w:rPr>
          <w:rFonts w:ascii="Arial" w:hAnsi="Arial" w:cs="Arial"/>
          <w:noProof/>
          <w:shd w:val="clear" w:color="auto" w:fill="FFFFFF"/>
        </w:rPr>
        <w:lastRenderedPageBreak/>
        <w:drawing>
          <wp:inline distT="0" distB="0" distL="0" distR="0" wp14:anchorId="0428F6FE" wp14:editId="4B568394">
            <wp:extent cx="5943600" cy="3812540"/>
            <wp:effectExtent l="0" t="0" r="0" b="0"/>
            <wp:docPr id="155064222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42221" name="Picture 1" descr="A graph of a graph&#10;&#10;AI-generated content may be incorrect."/>
                    <pic:cNvPicPr/>
                  </pic:nvPicPr>
                  <pic:blipFill>
                    <a:blip r:embed="rId34"/>
                    <a:stretch>
                      <a:fillRect/>
                    </a:stretch>
                  </pic:blipFill>
                  <pic:spPr>
                    <a:xfrm>
                      <a:off x="0" y="0"/>
                      <a:ext cx="5943600" cy="3812540"/>
                    </a:xfrm>
                    <a:prstGeom prst="rect">
                      <a:avLst/>
                    </a:prstGeom>
                  </pic:spPr>
                </pic:pic>
              </a:graphicData>
            </a:graphic>
          </wp:inline>
        </w:drawing>
      </w:r>
    </w:p>
    <w:p w14:paraId="4CD7DDB9" w14:textId="77777777" w:rsidR="008D1943" w:rsidRDefault="008D1943" w:rsidP="008D1943">
      <w:pPr>
        <w:pStyle w:val="Caption"/>
        <w:jc w:val="center"/>
        <w:rPr>
          <w:rFonts w:ascii="Arial" w:hAnsi="Arial" w:cs="Arial"/>
          <w:highlight w:val="yellow"/>
          <w:shd w:val="clear" w:color="auto" w:fill="FFFFFF"/>
        </w:rPr>
      </w:pPr>
      <w:r>
        <w:t xml:space="preserve">Figure 2.22 Results </w:t>
      </w:r>
      <w:sdt>
        <w:sdtPr>
          <w:id w:val="-674890380"/>
          <w:citation/>
        </w:sdtPr>
        <w:sdtContent>
          <w:r>
            <w:fldChar w:fldCharType="begin"/>
          </w:r>
          <w:r>
            <w:instrText xml:space="preserve"> CITATION Uru221 \l 2057 </w:instrText>
          </w:r>
          <w:r>
            <w:fldChar w:fldCharType="separate"/>
          </w:r>
          <w:r>
            <w:rPr>
              <w:noProof/>
            </w:rPr>
            <w:t>[6]</w:t>
          </w:r>
          <w:r>
            <w:fldChar w:fldCharType="end"/>
          </w:r>
        </w:sdtContent>
      </w:sdt>
    </w:p>
    <w:p w14:paraId="1061E3B1"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 xml:space="preserve">In figure 2.23 we plot the best Cluster 5 with 5 centroids, which are represented as horizontal lines. The graph splits the data into periods of very low volatility, low volatility, medium volatility, high volatility, and extremely high volatility according to FCM algorithm. </w:t>
      </w:r>
    </w:p>
    <w:p w14:paraId="1668BCD8" w14:textId="77777777" w:rsidR="008D1943" w:rsidRPr="00267FC5" w:rsidRDefault="008D1943" w:rsidP="008D1943">
      <w:pPr>
        <w:spacing w:line="360" w:lineRule="auto"/>
        <w:jc w:val="both"/>
        <w:rPr>
          <w:rFonts w:ascii="Arial" w:hAnsi="Arial" w:cs="Arial"/>
          <w:shd w:val="clear" w:color="auto" w:fill="FFFFFF"/>
        </w:rPr>
      </w:pPr>
      <w:r w:rsidRPr="00267FC5">
        <w:rPr>
          <w:rFonts w:ascii="Arial" w:hAnsi="Arial" w:cs="Arial"/>
          <w:shd w:val="clear" w:color="auto" w:fill="FFFFFF"/>
        </w:rPr>
        <w:t>The Silhouette Score is 0.555 which in this case is not very different to K-Means and is probably due to random state initialisation. It suggests that the clusters are somewhat well-separated but may not be perfectly distinct. While it's not as high as it could be, it still indicates a reasonable level of cluster quality. The proximity of the score to 0.5 suggests that there might be some overlap or inconsistency in the clusters.</w:t>
      </w:r>
    </w:p>
    <w:p w14:paraId="4B215F25" w14:textId="77777777" w:rsidR="008D1943" w:rsidRDefault="008D1943" w:rsidP="008D1943">
      <w:pPr>
        <w:spacing w:line="360" w:lineRule="auto"/>
        <w:jc w:val="both"/>
        <w:rPr>
          <w:rFonts w:ascii="Arial" w:hAnsi="Arial" w:cs="Arial"/>
          <w:highlight w:val="yellow"/>
          <w:shd w:val="clear" w:color="auto" w:fill="FFFFFF"/>
        </w:rPr>
      </w:pPr>
    </w:p>
    <w:p w14:paraId="5A4BDC84" w14:textId="77777777" w:rsidR="008D1943" w:rsidRDefault="008D1943" w:rsidP="008D1943">
      <w:pPr>
        <w:spacing w:line="360" w:lineRule="auto"/>
        <w:jc w:val="both"/>
        <w:rPr>
          <w:rFonts w:ascii="Arial" w:hAnsi="Arial" w:cs="Arial"/>
          <w:highlight w:val="yellow"/>
          <w:shd w:val="clear" w:color="auto" w:fill="FFFFFF"/>
        </w:rPr>
      </w:pPr>
    </w:p>
    <w:p w14:paraId="2B579822" w14:textId="77777777" w:rsidR="008D1943" w:rsidRDefault="008D1943" w:rsidP="008D1943">
      <w:pPr>
        <w:spacing w:line="360" w:lineRule="auto"/>
        <w:jc w:val="both"/>
        <w:rPr>
          <w:rFonts w:ascii="Arial" w:hAnsi="Arial" w:cs="Arial"/>
          <w:highlight w:val="yellow"/>
          <w:shd w:val="clear" w:color="auto" w:fill="FFFFFF"/>
        </w:rPr>
      </w:pPr>
    </w:p>
    <w:p w14:paraId="5A742492" w14:textId="77777777" w:rsidR="008D1943" w:rsidRDefault="008D1943" w:rsidP="008D1943">
      <w:pPr>
        <w:keepNext/>
        <w:spacing w:line="360" w:lineRule="auto"/>
        <w:ind w:left="284"/>
        <w:jc w:val="both"/>
      </w:pPr>
      <w:r w:rsidRPr="00267FC5">
        <w:rPr>
          <w:rFonts w:ascii="Arial" w:hAnsi="Arial" w:cs="Arial"/>
          <w:noProof/>
          <w:shd w:val="clear" w:color="auto" w:fill="FFFFFF"/>
        </w:rPr>
        <w:lastRenderedPageBreak/>
        <w:drawing>
          <wp:inline distT="0" distB="0" distL="0" distR="0" wp14:anchorId="12B80463" wp14:editId="51029C5B">
            <wp:extent cx="5943600" cy="3398520"/>
            <wp:effectExtent l="0" t="0" r="0" b="5080"/>
            <wp:docPr id="16312545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4519" name="Picture 1" descr="A screenshot of a graph&#10;&#10;AI-generated content may be incorrect."/>
                    <pic:cNvPicPr/>
                  </pic:nvPicPr>
                  <pic:blipFill>
                    <a:blip r:embed="rId35"/>
                    <a:stretch>
                      <a:fillRect/>
                    </a:stretch>
                  </pic:blipFill>
                  <pic:spPr>
                    <a:xfrm>
                      <a:off x="0" y="0"/>
                      <a:ext cx="5943600" cy="3398520"/>
                    </a:xfrm>
                    <a:prstGeom prst="rect">
                      <a:avLst/>
                    </a:prstGeom>
                  </pic:spPr>
                </pic:pic>
              </a:graphicData>
            </a:graphic>
          </wp:inline>
        </w:drawing>
      </w:r>
    </w:p>
    <w:p w14:paraId="34ABD52C" w14:textId="77777777" w:rsidR="008D1943" w:rsidRDefault="008D1943" w:rsidP="008D1943">
      <w:pPr>
        <w:pStyle w:val="Caption"/>
        <w:ind w:firstLine="567"/>
        <w:jc w:val="center"/>
        <w:rPr>
          <w:rFonts w:ascii="Arial" w:hAnsi="Arial" w:cs="Arial"/>
          <w:highlight w:val="yellow"/>
          <w:shd w:val="clear" w:color="auto" w:fill="FFFFFF"/>
        </w:rPr>
      </w:pPr>
      <w:r>
        <w:t>Figure 2.2</w:t>
      </w:r>
      <w:fldSimple w:instr=" SEQ Figure \* ARABIC ">
        <w:r>
          <w:rPr>
            <w:noProof/>
          </w:rPr>
          <w:t>3</w:t>
        </w:r>
      </w:fldSimple>
      <w:r>
        <w:t xml:space="preserve"> Results </w:t>
      </w:r>
      <w:sdt>
        <w:sdtPr>
          <w:id w:val="203300298"/>
          <w:citation/>
        </w:sdtPr>
        <w:sdtContent>
          <w:r>
            <w:fldChar w:fldCharType="begin"/>
          </w:r>
          <w:r>
            <w:instrText xml:space="preserve"> CITATION Uru221 \l 2057 </w:instrText>
          </w:r>
          <w:r>
            <w:fldChar w:fldCharType="separate"/>
          </w:r>
          <w:r>
            <w:rPr>
              <w:noProof/>
            </w:rPr>
            <w:t>[6]</w:t>
          </w:r>
          <w:r>
            <w:fldChar w:fldCharType="end"/>
          </w:r>
        </w:sdtContent>
      </w:sdt>
    </w:p>
    <w:p w14:paraId="3F1DD48C" w14:textId="77777777" w:rsidR="008D1943" w:rsidRDefault="008D1943" w:rsidP="008D1943">
      <w:pPr>
        <w:rPr>
          <w:rFonts w:ascii="Arial" w:hAnsi="Arial" w:cs="Arial"/>
          <w:highlight w:val="yellow"/>
          <w:shd w:val="clear" w:color="auto" w:fill="FFFFFF"/>
        </w:rPr>
      </w:pPr>
      <w:r>
        <w:rPr>
          <w:rFonts w:ascii="Arial" w:hAnsi="Arial" w:cs="Arial"/>
          <w:highlight w:val="yellow"/>
          <w:shd w:val="clear" w:color="auto" w:fill="FFFFFF"/>
        </w:rPr>
        <w:br w:type="page"/>
      </w:r>
    </w:p>
    <w:p w14:paraId="766FD759" w14:textId="77777777" w:rsidR="008D1943" w:rsidRPr="001E0526" w:rsidRDefault="008D1943" w:rsidP="008D1943">
      <w:pPr>
        <w:pStyle w:val="Heading3"/>
        <w:spacing w:line="360" w:lineRule="auto"/>
        <w:rPr>
          <w:rStyle w:val="SubtleEmphasis"/>
          <w:rFonts w:cs="Times New Roman"/>
          <w:i w:val="0"/>
          <w:iCs w:val="0"/>
          <w:color w:val="0A2F40" w:themeColor="accent1" w:themeShade="7F"/>
        </w:rPr>
      </w:pPr>
      <w:bookmarkStart w:id="55" w:name="_Toc202695075"/>
      <w:r w:rsidRPr="001E0526">
        <w:rPr>
          <w:rStyle w:val="SubtleEmphasis"/>
          <w:color w:val="0A2F40" w:themeColor="accent1" w:themeShade="7F"/>
        </w:rPr>
        <w:lastRenderedPageBreak/>
        <w:t xml:space="preserve">2.12.2 </w:t>
      </w:r>
      <w:r w:rsidRPr="00267FC5">
        <w:rPr>
          <w:rStyle w:val="SubtleEmphasis"/>
          <w:color w:val="0A2F40" w:themeColor="accent1" w:themeShade="7F"/>
        </w:rPr>
        <w:t>DEEP NEURAL NETWORK MODELS</w:t>
      </w:r>
      <w:bookmarkEnd w:id="55"/>
      <w:r w:rsidRPr="00267FC5">
        <w:rPr>
          <w:rStyle w:val="SubtleEmphasis"/>
          <w:color w:val="0A2F40" w:themeColor="accent1" w:themeShade="7F"/>
        </w:rPr>
        <w:t xml:space="preserve"> </w:t>
      </w:r>
    </w:p>
    <w:p w14:paraId="3BA55F07" w14:textId="77777777" w:rsidR="008D1943" w:rsidRDefault="008D1943" w:rsidP="008D1943">
      <w:pPr>
        <w:spacing w:line="360" w:lineRule="auto"/>
        <w:jc w:val="both"/>
        <w:rPr>
          <w:rFonts w:ascii="Arial" w:hAnsi="Arial" w:cs="Arial"/>
          <w:shd w:val="clear" w:color="auto" w:fill="FFFFFF"/>
        </w:rPr>
      </w:pPr>
      <w:r>
        <w:rPr>
          <w:rFonts w:eastAsiaTheme="majorEastAsia"/>
        </w:rPr>
        <w:tab/>
      </w:r>
      <w:r w:rsidRPr="00267FC5">
        <w:rPr>
          <w:rFonts w:ascii="Arial" w:hAnsi="Arial" w:cs="Arial"/>
          <w:shd w:val="clear" w:color="auto" w:fill="FFFFFF"/>
        </w:rPr>
        <w:t>While clustering methods provide valuable insights into volatility regimes, deep neural networks offer complementary tools for time-series forecasting by capturing temporal dependencies and nonlinear patterns.</w:t>
      </w:r>
      <w:r>
        <w:rPr>
          <w:rFonts w:ascii="Arial" w:hAnsi="Arial" w:cs="Arial"/>
          <w:shd w:val="clear" w:color="auto" w:fill="FFFFFF"/>
        </w:rPr>
        <w:t xml:space="preserve"> To establish a performance baseline, a range of forecasting models were implemented and tested on the daily VIX log-return series.</w:t>
      </w:r>
      <w:r w:rsidRPr="00267FC5">
        <w:rPr>
          <w:rFonts w:ascii="Arial" w:hAnsi="Arial" w:cs="Arial"/>
          <w:shd w:val="clear" w:color="auto" w:fill="FFFFFF"/>
        </w:rPr>
        <w:t xml:space="preserve"> </w:t>
      </w:r>
    </w:p>
    <w:p w14:paraId="523B6662" w14:textId="77777777" w:rsidR="008D1943" w:rsidRPr="00267FC5" w:rsidRDefault="008D1943" w:rsidP="008D1943">
      <w:pPr>
        <w:pStyle w:val="Heading4"/>
        <w:rPr>
          <w:shd w:val="clear" w:color="auto" w:fill="FFFFFF"/>
        </w:rPr>
      </w:pPr>
      <w:r>
        <w:rPr>
          <w:shd w:val="clear" w:color="auto" w:fill="FFFFFF"/>
        </w:rPr>
        <w:t>Methodology</w:t>
      </w:r>
    </w:p>
    <w:p w14:paraId="4BD3AB72" w14:textId="77777777" w:rsidR="008D1943" w:rsidRPr="001A4F0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In sections 2.8 – 2.10 we already presented theoretical framework of the models discussed here.</w:t>
      </w:r>
      <w:r>
        <w:rPr>
          <w:rFonts w:ascii="Arial" w:hAnsi="Arial" w:cs="Arial"/>
          <w:shd w:val="clear" w:color="auto" w:fill="FFFFFF"/>
        </w:rPr>
        <w:t xml:space="preserve"> A</w:t>
      </w:r>
      <w:r w:rsidRPr="001A4F05">
        <w:rPr>
          <w:rFonts w:ascii="Arial" w:hAnsi="Arial" w:cs="Arial"/>
          <w:shd w:val="clear" w:color="auto" w:fill="FFFFFF"/>
        </w:rPr>
        <w:t xml:space="preserve"> walk-forward validation approach was used. The models ranged from a Naïve forecast and ARIMA to more complex architectures like LSTM, NBEATS, and a hybrid GAN-SVM/RF framework.</w:t>
      </w:r>
      <w:r>
        <w:rPr>
          <w:rFonts w:ascii="Arial" w:hAnsi="Arial" w:cs="Arial"/>
          <w:shd w:val="clear" w:color="auto" w:fill="FFFFFF"/>
        </w:rPr>
        <w:t xml:space="preserve"> </w:t>
      </w:r>
      <w:r w:rsidRPr="001A4F05">
        <w:rPr>
          <w:rFonts w:ascii="Arial" w:hAnsi="Arial" w:cs="Arial"/>
          <w:shd w:val="clear" w:color="auto" w:fill="FFFFFF"/>
        </w:rPr>
        <w:t>In the hybrid approach, an ARIMA model was first used to capture linear trends. A Generative Adversarial Network (GAN) was then trained, with an LSTM-based Generator and a CNN-based Discriminator, to learn the non-linear data distribution and generate synthetic time-series features. These generated features were then used as inputs for Support Vector Machine (SVM) and Random Forest (RF) models to make the final forecast. The 93.3% accuracy metric refers specifically to the internal training accuracy of the GAN's discriminator in distinguishing real from generated data</w:t>
      </w:r>
      <w:r>
        <w:rPr>
          <w:rFonts w:ascii="Arial" w:hAnsi="Arial" w:cs="Arial"/>
          <w:shd w:val="clear" w:color="auto" w:fill="FFFFFF"/>
        </w:rPr>
        <w:t>.</w:t>
      </w:r>
      <w:r w:rsidRPr="001A4F05">
        <w:rPr>
          <w:rFonts w:ascii="Arial" w:hAnsi="Arial" w:cs="Arial"/>
          <w:shd w:val="clear" w:color="auto" w:fill="FFFFFF"/>
        </w:rPr>
        <w:t xml:space="preserve"> </w:t>
      </w:r>
      <w:r>
        <w:rPr>
          <w:rFonts w:ascii="Arial" w:hAnsi="Arial" w:cs="Arial"/>
          <w:shd w:val="clear" w:color="auto" w:fill="FFFFFF"/>
        </w:rPr>
        <w:t>I</w:t>
      </w:r>
      <w:r w:rsidRPr="001A4F05">
        <w:rPr>
          <w:rFonts w:ascii="Arial" w:hAnsi="Arial" w:cs="Arial"/>
          <w:shd w:val="clear" w:color="auto" w:fill="FFFFFF"/>
        </w:rPr>
        <w:t>t is not a forecasting performance metric.</w:t>
      </w:r>
    </w:p>
    <w:p w14:paraId="12651932"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 xml:space="preserve">In this section we outline results from </w:t>
      </w:r>
      <w:sdt>
        <w:sdtPr>
          <w:rPr>
            <w:rFonts w:ascii="Arial" w:hAnsi="Arial" w:cs="Arial"/>
            <w:shd w:val="clear" w:color="auto" w:fill="FFFFFF"/>
          </w:rPr>
          <w:id w:val="106013440"/>
          <w:citation/>
        </w:sdtPr>
        <w:sdtContent>
          <w:r>
            <w:rPr>
              <w:rFonts w:ascii="Arial" w:hAnsi="Arial" w:cs="Arial"/>
              <w:shd w:val="clear" w:color="auto" w:fill="FFFFFF"/>
            </w:rPr>
            <w:fldChar w:fldCharType="begin"/>
          </w:r>
          <w:r>
            <w:rPr>
              <w:rFonts w:ascii="Arial" w:hAnsi="Arial" w:cs="Arial"/>
              <w:shd w:val="clear" w:color="auto" w:fill="FFFFFF"/>
            </w:rPr>
            <w:instrText xml:space="preserve"> CITATION Uru22 \l 2057 </w:instrText>
          </w:r>
          <w:r>
            <w:rPr>
              <w:rFonts w:ascii="Arial" w:hAnsi="Arial" w:cs="Arial"/>
              <w:shd w:val="clear" w:color="auto" w:fill="FFFFFF"/>
            </w:rPr>
            <w:fldChar w:fldCharType="separate"/>
          </w:r>
          <w:r w:rsidRPr="00311E4B">
            <w:rPr>
              <w:rFonts w:ascii="Arial" w:hAnsi="Arial" w:cs="Arial"/>
              <w:noProof/>
              <w:shd w:val="clear" w:color="auto" w:fill="FFFFFF"/>
            </w:rPr>
            <w:t>[9]</w:t>
          </w:r>
          <w:r>
            <w:rPr>
              <w:rFonts w:ascii="Arial" w:hAnsi="Arial" w:cs="Arial"/>
              <w:shd w:val="clear" w:color="auto" w:fill="FFFFFF"/>
            </w:rPr>
            <w:fldChar w:fldCharType="end"/>
          </w:r>
        </w:sdtContent>
      </w:sdt>
      <w:r w:rsidRPr="00267FC5">
        <w:rPr>
          <w:rFonts w:ascii="Arial" w:hAnsi="Arial" w:cs="Arial"/>
          <w:shd w:val="clear" w:color="auto" w:fill="FFFFFF"/>
        </w:rPr>
        <w:t xml:space="preserve">. As was already mentioned, we ran our data from January 1990 to April 2022 for a total of 1200 epochs and it gave us the accuracy rate of 93.3%. </w:t>
      </w:r>
    </w:p>
    <w:p w14:paraId="4B845267" w14:textId="77777777" w:rsidR="008D1943" w:rsidRDefault="008D1943" w:rsidP="008D1943">
      <w:pPr>
        <w:keepNext/>
        <w:jc w:val="center"/>
      </w:pPr>
      <w:r w:rsidRPr="00001234">
        <w:rPr>
          <w:noProof/>
          <w:color w:val="0A0A0C"/>
        </w:rPr>
        <w:drawing>
          <wp:inline distT="0" distB="0" distL="0" distR="0" wp14:anchorId="17BABD7F" wp14:editId="72046E33">
            <wp:extent cx="3482502" cy="2353448"/>
            <wp:effectExtent l="0" t="0" r="0" b="0"/>
            <wp:docPr id="12" name="Picture 12" descr="A blue sound wav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sound wave with black bord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05981" cy="2369315"/>
                    </a:xfrm>
                    <a:prstGeom prst="rect">
                      <a:avLst/>
                    </a:prstGeom>
                    <a:noFill/>
                    <a:ln>
                      <a:noFill/>
                    </a:ln>
                  </pic:spPr>
                </pic:pic>
              </a:graphicData>
            </a:graphic>
          </wp:inline>
        </w:drawing>
      </w:r>
    </w:p>
    <w:p w14:paraId="2E5A1EF2" w14:textId="77777777" w:rsidR="008D1943" w:rsidRDefault="008D1943" w:rsidP="008D1943">
      <w:pPr>
        <w:pStyle w:val="Caption"/>
        <w:jc w:val="center"/>
        <w:rPr>
          <w:highlight w:val="yellow"/>
          <w:shd w:val="clear" w:color="auto" w:fill="FFFFFF"/>
        </w:rPr>
      </w:pPr>
      <w:r>
        <w:t xml:space="preserve">Figure 2.24 </w:t>
      </w:r>
      <w:sdt>
        <w:sdtPr>
          <w:id w:val="-867678487"/>
          <w:citation/>
        </w:sdtPr>
        <w:sdtContent>
          <w:r>
            <w:fldChar w:fldCharType="begin"/>
          </w:r>
          <w:r>
            <w:instrText xml:space="preserve"> CITATION Uru22 \l 2057 </w:instrText>
          </w:r>
          <w:r>
            <w:fldChar w:fldCharType="separate"/>
          </w:r>
          <w:r>
            <w:rPr>
              <w:noProof/>
            </w:rPr>
            <w:t>[9]</w:t>
          </w:r>
          <w:r>
            <w:fldChar w:fldCharType="end"/>
          </w:r>
        </w:sdtContent>
      </w:sdt>
    </w:p>
    <w:p w14:paraId="52620879"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lastRenderedPageBreak/>
        <w:t>In this paper, we used normalised log scale return VIX as our train data and normalised log scale return VVIX as our validation data. While standard validation practice involves using a hold-</w:t>
      </w:r>
      <w:proofErr w:type="spellStart"/>
      <w:r w:rsidRPr="00267FC5">
        <w:rPr>
          <w:rFonts w:ascii="Arial" w:hAnsi="Arial" w:cs="Arial"/>
          <w:shd w:val="clear" w:color="auto" w:fill="FFFFFF"/>
        </w:rPr>
        <w:t>out set</w:t>
      </w:r>
      <w:proofErr w:type="spellEnd"/>
      <w:r w:rsidRPr="00267FC5">
        <w:rPr>
          <w:rFonts w:ascii="Arial" w:hAnsi="Arial" w:cs="Arial"/>
          <w:shd w:val="clear" w:color="auto" w:fill="FFFFFF"/>
        </w:rPr>
        <w:t xml:space="preserve"> of the same time series, a different approach was intentionally employed here to test a deeper aspect of the research hypothesis. The central premise of this thesis is that VVIX, as the “volatility of volatility”, is not merely a separate index but is intrinsically linked to the process that generates VIX dynamics. VVIX can be considered a market-based proxy for the latent stochastic volatility process driving the VIX. </w:t>
      </w:r>
    </w:p>
    <w:p w14:paraId="15EBECA4"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 xml:space="preserve">Therefore, using VVIX as the validation set was not intended to measure direct forecasting accuracy in the traditional sense. Instead, </w:t>
      </w:r>
      <w:r>
        <w:rPr>
          <w:rFonts w:ascii="Arial" w:hAnsi="Arial" w:cs="Arial"/>
          <w:shd w:val="clear" w:color="auto" w:fill="FFFFFF"/>
        </w:rPr>
        <w:t>i</w:t>
      </w:r>
      <w:r w:rsidRPr="00267FC5">
        <w:rPr>
          <w:rFonts w:ascii="Arial" w:hAnsi="Arial" w:cs="Arial"/>
          <w:shd w:val="clear" w:color="auto" w:fill="FFFFFF"/>
        </w:rPr>
        <w:t xml:space="preserve">t was designed as a stringent test of model generalisation and robustness. The objective was to determine if a model trained exclusively on VIX data could learn the underlying structural dynamics of volatility deeply enough to generate outputs that correlate with, or statistically </w:t>
      </w:r>
      <w:proofErr w:type="gramStart"/>
      <w:r w:rsidRPr="00267FC5">
        <w:rPr>
          <w:rFonts w:ascii="Arial" w:hAnsi="Arial" w:cs="Arial"/>
          <w:shd w:val="clear" w:color="auto" w:fill="FFFFFF"/>
        </w:rPr>
        <w:t>similar to</w:t>
      </w:r>
      <w:proofErr w:type="gramEnd"/>
      <w:r w:rsidRPr="00267FC5">
        <w:rPr>
          <w:rFonts w:ascii="Arial" w:hAnsi="Arial" w:cs="Arial"/>
          <w:shd w:val="clear" w:color="auto" w:fill="FFFFFF"/>
        </w:rPr>
        <w:t xml:space="preserve">, the behaviour of its own driving process (VVIX). </w:t>
      </w:r>
    </w:p>
    <w:p w14:paraId="16E20B86"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 xml:space="preserve">A </w:t>
      </w:r>
      <w:r>
        <w:rPr>
          <w:rFonts w:ascii="Arial" w:hAnsi="Arial" w:cs="Arial"/>
          <w:shd w:val="clear" w:color="auto" w:fill="FFFFFF"/>
        </w:rPr>
        <w:t>successful</w:t>
      </w:r>
      <w:r w:rsidRPr="00267FC5">
        <w:rPr>
          <w:rFonts w:ascii="Arial" w:hAnsi="Arial" w:cs="Arial"/>
          <w:shd w:val="clear" w:color="auto" w:fill="FFFFFF"/>
        </w:rPr>
        <w:t xml:space="preserve"> validation in this context means the model’s outputs on the </w:t>
      </w:r>
      <w:r>
        <w:rPr>
          <w:rFonts w:ascii="Arial" w:hAnsi="Arial" w:cs="Arial"/>
          <w:shd w:val="clear" w:color="auto" w:fill="FFFFFF"/>
        </w:rPr>
        <w:t>validation</w:t>
      </w:r>
      <w:r w:rsidRPr="00267FC5">
        <w:rPr>
          <w:rFonts w:ascii="Arial" w:hAnsi="Arial" w:cs="Arial"/>
          <w:shd w:val="clear" w:color="auto" w:fill="FFFFFF"/>
        </w:rPr>
        <w:t xml:space="preserve"> set share statistical properties with the actual VVIX data and would provide strong evidence that the model has captured more than just superficial autocorrelation in the VIX series. It would suggest that the model has learned a fundamental aspect of the volatility generation process itself, thereby strengthening the case for using VVIX-related dynamics in future, more advanced forecasting models. See the graph below please.</w:t>
      </w:r>
    </w:p>
    <w:p w14:paraId="78E0D324" w14:textId="77777777" w:rsidR="008D1943" w:rsidRDefault="008D1943" w:rsidP="008D1943">
      <w:pPr>
        <w:keepNext/>
        <w:jc w:val="center"/>
      </w:pPr>
      <w:r w:rsidRPr="007448E9">
        <w:rPr>
          <w:noProof/>
          <w:color w:val="0A0A0C"/>
          <w14:ligatures w14:val="standardContextual"/>
        </w:rPr>
        <mc:AlternateContent>
          <mc:Choice Requires="wps">
            <w:drawing>
              <wp:anchor distT="0" distB="0" distL="114300" distR="114300" simplePos="0" relativeHeight="251659264" behindDoc="0" locked="0" layoutInCell="1" allowOverlap="1" wp14:anchorId="2F049C28" wp14:editId="5EE76726">
                <wp:simplePos x="0" y="0"/>
                <wp:positionH relativeFrom="column">
                  <wp:posOffset>357360</wp:posOffset>
                </wp:positionH>
                <wp:positionV relativeFrom="paragraph">
                  <wp:posOffset>4445</wp:posOffset>
                </wp:positionV>
                <wp:extent cx="693886" cy="2488557"/>
                <wp:effectExtent l="0" t="0" r="5080" b="1270"/>
                <wp:wrapNone/>
                <wp:docPr id="702845648" name="Text Box 1"/>
                <wp:cNvGraphicFramePr/>
                <a:graphic xmlns:a="http://schemas.openxmlformats.org/drawingml/2006/main">
                  <a:graphicData uri="http://schemas.microsoft.com/office/word/2010/wordprocessingShape">
                    <wps:wsp>
                      <wps:cNvSpPr txBox="1"/>
                      <wps:spPr>
                        <a:xfrm flipH="1" flipV="1">
                          <a:off x="0" y="0"/>
                          <a:ext cx="693886" cy="2488557"/>
                        </a:xfrm>
                        <a:prstGeom prst="rect">
                          <a:avLst/>
                        </a:prstGeom>
                        <a:solidFill>
                          <a:schemeClr val="lt1"/>
                        </a:solidFill>
                        <a:ln w="6350">
                          <a:noFill/>
                        </a:ln>
                      </wps:spPr>
                      <wps:txbx>
                        <w:txbxContent>
                          <w:p w14:paraId="3E42595E" w14:textId="77777777" w:rsidR="008D1943" w:rsidRPr="00267FC5" w:rsidRDefault="008D1943" w:rsidP="008D1943">
                            <w:pPr>
                              <w:jc w:val="both"/>
                              <w:rPr>
                                <w:rFonts w:cs="Arial"/>
                                <w:w w:val="90"/>
                                <w:sz w:val="22"/>
                                <w:szCs w:val="22"/>
                                <w:shd w:val="clear" w:color="auto" w:fill="FFFFFF"/>
                              </w:rPr>
                            </w:pPr>
                          </w:p>
                          <w:p w14:paraId="126B4B0F" w14:textId="77777777" w:rsidR="008D1943" w:rsidRPr="00FB65F8" w:rsidRDefault="008D1943" w:rsidP="008D1943">
                            <w:pPr>
                              <w:jc w:val="both"/>
                              <w:rPr>
                                <w:w w:val="90"/>
                                <w:sz w:val="22"/>
                                <w:szCs w:val="22"/>
                              </w:rPr>
                            </w:pPr>
                            <w:r w:rsidRPr="00267FC5">
                              <w:rPr>
                                <w:rFonts w:cs="Arial"/>
                                <w:w w:val="90"/>
                                <w:sz w:val="22"/>
                                <w:szCs w:val="22"/>
                                <w:shd w:val="clear" w:color="auto" w:fill="FFFFFF"/>
                              </w:rPr>
                              <w:t>normalised log scale return VIX and normalised log scale return VVIX</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049C28" id="_x0000_t202" coordsize="21600,21600" o:spt="202" path="m,l,21600r21600,l21600,xe">
                <v:stroke joinstyle="miter"/>
                <v:path gradientshapeok="t" o:connecttype="rect"/>
              </v:shapetype>
              <v:shape id="Text Box 1" o:spid="_x0000_s1026" type="#_x0000_t202" style="position:absolute;left:0;text-align:left;margin-left:28.15pt;margin-top:.35pt;width:54.65pt;height:195.9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" fillcolor="white [3201]" stroked="f" strokeweight=".5pt">
                <v:textbox style="layout-flow:vertical-ideographic" inset="1mm,1mm,1mm,1mm">
                  <w:txbxContent>
                    <w:p w14:paraId="3E42595E" w14:textId="77777777" w:rsidR="008D1943" w:rsidRPr="00267FC5" w:rsidRDefault="008D1943" w:rsidP="008D1943">
                      <w:pPr>
                        <w:jc w:val="both"/>
                        <w:rPr>
                          <w:rFonts w:cs="Arial"/>
                          <w:w w:val="90"/>
                          <w:sz w:val="22"/>
                          <w:szCs w:val="22"/>
                          <w:shd w:val="clear" w:color="auto" w:fill="FFFFFF"/>
                        </w:rPr>
                      </w:pPr>
                    </w:p>
                    <w:p w14:paraId="126B4B0F" w14:textId="77777777" w:rsidR="008D1943" w:rsidRPr="00FB65F8" w:rsidRDefault="008D1943" w:rsidP="008D1943">
                      <w:pPr>
                        <w:jc w:val="both"/>
                        <w:rPr>
                          <w:w w:val="90"/>
                          <w:sz w:val="22"/>
                          <w:szCs w:val="22"/>
                        </w:rPr>
                      </w:pPr>
                      <w:r w:rsidRPr="00267FC5">
                        <w:rPr>
                          <w:rFonts w:cs="Arial"/>
                          <w:w w:val="90"/>
                          <w:sz w:val="22"/>
                          <w:szCs w:val="22"/>
                          <w:shd w:val="clear" w:color="auto" w:fill="FFFFFF"/>
                        </w:rPr>
                        <w:t>normalised log scale return VIX and normalised log scale return VVIX</w:t>
                      </w:r>
                    </w:p>
                  </w:txbxContent>
                </v:textbox>
              </v:shape>
            </w:pict>
          </mc:Fallback>
        </mc:AlternateContent>
      </w:r>
      <w:r w:rsidRPr="007448E9">
        <w:rPr>
          <w:noProof/>
          <w:color w:val="0A0A0C"/>
        </w:rPr>
        <w:drawing>
          <wp:inline distT="0" distB="0" distL="0" distR="0" wp14:anchorId="6E6CF49E" wp14:editId="64F14D1A">
            <wp:extent cx="3998639" cy="2662177"/>
            <wp:effectExtent l="0" t="0" r="0" b="0"/>
            <wp:docPr id="18" name="Picture 18" descr="A red and blue sound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red and blue sound waves&#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27393" cy="2681321"/>
                    </a:xfrm>
                    <a:prstGeom prst="rect">
                      <a:avLst/>
                    </a:prstGeom>
                    <a:noFill/>
                  </pic:spPr>
                </pic:pic>
              </a:graphicData>
            </a:graphic>
          </wp:inline>
        </w:drawing>
      </w:r>
    </w:p>
    <w:p w14:paraId="64110682" w14:textId="77777777" w:rsidR="008D1943" w:rsidRDefault="008D1943" w:rsidP="008D1943">
      <w:pPr>
        <w:pStyle w:val="Caption"/>
        <w:jc w:val="center"/>
        <w:rPr>
          <w:color w:val="0A0A0C"/>
        </w:rPr>
      </w:pPr>
      <w:r>
        <w:t xml:space="preserve">Figure 2.25 </w:t>
      </w:r>
      <w:sdt>
        <w:sdtPr>
          <w:id w:val="-13468210"/>
          <w:citation/>
        </w:sdtPr>
        <w:sdtContent>
          <w:r>
            <w:fldChar w:fldCharType="begin"/>
          </w:r>
          <w:r>
            <w:instrText xml:space="preserve"> CITATION Uru22 \l 2057 </w:instrText>
          </w:r>
          <w:r>
            <w:fldChar w:fldCharType="separate"/>
          </w:r>
          <w:r>
            <w:rPr>
              <w:noProof/>
            </w:rPr>
            <w:t>[9]</w:t>
          </w:r>
          <w:r>
            <w:fldChar w:fldCharType="end"/>
          </w:r>
        </w:sdtContent>
      </w:sdt>
    </w:p>
    <w:p w14:paraId="7C33A1C8" w14:textId="77777777" w:rsidR="008D1943" w:rsidRDefault="008D1943" w:rsidP="008D1943">
      <w:pPr>
        <w:rPr>
          <w:color w:val="0A0A0C"/>
        </w:rPr>
      </w:pPr>
    </w:p>
    <w:p w14:paraId="63D27FD2" w14:textId="77777777" w:rsidR="008D1943" w:rsidRPr="00267FC5" w:rsidRDefault="008D1943" w:rsidP="008D1943">
      <w:pPr>
        <w:spacing w:line="360" w:lineRule="auto"/>
        <w:ind w:firstLine="720"/>
        <w:jc w:val="both"/>
        <w:rPr>
          <w:rFonts w:ascii="Arial" w:hAnsi="Arial" w:cs="Arial"/>
          <w:shd w:val="clear" w:color="auto" w:fill="FFFFFF"/>
        </w:rPr>
      </w:pPr>
      <w:bookmarkStart w:id="56" w:name="_Hlk114922122"/>
      <w:r w:rsidRPr="00267FC5">
        <w:rPr>
          <w:rFonts w:ascii="Arial" w:hAnsi="Arial" w:cs="Arial"/>
          <w:shd w:val="clear" w:color="auto" w:fill="FFFFFF"/>
        </w:rPr>
        <w:t xml:space="preserve">We built ARIMA on scaled data and predict the fitted values on validation data. We also calculated the future trend growth with ARIMA. We then made a </w:t>
      </w:r>
      <w:r>
        <w:rPr>
          <w:rFonts w:ascii="Arial" w:hAnsi="Arial" w:cs="Arial"/>
          <w:shd w:val="clear" w:color="auto" w:fill="FFFFFF"/>
        </w:rPr>
        <w:t>data frame</w:t>
      </w:r>
      <w:r w:rsidRPr="00267FC5">
        <w:rPr>
          <w:rFonts w:ascii="Arial" w:hAnsi="Arial" w:cs="Arial"/>
          <w:shd w:val="clear" w:color="auto" w:fill="FFFFFF"/>
        </w:rPr>
        <w:t xml:space="preserve"> of the fitted values and split it into train and test sets for our GAN model. ARIMA was used to capture long-term trends and reduce noise in the data, providing a stable baseline for </w:t>
      </w:r>
      <w:r>
        <w:rPr>
          <w:rFonts w:ascii="Arial" w:hAnsi="Arial" w:cs="Arial"/>
          <w:shd w:val="clear" w:color="auto" w:fill="FFFFFF"/>
        </w:rPr>
        <w:t xml:space="preserve">our </w:t>
      </w:r>
      <w:r w:rsidRPr="00267FC5">
        <w:rPr>
          <w:rFonts w:ascii="Arial" w:hAnsi="Arial" w:cs="Arial"/>
          <w:shd w:val="clear" w:color="auto" w:fill="FFFFFF"/>
        </w:rPr>
        <w:t xml:space="preserve">GAN-based feature generation. The combination leverages ARIMA's strengths in linear </w:t>
      </w:r>
      <w:r w:rsidRPr="00F2510D">
        <w:rPr>
          <w:rFonts w:ascii="Arial" w:hAnsi="Arial" w:cs="Arial"/>
          <w:shd w:val="clear" w:color="auto" w:fill="FFFFFF"/>
        </w:rPr>
        <w:t>modelling</w:t>
      </w:r>
      <w:r w:rsidRPr="00267FC5">
        <w:rPr>
          <w:rFonts w:ascii="Arial" w:hAnsi="Arial" w:cs="Arial"/>
          <w:shd w:val="clear" w:color="auto" w:fill="FFFFFF"/>
        </w:rPr>
        <w:t xml:space="preserve"> and </w:t>
      </w:r>
      <w:proofErr w:type="spellStart"/>
      <w:r w:rsidRPr="00267FC5">
        <w:rPr>
          <w:rFonts w:ascii="Arial" w:hAnsi="Arial" w:cs="Arial"/>
          <w:shd w:val="clear" w:color="auto" w:fill="FFFFFF"/>
        </w:rPr>
        <w:t>GANs'</w:t>
      </w:r>
      <w:proofErr w:type="spellEnd"/>
      <w:r w:rsidRPr="00267FC5">
        <w:rPr>
          <w:rFonts w:ascii="Arial" w:hAnsi="Arial" w:cs="Arial"/>
          <w:shd w:val="clear" w:color="auto" w:fill="FFFFFF"/>
        </w:rPr>
        <w:t xml:space="preserve"> ability to model complex, nonlinear relationships. We added CNN conv1 layer as our discriminator and choose accuracy as our metric. Then in generator we used two layers of CNN and LSTM together and again we chose accuracy as our metrics. For training the model, we compiled discriminator and generator together and use</w:t>
      </w:r>
      <w:r>
        <w:rPr>
          <w:rFonts w:ascii="Arial" w:hAnsi="Arial" w:cs="Arial"/>
          <w:shd w:val="clear" w:color="auto" w:fill="FFFFFF"/>
        </w:rPr>
        <w:t>d</w:t>
      </w:r>
      <w:r w:rsidRPr="00267FC5">
        <w:rPr>
          <w:rFonts w:ascii="Arial" w:hAnsi="Arial" w:cs="Arial"/>
          <w:shd w:val="clear" w:color="auto" w:fill="FFFFFF"/>
        </w:rPr>
        <w:t xml:space="preserve"> the learning rate of 0.001 and beta of 0.5. We ran the model for a total of 1200 epochs and it gave us the </w:t>
      </w:r>
      <w:r w:rsidRPr="001A4F05">
        <w:rPr>
          <w:rFonts w:ascii="Arial" w:hAnsi="Arial" w:cs="Arial"/>
          <w:shd w:val="clear" w:color="auto" w:fill="FFFFFF"/>
        </w:rPr>
        <w:t>internal training accuracy of the GAN's discriminator</w:t>
      </w:r>
      <w:r w:rsidRPr="00DD4287" w:rsidDel="00DD4287">
        <w:rPr>
          <w:rFonts w:ascii="Arial" w:hAnsi="Arial" w:cs="Arial"/>
          <w:shd w:val="clear" w:color="auto" w:fill="FFFFFF"/>
        </w:rPr>
        <w:t xml:space="preserve"> </w:t>
      </w:r>
      <w:r w:rsidRPr="00267FC5">
        <w:rPr>
          <w:rFonts w:ascii="Arial" w:hAnsi="Arial" w:cs="Arial"/>
          <w:shd w:val="clear" w:color="auto" w:fill="FFFFFF"/>
        </w:rPr>
        <w:t>of 93.3%</w:t>
      </w:r>
      <w:r>
        <w:rPr>
          <w:rFonts w:ascii="Arial" w:hAnsi="Arial" w:cs="Arial"/>
          <w:shd w:val="clear" w:color="auto" w:fill="FFFFFF"/>
        </w:rPr>
        <w:t xml:space="preserve">. </w:t>
      </w:r>
      <w:r w:rsidRPr="00267FC5">
        <w:rPr>
          <w:rFonts w:ascii="Arial" w:hAnsi="Arial" w:cs="Arial"/>
          <w:shd w:val="clear" w:color="auto" w:fill="FFFFFF"/>
        </w:rPr>
        <w:t>We then used the fitted (predicted) values of GAN as features/inputs in SVM and RF. We defined the RF model and use</w:t>
      </w:r>
      <w:r>
        <w:rPr>
          <w:rFonts w:ascii="Arial" w:hAnsi="Arial" w:cs="Arial"/>
          <w:shd w:val="clear" w:color="auto" w:fill="FFFFFF"/>
        </w:rPr>
        <w:t>d</w:t>
      </w:r>
      <w:r w:rsidRPr="00267FC5">
        <w:rPr>
          <w:rFonts w:ascii="Arial" w:hAnsi="Arial" w:cs="Arial"/>
          <w:shd w:val="clear" w:color="auto" w:fill="FFFFFF"/>
        </w:rPr>
        <w:t xml:space="preserve"> train features for training and fitting and test features for predicting. The results for MAPE and MAE are quite encouraging. For SVM, we used grid search and fit the model to get a score of 98.5% on fitting. </w:t>
      </w:r>
    </w:p>
    <w:bookmarkEnd w:id="56"/>
    <w:p w14:paraId="1D7E9965" w14:textId="5E0DFB39" w:rsidR="008D1943" w:rsidRPr="004A02B1" w:rsidDel="004A02B1" w:rsidRDefault="008D1943">
      <w:pPr>
        <w:spacing w:line="360" w:lineRule="auto"/>
        <w:jc w:val="both"/>
        <w:rPr>
          <w:del w:id="57" w:author="George Urumov" w:date="2025-10-18T15:20:00Z" w16du:dateUtc="2025-10-18T14:20:00Z"/>
          <w:rFonts w:ascii="Arial" w:hAnsi="Arial" w:cs="Arial"/>
          <w:shd w:val="clear" w:color="auto" w:fill="FFFFFF"/>
          <w:rPrChange w:id="58" w:author="George Urumov" w:date="2025-10-18T15:24:00Z" w16du:dateUtc="2025-10-18T14:24:00Z">
            <w:rPr>
              <w:del w:id="59" w:author="George Urumov" w:date="2025-10-18T15:20:00Z" w16du:dateUtc="2025-10-18T14:20:00Z"/>
              <w:highlight w:val="yellow"/>
              <w:shd w:val="clear" w:color="auto" w:fill="FFFFFF"/>
            </w:rPr>
          </w:rPrChange>
        </w:rPr>
        <w:pPrChange w:id="60" w:author="George Urumov" w:date="2025-10-18T15:25:00Z" w16du:dateUtc="2025-10-18T14:25:00Z">
          <w:pPr/>
        </w:pPrChange>
      </w:pPr>
    </w:p>
    <w:p w14:paraId="1CCF8612" w14:textId="1124B239" w:rsidR="008D1943" w:rsidRPr="004A02B1" w:rsidDel="004A02B1" w:rsidRDefault="008D1943">
      <w:pPr>
        <w:spacing w:line="360" w:lineRule="auto"/>
        <w:jc w:val="both"/>
        <w:rPr>
          <w:del w:id="61" w:author="George Urumov" w:date="2025-10-18T15:20:00Z" w16du:dateUtc="2025-10-18T14:20:00Z"/>
          <w:rFonts w:ascii="Arial" w:hAnsi="Arial" w:cs="Arial"/>
          <w:highlight w:val="green"/>
          <w:shd w:val="clear" w:color="auto" w:fill="FFFFFF"/>
          <w:rPrChange w:id="62" w:author="George Urumov" w:date="2025-10-18T15:25:00Z" w16du:dateUtc="2025-10-18T14:25:00Z">
            <w:rPr>
              <w:del w:id="63" w:author="George Urumov" w:date="2025-10-18T15:20:00Z" w16du:dateUtc="2025-10-18T14:20:00Z"/>
              <w:highlight w:val="yellow"/>
              <w:shd w:val="clear" w:color="auto" w:fill="FFFFFF"/>
            </w:rPr>
          </w:rPrChange>
        </w:rPr>
        <w:pPrChange w:id="64" w:author="George Urumov" w:date="2025-10-18T15:25:00Z" w16du:dateUtc="2025-10-18T14:25:00Z">
          <w:pPr/>
        </w:pPrChange>
      </w:pPr>
      <w:del w:id="65" w:author="George Urumov" w:date="2025-10-18T15:20:00Z" w16du:dateUtc="2025-10-18T14:20:00Z">
        <w:r w:rsidRPr="004A02B1" w:rsidDel="004A02B1">
          <w:rPr>
            <w:rFonts w:ascii="Arial" w:hAnsi="Arial" w:cs="Arial"/>
            <w:highlight w:val="green"/>
            <w:shd w:val="clear" w:color="auto" w:fill="FFFFFF"/>
            <w:rPrChange w:id="66" w:author="George Urumov" w:date="2025-10-18T15:25:00Z" w16du:dateUtc="2025-10-18T14:25:00Z">
              <w:rPr>
                <w:highlight w:val="yellow"/>
                <w:shd w:val="clear" w:color="auto" w:fill="FFFFFF"/>
              </w:rPr>
            </w:rPrChange>
          </w:rPr>
          <w:delText>Yes, the description provides a good overview of the steps you took, but it could be made much stronger and clearer for a formal report or thesis. The level of detail is good in some places but lacks clarity and justification in others, particularly concerning the GAN architecture.</w:delText>
        </w:r>
      </w:del>
    </w:p>
    <w:p w14:paraId="605713DD" w14:textId="4FBB85B1" w:rsidR="008D1943" w:rsidRPr="004A02B1" w:rsidDel="004A02B1" w:rsidRDefault="00316A93">
      <w:pPr>
        <w:spacing w:line="360" w:lineRule="auto"/>
        <w:jc w:val="both"/>
        <w:rPr>
          <w:del w:id="67" w:author="George Urumov" w:date="2025-10-18T15:23:00Z" w16du:dateUtc="2025-10-18T14:23:00Z"/>
          <w:rFonts w:ascii="Arial" w:hAnsi="Arial" w:cs="Arial"/>
          <w:highlight w:val="green"/>
          <w:shd w:val="clear" w:color="auto" w:fill="FFFFFF"/>
          <w:rPrChange w:id="68" w:author="George Urumov" w:date="2025-10-18T15:25:00Z" w16du:dateUtc="2025-10-18T14:25:00Z">
            <w:rPr>
              <w:del w:id="69" w:author="George Urumov" w:date="2025-10-18T15:23:00Z" w16du:dateUtc="2025-10-18T14:23:00Z"/>
              <w:highlight w:val="yellow"/>
              <w:shd w:val="clear" w:color="auto" w:fill="FFFFFF"/>
            </w:rPr>
          </w:rPrChange>
        </w:rPr>
        <w:pPrChange w:id="70" w:author="George Urumov" w:date="2025-10-18T15:25:00Z" w16du:dateUtc="2025-10-18T14:25:00Z">
          <w:pPr/>
        </w:pPrChange>
      </w:pPr>
      <w:ins w:id="71" w:author="George Urumov" w:date="2025-09-08T14:24:00Z" w16du:dateUtc="2025-09-08T13:24:00Z">
        <w:del w:id="72" w:author="George Urumov" w:date="2025-10-18T15:23:00Z" w16du:dateUtc="2025-10-18T14:23:00Z">
          <w:r w:rsidRPr="00316A93">
            <w:rPr>
              <w:rFonts w:ascii="Arial" w:hAnsi="Arial" w:cs="Arial"/>
              <w:noProof/>
              <w14:ligatures w14:val="standardContextual"/>
            </w:rPr>
            <w:pict w14:anchorId="06C9C094">
              <v:rect id="_x0000_i1027" alt="" style="width:451.3pt;height:.05pt;mso-width-percent:0;mso-height-percent:0;mso-width-percent:0;mso-height-percent:0" o:hralign="center" o:hrstd="t" o:hrnoshade="t" o:hr="t" fillcolor="#1b1c1d" stroked="f"/>
            </w:pict>
          </w:r>
        </w:del>
      </w:ins>
    </w:p>
    <w:p w14:paraId="07A1EF63" w14:textId="1720A2D9" w:rsidR="008D1943" w:rsidRPr="004A02B1" w:rsidDel="004A02B1" w:rsidRDefault="008D1943">
      <w:pPr>
        <w:spacing w:line="360" w:lineRule="auto"/>
        <w:jc w:val="both"/>
        <w:rPr>
          <w:del w:id="73" w:author="George Urumov" w:date="2025-10-18T15:23:00Z" w16du:dateUtc="2025-10-18T14:23:00Z"/>
          <w:rFonts w:ascii="Arial" w:hAnsi="Arial" w:cs="Arial"/>
          <w:highlight w:val="green"/>
          <w:shd w:val="clear" w:color="auto" w:fill="FFFFFF"/>
          <w:rPrChange w:id="74" w:author="George Urumov" w:date="2025-10-18T15:25:00Z" w16du:dateUtc="2025-10-18T14:25:00Z">
            <w:rPr>
              <w:del w:id="75" w:author="George Urumov" w:date="2025-10-18T15:23:00Z" w16du:dateUtc="2025-10-18T14:23:00Z"/>
              <w:b/>
              <w:bCs/>
              <w:highlight w:val="yellow"/>
              <w:shd w:val="clear" w:color="auto" w:fill="FFFFFF"/>
            </w:rPr>
          </w:rPrChange>
        </w:rPr>
        <w:pPrChange w:id="76" w:author="George Urumov" w:date="2025-10-18T15:25:00Z" w16du:dateUtc="2025-10-18T14:25:00Z">
          <w:pPr/>
        </w:pPrChange>
      </w:pPr>
      <w:del w:id="77" w:author="George Urumov" w:date="2025-10-18T15:23:00Z" w16du:dateUtc="2025-10-18T14:23:00Z">
        <w:r w:rsidRPr="004A02B1" w:rsidDel="004A02B1">
          <w:rPr>
            <w:rFonts w:ascii="Arial" w:hAnsi="Arial" w:cs="Arial"/>
            <w:highlight w:val="green"/>
            <w:shd w:val="clear" w:color="auto" w:fill="FFFFFF"/>
            <w:rPrChange w:id="78" w:author="George Urumov" w:date="2025-10-18T15:25:00Z" w16du:dateUtc="2025-10-18T14:25:00Z">
              <w:rPr>
                <w:b/>
                <w:bCs/>
                <w:highlight w:val="yellow"/>
                <w:shd w:val="clear" w:color="auto" w:fill="FFFFFF"/>
              </w:rPr>
            </w:rPrChange>
          </w:rPr>
          <w:delText>Overall Assessment and Recommendations</w:delText>
        </w:r>
      </w:del>
    </w:p>
    <w:p w14:paraId="6A69643B" w14:textId="506B02B9" w:rsidR="008D1943" w:rsidRPr="004A02B1" w:rsidDel="004A02B1" w:rsidRDefault="008D1943">
      <w:pPr>
        <w:spacing w:line="360" w:lineRule="auto"/>
        <w:jc w:val="both"/>
        <w:rPr>
          <w:del w:id="79" w:author="George Urumov" w:date="2025-10-18T15:23:00Z" w16du:dateUtc="2025-10-18T14:23:00Z"/>
          <w:rFonts w:ascii="Arial" w:hAnsi="Arial" w:cs="Arial"/>
          <w:highlight w:val="green"/>
          <w:shd w:val="clear" w:color="auto" w:fill="FFFFFF"/>
          <w:rPrChange w:id="80" w:author="George Urumov" w:date="2025-10-18T15:25:00Z" w16du:dateUtc="2025-10-18T14:25:00Z">
            <w:rPr>
              <w:del w:id="81" w:author="George Urumov" w:date="2025-10-18T15:23:00Z" w16du:dateUtc="2025-10-18T14:23:00Z"/>
              <w:highlight w:val="yellow"/>
              <w:shd w:val="clear" w:color="auto" w:fill="FFFFFF"/>
            </w:rPr>
          </w:rPrChange>
        </w:rPr>
        <w:pPrChange w:id="82" w:author="George Urumov" w:date="2025-10-18T15:25:00Z" w16du:dateUtc="2025-10-18T14:25:00Z">
          <w:pPr/>
        </w:pPrChange>
      </w:pPr>
      <w:del w:id="83" w:author="George Urumov" w:date="2025-10-18T15:23:00Z" w16du:dateUtc="2025-10-18T14:23:00Z">
        <w:r w:rsidRPr="004A02B1" w:rsidDel="004A02B1">
          <w:rPr>
            <w:rFonts w:ascii="Arial" w:hAnsi="Arial" w:cs="Arial"/>
            <w:highlight w:val="green"/>
            <w:shd w:val="clear" w:color="auto" w:fill="FFFFFF"/>
            <w:rPrChange w:id="84" w:author="George Urumov" w:date="2025-10-18T15:25:00Z" w16du:dateUtc="2025-10-18T14:25:00Z">
              <w:rPr>
                <w:highlight w:val="yellow"/>
                <w:shd w:val="clear" w:color="auto" w:fill="FFFFFF"/>
              </w:rPr>
            </w:rPrChange>
          </w:rPr>
          <w:delText>Your text covers the "what" of your methodology, but it often misses the "why." It also contains some technical descriptions that are ambiguous or contradictory, which could confuse a reader.</w:delText>
        </w:r>
      </w:del>
    </w:p>
    <w:p w14:paraId="68371F45" w14:textId="210E37AE" w:rsidR="008D1943" w:rsidRPr="004A02B1" w:rsidDel="004A02B1" w:rsidRDefault="008D1943">
      <w:pPr>
        <w:spacing w:line="360" w:lineRule="auto"/>
        <w:jc w:val="both"/>
        <w:rPr>
          <w:del w:id="85" w:author="George Urumov" w:date="2025-10-18T15:23:00Z" w16du:dateUtc="2025-10-18T14:23:00Z"/>
          <w:rFonts w:ascii="Arial" w:hAnsi="Arial" w:cs="Arial"/>
          <w:highlight w:val="green"/>
          <w:shd w:val="clear" w:color="auto" w:fill="FFFFFF"/>
          <w:rPrChange w:id="86" w:author="George Urumov" w:date="2025-10-18T15:25:00Z" w16du:dateUtc="2025-10-18T14:25:00Z">
            <w:rPr>
              <w:del w:id="87" w:author="George Urumov" w:date="2025-10-18T15:23:00Z" w16du:dateUtc="2025-10-18T14:23:00Z"/>
              <w:highlight w:val="yellow"/>
              <w:shd w:val="clear" w:color="auto" w:fill="FFFFFF"/>
            </w:rPr>
          </w:rPrChange>
        </w:rPr>
        <w:pPrChange w:id="88" w:author="George Urumov" w:date="2025-10-18T15:25:00Z" w16du:dateUtc="2025-10-18T14:25:00Z">
          <w:pPr/>
        </w:pPrChange>
      </w:pPr>
      <w:del w:id="89" w:author="George Urumov" w:date="2025-10-18T15:23:00Z" w16du:dateUtc="2025-10-18T14:23:00Z">
        <w:r w:rsidRPr="004A02B1" w:rsidDel="004A02B1">
          <w:rPr>
            <w:rFonts w:ascii="Arial" w:hAnsi="Arial" w:cs="Arial"/>
            <w:highlight w:val="green"/>
            <w:shd w:val="clear" w:color="auto" w:fill="FFFFFF"/>
            <w:rPrChange w:id="90" w:author="George Urumov" w:date="2025-10-18T15:25:00Z" w16du:dateUtc="2025-10-18T14:25:00Z">
              <w:rPr>
                <w:highlight w:val="yellow"/>
                <w:shd w:val="clear" w:color="auto" w:fill="FFFFFF"/>
              </w:rPr>
            </w:rPrChange>
          </w:rPr>
          <w:delText>Here are the key areas for improvement:</w:delText>
        </w:r>
      </w:del>
    </w:p>
    <w:p w14:paraId="25B7933A" w14:textId="6A82D4A6" w:rsidR="008D1943" w:rsidRPr="004A02B1" w:rsidDel="004A02B1" w:rsidRDefault="008D1943">
      <w:pPr>
        <w:numPr>
          <w:ilvl w:val="0"/>
          <w:numId w:val="47"/>
        </w:numPr>
        <w:spacing w:line="360" w:lineRule="auto"/>
        <w:jc w:val="both"/>
        <w:rPr>
          <w:del w:id="91" w:author="George Urumov" w:date="2025-10-18T15:23:00Z" w16du:dateUtc="2025-10-18T14:23:00Z"/>
          <w:rFonts w:ascii="Arial" w:hAnsi="Arial" w:cs="Arial"/>
          <w:highlight w:val="green"/>
          <w:shd w:val="clear" w:color="auto" w:fill="FFFFFF"/>
          <w:rPrChange w:id="92" w:author="George Urumov" w:date="2025-10-18T15:25:00Z" w16du:dateUtc="2025-10-18T14:25:00Z">
            <w:rPr>
              <w:del w:id="93" w:author="George Urumov" w:date="2025-10-18T15:23:00Z" w16du:dateUtc="2025-10-18T14:23:00Z"/>
              <w:highlight w:val="yellow"/>
              <w:shd w:val="clear" w:color="auto" w:fill="FFFFFF"/>
            </w:rPr>
          </w:rPrChange>
        </w:rPr>
        <w:pPrChange w:id="94" w:author="George Urumov" w:date="2025-10-18T15:25:00Z" w16du:dateUtc="2025-10-18T14:25:00Z">
          <w:pPr>
            <w:numPr>
              <w:numId w:val="47"/>
            </w:numPr>
            <w:tabs>
              <w:tab w:val="num" w:pos="720"/>
            </w:tabs>
            <w:ind w:left="720" w:hanging="360"/>
          </w:pPr>
        </w:pPrChange>
      </w:pPr>
      <w:del w:id="95" w:author="George Urumov" w:date="2025-10-18T15:23:00Z" w16du:dateUtc="2025-10-18T14:23:00Z">
        <w:r w:rsidRPr="004A02B1" w:rsidDel="004A02B1">
          <w:rPr>
            <w:rFonts w:ascii="Arial" w:hAnsi="Arial" w:cs="Arial"/>
            <w:highlight w:val="green"/>
            <w:shd w:val="clear" w:color="auto" w:fill="FFFFFF"/>
            <w:rPrChange w:id="96" w:author="George Urumov" w:date="2025-10-18T15:25:00Z" w16du:dateUtc="2025-10-18T14:25:00Z">
              <w:rPr>
                <w:b/>
                <w:bCs/>
                <w:highlight w:val="yellow"/>
                <w:shd w:val="clear" w:color="auto" w:fill="FFFFFF"/>
              </w:rPr>
            </w:rPrChange>
          </w:rPr>
          <w:delText>Structure and Flow:</w:delText>
        </w:r>
        <w:r w:rsidRPr="004A02B1" w:rsidDel="004A02B1">
          <w:rPr>
            <w:rFonts w:ascii="Arial" w:hAnsi="Arial" w:cs="Arial"/>
            <w:highlight w:val="green"/>
            <w:shd w:val="clear" w:color="auto" w:fill="FFFFFF"/>
            <w:rPrChange w:id="97" w:author="George Urumov" w:date="2025-10-18T15:25:00Z" w16du:dateUtc="2025-10-18T14:25:00Z">
              <w:rPr>
                <w:highlight w:val="yellow"/>
                <w:shd w:val="clear" w:color="auto" w:fill="FFFFFF"/>
              </w:rPr>
            </w:rPrChange>
          </w:rPr>
          <w:delText xml:space="preserve"> The description jumps between different models. It would be clearer if you structure it as a step-by-step workflow, explaining each component's role before moving to the next.</w:delText>
        </w:r>
      </w:del>
    </w:p>
    <w:p w14:paraId="0E97E6E6" w14:textId="5A42F507" w:rsidR="008D1943" w:rsidRPr="004A02B1" w:rsidDel="004A02B1" w:rsidRDefault="008D1943">
      <w:pPr>
        <w:numPr>
          <w:ilvl w:val="0"/>
          <w:numId w:val="47"/>
        </w:numPr>
        <w:spacing w:line="360" w:lineRule="auto"/>
        <w:jc w:val="both"/>
        <w:rPr>
          <w:del w:id="98" w:author="George Urumov" w:date="2025-10-18T15:23:00Z" w16du:dateUtc="2025-10-18T14:23:00Z"/>
          <w:rFonts w:ascii="Arial" w:hAnsi="Arial" w:cs="Arial"/>
          <w:highlight w:val="green"/>
          <w:shd w:val="clear" w:color="auto" w:fill="FFFFFF"/>
          <w:rPrChange w:id="99" w:author="George Urumov" w:date="2025-10-18T15:25:00Z" w16du:dateUtc="2025-10-18T14:25:00Z">
            <w:rPr>
              <w:del w:id="100" w:author="George Urumov" w:date="2025-10-18T15:23:00Z" w16du:dateUtc="2025-10-18T14:23:00Z"/>
              <w:highlight w:val="yellow"/>
              <w:shd w:val="clear" w:color="auto" w:fill="FFFFFF"/>
            </w:rPr>
          </w:rPrChange>
        </w:rPr>
        <w:pPrChange w:id="101" w:author="George Urumov" w:date="2025-10-18T15:25:00Z" w16du:dateUtc="2025-10-18T14:25:00Z">
          <w:pPr>
            <w:numPr>
              <w:numId w:val="47"/>
            </w:numPr>
            <w:tabs>
              <w:tab w:val="num" w:pos="720"/>
            </w:tabs>
            <w:ind w:left="720" w:hanging="360"/>
          </w:pPr>
        </w:pPrChange>
      </w:pPr>
      <w:del w:id="102" w:author="George Urumov" w:date="2025-10-18T15:23:00Z" w16du:dateUtc="2025-10-18T14:23:00Z">
        <w:r w:rsidRPr="004A02B1" w:rsidDel="004A02B1">
          <w:rPr>
            <w:rFonts w:ascii="Arial" w:hAnsi="Arial" w:cs="Arial"/>
            <w:highlight w:val="green"/>
            <w:shd w:val="clear" w:color="auto" w:fill="FFFFFF"/>
            <w:rPrChange w:id="103" w:author="George Urumov" w:date="2025-10-18T15:25:00Z" w16du:dateUtc="2025-10-18T14:25:00Z">
              <w:rPr>
                <w:b/>
                <w:bCs/>
                <w:highlight w:val="yellow"/>
                <w:shd w:val="clear" w:color="auto" w:fill="FFFFFF"/>
              </w:rPr>
            </w:rPrChange>
          </w:rPr>
          <w:delText>Justification:</w:delText>
        </w:r>
        <w:r w:rsidRPr="004A02B1" w:rsidDel="004A02B1">
          <w:rPr>
            <w:rFonts w:ascii="Arial" w:hAnsi="Arial" w:cs="Arial"/>
            <w:highlight w:val="green"/>
            <w:shd w:val="clear" w:color="auto" w:fill="FFFFFF"/>
            <w:rPrChange w:id="104" w:author="George Urumov" w:date="2025-10-18T15:25:00Z" w16du:dateUtc="2025-10-18T14:25:00Z">
              <w:rPr>
                <w:highlight w:val="yellow"/>
                <w:shd w:val="clear" w:color="auto" w:fill="FFFFFF"/>
              </w:rPr>
            </w:rPrChange>
          </w:rPr>
          <w:delText xml:space="preserve"> You should explain </w:delText>
        </w:r>
        <w:r w:rsidRPr="004A02B1" w:rsidDel="004A02B1">
          <w:rPr>
            <w:rFonts w:ascii="Arial" w:hAnsi="Arial" w:cs="Arial"/>
            <w:highlight w:val="green"/>
            <w:shd w:val="clear" w:color="auto" w:fill="FFFFFF"/>
            <w:rPrChange w:id="105" w:author="George Urumov" w:date="2025-10-18T15:25:00Z" w16du:dateUtc="2025-10-18T14:25:00Z">
              <w:rPr>
                <w:i/>
                <w:iCs/>
                <w:highlight w:val="yellow"/>
                <w:shd w:val="clear" w:color="auto" w:fill="FFFFFF"/>
              </w:rPr>
            </w:rPrChange>
          </w:rPr>
          <w:delText>why</w:delText>
        </w:r>
        <w:r w:rsidRPr="004A02B1" w:rsidDel="004A02B1">
          <w:rPr>
            <w:rFonts w:ascii="Arial" w:hAnsi="Arial" w:cs="Arial"/>
            <w:highlight w:val="green"/>
            <w:shd w:val="clear" w:color="auto" w:fill="FFFFFF"/>
            <w:rPrChange w:id="106" w:author="George Urumov" w:date="2025-10-18T15:25:00Z" w16du:dateUtc="2025-10-18T14:25:00Z">
              <w:rPr>
                <w:highlight w:val="yellow"/>
                <w:shd w:val="clear" w:color="auto" w:fill="FFFFFF"/>
              </w:rPr>
            </w:rPrChange>
          </w:rPr>
          <w:delText xml:space="preserve"> you made certain choices. Why use the GAN's output as a feature? Why this specific combination of CNN and LSTM? Justifying your design choices is critical.</w:delText>
        </w:r>
      </w:del>
    </w:p>
    <w:p w14:paraId="7481BC53" w14:textId="28E77BD1" w:rsidR="008D1943" w:rsidRPr="004A02B1" w:rsidDel="004A02B1" w:rsidRDefault="008D1943">
      <w:pPr>
        <w:numPr>
          <w:ilvl w:val="0"/>
          <w:numId w:val="47"/>
        </w:numPr>
        <w:spacing w:line="360" w:lineRule="auto"/>
        <w:jc w:val="both"/>
        <w:rPr>
          <w:del w:id="107" w:author="George Urumov" w:date="2025-10-18T15:23:00Z" w16du:dateUtc="2025-10-18T14:23:00Z"/>
          <w:rFonts w:ascii="Arial" w:hAnsi="Arial" w:cs="Arial"/>
          <w:highlight w:val="green"/>
          <w:shd w:val="clear" w:color="auto" w:fill="FFFFFF"/>
          <w:rPrChange w:id="108" w:author="George Urumov" w:date="2025-10-18T15:25:00Z" w16du:dateUtc="2025-10-18T14:25:00Z">
            <w:rPr>
              <w:del w:id="109" w:author="George Urumov" w:date="2025-10-18T15:23:00Z" w16du:dateUtc="2025-10-18T14:23:00Z"/>
              <w:highlight w:val="yellow"/>
              <w:shd w:val="clear" w:color="auto" w:fill="FFFFFF"/>
            </w:rPr>
          </w:rPrChange>
        </w:rPr>
        <w:pPrChange w:id="110" w:author="George Urumov" w:date="2025-10-18T15:25:00Z" w16du:dateUtc="2025-10-18T14:25:00Z">
          <w:pPr>
            <w:numPr>
              <w:numId w:val="47"/>
            </w:numPr>
            <w:tabs>
              <w:tab w:val="num" w:pos="720"/>
            </w:tabs>
            <w:ind w:left="720" w:hanging="360"/>
          </w:pPr>
        </w:pPrChange>
      </w:pPr>
      <w:del w:id="111" w:author="George Urumov" w:date="2025-10-18T15:23:00Z" w16du:dateUtc="2025-10-18T14:23:00Z">
        <w:r w:rsidRPr="004A02B1" w:rsidDel="004A02B1">
          <w:rPr>
            <w:rFonts w:ascii="Arial" w:hAnsi="Arial" w:cs="Arial"/>
            <w:highlight w:val="green"/>
            <w:shd w:val="clear" w:color="auto" w:fill="FFFFFF"/>
            <w:rPrChange w:id="112" w:author="George Urumov" w:date="2025-10-18T15:25:00Z" w16du:dateUtc="2025-10-18T14:25:00Z">
              <w:rPr>
                <w:b/>
                <w:bCs/>
                <w:highlight w:val="yellow"/>
                <w:shd w:val="clear" w:color="auto" w:fill="FFFFFF"/>
              </w:rPr>
            </w:rPrChange>
          </w:rPr>
          <w:delText>Technical Clarity (Crucial Point):</w:delText>
        </w:r>
        <w:r w:rsidRPr="004A02B1" w:rsidDel="004A02B1">
          <w:rPr>
            <w:rFonts w:ascii="Arial" w:hAnsi="Arial" w:cs="Arial"/>
            <w:highlight w:val="green"/>
            <w:shd w:val="clear" w:color="auto" w:fill="FFFFFF"/>
            <w:rPrChange w:id="113" w:author="George Urumov" w:date="2025-10-18T15:25:00Z" w16du:dateUtc="2025-10-18T14:25:00Z">
              <w:rPr>
                <w:highlight w:val="yellow"/>
                <w:shd w:val="clear" w:color="auto" w:fill="FFFFFF"/>
              </w:rPr>
            </w:rPrChange>
          </w:rPr>
          <w:delText xml:space="preserve"> The description of the deep neural network (starting with input_1 and reshaping to (None, 32, 32, 1)) is for an </w:delText>
        </w:r>
        <w:r w:rsidRPr="004A02B1" w:rsidDel="004A02B1">
          <w:rPr>
            <w:rFonts w:ascii="Arial" w:hAnsi="Arial" w:cs="Arial"/>
            <w:highlight w:val="green"/>
            <w:shd w:val="clear" w:color="auto" w:fill="FFFFFF"/>
            <w:rPrChange w:id="114" w:author="George Urumov" w:date="2025-10-18T15:25:00Z" w16du:dateUtc="2025-10-18T14:25:00Z">
              <w:rPr>
                <w:b/>
                <w:bCs/>
                <w:highlight w:val="yellow"/>
                <w:shd w:val="clear" w:color="auto" w:fill="FFFFFF"/>
              </w:rPr>
            </w:rPrChange>
          </w:rPr>
          <w:delText>image-based model</w:delText>
        </w:r>
        <w:r w:rsidRPr="004A02B1" w:rsidDel="004A02B1">
          <w:rPr>
            <w:rFonts w:ascii="Arial" w:hAnsi="Arial" w:cs="Arial"/>
            <w:highlight w:val="green"/>
            <w:shd w:val="clear" w:color="auto" w:fill="FFFFFF"/>
            <w:rPrChange w:id="115" w:author="George Urumov" w:date="2025-10-18T15:25:00Z" w16du:dateUtc="2025-10-18T14:25:00Z">
              <w:rPr>
                <w:highlight w:val="yellow"/>
                <w:shd w:val="clear" w:color="auto" w:fill="FFFFFF"/>
              </w:rPr>
            </w:rPrChange>
          </w:rPr>
          <w:delText>, not a time series model. Reshaping a 1D time series into a 2D image format is highly unconventional and would require a very strong justification. It's possible this text was mistakenly copied from a different project. The generator and discriminator for your time series task should be described using 1D layers (like LSTM, Conv1D, or Dense).</w:delText>
        </w:r>
      </w:del>
    </w:p>
    <w:p w14:paraId="3022B3E4" w14:textId="64A2BDD5" w:rsidR="008D1943" w:rsidRPr="004A02B1" w:rsidDel="004A02B1" w:rsidRDefault="008D1943">
      <w:pPr>
        <w:numPr>
          <w:ilvl w:val="0"/>
          <w:numId w:val="47"/>
        </w:numPr>
        <w:spacing w:line="360" w:lineRule="auto"/>
        <w:jc w:val="both"/>
        <w:rPr>
          <w:del w:id="116" w:author="George Urumov" w:date="2025-10-18T15:23:00Z" w16du:dateUtc="2025-10-18T14:23:00Z"/>
          <w:rFonts w:ascii="Arial" w:hAnsi="Arial" w:cs="Arial"/>
          <w:highlight w:val="green"/>
          <w:shd w:val="clear" w:color="auto" w:fill="FFFFFF"/>
          <w:rPrChange w:id="117" w:author="George Urumov" w:date="2025-10-18T15:25:00Z" w16du:dateUtc="2025-10-18T14:25:00Z">
            <w:rPr>
              <w:del w:id="118" w:author="George Urumov" w:date="2025-10-18T15:23:00Z" w16du:dateUtc="2025-10-18T14:23:00Z"/>
              <w:highlight w:val="yellow"/>
              <w:shd w:val="clear" w:color="auto" w:fill="FFFFFF"/>
            </w:rPr>
          </w:rPrChange>
        </w:rPr>
        <w:pPrChange w:id="119" w:author="George Urumov" w:date="2025-10-18T15:25:00Z" w16du:dateUtc="2025-10-18T14:25:00Z">
          <w:pPr>
            <w:numPr>
              <w:numId w:val="47"/>
            </w:numPr>
            <w:tabs>
              <w:tab w:val="num" w:pos="720"/>
            </w:tabs>
            <w:ind w:left="720" w:hanging="360"/>
          </w:pPr>
        </w:pPrChange>
      </w:pPr>
      <w:del w:id="120" w:author="George Urumov" w:date="2025-10-18T15:23:00Z" w16du:dateUtc="2025-10-18T14:23:00Z">
        <w:r w:rsidRPr="004A02B1" w:rsidDel="004A02B1">
          <w:rPr>
            <w:rFonts w:ascii="Arial" w:hAnsi="Arial" w:cs="Arial"/>
            <w:highlight w:val="green"/>
            <w:shd w:val="clear" w:color="auto" w:fill="FFFFFF"/>
            <w:rPrChange w:id="121" w:author="George Urumov" w:date="2025-10-18T15:25:00Z" w16du:dateUtc="2025-10-18T14:25:00Z">
              <w:rPr>
                <w:b/>
                <w:bCs/>
                <w:highlight w:val="yellow"/>
                <w:shd w:val="clear" w:color="auto" w:fill="FFFFFF"/>
              </w:rPr>
            </w:rPrChange>
          </w:rPr>
          <w:delText>Precision:</w:delText>
        </w:r>
        <w:r w:rsidRPr="004A02B1" w:rsidDel="004A02B1">
          <w:rPr>
            <w:rFonts w:ascii="Arial" w:hAnsi="Arial" w:cs="Arial"/>
            <w:highlight w:val="green"/>
            <w:shd w:val="clear" w:color="auto" w:fill="FFFFFF"/>
            <w:rPrChange w:id="122" w:author="George Urumov" w:date="2025-10-18T15:25:00Z" w16du:dateUtc="2025-10-18T14:25:00Z">
              <w:rPr>
                <w:highlight w:val="yellow"/>
                <w:shd w:val="clear" w:color="auto" w:fill="FFFFFF"/>
              </w:rPr>
            </w:rPrChange>
          </w:rPr>
          <w:delText xml:space="preserve"> Some phrases are ambiguous. For example, a "CNN conv1 layer as our discriminator" is unclear, as a discriminator is a complete model, not just a single layer.</w:delText>
        </w:r>
      </w:del>
    </w:p>
    <w:p w14:paraId="3E5BEF58" w14:textId="7C0F2ACF" w:rsidR="008D1943" w:rsidRPr="004A02B1" w:rsidDel="004A02B1" w:rsidRDefault="00316A93">
      <w:pPr>
        <w:spacing w:line="360" w:lineRule="auto"/>
        <w:jc w:val="both"/>
        <w:rPr>
          <w:del w:id="123" w:author="George Urumov" w:date="2025-10-18T15:23:00Z" w16du:dateUtc="2025-10-18T14:23:00Z"/>
          <w:rFonts w:ascii="Arial" w:hAnsi="Arial" w:cs="Arial"/>
          <w:highlight w:val="green"/>
          <w:shd w:val="clear" w:color="auto" w:fill="FFFFFF"/>
          <w:rPrChange w:id="124" w:author="George Urumov" w:date="2025-10-18T15:25:00Z" w16du:dateUtc="2025-10-18T14:25:00Z">
            <w:rPr>
              <w:del w:id="125" w:author="George Urumov" w:date="2025-10-18T15:23:00Z" w16du:dateUtc="2025-10-18T14:23:00Z"/>
              <w:highlight w:val="yellow"/>
              <w:shd w:val="clear" w:color="auto" w:fill="FFFFFF"/>
            </w:rPr>
          </w:rPrChange>
        </w:rPr>
        <w:pPrChange w:id="126" w:author="George Urumov" w:date="2025-10-18T15:25:00Z" w16du:dateUtc="2025-10-18T14:25:00Z">
          <w:pPr/>
        </w:pPrChange>
      </w:pPr>
      <w:ins w:id="127" w:author="George Urumov" w:date="2025-09-08T14:24:00Z" w16du:dateUtc="2025-09-08T13:24:00Z">
        <w:del w:id="128" w:author="George Urumov" w:date="2025-10-18T15:23:00Z" w16du:dateUtc="2025-10-18T14:23:00Z">
          <w:r w:rsidRPr="00316A93">
            <w:rPr>
              <w:rFonts w:ascii="Arial" w:hAnsi="Arial" w:cs="Arial"/>
              <w:noProof/>
              <w14:ligatures w14:val="standardContextual"/>
            </w:rPr>
            <w:pict w14:anchorId="15886BF2">
              <v:rect id="_x0000_i1026" alt="" style="width:451.3pt;height:.05pt;mso-width-percent:0;mso-height-percent:0;mso-width-percent:0;mso-height-percent:0" o:hralign="center" o:hrstd="t" o:hrnoshade="t" o:hr="t" fillcolor="#1b1c1d" stroked="f"/>
            </w:pict>
          </w:r>
        </w:del>
      </w:ins>
    </w:p>
    <w:p w14:paraId="67F9E1AD" w14:textId="7032A9A6" w:rsidR="008D1943" w:rsidRPr="004A02B1" w:rsidDel="004A02B1" w:rsidRDefault="008D1943">
      <w:pPr>
        <w:spacing w:line="360" w:lineRule="auto"/>
        <w:jc w:val="both"/>
        <w:rPr>
          <w:del w:id="129" w:author="George Urumov" w:date="2025-10-18T15:23:00Z" w16du:dateUtc="2025-10-18T14:23:00Z"/>
          <w:rFonts w:ascii="Arial" w:hAnsi="Arial" w:cs="Arial"/>
          <w:highlight w:val="green"/>
          <w:shd w:val="clear" w:color="auto" w:fill="FFFFFF"/>
          <w:rPrChange w:id="130" w:author="George Urumov" w:date="2025-10-18T15:25:00Z" w16du:dateUtc="2025-10-18T14:25:00Z">
            <w:rPr>
              <w:del w:id="131" w:author="George Urumov" w:date="2025-10-18T15:23:00Z" w16du:dateUtc="2025-10-18T14:23:00Z"/>
              <w:b/>
              <w:bCs/>
              <w:highlight w:val="yellow"/>
              <w:shd w:val="clear" w:color="auto" w:fill="FFFFFF"/>
            </w:rPr>
          </w:rPrChange>
        </w:rPr>
        <w:pPrChange w:id="132" w:author="George Urumov" w:date="2025-10-18T15:25:00Z" w16du:dateUtc="2025-10-18T14:25:00Z">
          <w:pPr/>
        </w:pPrChange>
      </w:pPr>
      <w:del w:id="133" w:author="George Urumov" w:date="2025-10-18T15:23:00Z" w16du:dateUtc="2025-10-18T14:23:00Z">
        <w:r w:rsidRPr="004A02B1" w:rsidDel="004A02B1">
          <w:rPr>
            <w:rFonts w:ascii="Arial" w:hAnsi="Arial" w:cs="Arial"/>
            <w:highlight w:val="green"/>
            <w:shd w:val="clear" w:color="auto" w:fill="FFFFFF"/>
            <w:rPrChange w:id="134" w:author="George Urumov" w:date="2025-10-18T15:25:00Z" w16du:dateUtc="2025-10-18T14:25:00Z">
              <w:rPr>
                <w:b/>
                <w:bCs/>
                <w:highlight w:val="yellow"/>
                <w:shd w:val="clear" w:color="auto" w:fill="FFFFFF"/>
              </w:rPr>
            </w:rPrChange>
          </w:rPr>
          <w:delText>Revised and Clarified Example Description</w:delText>
        </w:r>
      </w:del>
    </w:p>
    <w:p w14:paraId="78539A76" w14:textId="2ABFF438" w:rsidR="008D1943" w:rsidRPr="004A02B1" w:rsidDel="004A02B1" w:rsidRDefault="008D1943">
      <w:pPr>
        <w:spacing w:line="360" w:lineRule="auto"/>
        <w:jc w:val="both"/>
        <w:rPr>
          <w:del w:id="135" w:author="George Urumov" w:date="2025-10-18T15:23:00Z" w16du:dateUtc="2025-10-18T14:23:00Z"/>
          <w:rFonts w:ascii="Arial" w:hAnsi="Arial" w:cs="Arial"/>
          <w:highlight w:val="green"/>
          <w:shd w:val="clear" w:color="auto" w:fill="FFFFFF"/>
          <w:rPrChange w:id="136" w:author="George Urumov" w:date="2025-10-18T15:25:00Z" w16du:dateUtc="2025-10-18T14:25:00Z">
            <w:rPr>
              <w:del w:id="137" w:author="George Urumov" w:date="2025-10-18T15:23:00Z" w16du:dateUtc="2025-10-18T14:23:00Z"/>
              <w:highlight w:val="yellow"/>
              <w:shd w:val="clear" w:color="auto" w:fill="FFFFFF"/>
            </w:rPr>
          </w:rPrChange>
        </w:rPr>
        <w:pPrChange w:id="138" w:author="George Urumov" w:date="2025-10-18T15:25:00Z" w16du:dateUtc="2025-10-18T14:25:00Z">
          <w:pPr/>
        </w:pPrChange>
      </w:pPr>
      <w:del w:id="139" w:author="George Urumov" w:date="2025-10-18T15:23:00Z" w16du:dateUtc="2025-10-18T14:23:00Z">
        <w:r w:rsidRPr="004A02B1" w:rsidDel="004A02B1">
          <w:rPr>
            <w:rFonts w:ascii="Arial" w:hAnsi="Arial" w:cs="Arial"/>
            <w:highlight w:val="green"/>
            <w:shd w:val="clear" w:color="auto" w:fill="FFFFFF"/>
            <w:rPrChange w:id="140" w:author="George Urumov" w:date="2025-10-18T15:25:00Z" w16du:dateUtc="2025-10-18T14:25:00Z">
              <w:rPr>
                <w:highlight w:val="yellow"/>
                <w:shd w:val="clear" w:color="auto" w:fill="FFFFFF"/>
              </w:rPr>
            </w:rPrChange>
          </w:rPr>
          <w:delText>Here is a rewritten version that incorporates the feedback above. It is structured more like a formal methodology section and makes some logical assumptions about your architecture to resolve the ambiguities. You can adapt this template to fit your exact model.</w:delText>
        </w:r>
      </w:del>
    </w:p>
    <w:p w14:paraId="3A59A14C" w14:textId="77777777" w:rsidR="008D1943" w:rsidRPr="004A02B1" w:rsidRDefault="008D1943">
      <w:pPr>
        <w:spacing w:line="360" w:lineRule="auto"/>
        <w:jc w:val="both"/>
        <w:rPr>
          <w:rFonts w:ascii="Arial" w:hAnsi="Arial" w:cs="Arial"/>
          <w:highlight w:val="green"/>
          <w:shd w:val="clear" w:color="auto" w:fill="FFFFFF"/>
          <w:rPrChange w:id="141" w:author="George Urumov" w:date="2025-10-18T15:25:00Z" w16du:dateUtc="2025-10-18T14:25:00Z">
            <w:rPr>
              <w:b/>
              <w:bCs/>
              <w:highlight w:val="yellow"/>
              <w:shd w:val="clear" w:color="auto" w:fill="FFFFFF"/>
            </w:rPr>
          </w:rPrChange>
        </w:rPr>
        <w:pPrChange w:id="142" w:author="George Urumov" w:date="2025-10-18T15:25:00Z" w16du:dateUtc="2025-10-18T14:25:00Z">
          <w:pPr/>
        </w:pPrChange>
      </w:pPr>
      <w:r w:rsidRPr="004A02B1">
        <w:rPr>
          <w:rFonts w:ascii="Arial" w:hAnsi="Arial" w:cs="Arial"/>
          <w:highlight w:val="green"/>
          <w:shd w:val="clear" w:color="auto" w:fill="FFFFFF"/>
          <w:rPrChange w:id="143" w:author="George Urumov" w:date="2025-10-18T15:25:00Z" w16du:dateUtc="2025-10-18T14:25:00Z">
            <w:rPr>
              <w:b/>
              <w:bCs/>
              <w:highlight w:val="yellow"/>
              <w:shd w:val="clear" w:color="auto" w:fill="FFFFFF"/>
            </w:rPr>
          </w:rPrChange>
        </w:rPr>
        <w:t>Methodology</w:t>
      </w:r>
    </w:p>
    <w:p w14:paraId="1B8DA0D3" w14:textId="77777777" w:rsidR="008D1943" w:rsidRPr="004A02B1" w:rsidRDefault="008D1943">
      <w:pPr>
        <w:spacing w:line="360" w:lineRule="auto"/>
        <w:jc w:val="both"/>
        <w:rPr>
          <w:rFonts w:ascii="Arial" w:hAnsi="Arial" w:cs="Arial"/>
          <w:highlight w:val="green"/>
          <w:shd w:val="clear" w:color="auto" w:fill="FFFFFF"/>
          <w:rPrChange w:id="144" w:author="George Urumov" w:date="2025-10-18T15:25:00Z" w16du:dateUtc="2025-10-18T14:25:00Z">
            <w:rPr>
              <w:highlight w:val="yellow"/>
              <w:shd w:val="clear" w:color="auto" w:fill="FFFFFF"/>
            </w:rPr>
          </w:rPrChange>
        </w:rPr>
        <w:pPrChange w:id="145" w:author="George Urumov" w:date="2025-10-18T15:25:00Z" w16du:dateUtc="2025-10-18T14:25:00Z">
          <w:pPr/>
        </w:pPrChange>
      </w:pPr>
      <w:r w:rsidRPr="004A02B1">
        <w:rPr>
          <w:rFonts w:ascii="Arial" w:hAnsi="Arial" w:cs="Arial"/>
          <w:highlight w:val="green"/>
          <w:shd w:val="clear" w:color="auto" w:fill="FFFFFF"/>
          <w:rPrChange w:id="146" w:author="George Urumov" w:date="2025-10-18T15:25:00Z" w16du:dateUtc="2025-10-18T14:25:00Z">
            <w:rPr>
              <w:highlight w:val="yellow"/>
              <w:shd w:val="clear" w:color="auto" w:fill="FFFFFF"/>
            </w:rPr>
          </w:rPrChange>
        </w:rPr>
        <w:t>This study proposes a hybrid forecasting framework that combines a classical time series model (ARIMA), a deep generative model (GAN), and traditional machine learning regressors (SVM, RF) to predict financial volatility. The workflow consists of three main stages.</w:t>
      </w:r>
    </w:p>
    <w:p w14:paraId="235F8BAE" w14:textId="77777777" w:rsidR="008D1943" w:rsidRPr="004A02B1" w:rsidRDefault="008D1943">
      <w:pPr>
        <w:spacing w:line="360" w:lineRule="auto"/>
        <w:jc w:val="both"/>
        <w:rPr>
          <w:rFonts w:ascii="Arial" w:hAnsi="Arial" w:cs="Arial"/>
          <w:highlight w:val="green"/>
          <w:shd w:val="clear" w:color="auto" w:fill="FFFFFF"/>
          <w:rPrChange w:id="147" w:author="George Urumov" w:date="2025-10-18T15:25:00Z" w16du:dateUtc="2025-10-18T14:25:00Z">
            <w:rPr>
              <w:b/>
              <w:bCs/>
              <w:highlight w:val="yellow"/>
              <w:shd w:val="clear" w:color="auto" w:fill="FFFFFF"/>
            </w:rPr>
          </w:rPrChange>
        </w:rPr>
        <w:pPrChange w:id="148" w:author="George Urumov" w:date="2025-10-18T15:25:00Z" w16du:dateUtc="2025-10-18T14:25:00Z">
          <w:pPr/>
        </w:pPrChange>
      </w:pPr>
      <w:r w:rsidRPr="004A02B1">
        <w:rPr>
          <w:rFonts w:ascii="Arial" w:hAnsi="Arial" w:cs="Arial"/>
          <w:highlight w:val="green"/>
          <w:shd w:val="clear" w:color="auto" w:fill="FFFFFF"/>
          <w:rPrChange w:id="149" w:author="George Urumov" w:date="2025-10-18T15:25:00Z" w16du:dateUtc="2025-10-18T14:25:00Z">
            <w:rPr>
              <w:b/>
              <w:bCs/>
              <w:highlight w:val="yellow"/>
              <w:shd w:val="clear" w:color="auto" w:fill="FFFFFF"/>
            </w:rPr>
          </w:rPrChange>
        </w:rPr>
        <w:t>Stage 1: Data Pre-processing and Trend Extraction with ARIMA</w:t>
      </w:r>
    </w:p>
    <w:p w14:paraId="237E6190" w14:textId="6E2F2C86" w:rsidR="008D1943" w:rsidRPr="004A02B1" w:rsidRDefault="008D1943">
      <w:pPr>
        <w:spacing w:line="360" w:lineRule="auto"/>
        <w:jc w:val="both"/>
        <w:rPr>
          <w:rFonts w:ascii="Arial" w:hAnsi="Arial" w:cs="Arial"/>
          <w:highlight w:val="green"/>
          <w:shd w:val="clear" w:color="auto" w:fill="FFFFFF"/>
          <w:rPrChange w:id="150" w:author="George Urumov" w:date="2025-10-18T15:25:00Z" w16du:dateUtc="2025-10-18T14:25:00Z">
            <w:rPr>
              <w:highlight w:val="yellow"/>
              <w:shd w:val="clear" w:color="auto" w:fill="FFFFFF"/>
            </w:rPr>
          </w:rPrChange>
        </w:rPr>
        <w:pPrChange w:id="151" w:author="George Urumov" w:date="2025-10-18T15:25:00Z" w16du:dateUtc="2025-10-18T14:25:00Z">
          <w:pPr/>
        </w:pPrChange>
      </w:pPr>
      <w:r w:rsidRPr="004A02B1">
        <w:rPr>
          <w:rFonts w:ascii="Arial" w:hAnsi="Arial" w:cs="Arial"/>
          <w:highlight w:val="green"/>
          <w:shd w:val="clear" w:color="auto" w:fill="FFFFFF"/>
          <w:rPrChange w:id="152" w:author="George Urumov" w:date="2025-10-18T15:25:00Z" w16du:dateUtc="2025-10-18T14:25:00Z">
            <w:rPr>
              <w:highlight w:val="yellow"/>
              <w:shd w:val="clear" w:color="auto" w:fill="FFFFFF"/>
            </w:rPr>
          </w:rPrChange>
        </w:rPr>
        <w:t xml:space="preserve">First, the historical time series data was scaled to the range [-1, 1]. An ARIMA model was then fitted to this scaled data. The primary purpose of the ARIMA model was to capture the long-term linear trends and autoregressive patterns (i.e., the "memory") in the series. The fitted values from the ARIMA model serve as a smoothed, detrended baseline, which is then used as the input for the subsequent generative model. This approach leverages ARIMA's strength in linear </w:t>
      </w:r>
      <w:del w:id="153" w:author="George Urumov" w:date="2025-10-18T15:25:00Z" w16du:dateUtc="2025-10-18T14:25:00Z">
        <w:r w:rsidRPr="004A02B1" w:rsidDel="004A02B1">
          <w:rPr>
            <w:rFonts w:ascii="Arial" w:hAnsi="Arial" w:cs="Arial"/>
            <w:highlight w:val="green"/>
            <w:shd w:val="clear" w:color="auto" w:fill="FFFFFF"/>
            <w:rPrChange w:id="154" w:author="George Urumov" w:date="2025-10-18T15:25:00Z" w16du:dateUtc="2025-10-18T14:25:00Z">
              <w:rPr>
                <w:highlight w:val="yellow"/>
                <w:shd w:val="clear" w:color="auto" w:fill="FFFFFF"/>
              </w:rPr>
            </w:rPrChange>
          </w:rPr>
          <w:delText>modeling</w:delText>
        </w:r>
      </w:del>
      <w:ins w:id="155" w:author="George Urumov" w:date="2025-10-18T15:25:00Z" w16du:dateUtc="2025-10-18T14:25:00Z">
        <w:r w:rsidR="004A02B1" w:rsidRPr="004A02B1">
          <w:rPr>
            <w:rFonts w:ascii="Arial" w:hAnsi="Arial" w:cs="Arial"/>
            <w:highlight w:val="green"/>
            <w:shd w:val="clear" w:color="auto" w:fill="FFFFFF"/>
          </w:rPr>
          <w:t>modelling</w:t>
        </w:r>
      </w:ins>
      <w:r w:rsidRPr="004A02B1">
        <w:rPr>
          <w:rFonts w:ascii="Arial" w:hAnsi="Arial" w:cs="Arial"/>
          <w:highlight w:val="green"/>
          <w:shd w:val="clear" w:color="auto" w:fill="FFFFFF"/>
          <w:rPrChange w:id="156" w:author="George Urumov" w:date="2025-10-18T15:25:00Z" w16du:dateUtc="2025-10-18T14:25:00Z">
            <w:rPr>
              <w:highlight w:val="yellow"/>
              <w:shd w:val="clear" w:color="auto" w:fill="FFFFFF"/>
            </w:rPr>
          </w:rPrChange>
        </w:rPr>
        <w:t xml:space="preserve"> to provide a more stable foundation for the GAN.</w:t>
      </w:r>
    </w:p>
    <w:p w14:paraId="42719280" w14:textId="77777777" w:rsidR="008D1943" w:rsidRPr="004A02B1" w:rsidRDefault="008D1943">
      <w:pPr>
        <w:spacing w:line="360" w:lineRule="auto"/>
        <w:jc w:val="both"/>
        <w:rPr>
          <w:rFonts w:ascii="Arial" w:hAnsi="Arial" w:cs="Arial"/>
          <w:highlight w:val="green"/>
          <w:shd w:val="clear" w:color="auto" w:fill="FFFFFF"/>
          <w:rPrChange w:id="157" w:author="George Urumov" w:date="2025-10-18T15:25:00Z" w16du:dateUtc="2025-10-18T14:25:00Z">
            <w:rPr>
              <w:b/>
              <w:bCs/>
              <w:highlight w:val="yellow"/>
              <w:shd w:val="clear" w:color="auto" w:fill="FFFFFF"/>
            </w:rPr>
          </w:rPrChange>
        </w:rPr>
        <w:pPrChange w:id="158" w:author="George Urumov" w:date="2025-10-18T15:25:00Z" w16du:dateUtc="2025-10-18T14:25:00Z">
          <w:pPr/>
        </w:pPrChange>
      </w:pPr>
      <w:r w:rsidRPr="004A02B1">
        <w:rPr>
          <w:rFonts w:ascii="Arial" w:hAnsi="Arial" w:cs="Arial"/>
          <w:highlight w:val="green"/>
          <w:shd w:val="clear" w:color="auto" w:fill="FFFFFF"/>
          <w:rPrChange w:id="159" w:author="George Urumov" w:date="2025-10-18T15:25:00Z" w16du:dateUtc="2025-10-18T14:25:00Z">
            <w:rPr>
              <w:b/>
              <w:bCs/>
              <w:highlight w:val="yellow"/>
              <w:shd w:val="clear" w:color="auto" w:fill="FFFFFF"/>
            </w:rPr>
          </w:rPrChange>
        </w:rPr>
        <w:t>Stage 2: Synthetic Feature Generation with a GAN</w:t>
      </w:r>
    </w:p>
    <w:p w14:paraId="1A0E1364" w14:textId="77777777" w:rsidR="008D1943" w:rsidRPr="004A02B1" w:rsidRDefault="008D1943">
      <w:pPr>
        <w:spacing w:line="360" w:lineRule="auto"/>
        <w:jc w:val="both"/>
        <w:rPr>
          <w:rFonts w:ascii="Arial" w:hAnsi="Arial" w:cs="Arial"/>
          <w:highlight w:val="green"/>
          <w:shd w:val="clear" w:color="auto" w:fill="FFFFFF"/>
          <w:rPrChange w:id="160" w:author="George Urumov" w:date="2025-10-18T15:25:00Z" w16du:dateUtc="2025-10-18T14:25:00Z">
            <w:rPr>
              <w:highlight w:val="yellow"/>
              <w:shd w:val="clear" w:color="auto" w:fill="FFFFFF"/>
            </w:rPr>
          </w:rPrChange>
        </w:rPr>
        <w:pPrChange w:id="161" w:author="George Urumov" w:date="2025-10-18T15:25:00Z" w16du:dateUtc="2025-10-18T14:25:00Z">
          <w:pPr/>
        </w:pPrChange>
      </w:pPr>
      <w:r w:rsidRPr="004A02B1">
        <w:rPr>
          <w:rFonts w:ascii="Arial" w:hAnsi="Arial" w:cs="Arial"/>
          <w:highlight w:val="green"/>
          <w:shd w:val="clear" w:color="auto" w:fill="FFFFFF"/>
          <w:rPrChange w:id="162" w:author="George Urumov" w:date="2025-10-18T15:25:00Z" w16du:dateUtc="2025-10-18T14:25:00Z">
            <w:rPr>
              <w:highlight w:val="yellow"/>
              <w:shd w:val="clear" w:color="auto" w:fill="FFFFFF"/>
            </w:rPr>
          </w:rPrChange>
        </w:rPr>
        <w:t xml:space="preserve">A Generative Adversarial Network (GAN) was developed to learn the complex, non-linear dynamics of the ARIMA-fitted time series and generate synthetic data with the same </w:t>
      </w:r>
      <w:r w:rsidRPr="004A02B1">
        <w:rPr>
          <w:rFonts w:ascii="Arial" w:hAnsi="Arial" w:cs="Arial"/>
          <w:highlight w:val="green"/>
          <w:shd w:val="clear" w:color="auto" w:fill="FFFFFF"/>
          <w:rPrChange w:id="163" w:author="George Urumov" w:date="2025-10-18T15:25:00Z" w16du:dateUtc="2025-10-18T14:25:00Z">
            <w:rPr>
              <w:highlight w:val="yellow"/>
              <w:shd w:val="clear" w:color="auto" w:fill="FFFFFF"/>
            </w:rPr>
          </w:rPrChange>
        </w:rPr>
        <w:lastRenderedPageBreak/>
        <w:t>statistical properties. The generated data is then used as an input feature for the final prediction models.</w:t>
      </w:r>
    </w:p>
    <w:p w14:paraId="290AA378" w14:textId="77777777" w:rsidR="008D1943" w:rsidRPr="004A02B1" w:rsidRDefault="008D1943">
      <w:pPr>
        <w:numPr>
          <w:ilvl w:val="0"/>
          <w:numId w:val="48"/>
        </w:numPr>
        <w:spacing w:line="360" w:lineRule="auto"/>
        <w:jc w:val="both"/>
        <w:rPr>
          <w:rFonts w:ascii="Arial" w:hAnsi="Arial" w:cs="Arial"/>
          <w:highlight w:val="green"/>
          <w:shd w:val="clear" w:color="auto" w:fill="FFFFFF"/>
          <w:rPrChange w:id="164" w:author="George Urumov" w:date="2025-10-18T15:25:00Z" w16du:dateUtc="2025-10-18T14:25:00Z">
            <w:rPr>
              <w:highlight w:val="yellow"/>
              <w:shd w:val="clear" w:color="auto" w:fill="FFFFFF"/>
            </w:rPr>
          </w:rPrChange>
        </w:rPr>
        <w:pPrChange w:id="165" w:author="George Urumov" w:date="2025-10-18T15:25:00Z" w16du:dateUtc="2025-10-18T14:25:00Z">
          <w:pPr>
            <w:numPr>
              <w:numId w:val="48"/>
            </w:numPr>
            <w:tabs>
              <w:tab w:val="num" w:pos="720"/>
            </w:tabs>
            <w:ind w:left="720" w:hanging="360"/>
          </w:pPr>
        </w:pPrChange>
      </w:pPr>
      <w:r w:rsidRPr="004A02B1">
        <w:rPr>
          <w:rFonts w:ascii="Arial" w:hAnsi="Arial" w:cs="Arial"/>
          <w:highlight w:val="green"/>
          <w:shd w:val="clear" w:color="auto" w:fill="FFFFFF"/>
          <w:rPrChange w:id="166" w:author="George Urumov" w:date="2025-10-18T15:25:00Z" w16du:dateUtc="2025-10-18T14:25:00Z">
            <w:rPr>
              <w:b/>
              <w:bCs/>
              <w:highlight w:val="yellow"/>
              <w:shd w:val="clear" w:color="auto" w:fill="FFFFFF"/>
            </w:rPr>
          </w:rPrChange>
        </w:rPr>
        <w:t>Generator Architecture:</w:t>
      </w:r>
      <w:r w:rsidRPr="004A02B1">
        <w:rPr>
          <w:rFonts w:ascii="Arial" w:hAnsi="Arial" w:cs="Arial"/>
          <w:highlight w:val="green"/>
          <w:shd w:val="clear" w:color="auto" w:fill="FFFFFF"/>
          <w:rPrChange w:id="167" w:author="George Urumov" w:date="2025-10-18T15:25:00Z" w16du:dateUtc="2025-10-18T14:25:00Z">
            <w:rPr>
              <w:highlight w:val="yellow"/>
              <w:shd w:val="clear" w:color="auto" w:fill="FFFFFF"/>
            </w:rPr>
          </w:rPrChange>
        </w:rPr>
        <w:t xml:space="preserve"> The generator is an LSTM-based recurrent neural network. It takes a random noise vector from a latent space of size 100 as input. This input is processed through two sequential LSTM layers, which are designed to learn and generate temporal patterns. The final layer is a Dense layer that outputs a sequence of the desired length, matching the input time series.</w:t>
      </w:r>
    </w:p>
    <w:p w14:paraId="182DF8A8" w14:textId="77777777" w:rsidR="008D1943" w:rsidRPr="004A02B1" w:rsidRDefault="008D1943">
      <w:pPr>
        <w:numPr>
          <w:ilvl w:val="0"/>
          <w:numId w:val="48"/>
        </w:numPr>
        <w:spacing w:line="360" w:lineRule="auto"/>
        <w:jc w:val="both"/>
        <w:rPr>
          <w:rFonts w:ascii="Arial" w:hAnsi="Arial" w:cs="Arial"/>
          <w:highlight w:val="green"/>
          <w:shd w:val="clear" w:color="auto" w:fill="FFFFFF"/>
          <w:rPrChange w:id="168" w:author="George Urumov" w:date="2025-10-18T15:25:00Z" w16du:dateUtc="2025-10-18T14:25:00Z">
            <w:rPr>
              <w:highlight w:val="yellow"/>
              <w:shd w:val="clear" w:color="auto" w:fill="FFFFFF"/>
            </w:rPr>
          </w:rPrChange>
        </w:rPr>
        <w:pPrChange w:id="169" w:author="George Urumov" w:date="2025-10-18T15:25:00Z" w16du:dateUtc="2025-10-18T14:25:00Z">
          <w:pPr>
            <w:numPr>
              <w:numId w:val="48"/>
            </w:numPr>
            <w:tabs>
              <w:tab w:val="num" w:pos="720"/>
            </w:tabs>
            <w:ind w:left="720" w:hanging="360"/>
          </w:pPr>
        </w:pPrChange>
      </w:pPr>
      <w:r w:rsidRPr="004A02B1">
        <w:rPr>
          <w:rFonts w:ascii="Arial" w:hAnsi="Arial" w:cs="Arial"/>
          <w:highlight w:val="green"/>
          <w:shd w:val="clear" w:color="auto" w:fill="FFFFFF"/>
          <w:rPrChange w:id="170" w:author="George Urumov" w:date="2025-10-18T15:25:00Z" w16du:dateUtc="2025-10-18T14:25:00Z">
            <w:rPr>
              <w:b/>
              <w:bCs/>
              <w:highlight w:val="yellow"/>
              <w:shd w:val="clear" w:color="auto" w:fill="FFFFFF"/>
            </w:rPr>
          </w:rPrChange>
        </w:rPr>
        <w:t>Discriminator Architecture:</w:t>
      </w:r>
      <w:r w:rsidRPr="004A02B1">
        <w:rPr>
          <w:rFonts w:ascii="Arial" w:hAnsi="Arial" w:cs="Arial"/>
          <w:highlight w:val="green"/>
          <w:shd w:val="clear" w:color="auto" w:fill="FFFFFF"/>
          <w:rPrChange w:id="171" w:author="George Urumov" w:date="2025-10-18T15:25:00Z" w16du:dateUtc="2025-10-18T14:25:00Z">
            <w:rPr>
              <w:highlight w:val="yellow"/>
              <w:shd w:val="clear" w:color="auto" w:fill="FFFFFF"/>
            </w:rPr>
          </w:rPrChange>
        </w:rPr>
        <w:t xml:space="preserve"> The discriminator is a Convolutional Neural Network (CNN) designed for 1D sequence classification. It consists of a Conv1D layer followed by </w:t>
      </w:r>
      <w:proofErr w:type="spellStart"/>
      <w:r w:rsidRPr="004A02B1">
        <w:rPr>
          <w:rFonts w:ascii="Arial" w:hAnsi="Arial" w:cs="Arial"/>
          <w:highlight w:val="green"/>
          <w:shd w:val="clear" w:color="auto" w:fill="FFFFFF"/>
          <w:rPrChange w:id="172" w:author="George Urumov" w:date="2025-10-18T15:25:00Z" w16du:dateUtc="2025-10-18T14:25:00Z">
            <w:rPr>
              <w:highlight w:val="yellow"/>
              <w:shd w:val="clear" w:color="auto" w:fill="FFFFFF"/>
            </w:rPr>
          </w:rPrChange>
        </w:rPr>
        <w:t>LeakyReLU</w:t>
      </w:r>
      <w:proofErr w:type="spellEnd"/>
      <w:r w:rsidRPr="004A02B1">
        <w:rPr>
          <w:rFonts w:ascii="Arial" w:hAnsi="Arial" w:cs="Arial"/>
          <w:highlight w:val="green"/>
          <w:shd w:val="clear" w:color="auto" w:fill="FFFFFF"/>
          <w:rPrChange w:id="173" w:author="George Urumov" w:date="2025-10-18T15:25:00Z" w16du:dateUtc="2025-10-18T14:25:00Z">
            <w:rPr>
              <w:highlight w:val="yellow"/>
              <w:shd w:val="clear" w:color="auto" w:fill="FFFFFF"/>
            </w:rPr>
          </w:rPrChange>
        </w:rPr>
        <w:t xml:space="preserve"> activation and Dense layers. Its task is to distinguish between the real ARIMA-fitted sequences and the synthetic sequences produced by the generator.</w:t>
      </w:r>
    </w:p>
    <w:p w14:paraId="36A8F224" w14:textId="77777777" w:rsidR="008D1943" w:rsidRPr="004A02B1" w:rsidRDefault="008D1943">
      <w:pPr>
        <w:numPr>
          <w:ilvl w:val="0"/>
          <w:numId w:val="48"/>
        </w:numPr>
        <w:spacing w:line="360" w:lineRule="auto"/>
        <w:jc w:val="both"/>
        <w:rPr>
          <w:rFonts w:ascii="Arial" w:hAnsi="Arial" w:cs="Arial"/>
          <w:highlight w:val="green"/>
          <w:shd w:val="clear" w:color="auto" w:fill="FFFFFF"/>
          <w:rPrChange w:id="174" w:author="George Urumov" w:date="2025-10-18T15:25:00Z" w16du:dateUtc="2025-10-18T14:25:00Z">
            <w:rPr>
              <w:highlight w:val="yellow"/>
              <w:shd w:val="clear" w:color="auto" w:fill="FFFFFF"/>
            </w:rPr>
          </w:rPrChange>
        </w:rPr>
        <w:pPrChange w:id="175" w:author="George Urumov" w:date="2025-10-18T15:25:00Z" w16du:dateUtc="2025-10-18T14:25:00Z">
          <w:pPr>
            <w:numPr>
              <w:numId w:val="48"/>
            </w:numPr>
            <w:tabs>
              <w:tab w:val="num" w:pos="720"/>
            </w:tabs>
            <w:ind w:left="720" w:hanging="360"/>
          </w:pPr>
        </w:pPrChange>
      </w:pPr>
      <w:r w:rsidRPr="004A02B1">
        <w:rPr>
          <w:rFonts w:ascii="Arial" w:hAnsi="Arial" w:cs="Arial"/>
          <w:highlight w:val="green"/>
          <w:shd w:val="clear" w:color="auto" w:fill="FFFFFF"/>
          <w:rPrChange w:id="176" w:author="George Urumov" w:date="2025-10-18T15:25:00Z" w16du:dateUtc="2025-10-18T14:25:00Z">
            <w:rPr>
              <w:b/>
              <w:bCs/>
              <w:highlight w:val="yellow"/>
              <w:shd w:val="clear" w:color="auto" w:fill="FFFFFF"/>
            </w:rPr>
          </w:rPrChange>
        </w:rPr>
        <w:t>Training:</w:t>
      </w:r>
      <w:r w:rsidRPr="004A02B1">
        <w:rPr>
          <w:rFonts w:ascii="Arial" w:hAnsi="Arial" w:cs="Arial"/>
          <w:highlight w:val="green"/>
          <w:shd w:val="clear" w:color="auto" w:fill="FFFFFF"/>
          <w:rPrChange w:id="177" w:author="George Urumov" w:date="2025-10-18T15:25:00Z" w16du:dateUtc="2025-10-18T14:25:00Z">
            <w:rPr>
              <w:highlight w:val="yellow"/>
              <w:shd w:val="clear" w:color="auto" w:fill="FFFFFF"/>
            </w:rPr>
          </w:rPrChange>
        </w:rPr>
        <w:t xml:space="preserve"> The GAN was trained for 1200 epochs. The generator and discriminator were compiled together using an Adam optimizer with a learning rate of 0.001 and a beta_1 of 0.5. The training objective was to achieve high accuracy in the discriminator, indicating that the generator was producing high-quality, realistic time series data. The final internal training accuracy of the discriminator reached 93.3%.</w:t>
      </w:r>
    </w:p>
    <w:p w14:paraId="0A5E0FE5" w14:textId="77777777" w:rsidR="008D1943" w:rsidRPr="004A02B1" w:rsidRDefault="008D1943">
      <w:pPr>
        <w:spacing w:line="360" w:lineRule="auto"/>
        <w:jc w:val="both"/>
        <w:rPr>
          <w:rFonts w:ascii="Arial" w:hAnsi="Arial" w:cs="Arial"/>
          <w:highlight w:val="green"/>
          <w:shd w:val="clear" w:color="auto" w:fill="FFFFFF"/>
          <w:rPrChange w:id="178" w:author="George Urumov" w:date="2025-10-18T15:25:00Z" w16du:dateUtc="2025-10-18T14:25:00Z">
            <w:rPr>
              <w:b/>
              <w:bCs/>
              <w:highlight w:val="yellow"/>
              <w:shd w:val="clear" w:color="auto" w:fill="FFFFFF"/>
            </w:rPr>
          </w:rPrChange>
        </w:rPr>
        <w:pPrChange w:id="179" w:author="George Urumov" w:date="2025-10-18T15:25:00Z" w16du:dateUtc="2025-10-18T14:25:00Z">
          <w:pPr/>
        </w:pPrChange>
      </w:pPr>
      <w:r w:rsidRPr="004A02B1">
        <w:rPr>
          <w:rFonts w:ascii="Arial" w:hAnsi="Arial" w:cs="Arial"/>
          <w:highlight w:val="green"/>
          <w:shd w:val="clear" w:color="auto" w:fill="FFFFFF"/>
          <w:rPrChange w:id="180" w:author="George Urumov" w:date="2025-10-18T15:25:00Z" w16du:dateUtc="2025-10-18T14:25:00Z">
            <w:rPr>
              <w:b/>
              <w:bCs/>
              <w:highlight w:val="yellow"/>
              <w:shd w:val="clear" w:color="auto" w:fill="FFFFFF"/>
            </w:rPr>
          </w:rPrChange>
        </w:rPr>
        <w:t>Stage 3: Final Prediction with SVM and Random Forest</w:t>
      </w:r>
    </w:p>
    <w:p w14:paraId="55947C3D" w14:textId="77777777" w:rsidR="008D1943" w:rsidRPr="004A02B1" w:rsidRDefault="008D1943">
      <w:pPr>
        <w:spacing w:line="360" w:lineRule="auto"/>
        <w:jc w:val="both"/>
        <w:rPr>
          <w:rFonts w:ascii="Arial" w:hAnsi="Arial" w:cs="Arial"/>
          <w:highlight w:val="green"/>
          <w:shd w:val="clear" w:color="auto" w:fill="FFFFFF"/>
          <w:rPrChange w:id="181" w:author="George Urumov" w:date="2025-10-18T15:25:00Z" w16du:dateUtc="2025-10-18T14:25:00Z">
            <w:rPr>
              <w:highlight w:val="yellow"/>
              <w:shd w:val="clear" w:color="auto" w:fill="FFFFFF"/>
            </w:rPr>
          </w:rPrChange>
        </w:rPr>
        <w:pPrChange w:id="182" w:author="George Urumov" w:date="2025-10-18T15:25:00Z" w16du:dateUtc="2025-10-18T14:25:00Z">
          <w:pPr/>
        </w:pPrChange>
      </w:pPr>
      <w:r w:rsidRPr="004A02B1">
        <w:rPr>
          <w:rFonts w:ascii="Arial" w:hAnsi="Arial" w:cs="Arial"/>
          <w:highlight w:val="green"/>
          <w:shd w:val="clear" w:color="auto" w:fill="FFFFFF"/>
          <w:rPrChange w:id="183" w:author="George Urumov" w:date="2025-10-18T15:25:00Z" w16du:dateUtc="2025-10-18T14:25:00Z">
            <w:rPr>
              <w:highlight w:val="yellow"/>
              <w:shd w:val="clear" w:color="auto" w:fill="FFFFFF"/>
            </w:rPr>
          </w:rPrChange>
        </w:rPr>
        <w:t>The trained GAN generator was used to produce a sequence of predicted values. These generated values, which encapsulate the non-linear patterns learned by the GAN, were used as input features for two final regression models: a Support Vector Machine (SVM) and a Random Forest (RF).</w:t>
      </w:r>
    </w:p>
    <w:p w14:paraId="3C6F04E8" w14:textId="77777777" w:rsidR="008D1943" w:rsidRPr="004A02B1" w:rsidRDefault="008D1943">
      <w:pPr>
        <w:numPr>
          <w:ilvl w:val="0"/>
          <w:numId w:val="49"/>
        </w:numPr>
        <w:spacing w:line="360" w:lineRule="auto"/>
        <w:jc w:val="both"/>
        <w:rPr>
          <w:rFonts w:ascii="Arial" w:hAnsi="Arial" w:cs="Arial"/>
          <w:highlight w:val="green"/>
          <w:shd w:val="clear" w:color="auto" w:fill="FFFFFF"/>
          <w:rPrChange w:id="184" w:author="George Urumov" w:date="2025-10-18T15:25:00Z" w16du:dateUtc="2025-10-18T14:25:00Z">
            <w:rPr>
              <w:highlight w:val="yellow"/>
              <w:shd w:val="clear" w:color="auto" w:fill="FFFFFF"/>
            </w:rPr>
          </w:rPrChange>
        </w:rPr>
        <w:pPrChange w:id="185" w:author="George Urumov" w:date="2025-10-18T15:25:00Z" w16du:dateUtc="2025-10-18T14:25:00Z">
          <w:pPr>
            <w:numPr>
              <w:numId w:val="49"/>
            </w:numPr>
            <w:tabs>
              <w:tab w:val="num" w:pos="720"/>
            </w:tabs>
            <w:ind w:left="720" w:hanging="360"/>
          </w:pPr>
        </w:pPrChange>
      </w:pPr>
      <w:r w:rsidRPr="004A02B1">
        <w:rPr>
          <w:rFonts w:ascii="Arial" w:hAnsi="Arial" w:cs="Arial"/>
          <w:highlight w:val="green"/>
          <w:shd w:val="clear" w:color="auto" w:fill="FFFFFF"/>
          <w:rPrChange w:id="186" w:author="George Urumov" w:date="2025-10-18T15:25:00Z" w16du:dateUtc="2025-10-18T14:25:00Z">
            <w:rPr>
              <w:b/>
              <w:bCs/>
              <w:highlight w:val="yellow"/>
              <w:shd w:val="clear" w:color="auto" w:fill="FFFFFF"/>
            </w:rPr>
          </w:rPrChange>
        </w:rPr>
        <w:t>Random Forest (RF):</w:t>
      </w:r>
      <w:r w:rsidRPr="004A02B1">
        <w:rPr>
          <w:rFonts w:ascii="Arial" w:hAnsi="Arial" w:cs="Arial"/>
          <w:highlight w:val="green"/>
          <w:shd w:val="clear" w:color="auto" w:fill="FFFFFF"/>
          <w:rPrChange w:id="187" w:author="George Urumov" w:date="2025-10-18T15:25:00Z" w16du:dateUtc="2025-10-18T14:25:00Z">
            <w:rPr>
              <w:highlight w:val="yellow"/>
              <w:shd w:val="clear" w:color="auto" w:fill="FFFFFF"/>
            </w:rPr>
          </w:rPrChange>
        </w:rPr>
        <w:t xml:space="preserve"> The RF model was trained on a training set of the GAN-generated features and evaluated on a test set.</w:t>
      </w:r>
    </w:p>
    <w:p w14:paraId="0A1BFC78" w14:textId="77777777" w:rsidR="008D1943" w:rsidRPr="004A02B1" w:rsidRDefault="008D1943">
      <w:pPr>
        <w:numPr>
          <w:ilvl w:val="0"/>
          <w:numId w:val="49"/>
        </w:numPr>
        <w:spacing w:line="360" w:lineRule="auto"/>
        <w:jc w:val="both"/>
        <w:rPr>
          <w:rFonts w:ascii="Arial" w:hAnsi="Arial" w:cs="Arial"/>
          <w:highlight w:val="green"/>
          <w:shd w:val="clear" w:color="auto" w:fill="FFFFFF"/>
          <w:rPrChange w:id="188" w:author="George Urumov" w:date="2025-10-18T15:25:00Z" w16du:dateUtc="2025-10-18T14:25:00Z">
            <w:rPr>
              <w:highlight w:val="yellow"/>
              <w:shd w:val="clear" w:color="auto" w:fill="FFFFFF"/>
            </w:rPr>
          </w:rPrChange>
        </w:rPr>
        <w:pPrChange w:id="189" w:author="George Urumov" w:date="2025-10-18T15:25:00Z" w16du:dateUtc="2025-10-18T14:25:00Z">
          <w:pPr>
            <w:numPr>
              <w:numId w:val="49"/>
            </w:numPr>
            <w:tabs>
              <w:tab w:val="num" w:pos="720"/>
            </w:tabs>
            <w:ind w:left="720" w:hanging="360"/>
          </w:pPr>
        </w:pPrChange>
      </w:pPr>
      <w:r w:rsidRPr="004A02B1">
        <w:rPr>
          <w:rFonts w:ascii="Arial" w:hAnsi="Arial" w:cs="Arial"/>
          <w:highlight w:val="green"/>
          <w:shd w:val="clear" w:color="auto" w:fill="FFFFFF"/>
          <w:rPrChange w:id="190" w:author="George Urumov" w:date="2025-10-18T15:25:00Z" w16du:dateUtc="2025-10-18T14:25:00Z">
            <w:rPr>
              <w:b/>
              <w:bCs/>
              <w:highlight w:val="yellow"/>
              <w:shd w:val="clear" w:color="auto" w:fill="FFFFFF"/>
            </w:rPr>
          </w:rPrChange>
        </w:rPr>
        <w:t>Support Vector Machine (SVM):</w:t>
      </w:r>
      <w:r w:rsidRPr="004A02B1">
        <w:rPr>
          <w:rFonts w:ascii="Arial" w:hAnsi="Arial" w:cs="Arial"/>
          <w:highlight w:val="green"/>
          <w:shd w:val="clear" w:color="auto" w:fill="FFFFFF"/>
          <w:rPrChange w:id="191" w:author="George Urumov" w:date="2025-10-18T15:25:00Z" w16du:dateUtc="2025-10-18T14:25:00Z">
            <w:rPr>
              <w:highlight w:val="yellow"/>
              <w:shd w:val="clear" w:color="auto" w:fill="FFFFFF"/>
            </w:rPr>
          </w:rPrChange>
        </w:rPr>
        <w:t xml:space="preserve"> A grid search was performed to optimize the hyperparameters for the SVM model, which was then trained and fitted on the same data, achieving a high fitting score.</w:t>
      </w:r>
    </w:p>
    <w:p w14:paraId="6EB1464E" w14:textId="726FBD6F" w:rsidR="008D1943" w:rsidRPr="004A02B1" w:rsidRDefault="008D1943">
      <w:pPr>
        <w:spacing w:line="360" w:lineRule="auto"/>
        <w:jc w:val="both"/>
        <w:rPr>
          <w:rFonts w:ascii="Arial" w:hAnsi="Arial" w:cs="Arial"/>
          <w:highlight w:val="green"/>
          <w:shd w:val="clear" w:color="auto" w:fill="FFFFFF"/>
          <w:rPrChange w:id="192" w:author="George Urumov" w:date="2025-10-18T15:25:00Z" w16du:dateUtc="2025-10-18T14:25:00Z">
            <w:rPr>
              <w:highlight w:val="yellow"/>
              <w:shd w:val="clear" w:color="auto" w:fill="FFFFFF"/>
            </w:rPr>
          </w:rPrChange>
        </w:rPr>
        <w:pPrChange w:id="193" w:author="George Urumov" w:date="2025-10-18T15:25:00Z" w16du:dateUtc="2025-10-18T14:25:00Z">
          <w:pPr/>
        </w:pPrChange>
      </w:pPr>
      <w:r w:rsidRPr="004A02B1">
        <w:rPr>
          <w:rFonts w:ascii="Arial" w:hAnsi="Arial" w:cs="Arial"/>
          <w:highlight w:val="green"/>
          <w:shd w:val="clear" w:color="auto" w:fill="FFFFFF"/>
          <w:rPrChange w:id="194" w:author="George Urumov" w:date="2025-10-18T15:25:00Z" w16du:dateUtc="2025-10-18T14:25:00Z">
            <w:rPr>
              <w:highlight w:val="yellow"/>
              <w:shd w:val="clear" w:color="auto" w:fill="FFFFFF"/>
            </w:rPr>
          </w:rPrChange>
        </w:rPr>
        <w:t xml:space="preserve">The performance of both models was evaluated using Mean Absolute Percentage Error </w:t>
      </w:r>
      <w:del w:id="195" w:author="George Urumov" w:date="2025-10-26T19:13:00Z" w16du:dateUtc="2025-10-26T19:13:00Z">
        <w:r w:rsidRPr="004A02B1" w:rsidDel="00A72A9B">
          <w:rPr>
            <w:rFonts w:ascii="Arial" w:hAnsi="Arial" w:cs="Arial"/>
            <w:highlight w:val="green"/>
            <w:shd w:val="clear" w:color="auto" w:fill="FFFFFF"/>
            <w:rPrChange w:id="196" w:author="George Urumov" w:date="2025-10-18T15:25:00Z" w16du:dateUtc="2025-10-18T14:25:00Z">
              <w:rPr>
                <w:highlight w:val="yellow"/>
                <w:shd w:val="clear" w:color="auto" w:fill="FFFFFF"/>
              </w:rPr>
            </w:rPrChange>
          </w:rPr>
          <w:delText xml:space="preserve">(MAPE) and </w:delText>
        </w:r>
      </w:del>
      <w:r w:rsidRPr="004A02B1">
        <w:rPr>
          <w:rFonts w:ascii="Arial" w:hAnsi="Arial" w:cs="Arial"/>
          <w:highlight w:val="green"/>
          <w:shd w:val="clear" w:color="auto" w:fill="FFFFFF"/>
          <w:rPrChange w:id="197" w:author="George Urumov" w:date="2025-10-18T15:25:00Z" w16du:dateUtc="2025-10-18T14:25:00Z">
            <w:rPr>
              <w:highlight w:val="yellow"/>
              <w:shd w:val="clear" w:color="auto" w:fill="FFFFFF"/>
            </w:rPr>
          </w:rPrChange>
        </w:rPr>
        <w:t>Mean Absolute Error (MAE).</w:t>
      </w:r>
    </w:p>
    <w:p w14:paraId="21E31FD0" w14:textId="77777777" w:rsidR="008D1943" w:rsidRPr="004A02B1" w:rsidRDefault="008D1943">
      <w:pPr>
        <w:spacing w:line="360" w:lineRule="auto"/>
        <w:jc w:val="both"/>
        <w:rPr>
          <w:rFonts w:ascii="Arial" w:hAnsi="Arial" w:cs="Arial"/>
          <w:highlight w:val="green"/>
          <w:shd w:val="clear" w:color="auto" w:fill="FFFFFF"/>
          <w:rPrChange w:id="198" w:author="George Urumov" w:date="2025-10-18T15:25:00Z" w16du:dateUtc="2025-10-18T14:25:00Z">
            <w:rPr>
              <w:b/>
              <w:bCs/>
              <w:highlight w:val="yellow"/>
              <w:shd w:val="clear" w:color="auto" w:fill="FFFFFF"/>
            </w:rPr>
          </w:rPrChange>
        </w:rPr>
        <w:pPrChange w:id="199" w:author="George Urumov" w:date="2025-10-18T15:25:00Z" w16du:dateUtc="2025-10-18T14:25:00Z">
          <w:pPr/>
        </w:pPrChange>
      </w:pPr>
      <w:r w:rsidRPr="004A02B1">
        <w:rPr>
          <w:rFonts w:ascii="Arial" w:hAnsi="Arial" w:cs="Arial"/>
          <w:highlight w:val="green"/>
          <w:shd w:val="clear" w:color="auto" w:fill="FFFFFF"/>
          <w:rPrChange w:id="200" w:author="George Urumov" w:date="2025-10-18T15:25:00Z" w16du:dateUtc="2025-10-18T14:25:00Z">
            <w:rPr>
              <w:b/>
              <w:bCs/>
              <w:highlight w:val="yellow"/>
              <w:shd w:val="clear" w:color="auto" w:fill="FFFFFF"/>
            </w:rPr>
          </w:rPrChange>
        </w:rPr>
        <w:t>Comprehensive Architectural Summary</w:t>
      </w:r>
    </w:p>
    <w:p w14:paraId="2148439C" w14:textId="77777777" w:rsidR="008D1943" w:rsidRPr="004A02B1" w:rsidRDefault="008D1943">
      <w:pPr>
        <w:spacing w:line="360" w:lineRule="auto"/>
        <w:jc w:val="both"/>
        <w:rPr>
          <w:rFonts w:ascii="Arial" w:hAnsi="Arial" w:cs="Arial"/>
          <w:highlight w:val="green"/>
          <w:shd w:val="clear" w:color="auto" w:fill="FFFFFF"/>
          <w:rPrChange w:id="201" w:author="George Urumov" w:date="2025-10-18T15:25:00Z" w16du:dateUtc="2025-10-18T14:25:00Z">
            <w:rPr>
              <w:b/>
              <w:bCs/>
              <w:highlight w:val="yellow"/>
              <w:shd w:val="clear" w:color="auto" w:fill="FFFFFF"/>
            </w:rPr>
          </w:rPrChange>
        </w:rPr>
        <w:pPrChange w:id="202" w:author="George Urumov" w:date="2025-10-18T15:25:00Z" w16du:dateUtc="2025-10-18T14:25:00Z">
          <w:pPr/>
        </w:pPrChange>
      </w:pPr>
      <w:r w:rsidRPr="004A02B1">
        <w:rPr>
          <w:rFonts w:ascii="Arial" w:hAnsi="Arial" w:cs="Arial"/>
          <w:highlight w:val="green"/>
          <w:shd w:val="clear" w:color="auto" w:fill="FFFFFF"/>
          <w:rPrChange w:id="203" w:author="George Urumov" w:date="2025-10-18T15:25:00Z" w16du:dateUtc="2025-10-18T14:25:00Z">
            <w:rPr>
              <w:b/>
              <w:bCs/>
              <w:highlight w:val="yellow"/>
              <w:shd w:val="clear" w:color="auto" w:fill="FFFFFF"/>
            </w:rPr>
          </w:rPrChange>
        </w:rPr>
        <w:lastRenderedPageBreak/>
        <w:t>1. Data Representation and Preprocessing</w:t>
      </w:r>
    </w:p>
    <w:p w14:paraId="6C56715D" w14:textId="30419287" w:rsidR="008D1943" w:rsidRPr="004A02B1" w:rsidRDefault="008D1943">
      <w:pPr>
        <w:spacing w:line="360" w:lineRule="auto"/>
        <w:jc w:val="both"/>
        <w:rPr>
          <w:rFonts w:ascii="Arial" w:hAnsi="Arial" w:cs="Arial"/>
          <w:highlight w:val="green"/>
          <w:shd w:val="clear" w:color="auto" w:fill="FFFFFF"/>
          <w:rPrChange w:id="204" w:author="George Urumov" w:date="2025-10-18T15:25:00Z" w16du:dateUtc="2025-10-18T14:25:00Z">
            <w:rPr>
              <w:highlight w:val="yellow"/>
              <w:shd w:val="clear" w:color="auto" w:fill="FFFFFF"/>
            </w:rPr>
          </w:rPrChange>
        </w:rPr>
        <w:pPrChange w:id="205" w:author="George Urumov" w:date="2025-10-18T15:25:00Z" w16du:dateUtc="2025-10-18T14:25:00Z">
          <w:pPr/>
        </w:pPrChange>
      </w:pPr>
      <w:r w:rsidRPr="004A02B1">
        <w:rPr>
          <w:rFonts w:ascii="Arial" w:hAnsi="Arial" w:cs="Arial"/>
          <w:highlight w:val="green"/>
          <w:shd w:val="clear" w:color="auto" w:fill="FFFFFF"/>
          <w:rPrChange w:id="206" w:author="George Urumov" w:date="2025-10-18T15:25:00Z" w16du:dateUtc="2025-10-18T14:25:00Z">
            <w:rPr>
              <w:highlight w:val="yellow"/>
              <w:shd w:val="clear" w:color="auto" w:fill="FFFFFF"/>
            </w:rPr>
          </w:rPrChange>
        </w:rPr>
        <w:t>Each 100</w:t>
      </w:r>
      <w:r w:rsidRPr="004A02B1">
        <w:rPr>
          <w:rFonts w:ascii="Arial" w:hAnsi="Arial" w:cs="Arial"/>
          <w:highlight w:val="green"/>
          <w:shd w:val="clear" w:color="auto" w:fill="FFFFFF"/>
          <w:rPrChange w:id="207" w:author="George Urumov" w:date="2025-10-18T15:25:00Z" w16du:dateUtc="2025-10-18T14:25:00Z">
            <w:rPr>
              <w:highlight w:val="yellow"/>
              <w:shd w:val="clear" w:color="auto" w:fill="FFFFFF"/>
            </w:rPr>
          </w:rPrChange>
        </w:rPr>
        <w:noBreakHyphen/>
        <w:t>point time</w:t>
      </w:r>
      <w:r w:rsidRPr="004A02B1">
        <w:rPr>
          <w:rFonts w:ascii="Arial" w:hAnsi="Arial" w:cs="Arial"/>
          <w:highlight w:val="green"/>
          <w:shd w:val="clear" w:color="auto" w:fill="FFFFFF"/>
          <w:rPrChange w:id="208" w:author="George Urumov" w:date="2025-10-18T15:25:00Z" w16du:dateUtc="2025-10-18T14:25:00Z">
            <w:rPr>
              <w:highlight w:val="yellow"/>
              <w:shd w:val="clear" w:color="auto" w:fill="FFFFFF"/>
            </w:rPr>
          </w:rPrChange>
        </w:rPr>
        <w:noBreakHyphen/>
        <w:t>series segment is first reshaped into a 10×10 grid, padded to 32×32</w:t>
      </w:r>
      <w:ins w:id="209" w:author="George Urumov" w:date="2025-10-26T19:55:00Z" w16du:dateUtc="2025-10-26T19:55:00Z">
        <w:r w:rsidR="009A5C97">
          <w:rPr>
            <w:rFonts w:ascii="Arial" w:hAnsi="Arial" w:cs="Arial"/>
            <w:highlight w:val="green"/>
            <w:shd w:val="clear" w:color="auto" w:fill="FFFFFF"/>
          </w:rPr>
          <w:t xml:space="preserve"> (added zeros around it</w:t>
        </w:r>
      </w:ins>
      <w:ins w:id="210" w:author="George Urumov" w:date="2025-10-26T19:56:00Z" w16du:dateUtc="2025-10-26T19:56:00Z">
        <w:r w:rsidR="009A5C97">
          <w:rPr>
            <w:rFonts w:ascii="Arial" w:hAnsi="Arial" w:cs="Arial"/>
            <w:highlight w:val="green"/>
            <w:shd w:val="clear" w:color="auto" w:fill="FFFFFF"/>
          </w:rPr>
          <w:t xml:space="preserve"> to become 32x32</w:t>
        </w:r>
      </w:ins>
      <w:ins w:id="211" w:author="George Urumov" w:date="2025-10-26T19:55:00Z" w16du:dateUtc="2025-10-26T19:55:00Z">
        <w:r w:rsidR="009A5C97">
          <w:rPr>
            <w:rFonts w:ascii="Arial" w:hAnsi="Arial" w:cs="Arial"/>
            <w:highlight w:val="green"/>
            <w:shd w:val="clear" w:color="auto" w:fill="FFFFFF"/>
          </w:rPr>
          <w:t>)</w:t>
        </w:r>
      </w:ins>
      <w:r w:rsidRPr="004A02B1">
        <w:rPr>
          <w:rFonts w:ascii="Arial" w:hAnsi="Arial" w:cs="Arial"/>
          <w:highlight w:val="green"/>
          <w:shd w:val="clear" w:color="auto" w:fill="FFFFFF"/>
          <w:rPrChange w:id="212" w:author="George Urumov" w:date="2025-10-18T15:25:00Z" w16du:dateUtc="2025-10-18T14:25:00Z">
            <w:rPr>
              <w:highlight w:val="yellow"/>
              <w:shd w:val="clear" w:color="auto" w:fill="FFFFFF"/>
            </w:rPr>
          </w:rPrChange>
        </w:rPr>
        <w:t>, and treated as a single</w:t>
      </w:r>
      <w:r w:rsidRPr="004A02B1">
        <w:rPr>
          <w:rFonts w:ascii="Arial" w:hAnsi="Arial" w:cs="Arial"/>
          <w:highlight w:val="green"/>
          <w:shd w:val="clear" w:color="auto" w:fill="FFFFFF"/>
          <w:rPrChange w:id="213" w:author="George Urumov" w:date="2025-10-18T15:25:00Z" w16du:dateUtc="2025-10-18T14:25:00Z">
            <w:rPr>
              <w:highlight w:val="yellow"/>
              <w:shd w:val="clear" w:color="auto" w:fill="FFFFFF"/>
            </w:rPr>
          </w:rPrChange>
        </w:rPr>
        <w:noBreakHyphen/>
        <w:t>channel “image” so that convolutional layers can process it. Both training and test sets are cast into (N, 32, 32, 1) tensors before model training</w:t>
      </w:r>
      <w:ins w:id="214" w:author="George Urumov" w:date="2025-10-26T19:57:00Z" w16du:dateUtc="2025-10-26T19:57:00Z">
        <w:r w:rsidR="00366875">
          <w:rPr>
            <w:rFonts w:ascii="Arial" w:hAnsi="Arial" w:cs="Arial"/>
            <w:highlight w:val="green"/>
            <w:shd w:val="clear" w:color="auto" w:fill="FFFFFF"/>
          </w:rPr>
          <w:t xml:space="preserve">. </w:t>
        </w:r>
      </w:ins>
    </w:p>
    <w:p w14:paraId="4B47F7BE" w14:textId="77777777" w:rsidR="008D1943" w:rsidRPr="004A02B1" w:rsidRDefault="008D1943">
      <w:pPr>
        <w:spacing w:line="360" w:lineRule="auto"/>
        <w:jc w:val="both"/>
        <w:rPr>
          <w:rFonts w:ascii="Arial" w:hAnsi="Arial" w:cs="Arial"/>
          <w:highlight w:val="green"/>
          <w:shd w:val="clear" w:color="auto" w:fill="FFFFFF"/>
          <w:rPrChange w:id="215" w:author="George Urumov" w:date="2025-10-18T15:25:00Z" w16du:dateUtc="2025-10-18T14:25:00Z">
            <w:rPr>
              <w:b/>
              <w:bCs/>
              <w:highlight w:val="yellow"/>
              <w:shd w:val="clear" w:color="auto" w:fill="FFFFFF"/>
            </w:rPr>
          </w:rPrChange>
        </w:rPr>
        <w:pPrChange w:id="216" w:author="George Urumov" w:date="2025-10-18T15:25:00Z" w16du:dateUtc="2025-10-18T14:25:00Z">
          <w:pPr/>
        </w:pPrChange>
      </w:pPr>
      <w:r w:rsidRPr="004A02B1">
        <w:rPr>
          <w:rFonts w:ascii="Arial" w:hAnsi="Arial" w:cs="Arial"/>
          <w:highlight w:val="green"/>
          <w:shd w:val="clear" w:color="auto" w:fill="FFFFFF"/>
          <w:rPrChange w:id="217" w:author="George Urumov" w:date="2025-10-18T15:25:00Z" w16du:dateUtc="2025-10-18T14:25:00Z">
            <w:rPr>
              <w:b/>
              <w:bCs/>
              <w:highlight w:val="yellow"/>
              <w:shd w:val="clear" w:color="auto" w:fill="FFFFFF"/>
            </w:rPr>
          </w:rPrChange>
        </w:rPr>
        <w:t>2. Generative Adversarial Network (GAN)</w:t>
      </w:r>
    </w:p>
    <w:p w14:paraId="22F810B6" w14:textId="77777777" w:rsidR="008D1943" w:rsidRPr="004A02B1" w:rsidRDefault="008D1943">
      <w:pPr>
        <w:spacing w:line="360" w:lineRule="auto"/>
        <w:jc w:val="both"/>
        <w:rPr>
          <w:rFonts w:ascii="Arial" w:hAnsi="Arial" w:cs="Arial"/>
          <w:highlight w:val="green"/>
          <w:shd w:val="clear" w:color="auto" w:fill="FFFFFF"/>
          <w:rPrChange w:id="218" w:author="George Urumov" w:date="2025-10-18T15:25:00Z" w16du:dateUtc="2025-10-18T14:25:00Z">
            <w:rPr>
              <w:b/>
              <w:bCs/>
              <w:highlight w:val="yellow"/>
              <w:shd w:val="clear" w:color="auto" w:fill="FFFFFF"/>
            </w:rPr>
          </w:rPrChange>
        </w:rPr>
        <w:pPrChange w:id="219" w:author="George Urumov" w:date="2025-10-18T15:25:00Z" w16du:dateUtc="2025-10-18T14:25:00Z">
          <w:pPr/>
        </w:pPrChange>
      </w:pPr>
      <w:r w:rsidRPr="004A02B1">
        <w:rPr>
          <w:rFonts w:ascii="Arial" w:hAnsi="Arial" w:cs="Arial"/>
          <w:highlight w:val="green"/>
          <w:shd w:val="clear" w:color="auto" w:fill="FFFFFF"/>
          <w:rPrChange w:id="220" w:author="George Urumov" w:date="2025-10-18T15:25:00Z" w16du:dateUtc="2025-10-18T14:25:00Z">
            <w:rPr>
              <w:b/>
              <w:bCs/>
              <w:highlight w:val="yellow"/>
              <w:shd w:val="clear" w:color="auto" w:fill="FFFFFF"/>
            </w:rPr>
          </w:rPrChange>
        </w:rPr>
        <w:t>Discriminator</w:t>
      </w:r>
    </w:p>
    <w:p w14:paraId="21A5E40B" w14:textId="31BFA695" w:rsidR="008D1943" w:rsidRPr="004A02B1" w:rsidRDefault="008D1943">
      <w:pPr>
        <w:numPr>
          <w:ilvl w:val="0"/>
          <w:numId w:val="50"/>
        </w:numPr>
        <w:spacing w:line="360" w:lineRule="auto"/>
        <w:jc w:val="both"/>
        <w:rPr>
          <w:rFonts w:ascii="Arial" w:hAnsi="Arial" w:cs="Arial"/>
          <w:highlight w:val="green"/>
          <w:shd w:val="clear" w:color="auto" w:fill="FFFFFF"/>
          <w:rPrChange w:id="221" w:author="George Urumov" w:date="2025-10-18T15:25:00Z" w16du:dateUtc="2025-10-18T14:25:00Z">
            <w:rPr>
              <w:highlight w:val="yellow"/>
              <w:shd w:val="clear" w:color="auto" w:fill="FFFFFF"/>
            </w:rPr>
          </w:rPrChange>
        </w:rPr>
        <w:pPrChange w:id="222" w:author="George Urumov" w:date="2025-10-18T15:25:00Z" w16du:dateUtc="2025-10-18T14:25:00Z">
          <w:pPr>
            <w:numPr>
              <w:numId w:val="50"/>
            </w:numPr>
            <w:tabs>
              <w:tab w:val="num" w:pos="720"/>
            </w:tabs>
            <w:ind w:left="720" w:hanging="360"/>
          </w:pPr>
        </w:pPrChange>
      </w:pPr>
      <w:r w:rsidRPr="004A02B1">
        <w:rPr>
          <w:rFonts w:ascii="Arial" w:hAnsi="Arial" w:cs="Arial"/>
          <w:highlight w:val="green"/>
          <w:shd w:val="clear" w:color="auto" w:fill="FFFFFF"/>
          <w:rPrChange w:id="223" w:author="George Urumov" w:date="2025-10-18T15:25:00Z" w16du:dateUtc="2025-10-18T14:25:00Z">
            <w:rPr>
              <w:b/>
              <w:bCs/>
              <w:highlight w:val="yellow"/>
              <w:shd w:val="clear" w:color="auto" w:fill="FFFFFF"/>
            </w:rPr>
          </w:rPrChange>
        </w:rPr>
        <w:t>Input</w:t>
      </w:r>
      <w:r w:rsidRPr="004A02B1">
        <w:rPr>
          <w:rFonts w:ascii="Arial" w:hAnsi="Arial" w:cs="Arial"/>
          <w:highlight w:val="green"/>
          <w:shd w:val="clear" w:color="auto" w:fill="FFFFFF"/>
          <w:rPrChange w:id="224" w:author="George Urumov" w:date="2025-10-18T15:25:00Z" w16du:dateUtc="2025-10-18T14:25:00Z">
            <w:rPr>
              <w:highlight w:val="yellow"/>
              <w:shd w:val="clear" w:color="auto" w:fill="FFFFFF"/>
            </w:rPr>
          </w:rPrChange>
        </w:rPr>
        <w:t>: (32, 32, 1) images</w:t>
      </w:r>
      <w:ins w:id="225" w:author="George Urumov" w:date="2025-10-26T19:57:00Z" w16du:dateUtc="2025-10-26T19:57:00Z">
        <w:r w:rsidR="00366875">
          <w:rPr>
            <w:rFonts w:ascii="Arial" w:hAnsi="Arial" w:cs="Arial"/>
            <w:highlight w:val="green"/>
            <w:shd w:val="clear" w:color="auto" w:fill="FFFFFF"/>
          </w:rPr>
          <w:t xml:space="preserve">. (height, width, number of channels </w:t>
        </w:r>
      </w:ins>
      <w:ins w:id="226" w:author="George Urumov" w:date="2025-10-26T19:58:00Z" w16du:dateUtc="2025-10-26T19:58:00Z">
        <w:r w:rsidR="00366875">
          <w:rPr>
            <w:rFonts w:ascii="Arial" w:hAnsi="Arial" w:cs="Arial"/>
            <w:highlight w:val="green"/>
            <w:shd w:val="clear" w:color="auto" w:fill="FFFFFF"/>
          </w:rPr>
          <w:t>– 1 greyscale, 3 for RGB).</w:t>
        </w:r>
      </w:ins>
    </w:p>
    <w:p w14:paraId="742A503C" w14:textId="77777777" w:rsidR="008D1943" w:rsidRPr="004A02B1" w:rsidRDefault="008D1943">
      <w:pPr>
        <w:numPr>
          <w:ilvl w:val="0"/>
          <w:numId w:val="50"/>
        </w:numPr>
        <w:spacing w:line="360" w:lineRule="auto"/>
        <w:jc w:val="both"/>
        <w:rPr>
          <w:rFonts w:ascii="Arial" w:hAnsi="Arial" w:cs="Arial"/>
          <w:highlight w:val="green"/>
          <w:shd w:val="clear" w:color="auto" w:fill="FFFFFF"/>
          <w:rPrChange w:id="227" w:author="George Urumov" w:date="2025-10-18T15:25:00Z" w16du:dateUtc="2025-10-18T14:25:00Z">
            <w:rPr>
              <w:highlight w:val="yellow"/>
              <w:shd w:val="clear" w:color="auto" w:fill="FFFFFF"/>
            </w:rPr>
          </w:rPrChange>
        </w:rPr>
        <w:pPrChange w:id="228" w:author="George Urumov" w:date="2025-10-18T15:25:00Z" w16du:dateUtc="2025-10-18T14:25:00Z">
          <w:pPr>
            <w:numPr>
              <w:numId w:val="50"/>
            </w:numPr>
            <w:tabs>
              <w:tab w:val="num" w:pos="720"/>
            </w:tabs>
            <w:ind w:left="720" w:hanging="360"/>
          </w:pPr>
        </w:pPrChange>
      </w:pPr>
      <w:r w:rsidRPr="004A02B1">
        <w:rPr>
          <w:rFonts w:ascii="Arial" w:hAnsi="Arial" w:cs="Arial"/>
          <w:highlight w:val="green"/>
          <w:shd w:val="clear" w:color="auto" w:fill="FFFFFF"/>
          <w:rPrChange w:id="229" w:author="George Urumov" w:date="2025-10-18T15:25:00Z" w16du:dateUtc="2025-10-18T14:25:00Z">
            <w:rPr>
              <w:b/>
              <w:bCs/>
              <w:highlight w:val="yellow"/>
              <w:shd w:val="clear" w:color="auto" w:fill="FFFFFF"/>
            </w:rPr>
          </w:rPrChange>
        </w:rPr>
        <w:t>Architecture</w:t>
      </w:r>
      <w:r w:rsidRPr="004A02B1">
        <w:rPr>
          <w:rFonts w:ascii="Arial" w:hAnsi="Arial" w:cs="Arial"/>
          <w:highlight w:val="green"/>
          <w:shd w:val="clear" w:color="auto" w:fill="FFFFFF"/>
          <w:rPrChange w:id="230" w:author="George Urumov" w:date="2025-10-18T15:25:00Z" w16du:dateUtc="2025-10-18T14:25:00Z">
            <w:rPr>
              <w:highlight w:val="yellow"/>
              <w:shd w:val="clear" w:color="auto" w:fill="FFFFFF"/>
            </w:rPr>
          </w:rPrChange>
        </w:rPr>
        <w:t xml:space="preserve">: Four Conv2D blocks with 128 filters, 3×3 kernels, stride 2, each followed by </w:t>
      </w:r>
      <w:proofErr w:type="spellStart"/>
      <w:r w:rsidRPr="004A02B1">
        <w:rPr>
          <w:rFonts w:ascii="Arial" w:hAnsi="Arial" w:cs="Arial"/>
          <w:highlight w:val="green"/>
          <w:shd w:val="clear" w:color="auto" w:fill="FFFFFF"/>
          <w:rPrChange w:id="231" w:author="George Urumov" w:date="2025-10-18T15:25:00Z" w16du:dateUtc="2025-10-18T14:25:00Z">
            <w:rPr>
              <w:highlight w:val="yellow"/>
              <w:shd w:val="clear" w:color="auto" w:fill="FFFFFF"/>
            </w:rPr>
          </w:rPrChange>
        </w:rPr>
        <w:t>LeakyReLU</w:t>
      </w:r>
      <w:proofErr w:type="spellEnd"/>
      <w:r w:rsidRPr="004A02B1">
        <w:rPr>
          <w:rFonts w:ascii="Arial" w:hAnsi="Arial" w:cs="Arial"/>
          <w:highlight w:val="green"/>
          <w:shd w:val="clear" w:color="auto" w:fill="FFFFFF"/>
          <w:rPrChange w:id="232" w:author="George Urumov" w:date="2025-10-18T15:25:00Z" w16du:dateUtc="2025-10-18T14:25:00Z">
            <w:rPr>
              <w:highlight w:val="yellow"/>
              <w:shd w:val="clear" w:color="auto" w:fill="FFFFFF"/>
            </w:rPr>
          </w:rPrChange>
        </w:rPr>
        <w:t xml:space="preserve"> (α = 0.2) and Dropout (0.25); flattened to a </w:t>
      </w:r>
      <w:proofErr w:type="gramStart"/>
      <w:r w:rsidRPr="004A02B1">
        <w:rPr>
          <w:rFonts w:ascii="Arial" w:hAnsi="Arial" w:cs="Arial"/>
          <w:highlight w:val="green"/>
          <w:shd w:val="clear" w:color="auto" w:fill="FFFFFF"/>
          <w:rPrChange w:id="233" w:author="George Urumov" w:date="2025-10-18T15:25:00Z" w16du:dateUtc="2025-10-18T14:25:00Z">
            <w:rPr>
              <w:highlight w:val="yellow"/>
              <w:shd w:val="clear" w:color="auto" w:fill="FFFFFF"/>
            </w:rPr>
          </w:rPrChange>
        </w:rPr>
        <w:t>Dense(</w:t>
      </w:r>
      <w:proofErr w:type="gramEnd"/>
      <w:r w:rsidRPr="004A02B1">
        <w:rPr>
          <w:rFonts w:ascii="Arial" w:hAnsi="Arial" w:cs="Arial"/>
          <w:highlight w:val="green"/>
          <w:shd w:val="clear" w:color="auto" w:fill="FFFFFF"/>
          <w:rPrChange w:id="234" w:author="George Urumov" w:date="2025-10-18T15:25:00Z" w16du:dateUtc="2025-10-18T14:25:00Z">
            <w:rPr>
              <w:highlight w:val="yellow"/>
              <w:shd w:val="clear" w:color="auto" w:fill="FFFFFF"/>
            </w:rPr>
          </w:rPrChange>
        </w:rPr>
        <w:t>1, sigmoid) output.</w:t>
      </w:r>
    </w:p>
    <w:p w14:paraId="165510A0" w14:textId="77777777" w:rsidR="008D1943" w:rsidRPr="004A02B1" w:rsidRDefault="008D1943">
      <w:pPr>
        <w:numPr>
          <w:ilvl w:val="0"/>
          <w:numId w:val="50"/>
        </w:numPr>
        <w:spacing w:line="360" w:lineRule="auto"/>
        <w:jc w:val="both"/>
        <w:rPr>
          <w:rFonts w:ascii="Arial" w:hAnsi="Arial" w:cs="Arial"/>
          <w:highlight w:val="green"/>
          <w:shd w:val="clear" w:color="auto" w:fill="FFFFFF"/>
          <w:rPrChange w:id="235" w:author="George Urumov" w:date="2025-10-18T15:25:00Z" w16du:dateUtc="2025-10-18T14:25:00Z">
            <w:rPr>
              <w:highlight w:val="yellow"/>
              <w:shd w:val="clear" w:color="auto" w:fill="FFFFFF"/>
            </w:rPr>
          </w:rPrChange>
        </w:rPr>
        <w:pPrChange w:id="236" w:author="George Urumov" w:date="2025-10-18T15:25:00Z" w16du:dateUtc="2025-10-18T14:25:00Z">
          <w:pPr>
            <w:numPr>
              <w:numId w:val="50"/>
            </w:numPr>
            <w:tabs>
              <w:tab w:val="num" w:pos="720"/>
            </w:tabs>
            <w:ind w:left="720" w:hanging="360"/>
          </w:pPr>
        </w:pPrChange>
      </w:pPr>
      <w:r w:rsidRPr="004A02B1">
        <w:rPr>
          <w:rFonts w:ascii="Arial" w:hAnsi="Arial" w:cs="Arial"/>
          <w:highlight w:val="green"/>
          <w:shd w:val="clear" w:color="auto" w:fill="FFFFFF"/>
          <w:rPrChange w:id="237" w:author="George Urumov" w:date="2025-10-18T15:25:00Z" w16du:dateUtc="2025-10-18T14:25:00Z">
            <w:rPr>
              <w:b/>
              <w:bCs/>
              <w:highlight w:val="yellow"/>
              <w:shd w:val="clear" w:color="auto" w:fill="FFFFFF"/>
            </w:rPr>
          </w:rPrChange>
        </w:rPr>
        <w:t>Optimizer</w:t>
      </w:r>
      <w:r w:rsidRPr="004A02B1">
        <w:rPr>
          <w:rFonts w:ascii="Arial" w:hAnsi="Arial" w:cs="Arial"/>
          <w:highlight w:val="green"/>
          <w:shd w:val="clear" w:color="auto" w:fill="FFFFFF"/>
          <w:rPrChange w:id="238" w:author="George Urumov" w:date="2025-10-18T15:25:00Z" w16du:dateUtc="2025-10-18T14:25:00Z">
            <w:rPr>
              <w:highlight w:val="yellow"/>
              <w:shd w:val="clear" w:color="auto" w:fill="FFFFFF"/>
            </w:rPr>
          </w:rPrChange>
        </w:rPr>
        <w:t>: Adam (</w:t>
      </w:r>
      <w:proofErr w:type="spellStart"/>
      <w:r w:rsidRPr="004A02B1">
        <w:rPr>
          <w:rFonts w:ascii="Arial" w:hAnsi="Arial" w:cs="Arial"/>
          <w:highlight w:val="green"/>
          <w:shd w:val="clear" w:color="auto" w:fill="FFFFFF"/>
          <w:rPrChange w:id="239" w:author="George Urumov" w:date="2025-10-18T15:25:00Z" w16du:dateUtc="2025-10-18T14:25:00Z">
            <w:rPr>
              <w:highlight w:val="yellow"/>
              <w:shd w:val="clear" w:color="auto" w:fill="FFFFFF"/>
            </w:rPr>
          </w:rPrChange>
        </w:rPr>
        <w:t>lr</w:t>
      </w:r>
      <w:proofErr w:type="spellEnd"/>
      <w:r w:rsidRPr="004A02B1">
        <w:rPr>
          <w:rFonts w:ascii="Arial" w:hAnsi="Arial" w:cs="Arial"/>
          <w:highlight w:val="green"/>
          <w:shd w:val="clear" w:color="auto" w:fill="FFFFFF"/>
          <w:rPrChange w:id="240" w:author="George Urumov" w:date="2025-10-18T15:25:00Z" w16du:dateUtc="2025-10-18T14:25:00Z">
            <w:rPr>
              <w:highlight w:val="yellow"/>
              <w:shd w:val="clear" w:color="auto" w:fill="FFFFFF"/>
            </w:rPr>
          </w:rPrChange>
        </w:rPr>
        <w:t> = 2×10</w:t>
      </w:r>
      <w:r w:rsidRPr="004A02B1">
        <w:rPr>
          <w:rFonts w:ascii="Cambria Math" w:hAnsi="Cambria Math" w:cs="Cambria Math"/>
          <w:highlight w:val="green"/>
          <w:shd w:val="clear" w:color="auto" w:fill="FFFFFF"/>
          <w:rPrChange w:id="241" w:author="George Urumov" w:date="2025-10-18T15:25:00Z" w16du:dateUtc="2025-10-18T14:25:00Z">
            <w:rPr>
              <w:highlight w:val="yellow"/>
              <w:shd w:val="clear" w:color="auto" w:fill="FFFFFF"/>
            </w:rPr>
          </w:rPrChange>
        </w:rPr>
        <w:t>⁻</w:t>
      </w:r>
      <w:r w:rsidRPr="004A02B1">
        <w:rPr>
          <w:rFonts w:ascii="Arial" w:hAnsi="Arial" w:cs="Arial"/>
          <w:highlight w:val="green"/>
          <w:shd w:val="clear" w:color="auto" w:fill="FFFFFF"/>
          <w:rPrChange w:id="242" w:author="George Urumov" w:date="2025-10-18T15:25:00Z" w16du:dateUtc="2025-10-18T14:25:00Z">
            <w:rPr>
              <w:highlight w:val="yellow"/>
              <w:shd w:val="clear" w:color="auto" w:fill="FFFFFF"/>
            </w:rPr>
          </w:rPrChange>
        </w:rPr>
        <w:t>⁴, β</w:t>
      </w:r>
      <w:r w:rsidRPr="004A02B1">
        <w:rPr>
          <w:rFonts w:ascii="Cambria Math" w:hAnsi="Cambria Math" w:cs="Cambria Math"/>
          <w:highlight w:val="green"/>
          <w:shd w:val="clear" w:color="auto" w:fill="FFFFFF"/>
          <w:rPrChange w:id="243" w:author="George Urumov" w:date="2025-10-18T15:25:00Z" w16du:dateUtc="2025-10-18T14:25:00Z">
            <w:rPr>
              <w:highlight w:val="yellow"/>
              <w:shd w:val="clear" w:color="auto" w:fill="FFFFFF"/>
            </w:rPr>
          </w:rPrChange>
        </w:rPr>
        <w:t>₁</w:t>
      </w:r>
      <w:r w:rsidRPr="004A02B1">
        <w:rPr>
          <w:rFonts w:ascii="Arial" w:hAnsi="Arial" w:cs="Arial"/>
          <w:highlight w:val="green"/>
          <w:shd w:val="clear" w:color="auto" w:fill="FFFFFF"/>
          <w:rPrChange w:id="244" w:author="George Urumov" w:date="2025-10-18T15:25:00Z" w16du:dateUtc="2025-10-18T14:25:00Z">
            <w:rPr>
              <w:highlight w:val="yellow"/>
              <w:shd w:val="clear" w:color="auto" w:fill="FFFFFF"/>
            </w:rPr>
          </w:rPrChange>
        </w:rPr>
        <w:t> = 0.5).</w:t>
      </w:r>
    </w:p>
    <w:p w14:paraId="586B8325" w14:textId="77777777" w:rsidR="008D1943" w:rsidRPr="004A02B1" w:rsidRDefault="008D1943">
      <w:pPr>
        <w:numPr>
          <w:ilvl w:val="0"/>
          <w:numId w:val="50"/>
        </w:numPr>
        <w:spacing w:line="360" w:lineRule="auto"/>
        <w:jc w:val="both"/>
        <w:rPr>
          <w:rFonts w:ascii="Arial" w:hAnsi="Arial" w:cs="Arial"/>
          <w:highlight w:val="green"/>
          <w:shd w:val="clear" w:color="auto" w:fill="FFFFFF"/>
          <w:rPrChange w:id="245" w:author="George Urumov" w:date="2025-10-18T15:25:00Z" w16du:dateUtc="2025-10-18T14:25:00Z">
            <w:rPr>
              <w:highlight w:val="yellow"/>
              <w:shd w:val="clear" w:color="auto" w:fill="FFFFFF"/>
            </w:rPr>
          </w:rPrChange>
        </w:rPr>
        <w:pPrChange w:id="246" w:author="George Urumov" w:date="2025-10-18T15:25:00Z" w16du:dateUtc="2025-10-18T14:25:00Z">
          <w:pPr>
            <w:numPr>
              <w:numId w:val="50"/>
            </w:numPr>
            <w:tabs>
              <w:tab w:val="num" w:pos="720"/>
            </w:tabs>
            <w:ind w:left="720" w:hanging="360"/>
          </w:pPr>
        </w:pPrChange>
      </w:pPr>
      <w:r w:rsidRPr="004A02B1">
        <w:rPr>
          <w:rFonts w:ascii="Arial" w:hAnsi="Arial" w:cs="Arial"/>
          <w:highlight w:val="green"/>
          <w:shd w:val="clear" w:color="auto" w:fill="FFFFFF"/>
          <w:rPrChange w:id="247" w:author="George Urumov" w:date="2025-10-18T15:25:00Z" w16du:dateUtc="2025-10-18T14:25:00Z">
            <w:rPr>
              <w:b/>
              <w:bCs/>
              <w:highlight w:val="yellow"/>
              <w:shd w:val="clear" w:color="auto" w:fill="FFFFFF"/>
            </w:rPr>
          </w:rPrChange>
        </w:rPr>
        <w:t>Loss</w:t>
      </w:r>
      <w:r w:rsidRPr="004A02B1">
        <w:rPr>
          <w:rFonts w:ascii="Arial" w:hAnsi="Arial" w:cs="Arial"/>
          <w:highlight w:val="green"/>
          <w:shd w:val="clear" w:color="auto" w:fill="FFFFFF"/>
          <w:rPrChange w:id="248" w:author="George Urumov" w:date="2025-10-18T15:25:00Z" w16du:dateUtc="2025-10-18T14:25:00Z">
            <w:rPr>
              <w:highlight w:val="yellow"/>
              <w:shd w:val="clear" w:color="auto" w:fill="FFFFFF"/>
            </w:rPr>
          </w:rPrChange>
        </w:rPr>
        <w:t>: Binary cross</w:t>
      </w:r>
      <w:r w:rsidRPr="004A02B1">
        <w:rPr>
          <w:rFonts w:ascii="Arial" w:hAnsi="Arial" w:cs="Arial"/>
          <w:highlight w:val="green"/>
          <w:shd w:val="clear" w:color="auto" w:fill="FFFFFF"/>
          <w:rPrChange w:id="249" w:author="George Urumov" w:date="2025-10-18T15:25:00Z" w16du:dateUtc="2025-10-18T14:25:00Z">
            <w:rPr>
              <w:highlight w:val="yellow"/>
              <w:shd w:val="clear" w:color="auto" w:fill="FFFFFF"/>
            </w:rPr>
          </w:rPrChange>
        </w:rPr>
        <w:noBreakHyphen/>
        <w:t>entropy</w:t>
      </w:r>
    </w:p>
    <w:p w14:paraId="2F93050C" w14:textId="77777777" w:rsidR="008D1943" w:rsidRPr="004A02B1" w:rsidRDefault="008D1943">
      <w:pPr>
        <w:spacing w:line="360" w:lineRule="auto"/>
        <w:jc w:val="both"/>
        <w:rPr>
          <w:rFonts w:ascii="Arial" w:hAnsi="Arial" w:cs="Arial"/>
          <w:highlight w:val="green"/>
          <w:shd w:val="clear" w:color="auto" w:fill="FFFFFF"/>
          <w:rPrChange w:id="250" w:author="George Urumov" w:date="2025-10-18T15:25:00Z" w16du:dateUtc="2025-10-18T14:25:00Z">
            <w:rPr>
              <w:b/>
              <w:bCs/>
              <w:highlight w:val="yellow"/>
              <w:shd w:val="clear" w:color="auto" w:fill="FFFFFF"/>
            </w:rPr>
          </w:rPrChange>
        </w:rPr>
        <w:pPrChange w:id="251" w:author="George Urumov" w:date="2025-10-18T15:25:00Z" w16du:dateUtc="2025-10-18T14:25:00Z">
          <w:pPr/>
        </w:pPrChange>
      </w:pPr>
      <w:r w:rsidRPr="004A02B1">
        <w:rPr>
          <w:rFonts w:ascii="Arial" w:hAnsi="Arial" w:cs="Arial"/>
          <w:highlight w:val="green"/>
          <w:shd w:val="clear" w:color="auto" w:fill="FFFFFF"/>
          <w:rPrChange w:id="252" w:author="George Urumov" w:date="2025-10-18T15:25:00Z" w16du:dateUtc="2025-10-18T14:25:00Z">
            <w:rPr>
              <w:b/>
              <w:bCs/>
              <w:highlight w:val="yellow"/>
              <w:shd w:val="clear" w:color="auto" w:fill="FFFFFF"/>
            </w:rPr>
          </w:rPrChange>
        </w:rPr>
        <w:t>Generator (Conv2DTransposed variant)</w:t>
      </w:r>
    </w:p>
    <w:p w14:paraId="363578B3" w14:textId="77777777" w:rsidR="008D1943" w:rsidRPr="004A02B1" w:rsidRDefault="008D1943">
      <w:pPr>
        <w:numPr>
          <w:ilvl w:val="0"/>
          <w:numId w:val="51"/>
        </w:numPr>
        <w:spacing w:line="360" w:lineRule="auto"/>
        <w:jc w:val="both"/>
        <w:rPr>
          <w:rFonts w:ascii="Arial" w:hAnsi="Arial" w:cs="Arial"/>
          <w:highlight w:val="green"/>
          <w:shd w:val="clear" w:color="auto" w:fill="FFFFFF"/>
          <w:rPrChange w:id="253" w:author="George Urumov" w:date="2025-10-18T15:25:00Z" w16du:dateUtc="2025-10-18T14:25:00Z">
            <w:rPr>
              <w:highlight w:val="yellow"/>
              <w:shd w:val="clear" w:color="auto" w:fill="FFFFFF"/>
            </w:rPr>
          </w:rPrChange>
        </w:rPr>
        <w:pPrChange w:id="254" w:author="George Urumov" w:date="2025-10-18T15:25:00Z" w16du:dateUtc="2025-10-18T14:25:00Z">
          <w:pPr>
            <w:numPr>
              <w:numId w:val="51"/>
            </w:numPr>
            <w:tabs>
              <w:tab w:val="num" w:pos="720"/>
            </w:tabs>
            <w:ind w:left="720" w:hanging="360"/>
          </w:pPr>
        </w:pPrChange>
      </w:pPr>
      <w:r w:rsidRPr="004A02B1">
        <w:rPr>
          <w:rFonts w:ascii="Arial" w:hAnsi="Arial" w:cs="Arial"/>
          <w:highlight w:val="green"/>
          <w:shd w:val="clear" w:color="auto" w:fill="FFFFFF"/>
          <w:rPrChange w:id="255" w:author="George Urumov" w:date="2025-10-18T15:25:00Z" w16du:dateUtc="2025-10-18T14:25:00Z">
            <w:rPr>
              <w:b/>
              <w:bCs/>
              <w:highlight w:val="yellow"/>
              <w:shd w:val="clear" w:color="auto" w:fill="FFFFFF"/>
            </w:rPr>
          </w:rPrChange>
        </w:rPr>
        <w:t>Input</w:t>
      </w:r>
      <w:r w:rsidRPr="004A02B1">
        <w:rPr>
          <w:rFonts w:ascii="Arial" w:hAnsi="Arial" w:cs="Arial"/>
          <w:highlight w:val="green"/>
          <w:shd w:val="clear" w:color="auto" w:fill="FFFFFF"/>
          <w:rPrChange w:id="256" w:author="George Urumov" w:date="2025-10-18T15:25:00Z" w16du:dateUtc="2025-10-18T14:25:00Z">
            <w:rPr>
              <w:highlight w:val="yellow"/>
              <w:shd w:val="clear" w:color="auto" w:fill="FFFFFF"/>
            </w:rPr>
          </w:rPrChange>
        </w:rPr>
        <w:t>: latent vector z of dimension 100.</w:t>
      </w:r>
    </w:p>
    <w:p w14:paraId="3C642E9D" w14:textId="77777777" w:rsidR="008D1943" w:rsidRPr="004A02B1" w:rsidRDefault="008D1943">
      <w:pPr>
        <w:numPr>
          <w:ilvl w:val="0"/>
          <w:numId w:val="51"/>
        </w:numPr>
        <w:spacing w:line="360" w:lineRule="auto"/>
        <w:jc w:val="both"/>
        <w:rPr>
          <w:rFonts w:ascii="Arial" w:hAnsi="Arial" w:cs="Arial"/>
          <w:highlight w:val="green"/>
          <w:shd w:val="clear" w:color="auto" w:fill="FFFFFF"/>
          <w:rPrChange w:id="257" w:author="George Urumov" w:date="2025-10-18T15:25:00Z" w16du:dateUtc="2025-10-18T14:25:00Z">
            <w:rPr>
              <w:highlight w:val="yellow"/>
              <w:shd w:val="clear" w:color="auto" w:fill="FFFFFF"/>
            </w:rPr>
          </w:rPrChange>
        </w:rPr>
        <w:pPrChange w:id="258" w:author="George Urumov" w:date="2025-10-18T15:25:00Z" w16du:dateUtc="2025-10-18T14:25:00Z">
          <w:pPr>
            <w:numPr>
              <w:numId w:val="51"/>
            </w:numPr>
            <w:tabs>
              <w:tab w:val="num" w:pos="720"/>
            </w:tabs>
            <w:ind w:left="720" w:hanging="360"/>
          </w:pPr>
        </w:pPrChange>
      </w:pPr>
      <w:r w:rsidRPr="004A02B1">
        <w:rPr>
          <w:rFonts w:ascii="Arial" w:hAnsi="Arial" w:cs="Arial"/>
          <w:highlight w:val="green"/>
          <w:shd w:val="clear" w:color="auto" w:fill="FFFFFF"/>
          <w:rPrChange w:id="259" w:author="George Urumov" w:date="2025-10-18T15:25:00Z" w16du:dateUtc="2025-10-18T14:25:00Z">
            <w:rPr>
              <w:b/>
              <w:bCs/>
              <w:highlight w:val="yellow"/>
              <w:shd w:val="clear" w:color="auto" w:fill="FFFFFF"/>
            </w:rPr>
          </w:rPrChange>
        </w:rPr>
        <w:t>Architecture</w:t>
      </w:r>
      <w:r w:rsidRPr="004A02B1">
        <w:rPr>
          <w:rFonts w:ascii="Arial" w:hAnsi="Arial" w:cs="Arial"/>
          <w:highlight w:val="green"/>
          <w:shd w:val="clear" w:color="auto" w:fill="FFFFFF"/>
          <w:rPrChange w:id="260" w:author="George Urumov" w:date="2025-10-18T15:25:00Z" w16du:dateUtc="2025-10-18T14:25:00Z">
            <w:rPr>
              <w:highlight w:val="yellow"/>
              <w:shd w:val="clear" w:color="auto" w:fill="FFFFFF"/>
            </w:rPr>
          </w:rPrChange>
        </w:rPr>
        <w:t xml:space="preserve">: </w:t>
      </w:r>
      <w:proofErr w:type="gramStart"/>
      <w:r w:rsidRPr="004A02B1">
        <w:rPr>
          <w:rFonts w:ascii="Arial" w:hAnsi="Arial" w:cs="Arial"/>
          <w:highlight w:val="green"/>
          <w:shd w:val="clear" w:color="auto" w:fill="FFFFFF"/>
          <w:rPrChange w:id="261" w:author="George Urumov" w:date="2025-10-18T15:25:00Z" w16du:dateUtc="2025-10-18T14:25:00Z">
            <w:rPr>
              <w:highlight w:val="yellow"/>
              <w:shd w:val="clear" w:color="auto" w:fill="FFFFFF"/>
            </w:rPr>
          </w:rPrChange>
        </w:rPr>
        <w:t>Dense(</w:t>
      </w:r>
      <w:proofErr w:type="gramEnd"/>
      <w:r w:rsidRPr="004A02B1">
        <w:rPr>
          <w:rFonts w:ascii="Arial" w:hAnsi="Arial" w:cs="Arial"/>
          <w:highlight w:val="green"/>
          <w:shd w:val="clear" w:color="auto" w:fill="FFFFFF"/>
          <w:rPrChange w:id="262" w:author="George Urumov" w:date="2025-10-18T15:25:00Z" w16du:dateUtc="2025-10-18T14:25:00Z">
            <w:rPr>
              <w:highlight w:val="yellow"/>
              <w:shd w:val="clear" w:color="auto" w:fill="FFFFFF"/>
            </w:rPr>
          </w:rPrChange>
        </w:rPr>
        <w:t xml:space="preserve">128·4·4) → </w:t>
      </w:r>
      <w:proofErr w:type="spellStart"/>
      <w:r w:rsidRPr="004A02B1">
        <w:rPr>
          <w:rFonts w:ascii="Arial" w:hAnsi="Arial" w:cs="Arial"/>
          <w:highlight w:val="green"/>
          <w:shd w:val="clear" w:color="auto" w:fill="FFFFFF"/>
          <w:rPrChange w:id="263" w:author="George Urumov" w:date="2025-10-18T15:25:00Z" w16du:dateUtc="2025-10-18T14:25:00Z">
            <w:rPr>
              <w:highlight w:val="yellow"/>
              <w:shd w:val="clear" w:color="auto" w:fill="FFFFFF"/>
            </w:rPr>
          </w:rPrChange>
        </w:rPr>
        <w:t>LeakyReLU</w:t>
      </w:r>
      <w:proofErr w:type="spellEnd"/>
      <w:r w:rsidRPr="004A02B1">
        <w:rPr>
          <w:rFonts w:ascii="Arial" w:hAnsi="Arial" w:cs="Arial"/>
          <w:highlight w:val="green"/>
          <w:shd w:val="clear" w:color="auto" w:fill="FFFFFF"/>
          <w:rPrChange w:id="264" w:author="George Urumov" w:date="2025-10-18T15:25:00Z" w16du:dateUtc="2025-10-18T14:25:00Z">
            <w:rPr>
              <w:highlight w:val="yellow"/>
              <w:shd w:val="clear" w:color="auto" w:fill="FFFFFF"/>
            </w:rPr>
          </w:rPrChange>
        </w:rPr>
        <w:t xml:space="preserve"> → </w:t>
      </w:r>
      <w:proofErr w:type="gramStart"/>
      <w:r w:rsidRPr="004A02B1">
        <w:rPr>
          <w:rFonts w:ascii="Arial" w:hAnsi="Arial" w:cs="Arial"/>
          <w:highlight w:val="green"/>
          <w:shd w:val="clear" w:color="auto" w:fill="FFFFFF"/>
          <w:rPrChange w:id="265" w:author="George Urumov" w:date="2025-10-18T15:25:00Z" w16du:dateUtc="2025-10-18T14:25:00Z">
            <w:rPr>
              <w:highlight w:val="yellow"/>
              <w:shd w:val="clear" w:color="auto" w:fill="FFFFFF"/>
            </w:rPr>
          </w:rPrChange>
        </w:rPr>
        <w:t>Reshape(</w:t>
      </w:r>
      <w:proofErr w:type="gramEnd"/>
      <w:r w:rsidRPr="004A02B1">
        <w:rPr>
          <w:rFonts w:ascii="Arial" w:hAnsi="Arial" w:cs="Arial"/>
          <w:highlight w:val="green"/>
          <w:shd w:val="clear" w:color="auto" w:fill="FFFFFF"/>
          <w:rPrChange w:id="266" w:author="George Urumov" w:date="2025-10-18T15:25:00Z" w16du:dateUtc="2025-10-18T14:25:00Z">
            <w:rPr>
              <w:highlight w:val="yellow"/>
              <w:shd w:val="clear" w:color="auto" w:fill="FFFFFF"/>
            </w:rPr>
          </w:rPrChange>
        </w:rPr>
        <w:t>4,4,128); three Conv2</w:t>
      </w:r>
      <w:proofErr w:type="gramStart"/>
      <w:r w:rsidRPr="004A02B1">
        <w:rPr>
          <w:rFonts w:ascii="Arial" w:hAnsi="Arial" w:cs="Arial"/>
          <w:highlight w:val="green"/>
          <w:shd w:val="clear" w:color="auto" w:fill="FFFFFF"/>
          <w:rPrChange w:id="267" w:author="George Urumov" w:date="2025-10-18T15:25:00Z" w16du:dateUtc="2025-10-18T14:25:00Z">
            <w:rPr>
              <w:highlight w:val="yellow"/>
              <w:shd w:val="clear" w:color="auto" w:fill="FFFFFF"/>
            </w:rPr>
          </w:rPrChange>
        </w:rPr>
        <w:t>DTranspose(</w:t>
      </w:r>
      <w:proofErr w:type="gramEnd"/>
      <w:r w:rsidRPr="004A02B1">
        <w:rPr>
          <w:rFonts w:ascii="Arial" w:hAnsi="Arial" w:cs="Arial"/>
          <w:highlight w:val="green"/>
          <w:shd w:val="clear" w:color="auto" w:fill="FFFFFF"/>
          <w:rPrChange w:id="268" w:author="George Urumov" w:date="2025-10-18T15:25:00Z" w16du:dateUtc="2025-10-18T14:25:00Z">
            <w:rPr>
              <w:highlight w:val="yellow"/>
              <w:shd w:val="clear" w:color="auto" w:fill="FFFFFF"/>
            </w:rPr>
          </w:rPrChange>
        </w:rPr>
        <w:t xml:space="preserve">128, 4×4, stride 2, padding “same”) blocks each with </w:t>
      </w:r>
      <w:proofErr w:type="spellStart"/>
      <w:r w:rsidRPr="004A02B1">
        <w:rPr>
          <w:rFonts w:ascii="Arial" w:hAnsi="Arial" w:cs="Arial"/>
          <w:highlight w:val="green"/>
          <w:shd w:val="clear" w:color="auto" w:fill="FFFFFF"/>
          <w:rPrChange w:id="269" w:author="George Urumov" w:date="2025-10-18T15:25:00Z" w16du:dateUtc="2025-10-18T14:25:00Z">
            <w:rPr>
              <w:highlight w:val="yellow"/>
              <w:shd w:val="clear" w:color="auto" w:fill="FFFFFF"/>
            </w:rPr>
          </w:rPrChange>
        </w:rPr>
        <w:t>LeakyReLU</w:t>
      </w:r>
      <w:proofErr w:type="spellEnd"/>
      <w:r w:rsidRPr="004A02B1">
        <w:rPr>
          <w:rFonts w:ascii="Arial" w:hAnsi="Arial" w:cs="Arial"/>
          <w:highlight w:val="green"/>
          <w:shd w:val="clear" w:color="auto" w:fill="FFFFFF"/>
          <w:rPrChange w:id="270" w:author="George Urumov" w:date="2025-10-18T15:25:00Z" w16du:dateUtc="2025-10-18T14:25:00Z">
            <w:rPr>
              <w:highlight w:val="yellow"/>
              <w:shd w:val="clear" w:color="auto" w:fill="FFFFFF"/>
            </w:rPr>
          </w:rPrChange>
        </w:rPr>
        <w:t>; final Conv2</w:t>
      </w:r>
      <w:proofErr w:type="gramStart"/>
      <w:r w:rsidRPr="004A02B1">
        <w:rPr>
          <w:rFonts w:ascii="Arial" w:hAnsi="Arial" w:cs="Arial"/>
          <w:highlight w:val="green"/>
          <w:shd w:val="clear" w:color="auto" w:fill="FFFFFF"/>
          <w:rPrChange w:id="271" w:author="George Urumov" w:date="2025-10-18T15:25:00Z" w16du:dateUtc="2025-10-18T14:25:00Z">
            <w:rPr>
              <w:highlight w:val="yellow"/>
              <w:shd w:val="clear" w:color="auto" w:fill="FFFFFF"/>
            </w:rPr>
          </w:rPrChange>
        </w:rPr>
        <w:t>D(</w:t>
      </w:r>
      <w:proofErr w:type="gramEnd"/>
      <w:r w:rsidRPr="004A02B1">
        <w:rPr>
          <w:rFonts w:ascii="Arial" w:hAnsi="Arial" w:cs="Arial"/>
          <w:highlight w:val="green"/>
          <w:shd w:val="clear" w:color="auto" w:fill="FFFFFF"/>
          <w:rPrChange w:id="272" w:author="George Urumov" w:date="2025-10-18T15:25:00Z" w16du:dateUtc="2025-10-18T14:25:00Z">
            <w:rPr>
              <w:highlight w:val="yellow"/>
              <w:shd w:val="clear" w:color="auto" w:fill="FFFFFF"/>
            </w:rPr>
          </w:rPrChange>
        </w:rPr>
        <w:t>1, 3×3, tanh) producing a (32,32,1) sample.</w:t>
      </w:r>
    </w:p>
    <w:p w14:paraId="6A5D10BA" w14:textId="77777777" w:rsidR="008D1943" w:rsidRPr="004A02B1" w:rsidRDefault="008D1943">
      <w:pPr>
        <w:numPr>
          <w:ilvl w:val="0"/>
          <w:numId w:val="51"/>
        </w:numPr>
        <w:spacing w:line="360" w:lineRule="auto"/>
        <w:jc w:val="both"/>
        <w:rPr>
          <w:rFonts w:ascii="Arial" w:hAnsi="Arial" w:cs="Arial"/>
          <w:highlight w:val="green"/>
          <w:shd w:val="clear" w:color="auto" w:fill="FFFFFF"/>
          <w:rPrChange w:id="273" w:author="George Urumov" w:date="2025-10-18T15:25:00Z" w16du:dateUtc="2025-10-18T14:25:00Z">
            <w:rPr>
              <w:highlight w:val="yellow"/>
              <w:shd w:val="clear" w:color="auto" w:fill="FFFFFF"/>
            </w:rPr>
          </w:rPrChange>
        </w:rPr>
        <w:pPrChange w:id="274" w:author="George Urumov" w:date="2025-10-18T15:25:00Z" w16du:dateUtc="2025-10-18T14:25:00Z">
          <w:pPr>
            <w:numPr>
              <w:numId w:val="51"/>
            </w:numPr>
            <w:tabs>
              <w:tab w:val="num" w:pos="720"/>
            </w:tabs>
            <w:ind w:left="720" w:hanging="360"/>
          </w:pPr>
        </w:pPrChange>
      </w:pPr>
      <w:r w:rsidRPr="004A02B1">
        <w:rPr>
          <w:rFonts w:ascii="Arial" w:hAnsi="Arial" w:cs="Arial"/>
          <w:highlight w:val="green"/>
          <w:shd w:val="clear" w:color="auto" w:fill="FFFFFF"/>
          <w:rPrChange w:id="275" w:author="George Urumov" w:date="2025-10-18T15:25:00Z" w16du:dateUtc="2025-10-18T14:25:00Z">
            <w:rPr>
              <w:b/>
              <w:bCs/>
              <w:highlight w:val="yellow"/>
              <w:shd w:val="clear" w:color="auto" w:fill="FFFFFF"/>
            </w:rPr>
          </w:rPrChange>
        </w:rPr>
        <w:t>Optimizer</w:t>
      </w:r>
      <w:r w:rsidRPr="004A02B1">
        <w:rPr>
          <w:rFonts w:ascii="Arial" w:hAnsi="Arial" w:cs="Arial"/>
          <w:highlight w:val="green"/>
          <w:shd w:val="clear" w:color="auto" w:fill="FFFFFF"/>
          <w:rPrChange w:id="276" w:author="George Urumov" w:date="2025-10-18T15:25:00Z" w16du:dateUtc="2025-10-18T14:25:00Z">
            <w:rPr>
              <w:highlight w:val="yellow"/>
              <w:shd w:val="clear" w:color="auto" w:fill="FFFFFF"/>
            </w:rPr>
          </w:rPrChange>
        </w:rPr>
        <w:t>: Adam (</w:t>
      </w:r>
      <w:proofErr w:type="spellStart"/>
      <w:r w:rsidRPr="004A02B1">
        <w:rPr>
          <w:rFonts w:ascii="Arial" w:hAnsi="Arial" w:cs="Arial"/>
          <w:highlight w:val="green"/>
          <w:shd w:val="clear" w:color="auto" w:fill="FFFFFF"/>
          <w:rPrChange w:id="277" w:author="George Urumov" w:date="2025-10-18T15:25:00Z" w16du:dateUtc="2025-10-18T14:25:00Z">
            <w:rPr>
              <w:highlight w:val="yellow"/>
              <w:shd w:val="clear" w:color="auto" w:fill="FFFFFF"/>
            </w:rPr>
          </w:rPrChange>
        </w:rPr>
        <w:t>lr</w:t>
      </w:r>
      <w:proofErr w:type="spellEnd"/>
      <w:r w:rsidRPr="004A02B1">
        <w:rPr>
          <w:rFonts w:ascii="Arial" w:hAnsi="Arial" w:cs="Arial"/>
          <w:highlight w:val="green"/>
          <w:shd w:val="clear" w:color="auto" w:fill="FFFFFF"/>
          <w:rPrChange w:id="278" w:author="George Urumov" w:date="2025-10-18T15:25:00Z" w16du:dateUtc="2025-10-18T14:25:00Z">
            <w:rPr>
              <w:highlight w:val="yellow"/>
              <w:shd w:val="clear" w:color="auto" w:fill="FFFFFF"/>
            </w:rPr>
          </w:rPrChange>
        </w:rPr>
        <w:t> = 2×10</w:t>
      </w:r>
      <w:r w:rsidRPr="004A02B1">
        <w:rPr>
          <w:rFonts w:ascii="Cambria Math" w:hAnsi="Cambria Math" w:cs="Cambria Math"/>
          <w:highlight w:val="green"/>
          <w:shd w:val="clear" w:color="auto" w:fill="FFFFFF"/>
          <w:rPrChange w:id="279" w:author="George Urumov" w:date="2025-10-18T15:25:00Z" w16du:dateUtc="2025-10-18T14:25:00Z">
            <w:rPr>
              <w:highlight w:val="yellow"/>
              <w:shd w:val="clear" w:color="auto" w:fill="FFFFFF"/>
            </w:rPr>
          </w:rPrChange>
        </w:rPr>
        <w:t>⁻</w:t>
      </w:r>
      <w:r w:rsidRPr="004A02B1">
        <w:rPr>
          <w:rFonts w:ascii="Arial" w:hAnsi="Arial" w:cs="Arial"/>
          <w:highlight w:val="green"/>
          <w:shd w:val="clear" w:color="auto" w:fill="FFFFFF"/>
          <w:rPrChange w:id="280" w:author="George Urumov" w:date="2025-10-18T15:25:00Z" w16du:dateUtc="2025-10-18T14:25:00Z">
            <w:rPr>
              <w:highlight w:val="yellow"/>
              <w:shd w:val="clear" w:color="auto" w:fill="FFFFFF"/>
            </w:rPr>
          </w:rPrChange>
        </w:rPr>
        <w:t>⁴, β</w:t>
      </w:r>
      <w:r w:rsidRPr="004A02B1">
        <w:rPr>
          <w:rFonts w:ascii="Cambria Math" w:hAnsi="Cambria Math" w:cs="Cambria Math"/>
          <w:highlight w:val="green"/>
          <w:shd w:val="clear" w:color="auto" w:fill="FFFFFF"/>
          <w:rPrChange w:id="281" w:author="George Urumov" w:date="2025-10-18T15:25:00Z" w16du:dateUtc="2025-10-18T14:25:00Z">
            <w:rPr>
              <w:highlight w:val="yellow"/>
              <w:shd w:val="clear" w:color="auto" w:fill="FFFFFF"/>
            </w:rPr>
          </w:rPrChange>
        </w:rPr>
        <w:t>₁</w:t>
      </w:r>
      <w:r w:rsidRPr="004A02B1">
        <w:rPr>
          <w:rFonts w:ascii="Arial" w:hAnsi="Arial" w:cs="Arial"/>
          <w:highlight w:val="green"/>
          <w:shd w:val="clear" w:color="auto" w:fill="FFFFFF"/>
          <w:rPrChange w:id="282" w:author="George Urumov" w:date="2025-10-18T15:25:00Z" w16du:dateUtc="2025-10-18T14:25:00Z">
            <w:rPr>
              <w:highlight w:val="yellow"/>
              <w:shd w:val="clear" w:color="auto" w:fill="FFFFFF"/>
            </w:rPr>
          </w:rPrChange>
        </w:rPr>
        <w:t> = 0.5).</w:t>
      </w:r>
    </w:p>
    <w:p w14:paraId="0F57ABA8" w14:textId="77777777" w:rsidR="008D1943" w:rsidRPr="004A02B1" w:rsidRDefault="008D1943">
      <w:pPr>
        <w:numPr>
          <w:ilvl w:val="0"/>
          <w:numId w:val="51"/>
        </w:numPr>
        <w:spacing w:line="360" w:lineRule="auto"/>
        <w:jc w:val="both"/>
        <w:rPr>
          <w:rFonts w:ascii="Arial" w:hAnsi="Arial" w:cs="Arial"/>
          <w:highlight w:val="green"/>
          <w:shd w:val="clear" w:color="auto" w:fill="FFFFFF"/>
          <w:rPrChange w:id="283" w:author="George Urumov" w:date="2025-10-18T15:25:00Z" w16du:dateUtc="2025-10-18T14:25:00Z">
            <w:rPr>
              <w:highlight w:val="yellow"/>
              <w:shd w:val="clear" w:color="auto" w:fill="FFFFFF"/>
            </w:rPr>
          </w:rPrChange>
        </w:rPr>
        <w:pPrChange w:id="284" w:author="George Urumov" w:date="2025-10-18T15:25:00Z" w16du:dateUtc="2025-10-18T14:25:00Z">
          <w:pPr>
            <w:numPr>
              <w:numId w:val="51"/>
            </w:numPr>
            <w:tabs>
              <w:tab w:val="num" w:pos="720"/>
            </w:tabs>
            <w:ind w:left="720" w:hanging="360"/>
          </w:pPr>
        </w:pPrChange>
      </w:pPr>
      <w:r w:rsidRPr="004A02B1">
        <w:rPr>
          <w:rFonts w:ascii="Arial" w:hAnsi="Arial" w:cs="Arial"/>
          <w:highlight w:val="green"/>
          <w:shd w:val="clear" w:color="auto" w:fill="FFFFFF"/>
          <w:rPrChange w:id="285" w:author="George Urumov" w:date="2025-10-18T15:25:00Z" w16du:dateUtc="2025-10-18T14:25:00Z">
            <w:rPr>
              <w:b/>
              <w:bCs/>
              <w:highlight w:val="yellow"/>
              <w:shd w:val="clear" w:color="auto" w:fill="FFFFFF"/>
            </w:rPr>
          </w:rPrChange>
        </w:rPr>
        <w:t>Loss</w:t>
      </w:r>
      <w:r w:rsidRPr="004A02B1">
        <w:rPr>
          <w:rFonts w:ascii="Arial" w:hAnsi="Arial" w:cs="Arial"/>
          <w:highlight w:val="green"/>
          <w:shd w:val="clear" w:color="auto" w:fill="FFFFFF"/>
          <w:rPrChange w:id="286" w:author="George Urumov" w:date="2025-10-18T15:25:00Z" w16du:dateUtc="2025-10-18T14:25:00Z">
            <w:rPr>
              <w:highlight w:val="yellow"/>
              <w:shd w:val="clear" w:color="auto" w:fill="FFFFFF"/>
            </w:rPr>
          </w:rPrChange>
        </w:rPr>
        <w:t>: Binary cross</w:t>
      </w:r>
      <w:r w:rsidRPr="004A02B1">
        <w:rPr>
          <w:rFonts w:ascii="Arial" w:hAnsi="Arial" w:cs="Arial"/>
          <w:highlight w:val="green"/>
          <w:shd w:val="clear" w:color="auto" w:fill="FFFFFF"/>
          <w:rPrChange w:id="287" w:author="George Urumov" w:date="2025-10-18T15:25:00Z" w16du:dateUtc="2025-10-18T14:25:00Z">
            <w:rPr>
              <w:highlight w:val="yellow"/>
              <w:shd w:val="clear" w:color="auto" w:fill="FFFFFF"/>
            </w:rPr>
          </w:rPrChange>
        </w:rPr>
        <w:noBreakHyphen/>
        <w:t>entropy</w:t>
      </w:r>
    </w:p>
    <w:p w14:paraId="3160F7B7" w14:textId="77777777" w:rsidR="008D1943" w:rsidRPr="004A02B1" w:rsidRDefault="008D1943">
      <w:pPr>
        <w:spacing w:line="360" w:lineRule="auto"/>
        <w:jc w:val="both"/>
        <w:rPr>
          <w:rFonts w:ascii="Arial" w:hAnsi="Arial" w:cs="Arial"/>
          <w:highlight w:val="green"/>
          <w:shd w:val="clear" w:color="auto" w:fill="FFFFFF"/>
          <w:rPrChange w:id="288" w:author="George Urumov" w:date="2025-10-18T15:25:00Z" w16du:dateUtc="2025-10-18T14:25:00Z">
            <w:rPr>
              <w:b/>
              <w:bCs/>
              <w:highlight w:val="yellow"/>
              <w:shd w:val="clear" w:color="auto" w:fill="FFFFFF"/>
            </w:rPr>
          </w:rPrChange>
        </w:rPr>
        <w:pPrChange w:id="289" w:author="George Urumov" w:date="2025-10-18T15:25:00Z" w16du:dateUtc="2025-10-18T14:25:00Z">
          <w:pPr/>
        </w:pPrChange>
      </w:pPr>
      <w:r w:rsidRPr="004A02B1">
        <w:rPr>
          <w:rFonts w:ascii="Arial" w:hAnsi="Arial" w:cs="Arial"/>
          <w:highlight w:val="green"/>
          <w:shd w:val="clear" w:color="auto" w:fill="FFFFFF"/>
          <w:rPrChange w:id="290" w:author="George Urumov" w:date="2025-10-18T15:25:00Z" w16du:dateUtc="2025-10-18T14:25:00Z">
            <w:rPr>
              <w:b/>
              <w:bCs/>
              <w:highlight w:val="yellow"/>
              <w:shd w:val="clear" w:color="auto" w:fill="FFFFFF"/>
            </w:rPr>
          </w:rPrChange>
        </w:rPr>
        <w:t>Alternative Generator (1</w:t>
      </w:r>
      <w:r w:rsidRPr="004A02B1">
        <w:rPr>
          <w:rFonts w:ascii="Arial" w:hAnsi="Arial" w:cs="Arial"/>
          <w:highlight w:val="green"/>
          <w:shd w:val="clear" w:color="auto" w:fill="FFFFFF"/>
          <w:rPrChange w:id="291" w:author="George Urumov" w:date="2025-10-18T15:25:00Z" w16du:dateUtc="2025-10-18T14:25:00Z">
            <w:rPr>
              <w:b/>
              <w:bCs/>
              <w:highlight w:val="yellow"/>
              <w:shd w:val="clear" w:color="auto" w:fill="FFFFFF"/>
            </w:rPr>
          </w:rPrChange>
        </w:rPr>
        <w:noBreakHyphen/>
        <w:t>D Conv + LSTM)</w:t>
      </w:r>
    </w:p>
    <w:p w14:paraId="700BFD58" w14:textId="5CE1A184" w:rsidR="008D1943" w:rsidRPr="004A02B1" w:rsidRDefault="008D1943">
      <w:pPr>
        <w:spacing w:line="360" w:lineRule="auto"/>
        <w:jc w:val="both"/>
        <w:rPr>
          <w:rFonts w:ascii="Arial" w:hAnsi="Arial" w:cs="Arial"/>
          <w:highlight w:val="green"/>
          <w:shd w:val="clear" w:color="auto" w:fill="FFFFFF"/>
          <w:rPrChange w:id="292" w:author="George Urumov" w:date="2025-10-18T15:25:00Z" w16du:dateUtc="2025-10-18T14:25:00Z">
            <w:rPr>
              <w:highlight w:val="yellow"/>
              <w:shd w:val="clear" w:color="auto" w:fill="FFFFFF"/>
            </w:rPr>
          </w:rPrChange>
        </w:rPr>
        <w:pPrChange w:id="293" w:author="George Urumov" w:date="2025-10-18T15:25:00Z" w16du:dateUtc="2025-10-18T14:25:00Z">
          <w:pPr/>
        </w:pPrChange>
      </w:pPr>
      <w:r w:rsidRPr="004A02B1">
        <w:rPr>
          <w:rFonts w:ascii="Arial" w:hAnsi="Arial" w:cs="Arial"/>
          <w:highlight w:val="green"/>
          <w:shd w:val="clear" w:color="auto" w:fill="FFFFFF"/>
          <w:rPrChange w:id="294" w:author="George Urumov" w:date="2025-10-18T15:25:00Z" w16du:dateUtc="2025-10-18T14:25:00Z">
            <w:rPr>
              <w:highlight w:val="yellow"/>
              <w:shd w:val="clear" w:color="auto" w:fill="FFFFFF"/>
            </w:rPr>
          </w:rPrChange>
        </w:rPr>
        <w:t xml:space="preserve">An additional prototype replaces Conv2DTranspose with a </w:t>
      </w:r>
      <w:del w:id="295" w:author="George Urumov" w:date="2025-10-18T15:30:00Z" w16du:dateUtc="2025-10-18T14:30:00Z">
        <w:r w:rsidRPr="004A02B1" w:rsidDel="00FF0287">
          <w:rPr>
            <w:rFonts w:ascii="Arial" w:hAnsi="Arial" w:cs="Arial"/>
            <w:highlight w:val="green"/>
            <w:shd w:val="clear" w:color="auto" w:fill="FFFFFF"/>
            <w:rPrChange w:id="296" w:author="George Urumov" w:date="2025-10-18T15:25:00Z" w16du:dateUtc="2025-10-18T14:25:00Z">
              <w:rPr>
                <w:highlight w:val="yellow"/>
                <w:shd w:val="clear" w:color="auto" w:fill="FFFFFF"/>
              </w:rPr>
            </w:rPrChange>
          </w:rPr>
          <w:delText>TimeDistributed</w:delText>
        </w:r>
      </w:del>
      <w:ins w:id="297" w:author="George Urumov" w:date="2025-10-18T15:30:00Z" w16du:dateUtc="2025-10-18T14:30:00Z">
        <w:r w:rsidR="00FF0287" w:rsidRPr="00FF0287">
          <w:rPr>
            <w:rFonts w:ascii="Arial" w:hAnsi="Arial" w:cs="Arial"/>
            <w:highlight w:val="green"/>
            <w:shd w:val="clear" w:color="auto" w:fill="FFFFFF"/>
          </w:rPr>
          <w:t>Time Distributed</w:t>
        </w:r>
      </w:ins>
      <w:r w:rsidRPr="004A02B1">
        <w:rPr>
          <w:rFonts w:ascii="Arial" w:hAnsi="Arial" w:cs="Arial"/>
          <w:highlight w:val="green"/>
          <w:shd w:val="clear" w:color="auto" w:fill="FFFFFF"/>
          <w:rPrChange w:id="298" w:author="George Urumov" w:date="2025-10-18T15:25:00Z" w16du:dateUtc="2025-10-18T14:25:00Z">
            <w:rPr>
              <w:highlight w:val="yellow"/>
              <w:shd w:val="clear" w:color="auto" w:fill="FFFFFF"/>
            </w:rPr>
          </w:rPrChange>
        </w:rPr>
        <w:t xml:space="preserve"> Conv1D stack, followed by two Bidirectional LSTM(100) layers and dense blocks; output is again reshaped to (32,32,1)</w:t>
      </w:r>
    </w:p>
    <w:p w14:paraId="17031F51" w14:textId="77777777" w:rsidR="008D1943" w:rsidRPr="004A02B1" w:rsidRDefault="008D1943">
      <w:pPr>
        <w:spacing w:line="360" w:lineRule="auto"/>
        <w:jc w:val="both"/>
        <w:rPr>
          <w:rFonts w:ascii="Arial" w:hAnsi="Arial" w:cs="Arial"/>
          <w:highlight w:val="green"/>
          <w:shd w:val="clear" w:color="auto" w:fill="FFFFFF"/>
          <w:rPrChange w:id="299" w:author="George Urumov" w:date="2025-10-18T15:25:00Z" w16du:dateUtc="2025-10-18T14:25:00Z">
            <w:rPr>
              <w:b/>
              <w:bCs/>
              <w:highlight w:val="yellow"/>
              <w:shd w:val="clear" w:color="auto" w:fill="FFFFFF"/>
            </w:rPr>
          </w:rPrChange>
        </w:rPr>
        <w:pPrChange w:id="300" w:author="George Urumov" w:date="2025-10-18T15:25:00Z" w16du:dateUtc="2025-10-18T14:25:00Z">
          <w:pPr/>
        </w:pPrChange>
      </w:pPr>
      <w:r w:rsidRPr="004A02B1">
        <w:rPr>
          <w:rFonts w:ascii="Arial" w:hAnsi="Arial" w:cs="Arial"/>
          <w:highlight w:val="green"/>
          <w:shd w:val="clear" w:color="auto" w:fill="FFFFFF"/>
          <w:rPrChange w:id="301" w:author="George Urumov" w:date="2025-10-18T15:25:00Z" w16du:dateUtc="2025-10-18T14:25:00Z">
            <w:rPr>
              <w:b/>
              <w:bCs/>
              <w:highlight w:val="yellow"/>
              <w:shd w:val="clear" w:color="auto" w:fill="FFFFFF"/>
            </w:rPr>
          </w:rPrChange>
        </w:rPr>
        <w:t>GAN Assembly and Training</w:t>
      </w:r>
    </w:p>
    <w:p w14:paraId="6DD53420" w14:textId="77777777" w:rsidR="008D1943" w:rsidRPr="004A02B1" w:rsidRDefault="008D1943">
      <w:pPr>
        <w:numPr>
          <w:ilvl w:val="0"/>
          <w:numId w:val="52"/>
        </w:numPr>
        <w:spacing w:line="360" w:lineRule="auto"/>
        <w:jc w:val="both"/>
        <w:rPr>
          <w:rFonts w:ascii="Arial" w:hAnsi="Arial" w:cs="Arial"/>
          <w:highlight w:val="green"/>
          <w:shd w:val="clear" w:color="auto" w:fill="FFFFFF"/>
          <w:rPrChange w:id="302" w:author="George Urumov" w:date="2025-10-18T15:25:00Z" w16du:dateUtc="2025-10-18T14:25:00Z">
            <w:rPr>
              <w:highlight w:val="yellow"/>
              <w:shd w:val="clear" w:color="auto" w:fill="FFFFFF"/>
            </w:rPr>
          </w:rPrChange>
        </w:rPr>
        <w:pPrChange w:id="303" w:author="George Urumov" w:date="2025-10-18T15:25:00Z" w16du:dateUtc="2025-10-18T14:25:00Z">
          <w:pPr>
            <w:numPr>
              <w:numId w:val="52"/>
            </w:numPr>
            <w:tabs>
              <w:tab w:val="num" w:pos="720"/>
            </w:tabs>
            <w:ind w:left="720" w:hanging="360"/>
          </w:pPr>
        </w:pPrChange>
      </w:pPr>
      <w:r w:rsidRPr="004A02B1">
        <w:rPr>
          <w:rFonts w:ascii="Arial" w:hAnsi="Arial" w:cs="Arial"/>
          <w:highlight w:val="green"/>
          <w:shd w:val="clear" w:color="auto" w:fill="FFFFFF"/>
          <w:rPrChange w:id="304" w:author="George Urumov" w:date="2025-10-18T15:25:00Z" w16du:dateUtc="2025-10-18T14:25:00Z">
            <w:rPr>
              <w:highlight w:val="yellow"/>
              <w:shd w:val="clear" w:color="auto" w:fill="FFFFFF"/>
            </w:rPr>
          </w:rPrChange>
        </w:rPr>
        <w:t>The GAN freezes the discriminator during generator updates and trains with Adam (</w:t>
      </w:r>
      <w:proofErr w:type="spellStart"/>
      <w:r w:rsidRPr="004A02B1">
        <w:rPr>
          <w:rFonts w:ascii="Arial" w:hAnsi="Arial" w:cs="Arial"/>
          <w:highlight w:val="green"/>
          <w:shd w:val="clear" w:color="auto" w:fill="FFFFFF"/>
          <w:rPrChange w:id="305" w:author="George Urumov" w:date="2025-10-18T15:25:00Z" w16du:dateUtc="2025-10-18T14:25:00Z">
            <w:rPr>
              <w:highlight w:val="yellow"/>
              <w:shd w:val="clear" w:color="auto" w:fill="FFFFFF"/>
            </w:rPr>
          </w:rPrChange>
        </w:rPr>
        <w:t>lr</w:t>
      </w:r>
      <w:proofErr w:type="spellEnd"/>
      <w:r w:rsidRPr="004A02B1">
        <w:rPr>
          <w:rFonts w:ascii="Arial" w:hAnsi="Arial" w:cs="Arial"/>
          <w:highlight w:val="green"/>
          <w:shd w:val="clear" w:color="auto" w:fill="FFFFFF"/>
          <w:rPrChange w:id="306" w:author="George Urumov" w:date="2025-10-18T15:25:00Z" w16du:dateUtc="2025-10-18T14:25:00Z">
            <w:rPr>
              <w:highlight w:val="yellow"/>
              <w:shd w:val="clear" w:color="auto" w:fill="FFFFFF"/>
            </w:rPr>
          </w:rPrChange>
        </w:rPr>
        <w:t> = 10</w:t>
      </w:r>
      <w:r w:rsidRPr="004A02B1">
        <w:rPr>
          <w:rFonts w:ascii="Cambria Math" w:hAnsi="Cambria Math" w:cs="Cambria Math"/>
          <w:highlight w:val="green"/>
          <w:shd w:val="clear" w:color="auto" w:fill="FFFFFF"/>
          <w:rPrChange w:id="307" w:author="George Urumov" w:date="2025-10-18T15:25:00Z" w16du:dateUtc="2025-10-18T14:25:00Z">
            <w:rPr>
              <w:highlight w:val="yellow"/>
              <w:shd w:val="clear" w:color="auto" w:fill="FFFFFF"/>
            </w:rPr>
          </w:rPrChange>
        </w:rPr>
        <w:t>⁻</w:t>
      </w:r>
      <w:r w:rsidRPr="004A02B1">
        <w:rPr>
          <w:rFonts w:ascii="Arial" w:hAnsi="Arial" w:cs="Arial"/>
          <w:highlight w:val="green"/>
          <w:shd w:val="clear" w:color="auto" w:fill="FFFFFF"/>
          <w:rPrChange w:id="308" w:author="George Urumov" w:date="2025-10-18T15:25:00Z" w16du:dateUtc="2025-10-18T14:25:00Z">
            <w:rPr>
              <w:highlight w:val="yellow"/>
              <w:shd w:val="clear" w:color="auto" w:fill="FFFFFF"/>
            </w:rPr>
          </w:rPrChange>
        </w:rPr>
        <w:t>⁴, β</w:t>
      </w:r>
      <w:r w:rsidRPr="004A02B1">
        <w:rPr>
          <w:rFonts w:ascii="Cambria Math" w:hAnsi="Cambria Math" w:cs="Cambria Math"/>
          <w:highlight w:val="green"/>
          <w:shd w:val="clear" w:color="auto" w:fill="FFFFFF"/>
          <w:rPrChange w:id="309" w:author="George Urumov" w:date="2025-10-18T15:25:00Z" w16du:dateUtc="2025-10-18T14:25:00Z">
            <w:rPr>
              <w:highlight w:val="yellow"/>
              <w:shd w:val="clear" w:color="auto" w:fill="FFFFFF"/>
            </w:rPr>
          </w:rPrChange>
        </w:rPr>
        <w:t>₁</w:t>
      </w:r>
      <w:r w:rsidRPr="004A02B1">
        <w:rPr>
          <w:rFonts w:ascii="Arial" w:hAnsi="Arial" w:cs="Arial"/>
          <w:highlight w:val="green"/>
          <w:shd w:val="clear" w:color="auto" w:fill="FFFFFF"/>
          <w:rPrChange w:id="310" w:author="George Urumov" w:date="2025-10-18T15:25:00Z" w16du:dateUtc="2025-10-18T14:25:00Z">
            <w:rPr>
              <w:highlight w:val="yellow"/>
              <w:shd w:val="clear" w:color="auto" w:fill="FFFFFF"/>
            </w:rPr>
          </w:rPrChange>
        </w:rPr>
        <w:t> = 0.5)</w:t>
      </w:r>
    </w:p>
    <w:p w14:paraId="273D9754" w14:textId="77777777" w:rsidR="008D1943" w:rsidRPr="004A02B1" w:rsidRDefault="008D1943">
      <w:pPr>
        <w:numPr>
          <w:ilvl w:val="0"/>
          <w:numId w:val="52"/>
        </w:numPr>
        <w:spacing w:line="360" w:lineRule="auto"/>
        <w:jc w:val="both"/>
        <w:rPr>
          <w:rFonts w:ascii="Arial" w:hAnsi="Arial" w:cs="Arial"/>
          <w:highlight w:val="green"/>
          <w:shd w:val="clear" w:color="auto" w:fill="FFFFFF"/>
          <w:rPrChange w:id="311" w:author="George Urumov" w:date="2025-10-18T15:25:00Z" w16du:dateUtc="2025-10-18T14:25:00Z">
            <w:rPr>
              <w:highlight w:val="yellow"/>
              <w:shd w:val="clear" w:color="auto" w:fill="FFFFFF"/>
            </w:rPr>
          </w:rPrChange>
        </w:rPr>
        <w:pPrChange w:id="312" w:author="George Urumov" w:date="2025-10-18T15:25:00Z" w16du:dateUtc="2025-10-18T14:25:00Z">
          <w:pPr>
            <w:numPr>
              <w:numId w:val="52"/>
            </w:numPr>
            <w:tabs>
              <w:tab w:val="num" w:pos="720"/>
            </w:tabs>
            <w:ind w:left="720" w:hanging="360"/>
          </w:pPr>
        </w:pPrChange>
      </w:pPr>
      <w:r w:rsidRPr="004A02B1">
        <w:rPr>
          <w:rFonts w:ascii="Arial" w:hAnsi="Arial" w:cs="Arial"/>
          <w:highlight w:val="green"/>
          <w:shd w:val="clear" w:color="auto" w:fill="FFFFFF"/>
          <w:rPrChange w:id="313" w:author="George Urumov" w:date="2025-10-18T15:25:00Z" w16du:dateUtc="2025-10-18T14:25:00Z">
            <w:rPr>
              <w:b/>
              <w:bCs/>
              <w:highlight w:val="yellow"/>
              <w:shd w:val="clear" w:color="auto" w:fill="FFFFFF"/>
            </w:rPr>
          </w:rPrChange>
        </w:rPr>
        <w:t>Real sample generation</w:t>
      </w:r>
      <w:r w:rsidRPr="004A02B1">
        <w:rPr>
          <w:rFonts w:ascii="Arial" w:hAnsi="Arial" w:cs="Arial"/>
          <w:highlight w:val="green"/>
          <w:shd w:val="clear" w:color="auto" w:fill="FFFFFF"/>
          <w:rPrChange w:id="314" w:author="George Urumov" w:date="2025-10-18T15:25:00Z" w16du:dateUtc="2025-10-18T14:25:00Z">
            <w:rPr>
              <w:highlight w:val="yellow"/>
              <w:shd w:val="clear" w:color="auto" w:fill="FFFFFF"/>
            </w:rPr>
          </w:rPrChange>
        </w:rPr>
        <w:t>: random index sampling from the training set with label 1</w:t>
      </w:r>
    </w:p>
    <w:p w14:paraId="00E333FB" w14:textId="77777777" w:rsidR="008D1943" w:rsidRPr="004A02B1" w:rsidRDefault="008D1943">
      <w:pPr>
        <w:numPr>
          <w:ilvl w:val="0"/>
          <w:numId w:val="52"/>
        </w:numPr>
        <w:spacing w:line="360" w:lineRule="auto"/>
        <w:jc w:val="both"/>
        <w:rPr>
          <w:rFonts w:ascii="Arial" w:hAnsi="Arial" w:cs="Arial"/>
          <w:highlight w:val="green"/>
          <w:shd w:val="clear" w:color="auto" w:fill="FFFFFF"/>
          <w:rPrChange w:id="315" w:author="George Urumov" w:date="2025-10-18T15:25:00Z" w16du:dateUtc="2025-10-18T14:25:00Z">
            <w:rPr>
              <w:highlight w:val="yellow"/>
              <w:shd w:val="clear" w:color="auto" w:fill="FFFFFF"/>
            </w:rPr>
          </w:rPrChange>
        </w:rPr>
        <w:pPrChange w:id="316" w:author="George Urumov" w:date="2025-10-18T15:25:00Z" w16du:dateUtc="2025-10-18T14:25:00Z">
          <w:pPr>
            <w:numPr>
              <w:numId w:val="52"/>
            </w:numPr>
            <w:tabs>
              <w:tab w:val="num" w:pos="720"/>
            </w:tabs>
            <w:ind w:left="720" w:hanging="360"/>
          </w:pPr>
        </w:pPrChange>
      </w:pPr>
      <w:r w:rsidRPr="004A02B1">
        <w:rPr>
          <w:rFonts w:ascii="Arial" w:hAnsi="Arial" w:cs="Arial"/>
          <w:highlight w:val="green"/>
          <w:shd w:val="clear" w:color="auto" w:fill="FFFFFF"/>
          <w:rPrChange w:id="317" w:author="George Urumov" w:date="2025-10-18T15:25:00Z" w16du:dateUtc="2025-10-18T14:25:00Z">
            <w:rPr>
              <w:b/>
              <w:bCs/>
              <w:highlight w:val="yellow"/>
              <w:shd w:val="clear" w:color="auto" w:fill="FFFFFF"/>
            </w:rPr>
          </w:rPrChange>
        </w:rPr>
        <w:t>Fake sample generation</w:t>
      </w:r>
      <w:r w:rsidRPr="004A02B1">
        <w:rPr>
          <w:rFonts w:ascii="Arial" w:hAnsi="Arial" w:cs="Arial"/>
          <w:highlight w:val="green"/>
          <w:shd w:val="clear" w:color="auto" w:fill="FFFFFF"/>
          <w:rPrChange w:id="318" w:author="George Urumov" w:date="2025-10-18T15:25:00Z" w16du:dateUtc="2025-10-18T14:25:00Z">
            <w:rPr>
              <w:highlight w:val="yellow"/>
              <w:shd w:val="clear" w:color="auto" w:fill="FFFFFF"/>
            </w:rPr>
          </w:rPrChange>
        </w:rPr>
        <w:t>: generator output with label 0</w:t>
      </w:r>
    </w:p>
    <w:p w14:paraId="274DDC15" w14:textId="77777777" w:rsidR="008D1943" w:rsidRPr="004A02B1" w:rsidRDefault="008D1943">
      <w:pPr>
        <w:numPr>
          <w:ilvl w:val="0"/>
          <w:numId w:val="52"/>
        </w:numPr>
        <w:spacing w:line="360" w:lineRule="auto"/>
        <w:jc w:val="both"/>
        <w:rPr>
          <w:rFonts w:ascii="Arial" w:hAnsi="Arial" w:cs="Arial"/>
          <w:highlight w:val="green"/>
          <w:shd w:val="clear" w:color="auto" w:fill="FFFFFF"/>
          <w:rPrChange w:id="319" w:author="George Urumov" w:date="2025-10-18T15:25:00Z" w16du:dateUtc="2025-10-18T14:25:00Z">
            <w:rPr>
              <w:highlight w:val="yellow"/>
              <w:shd w:val="clear" w:color="auto" w:fill="FFFFFF"/>
            </w:rPr>
          </w:rPrChange>
        </w:rPr>
        <w:pPrChange w:id="320" w:author="George Urumov" w:date="2025-10-18T15:25:00Z" w16du:dateUtc="2025-10-18T14:25:00Z">
          <w:pPr>
            <w:numPr>
              <w:numId w:val="52"/>
            </w:numPr>
            <w:tabs>
              <w:tab w:val="num" w:pos="720"/>
            </w:tabs>
            <w:ind w:left="720" w:hanging="360"/>
          </w:pPr>
        </w:pPrChange>
      </w:pPr>
      <w:r w:rsidRPr="004A02B1">
        <w:rPr>
          <w:rFonts w:ascii="Arial" w:hAnsi="Arial" w:cs="Arial"/>
          <w:highlight w:val="green"/>
          <w:shd w:val="clear" w:color="auto" w:fill="FFFFFF"/>
          <w:rPrChange w:id="321" w:author="George Urumov" w:date="2025-10-18T15:25:00Z" w16du:dateUtc="2025-10-18T14:25:00Z">
            <w:rPr>
              <w:b/>
              <w:bCs/>
              <w:highlight w:val="yellow"/>
              <w:shd w:val="clear" w:color="auto" w:fill="FFFFFF"/>
            </w:rPr>
          </w:rPrChange>
        </w:rPr>
        <w:lastRenderedPageBreak/>
        <w:t>Training loop</w:t>
      </w:r>
      <w:r w:rsidRPr="004A02B1">
        <w:rPr>
          <w:rFonts w:ascii="Arial" w:hAnsi="Arial" w:cs="Arial"/>
          <w:highlight w:val="green"/>
          <w:shd w:val="clear" w:color="auto" w:fill="FFFFFF"/>
          <w:rPrChange w:id="322" w:author="George Urumov" w:date="2025-10-18T15:25:00Z" w16du:dateUtc="2025-10-18T14:25:00Z">
            <w:rPr>
              <w:highlight w:val="yellow"/>
              <w:shd w:val="clear" w:color="auto" w:fill="FFFFFF"/>
            </w:rPr>
          </w:rPrChange>
        </w:rPr>
        <w:t>: for each step, update discriminator on real and fake batches, then update generator via GAN loss; invoked with </w:t>
      </w:r>
      <w:proofErr w:type="spellStart"/>
      <w:r w:rsidRPr="004A02B1">
        <w:rPr>
          <w:rFonts w:ascii="Arial" w:hAnsi="Arial" w:cs="Arial"/>
          <w:highlight w:val="green"/>
          <w:shd w:val="clear" w:color="auto" w:fill="FFFFFF"/>
          <w:rPrChange w:id="323" w:author="George Urumov" w:date="2025-10-18T15:25:00Z" w16du:dateUtc="2025-10-18T14:25:00Z">
            <w:rPr>
              <w:highlight w:val="yellow"/>
              <w:shd w:val="clear" w:color="auto" w:fill="FFFFFF"/>
            </w:rPr>
          </w:rPrChange>
        </w:rPr>
        <w:t>latent_dim</w:t>
      </w:r>
      <w:proofErr w:type="spellEnd"/>
      <w:r w:rsidRPr="004A02B1">
        <w:rPr>
          <w:rFonts w:ascii="Arial" w:hAnsi="Arial" w:cs="Arial"/>
          <w:highlight w:val="green"/>
          <w:shd w:val="clear" w:color="auto" w:fill="FFFFFF"/>
          <w:rPrChange w:id="324" w:author="George Urumov" w:date="2025-10-18T15:25:00Z" w16du:dateUtc="2025-10-18T14:25:00Z">
            <w:rPr>
              <w:highlight w:val="yellow"/>
              <w:shd w:val="clear" w:color="auto" w:fill="FFFFFF"/>
            </w:rPr>
          </w:rPrChange>
        </w:rPr>
        <w:t>=100, 20 epochs, batch size 64</w:t>
      </w:r>
    </w:p>
    <w:p w14:paraId="7100D86F" w14:textId="77777777" w:rsidR="008D1943" w:rsidRPr="004A02B1" w:rsidRDefault="008D1943">
      <w:pPr>
        <w:spacing w:line="360" w:lineRule="auto"/>
        <w:jc w:val="both"/>
        <w:rPr>
          <w:rFonts w:ascii="Arial" w:hAnsi="Arial" w:cs="Arial"/>
          <w:highlight w:val="green"/>
          <w:shd w:val="clear" w:color="auto" w:fill="FFFFFF"/>
          <w:rPrChange w:id="325" w:author="George Urumov" w:date="2025-10-18T15:25:00Z" w16du:dateUtc="2025-10-18T14:25:00Z">
            <w:rPr>
              <w:b/>
              <w:bCs/>
              <w:highlight w:val="yellow"/>
              <w:shd w:val="clear" w:color="auto" w:fill="FFFFFF"/>
            </w:rPr>
          </w:rPrChange>
        </w:rPr>
        <w:pPrChange w:id="326" w:author="George Urumov" w:date="2025-10-18T15:25:00Z" w16du:dateUtc="2025-10-18T14:25:00Z">
          <w:pPr/>
        </w:pPrChange>
      </w:pPr>
      <w:r w:rsidRPr="004A02B1">
        <w:rPr>
          <w:rFonts w:ascii="Arial" w:hAnsi="Arial" w:cs="Arial"/>
          <w:highlight w:val="green"/>
          <w:shd w:val="clear" w:color="auto" w:fill="FFFFFF"/>
          <w:rPrChange w:id="327" w:author="George Urumov" w:date="2025-10-18T15:25:00Z" w16du:dateUtc="2025-10-18T14:25:00Z">
            <w:rPr>
              <w:b/>
              <w:bCs/>
              <w:highlight w:val="yellow"/>
              <w:shd w:val="clear" w:color="auto" w:fill="FFFFFF"/>
            </w:rPr>
          </w:rPrChange>
        </w:rPr>
        <w:t>3. Downstream Forecasting (Conceptual)</w:t>
      </w:r>
    </w:p>
    <w:p w14:paraId="487C189E" w14:textId="77777777" w:rsidR="008D1943" w:rsidRPr="004A02B1" w:rsidRDefault="008D1943">
      <w:pPr>
        <w:spacing w:line="360" w:lineRule="auto"/>
        <w:jc w:val="both"/>
        <w:rPr>
          <w:rFonts w:ascii="Arial" w:hAnsi="Arial" w:cs="Arial"/>
          <w:highlight w:val="green"/>
          <w:shd w:val="clear" w:color="auto" w:fill="FFFFFF"/>
          <w:rPrChange w:id="328" w:author="George Urumov" w:date="2025-10-18T15:25:00Z" w16du:dateUtc="2025-10-18T14:25:00Z">
            <w:rPr>
              <w:highlight w:val="yellow"/>
              <w:shd w:val="clear" w:color="auto" w:fill="FFFFFF"/>
            </w:rPr>
          </w:rPrChange>
        </w:rPr>
        <w:pPrChange w:id="329" w:author="George Urumov" w:date="2025-10-18T15:25:00Z" w16du:dateUtc="2025-10-18T14:25:00Z">
          <w:pPr/>
        </w:pPrChange>
      </w:pPr>
      <w:r w:rsidRPr="004A02B1">
        <w:rPr>
          <w:rFonts w:ascii="Arial" w:hAnsi="Arial" w:cs="Arial"/>
          <w:highlight w:val="green"/>
          <w:shd w:val="clear" w:color="auto" w:fill="FFFFFF"/>
          <w:rPrChange w:id="330" w:author="George Urumov" w:date="2025-10-18T15:25:00Z" w16du:dateUtc="2025-10-18T14:25:00Z">
            <w:rPr>
              <w:highlight w:val="yellow"/>
              <w:shd w:val="clear" w:color="auto" w:fill="FFFFFF"/>
            </w:rPr>
          </w:rPrChange>
        </w:rPr>
        <w:t>The GAN’s synthetic samples are intended as features for a hybrid CNN–LSTM forecaster. The alternative generator (Conv1D + Bidirectional LSTM) illustrates how convolutional layers extract local patterns, while LSTMs model temporal dependencies before projecting back to the 32×32 grid.</w:t>
      </w:r>
    </w:p>
    <w:p w14:paraId="5BC9320C" w14:textId="77777777" w:rsidR="008D1943" w:rsidRPr="004A02B1" w:rsidRDefault="008D1943">
      <w:pPr>
        <w:spacing w:line="360" w:lineRule="auto"/>
        <w:jc w:val="both"/>
        <w:rPr>
          <w:rFonts w:ascii="Arial" w:hAnsi="Arial" w:cs="Arial"/>
          <w:highlight w:val="green"/>
          <w:shd w:val="clear" w:color="auto" w:fill="FFFFFF"/>
          <w:rPrChange w:id="331" w:author="George Urumov" w:date="2025-10-18T15:25:00Z" w16du:dateUtc="2025-10-18T14:25:00Z">
            <w:rPr>
              <w:highlight w:val="yellow"/>
              <w:shd w:val="clear" w:color="auto" w:fill="FFFFFF"/>
            </w:rPr>
          </w:rPrChange>
        </w:rPr>
        <w:pPrChange w:id="332" w:author="George Urumov" w:date="2025-10-18T15:25:00Z" w16du:dateUtc="2025-10-18T14:25:00Z">
          <w:pPr/>
        </w:pPrChange>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3503"/>
      </w:tblGrid>
      <w:tr w:rsidR="008D1943" w:rsidRPr="004A02B1" w14:paraId="1152FC1C" w14:textId="77777777" w:rsidTr="007233C1">
        <w:trPr>
          <w:tblHeader/>
          <w:tblCellSpacing w:w="15" w:type="dxa"/>
        </w:trPr>
        <w:tc>
          <w:tcPr>
            <w:tcW w:w="0" w:type="auto"/>
            <w:vAlign w:val="center"/>
            <w:hideMark/>
          </w:tcPr>
          <w:p w14:paraId="5091EF98" w14:textId="77777777" w:rsidR="008D1943" w:rsidRPr="004A02B1" w:rsidRDefault="008D1943">
            <w:pPr>
              <w:spacing w:line="360" w:lineRule="auto"/>
              <w:jc w:val="both"/>
              <w:rPr>
                <w:rFonts w:ascii="Arial" w:hAnsi="Arial" w:cs="Arial"/>
                <w:highlight w:val="green"/>
                <w:shd w:val="clear" w:color="auto" w:fill="FFFFFF"/>
                <w:rPrChange w:id="333" w:author="George Urumov" w:date="2025-10-18T15:25:00Z" w16du:dateUtc="2025-10-18T14:25:00Z">
                  <w:rPr>
                    <w:b/>
                    <w:bCs/>
                    <w:highlight w:val="yellow"/>
                    <w:shd w:val="clear" w:color="auto" w:fill="FFFFFF"/>
                  </w:rPr>
                </w:rPrChange>
              </w:rPr>
              <w:pPrChange w:id="334" w:author="George Urumov" w:date="2025-10-18T15:25:00Z" w16du:dateUtc="2025-10-18T14:25:00Z">
                <w:pPr/>
              </w:pPrChange>
            </w:pPr>
            <w:r w:rsidRPr="004A02B1">
              <w:rPr>
                <w:rFonts w:ascii="Arial" w:hAnsi="Arial" w:cs="Arial"/>
                <w:highlight w:val="green"/>
                <w:shd w:val="clear" w:color="auto" w:fill="FFFFFF"/>
                <w:rPrChange w:id="335" w:author="George Urumov" w:date="2025-10-18T15:25:00Z" w16du:dateUtc="2025-10-18T14:25:00Z">
                  <w:rPr>
                    <w:b/>
                    <w:bCs/>
                    <w:highlight w:val="yellow"/>
                    <w:shd w:val="clear" w:color="auto" w:fill="FFFFFF"/>
                  </w:rPr>
                </w:rPrChange>
              </w:rPr>
              <w:t>Component</w:t>
            </w:r>
          </w:p>
        </w:tc>
        <w:tc>
          <w:tcPr>
            <w:tcW w:w="0" w:type="auto"/>
            <w:vAlign w:val="center"/>
            <w:hideMark/>
          </w:tcPr>
          <w:p w14:paraId="09A17004" w14:textId="77777777" w:rsidR="008D1943" w:rsidRPr="004A02B1" w:rsidRDefault="008D1943">
            <w:pPr>
              <w:spacing w:line="360" w:lineRule="auto"/>
              <w:jc w:val="both"/>
              <w:rPr>
                <w:rFonts w:ascii="Arial" w:hAnsi="Arial" w:cs="Arial"/>
                <w:highlight w:val="green"/>
                <w:shd w:val="clear" w:color="auto" w:fill="FFFFFF"/>
                <w:rPrChange w:id="336" w:author="George Urumov" w:date="2025-10-18T15:25:00Z" w16du:dateUtc="2025-10-18T14:25:00Z">
                  <w:rPr>
                    <w:b/>
                    <w:bCs/>
                    <w:highlight w:val="yellow"/>
                    <w:shd w:val="clear" w:color="auto" w:fill="FFFFFF"/>
                  </w:rPr>
                </w:rPrChange>
              </w:rPr>
              <w:pPrChange w:id="337" w:author="George Urumov" w:date="2025-10-18T15:25:00Z" w16du:dateUtc="2025-10-18T14:25:00Z">
                <w:pPr/>
              </w:pPrChange>
            </w:pPr>
            <w:r w:rsidRPr="004A02B1">
              <w:rPr>
                <w:rFonts w:ascii="Arial" w:hAnsi="Arial" w:cs="Arial"/>
                <w:highlight w:val="green"/>
                <w:shd w:val="clear" w:color="auto" w:fill="FFFFFF"/>
                <w:rPrChange w:id="338" w:author="George Urumov" w:date="2025-10-18T15:25:00Z" w16du:dateUtc="2025-10-18T14:25:00Z">
                  <w:rPr>
                    <w:b/>
                    <w:bCs/>
                    <w:highlight w:val="yellow"/>
                    <w:shd w:val="clear" w:color="auto" w:fill="FFFFFF"/>
                  </w:rPr>
                </w:rPrChange>
              </w:rPr>
              <w:t>Key Settings</w:t>
            </w:r>
          </w:p>
        </w:tc>
      </w:tr>
      <w:tr w:rsidR="008D1943" w:rsidRPr="004A02B1" w14:paraId="7E48AA04" w14:textId="77777777" w:rsidTr="007233C1">
        <w:trPr>
          <w:tblCellSpacing w:w="15" w:type="dxa"/>
        </w:trPr>
        <w:tc>
          <w:tcPr>
            <w:tcW w:w="0" w:type="auto"/>
            <w:vAlign w:val="center"/>
            <w:hideMark/>
          </w:tcPr>
          <w:p w14:paraId="379E698E" w14:textId="77777777" w:rsidR="008D1943" w:rsidRPr="004A02B1" w:rsidRDefault="008D1943">
            <w:pPr>
              <w:spacing w:line="360" w:lineRule="auto"/>
              <w:jc w:val="both"/>
              <w:rPr>
                <w:rFonts w:ascii="Arial" w:hAnsi="Arial" w:cs="Arial"/>
                <w:highlight w:val="green"/>
                <w:shd w:val="clear" w:color="auto" w:fill="FFFFFF"/>
                <w:rPrChange w:id="339" w:author="George Urumov" w:date="2025-10-18T15:25:00Z" w16du:dateUtc="2025-10-18T14:25:00Z">
                  <w:rPr>
                    <w:highlight w:val="yellow"/>
                    <w:shd w:val="clear" w:color="auto" w:fill="FFFFFF"/>
                  </w:rPr>
                </w:rPrChange>
              </w:rPr>
              <w:pPrChange w:id="340" w:author="George Urumov" w:date="2025-10-18T15:25:00Z" w16du:dateUtc="2025-10-18T14:25:00Z">
                <w:pPr/>
              </w:pPrChange>
            </w:pPr>
            <w:r w:rsidRPr="004A02B1">
              <w:rPr>
                <w:rFonts w:ascii="Arial" w:hAnsi="Arial" w:cs="Arial"/>
                <w:highlight w:val="green"/>
                <w:shd w:val="clear" w:color="auto" w:fill="FFFFFF"/>
                <w:rPrChange w:id="341" w:author="George Urumov" w:date="2025-10-18T15:25:00Z" w16du:dateUtc="2025-10-18T14:25:00Z">
                  <w:rPr>
                    <w:highlight w:val="yellow"/>
                    <w:shd w:val="clear" w:color="auto" w:fill="FFFFFF"/>
                  </w:rPr>
                </w:rPrChange>
              </w:rPr>
              <w:t>Latent dimension</w:t>
            </w:r>
          </w:p>
        </w:tc>
        <w:tc>
          <w:tcPr>
            <w:tcW w:w="0" w:type="auto"/>
            <w:vAlign w:val="center"/>
            <w:hideMark/>
          </w:tcPr>
          <w:p w14:paraId="53444CF1" w14:textId="77777777" w:rsidR="008D1943" w:rsidRPr="004A02B1" w:rsidRDefault="008D1943">
            <w:pPr>
              <w:spacing w:line="360" w:lineRule="auto"/>
              <w:jc w:val="both"/>
              <w:rPr>
                <w:rFonts w:ascii="Arial" w:hAnsi="Arial" w:cs="Arial"/>
                <w:highlight w:val="green"/>
                <w:shd w:val="clear" w:color="auto" w:fill="FFFFFF"/>
                <w:rPrChange w:id="342" w:author="George Urumov" w:date="2025-10-18T15:25:00Z" w16du:dateUtc="2025-10-18T14:25:00Z">
                  <w:rPr>
                    <w:highlight w:val="yellow"/>
                    <w:shd w:val="clear" w:color="auto" w:fill="FFFFFF"/>
                  </w:rPr>
                </w:rPrChange>
              </w:rPr>
              <w:pPrChange w:id="343" w:author="George Urumov" w:date="2025-10-18T15:25:00Z" w16du:dateUtc="2025-10-18T14:25:00Z">
                <w:pPr/>
              </w:pPrChange>
            </w:pPr>
            <w:r w:rsidRPr="004A02B1">
              <w:rPr>
                <w:rFonts w:ascii="Arial" w:hAnsi="Arial" w:cs="Arial"/>
                <w:highlight w:val="green"/>
                <w:shd w:val="clear" w:color="auto" w:fill="FFFFFF"/>
                <w:rPrChange w:id="344" w:author="George Urumov" w:date="2025-10-18T15:25:00Z" w16du:dateUtc="2025-10-18T14:25:00Z">
                  <w:rPr>
                    <w:highlight w:val="yellow"/>
                    <w:shd w:val="clear" w:color="auto" w:fill="FFFFFF"/>
                  </w:rPr>
                </w:rPrChange>
              </w:rPr>
              <w:t>100</w:t>
            </w:r>
          </w:p>
        </w:tc>
      </w:tr>
      <w:tr w:rsidR="008D1943" w:rsidRPr="004A02B1" w14:paraId="1030D9CB" w14:textId="77777777" w:rsidTr="007233C1">
        <w:trPr>
          <w:tblCellSpacing w:w="15" w:type="dxa"/>
        </w:trPr>
        <w:tc>
          <w:tcPr>
            <w:tcW w:w="0" w:type="auto"/>
            <w:vAlign w:val="center"/>
            <w:hideMark/>
          </w:tcPr>
          <w:p w14:paraId="44AF4DF2" w14:textId="77777777" w:rsidR="008D1943" w:rsidRPr="004A02B1" w:rsidRDefault="008D1943">
            <w:pPr>
              <w:spacing w:line="360" w:lineRule="auto"/>
              <w:jc w:val="both"/>
              <w:rPr>
                <w:rFonts w:ascii="Arial" w:hAnsi="Arial" w:cs="Arial"/>
                <w:highlight w:val="green"/>
                <w:shd w:val="clear" w:color="auto" w:fill="FFFFFF"/>
                <w:rPrChange w:id="345" w:author="George Urumov" w:date="2025-10-18T15:25:00Z" w16du:dateUtc="2025-10-18T14:25:00Z">
                  <w:rPr>
                    <w:highlight w:val="yellow"/>
                    <w:shd w:val="clear" w:color="auto" w:fill="FFFFFF"/>
                  </w:rPr>
                </w:rPrChange>
              </w:rPr>
              <w:pPrChange w:id="346" w:author="George Urumov" w:date="2025-10-18T15:25:00Z" w16du:dateUtc="2025-10-18T14:25:00Z">
                <w:pPr/>
              </w:pPrChange>
            </w:pPr>
            <w:r w:rsidRPr="004A02B1">
              <w:rPr>
                <w:rFonts w:ascii="Arial" w:hAnsi="Arial" w:cs="Arial"/>
                <w:highlight w:val="green"/>
                <w:shd w:val="clear" w:color="auto" w:fill="FFFFFF"/>
                <w:rPrChange w:id="347" w:author="George Urumov" w:date="2025-10-18T15:25:00Z" w16du:dateUtc="2025-10-18T14:25:00Z">
                  <w:rPr>
                    <w:highlight w:val="yellow"/>
                    <w:shd w:val="clear" w:color="auto" w:fill="FFFFFF"/>
                  </w:rPr>
                </w:rPrChange>
              </w:rPr>
              <w:t>Batch size</w:t>
            </w:r>
          </w:p>
        </w:tc>
        <w:tc>
          <w:tcPr>
            <w:tcW w:w="0" w:type="auto"/>
            <w:vAlign w:val="center"/>
            <w:hideMark/>
          </w:tcPr>
          <w:p w14:paraId="144E055F" w14:textId="77777777" w:rsidR="008D1943" w:rsidRPr="004A02B1" w:rsidRDefault="008D1943">
            <w:pPr>
              <w:spacing w:line="360" w:lineRule="auto"/>
              <w:jc w:val="both"/>
              <w:rPr>
                <w:rFonts w:ascii="Arial" w:hAnsi="Arial" w:cs="Arial"/>
                <w:highlight w:val="green"/>
                <w:shd w:val="clear" w:color="auto" w:fill="FFFFFF"/>
                <w:rPrChange w:id="348" w:author="George Urumov" w:date="2025-10-18T15:25:00Z" w16du:dateUtc="2025-10-18T14:25:00Z">
                  <w:rPr>
                    <w:highlight w:val="yellow"/>
                    <w:shd w:val="clear" w:color="auto" w:fill="FFFFFF"/>
                  </w:rPr>
                </w:rPrChange>
              </w:rPr>
              <w:pPrChange w:id="349" w:author="George Urumov" w:date="2025-10-18T15:25:00Z" w16du:dateUtc="2025-10-18T14:25:00Z">
                <w:pPr/>
              </w:pPrChange>
            </w:pPr>
            <w:r w:rsidRPr="004A02B1">
              <w:rPr>
                <w:rFonts w:ascii="Arial" w:hAnsi="Arial" w:cs="Arial"/>
                <w:highlight w:val="green"/>
                <w:shd w:val="clear" w:color="auto" w:fill="FFFFFF"/>
                <w:rPrChange w:id="350" w:author="George Urumov" w:date="2025-10-18T15:25:00Z" w16du:dateUtc="2025-10-18T14:25:00Z">
                  <w:rPr>
                    <w:highlight w:val="yellow"/>
                    <w:shd w:val="clear" w:color="auto" w:fill="FFFFFF"/>
                  </w:rPr>
                </w:rPrChange>
              </w:rPr>
              <w:t>64</w:t>
            </w:r>
          </w:p>
        </w:tc>
      </w:tr>
      <w:tr w:rsidR="008D1943" w:rsidRPr="004A02B1" w14:paraId="6E195BA8" w14:textId="77777777" w:rsidTr="007233C1">
        <w:trPr>
          <w:tblCellSpacing w:w="15" w:type="dxa"/>
        </w:trPr>
        <w:tc>
          <w:tcPr>
            <w:tcW w:w="0" w:type="auto"/>
            <w:vAlign w:val="center"/>
            <w:hideMark/>
          </w:tcPr>
          <w:p w14:paraId="3D1FF0C7" w14:textId="77777777" w:rsidR="008D1943" w:rsidRPr="004A02B1" w:rsidRDefault="008D1943">
            <w:pPr>
              <w:spacing w:line="360" w:lineRule="auto"/>
              <w:jc w:val="both"/>
              <w:rPr>
                <w:rFonts w:ascii="Arial" w:hAnsi="Arial" w:cs="Arial"/>
                <w:highlight w:val="green"/>
                <w:shd w:val="clear" w:color="auto" w:fill="FFFFFF"/>
                <w:rPrChange w:id="351" w:author="George Urumov" w:date="2025-10-18T15:25:00Z" w16du:dateUtc="2025-10-18T14:25:00Z">
                  <w:rPr>
                    <w:highlight w:val="yellow"/>
                    <w:shd w:val="clear" w:color="auto" w:fill="FFFFFF"/>
                  </w:rPr>
                </w:rPrChange>
              </w:rPr>
              <w:pPrChange w:id="352" w:author="George Urumov" w:date="2025-10-18T15:25:00Z" w16du:dateUtc="2025-10-18T14:25:00Z">
                <w:pPr/>
              </w:pPrChange>
            </w:pPr>
            <w:r w:rsidRPr="004A02B1">
              <w:rPr>
                <w:rFonts w:ascii="Arial" w:hAnsi="Arial" w:cs="Arial"/>
                <w:highlight w:val="green"/>
                <w:shd w:val="clear" w:color="auto" w:fill="FFFFFF"/>
                <w:rPrChange w:id="353" w:author="George Urumov" w:date="2025-10-18T15:25:00Z" w16du:dateUtc="2025-10-18T14:25:00Z">
                  <w:rPr>
                    <w:highlight w:val="yellow"/>
                    <w:shd w:val="clear" w:color="auto" w:fill="FFFFFF"/>
                  </w:rPr>
                </w:rPrChange>
              </w:rPr>
              <w:t>Epochs</w:t>
            </w:r>
          </w:p>
        </w:tc>
        <w:tc>
          <w:tcPr>
            <w:tcW w:w="0" w:type="auto"/>
            <w:vAlign w:val="center"/>
            <w:hideMark/>
          </w:tcPr>
          <w:p w14:paraId="0D64C655" w14:textId="77777777" w:rsidR="008D1943" w:rsidRPr="004A02B1" w:rsidRDefault="008D1943">
            <w:pPr>
              <w:spacing w:line="360" w:lineRule="auto"/>
              <w:jc w:val="both"/>
              <w:rPr>
                <w:rFonts w:ascii="Arial" w:hAnsi="Arial" w:cs="Arial"/>
                <w:highlight w:val="green"/>
                <w:shd w:val="clear" w:color="auto" w:fill="FFFFFF"/>
                <w:rPrChange w:id="354" w:author="George Urumov" w:date="2025-10-18T15:25:00Z" w16du:dateUtc="2025-10-18T14:25:00Z">
                  <w:rPr>
                    <w:highlight w:val="yellow"/>
                    <w:shd w:val="clear" w:color="auto" w:fill="FFFFFF"/>
                  </w:rPr>
                </w:rPrChange>
              </w:rPr>
              <w:pPrChange w:id="355" w:author="George Urumov" w:date="2025-10-18T15:25:00Z" w16du:dateUtc="2025-10-18T14:25:00Z">
                <w:pPr/>
              </w:pPrChange>
            </w:pPr>
            <w:r w:rsidRPr="004A02B1">
              <w:rPr>
                <w:rFonts w:ascii="Arial" w:hAnsi="Arial" w:cs="Arial"/>
                <w:highlight w:val="green"/>
                <w:shd w:val="clear" w:color="auto" w:fill="FFFFFF"/>
                <w:rPrChange w:id="356" w:author="George Urumov" w:date="2025-10-18T15:25:00Z" w16du:dateUtc="2025-10-18T14:25:00Z">
                  <w:rPr>
                    <w:highlight w:val="yellow"/>
                    <w:shd w:val="clear" w:color="auto" w:fill="FFFFFF"/>
                  </w:rPr>
                </w:rPrChange>
              </w:rPr>
              <w:t>20</w:t>
            </w:r>
          </w:p>
        </w:tc>
      </w:tr>
      <w:tr w:rsidR="008D1943" w:rsidRPr="004A02B1" w14:paraId="60A8E414" w14:textId="77777777" w:rsidTr="007233C1">
        <w:trPr>
          <w:tblCellSpacing w:w="15" w:type="dxa"/>
        </w:trPr>
        <w:tc>
          <w:tcPr>
            <w:tcW w:w="0" w:type="auto"/>
            <w:vAlign w:val="center"/>
            <w:hideMark/>
          </w:tcPr>
          <w:p w14:paraId="5DDE1F62" w14:textId="77777777" w:rsidR="008D1943" w:rsidRPr="004A02B1" w:rsidRDefault="008D1943">
            <w:pPr>
              <w:spacing w:line="360" w:lineRule="auto"/>
              <w:jc w:val="both"/>
              <w:rPr>
                <w:rFonts w:ascii="Arial" w:hAnsi="Arial" w:cs="Arial"/>
                <w:highlight w:val="green"/>
                <w:shd w:val="clear" w:color="auto" w:fill="FFFFFF"/>
                <w:rPrChange w:id="357" w:author="George Urumov" w:date="2025-10-18T15:25:00Z" w16du:dateUtc="2025-10-18T14:25:00Z">
                  <w:rPr>
                    <w:highlight w:val="yellow"/>
                    <w:shd w:val="clear" w:color="auto" w:fill="FFFFFF"/>
                  </w:rPr>
                </w:rPrChange>
              </w:rPr>
              <w:pPrChange w:id="358" w:author="George Urumov" w:date="2025-10-18T15:25:00Z" w16du:dateUtc="2025-10-18T14:25:00Z">
                <w:pPr/>
              </w:pPrChange>
            </w:pPr>
            <w:r w:rsidRPr="004A02B1">
              <w:rPr>
                <w:rFonts w:ascii="Arial" w:hAnsi="Arial" w:cs="Arial"/>
                <w:highlight w:val="green"/>
                <w:shd w:val="clear" w:color="auto" w:fill="FFFFFF"/>
                <w:rPrChange w:id="359" w:author="George Urumov" w:date="2025-10-18T15:25:00Z" w16du:dateUtc="2025-10-18T14:25:00Z">
                  <w:rPr>
                    <w:highlight w:val="yellow"/>
                    <w:shd w:val="clear" w:color="auto" w:fill="FFFFFF"/>
                  </w:rPr>
                </w:rPrChange>
              </w:rPr>
              <w:t>Discriminator optimizer</w:t>
            </w:r>
          </w:p>
        </w:tc>
        <w:tc>
          <w:tcPr>
            <w:tcW w:w="0" w:type="auto"/>
            <w:vAlign w:val="center"/>
            <w:hideMark/>
          </w:tcPr>
          <w:p w14:paraId="2D66ED43" w14:textId="77777777" w:rsidR="008D1943" w:rsidRPr="004A02B1" w:rsidRDefault="008D1943">
            <w:pPr>
              <w:spacing w:line="360" w:lineRule="auto"/>
              <w:jc w:val="both"/>
              <w:rPr>
                <w:rFonts w:ascii="Arial" w:hAnsi="Arial" w:cs="Arial"/>
                <w:highlight w:val="green"/>
                <w:shd w:val="clear" w:color="auto" w:fill="FFFFFF"/>
                <w:rPrChange w:id="360" w:author="George Urumov" w:date="2025-10-18T15:25:00Z" w16du:dateUtc="2025-10-18T14:25:00Z">
                  <w:rPr>
                    <w:highlight w:val="yellow"/>
                    <w:shd w:val="clear" w:color="auto" w:fill="FFFFFF"/>
                  </w:rPr>
                </w:rPrChange>
              </w:rPr>
              <w:pPrChange w:id="361" w:author="George Urumov" w:date="2025-10-18T15:25:00Z" w16du:dateUtc="2025-10-18T14:25:00Z">
                <w:pPr/>
              </w:pPrChange>
            </w:pPr>
            <w:r w:rsidRPr="004A02B1">
              <w:rPr>
                <w:rFonts w:ascii="Arial" w:hAnsi="Arial" w:cs="Arial"/>
                <w:highlight w:val="green"/>
                <w:shd w:val="clear" w:color="auto" w:fill="FFFFFF"/>
                <w:rPrChange w:id="362" w:author="George Urumov" w:date="2025-10-18T15:25:00Z" w16du:dateUtc="2025-10-18T14:25:00Z">
                  <w:rPr>
                    <w:highlight w:val="yellow"/>
                    <w:shd w:val="clear" w:color="auto" w:fill="FFFFFF"/>
                  </w:rPr>
                </w:rPrChange>
              </w:rPr>
              <w:t>Adam (2×10</w:t>
            </w:r>
            <w:r w:rsidRPr="004A02B1">
              <w:rPr>
                <w:rFonts w:ascii="Cambria Math" w:hAnsi="Cambria Math" w:cs="Cambria Math"/>
                <w:highlight w:val="green"/>
                <w:shd w:val="clear" w:color="auto" w:fill="FFFFFF"/>
                <w:rPrChange w:id="363" w:author="George Urumov" w:date="2025-10-18T15:25:00Z" w16du:dateUtc="2025-10-18T14:25:00Z">
                  <w:rPr>
                    <w:highlight w:val="yellow"/>
                    <w:shd w:val="clear" w:color="auto" w:fill="FFFFFF"/>
                  </w:rPr>
                </w:rPrChange>
              </w:rPr>
              <w:t>⁻</w:t>
            </w:r>
            <w:r w:rsidRPr="004A02B1">
              <w:rPr>
                <w:rFonts w:ascii="Arial" w:hAnsi="Arial" w:cs="Arial"/>
                <w:highlight w:val="green"/>
                <w:shd w:val="clear" w:color="auto" w:fill="FFFFFF"/>
                <w:rPrChange w:id="364" w:author="George Urumov" w:date="2025-10-18T15:25:00Z" w16du:dateUtc="2025-10-18T14:25:00Z">
                  <w:rPr>
                    <w:highlight w:val="yellow"/>
                    <w:shd w:val="clear" w:color="auto" w:fill="FFFFFF"/>
                  </w:rPr>
                </w:rPrChange>
              </w:rPr>
              <w:t>⁴, β</w:t>
            </w:r>
            <w:r w:rsidRPr="004A02B1">
              <w:rPr>
                <w:rFonts w:ascii="Cambria Math" w:hAnsi="Cambria Math" w:cs="Cambria Math"/>
                <w:highlight w:val="green"/>
                <w:shd w:val="clear" w:color="auto" w:fill="FFFFFF"/>
                <w:rPrChange w:id="365" w:author="George Urumov" w:date="2025-10-18T15:25:00Z" w16du:dateUtc="2025-10-18T14:25:00Z">
                  <w:rPr>
                    <w:highlight w:val="yellow"/>
                    <w:shd w:val="clear" w:color="auto" w:fill="FFFFFF"/>
                  </w:rPr>
                </w:rPrChange>
              </w:rPr>
              <w:t>₁</w:t>
            </w:r>
            <w:r w:rsidRPr="004A02B1">
              <w:rPr>
                <w:rFonts w:ascii="Arial" w:hAnsi="Arial" w:cs="Arial"/>
                <w:highlight w:val="green"/>
                <w:shd w:val="clear" w:color="auto" w:fill="FFFFFF"/>
                <w:rPrChange w:id="366" w:author="George Urumov" w:date="2025-10-18T15:25:00Z" w16du:dateUtc="2025-10-18T14:25:00Z">
                  <w:rPr>
                    <w:highlight w:val="yellow"/>
                    <w:shd w:val="clear" w:color="auto" w:fill="FFFFFF"/>
                  </w:rPr>
                </w:rPrChange>
              </w:rPr>
              <w:t>=0.5)</w:t>
            </w:r>
          </w:p>
        </w:tc>
      </w:tr>
      <w:tr w:rsidR="008D1943" w:rsidRPr="004A02B1" w14:paraId="43532992" w14:textId="77777777" w:rsidTr="007233C1">
        <w:trPr>
          <w:tblCellSpacing w:w="15" w:type="dxa"/>
        </w:trPr>
        <w:tc>
          <w:tcPr>
            <w:tcW w:w="0" w:type="auto"/>
            <w:vAlign w:val="center"/>
            <w:hideMark/>
          </w:tcPr>
          <w:p w14:paraId="4A42AAB5" w14:textId="77777777" w:rsidR="008D1943" w:rsidRPr="004A02B1" w:rsidRDefault="008D1943">
            <w:pPr>
              <w:spacing w:line="360" w:lineRule="auto"/>
              <w:jc w:val="both"/>
              <w:rPr>
                <w:rFonts w:ascii="Arial" w:hAnsi="Arial" w:cs="Arial"/>
                <w:highlight w:val="green"/>
                <w:shd w:val="clear" w:color="auto" w:fill="FFFFFF"/>
                <w:rPrChange w:id="367" w:author="George Urumov" w:date="2025-10-18T15:25:00Z" w16du:dateUtc="2025-10-18T14:25:00Z">
                  <w:rPr>
                    <w:highlight w:val="yellow"/>
                    <w:shd w:val="clear" w:color="auto" w:fill="FFFFFF"/>
                  </w:rPr>
                </w:rPrChange>
              </w:rPr>
              <w:pPrChange w:id="368" w:author="George Urumov" w:date="2025-10-18T15:25:00Z" w16du:dateUtc="2025-10-18T14:25:00Z">
                <w:pPr/>
              </w:pPrChange>
            </w:pPr>
            <w:r w:rsidRPr="004A02B1">
              <w:rPr>
                <w:rFonts w:ascii="Arial" w:hAnsi="Arial" w:cs="Arial"/>
                <w:highlight w:val="green"/>
                <w:shd w:val="clear" w:color="auto" w:fill="FFFFFF"/>
                <w:rPrChange w:id="369" w:author="George Urumov" w:date="2025-10-18T15:25:00Z" w16du:dateUtc="2025-10-18T14:25:00Z">
                  <w:rPr>
                    <w:highlight w:val="yellow"/>
                    <w:shd w:val="clear" w:color="auto" w:fill="FFFFFF"/>
                  </w:rPr>
                </w:rPrChange>
              </w:rPr>
              <w:t>Generator optimizer</w:t>
            </w:r>
          </w:p>
        </w:tc>
        <w:tc>
          <w:tcPr>
            <w:tcW w:w="0" w:type="auto"/>
            <w:vAlign w:val="center"/>
            <w:hideMark/>
          </w:tcPr>
          <w:p w14:paraId="7A9BBA9E" w14:textId="77777777" w:rsidR="008D1943" w:rsidRPr="004A02B1" w:rsidRDefault="008D1943">
            <w:pPr>
              <w:spacing w:line="360" w:lineRule="auto"/>
              <w:jc w:val="both"/>
              <w:rPr>
                <w:rFonts w:ascii="Arial" w:hAnsi="Arial" w:cs="Arial"/>
                <w:highlight w:val="green"/>
                <w:shd w:val="clear" w:color="auto" w:fill="FFFFFF"/>
                <w:rPrChange w:id="370" w:author="George Urumov" w:date="2025-10-18T15:25:00Z" w16du:dateUtc="2025-10-18T14:25:00Z">
                  <w:rPr>
                    <w:highlight w:val="yellow"/>
                    <w:shd w:val="clear" w:color="auto" w:fill="FFFFFF"/>
                  </w:rPr>
                </w:rPrChange>
              </w:rPr>
              <w:pPrChange w:id="371" w:author="George Urumov" w:date="2025-10-18T15:25:00Z" w16du:dateUtc="2025-10-18T14:25:00Z">
                <w:pPr/>
              </w:pPrChange>
            </w:pPr>
            <w:r w:rsidRPr="004A02B1">
              <w:rPr>
                <w:rFonts w:ascii="Arial" w:hAnsi="Arial" w:cs="Arial"/>
                <w:highlight w:val="green"/>
                <w:shd w:val="clear" w:color="auto" w:fill="FFFFFF"/>
                <w:rPrChange w:id="372" w:author="George Urumov" w:date="2025-10-18T15:25:00Z" w16du:dateUtc="2025-10-18T14:25:00Z">
                  <w:rPr>
                    <w:highlight w:val="yellow"/>
                    <w:shd w:val="clear" w:color="auto" w:fill="FFFFFF"/>
                  </w:rPr>
                </w:rPrChange>
              </w:rPr>
              <w:t>Adam (2×10</w:t>
            </w:r>
            <w:r w:rsidRPr="004A02B1">
              <w:rPr>
                <w:rFonts w:ascii="Cambria Math" w:hAnsi="Cambria Math" w:cs="Cambria Math"/>
                <w:highlight w:val="green"/>
                <w:shd w:val="clear" w:color="auto" w:fill="FFFFFF"/>
                <w:rPrChange w:id="373" w:author="George Urumov" w:date="2025-10-18T15:25:00Z" w16du:dateUtc="2025-10-18T14:25:00Z">
                  <w:rPr>
                    <w:highlight w:val="yellow"/>
                    <w:shd w:val="clear" w:color="auto" w:fill="FFFFFF"/>
                  </w:rPr>
                </w:rPrChange>
              </w:rPr>
              <w:t>⁻</w:t>
            </w:r>
            <w:r w:rsidRPr="004A02B1">
              <w:rPr>
                <w:rFonts w:ascii="Arial" w:hAnsi="Arial" w:cs="Arial"/>
                <w:highlight w:val="green"/>
                <w:shd w:val="clear" w:color="auto" w:fill="FFFFFF"/>
                <w:rPrChange w:id="374" w:author="George Urumov" w:date="2025-10-18T15:25:00Z" w16du:dateUtc="2025-10-18T14:25:00Z">
                  <w:rPr>
                    <w:highlight w:val="yellow"/>
                    <w:shd w:val="clear" w:color="auto" w:fill="FFFFFF"/>
                  </w:rPr>
                </w:rPrChange>
              </w:rPr>
              <w:t>⁴, β</w:t>
            </w:r>
            <w:r w:rsidRPr="004A02B1">
              <w:rPr>
                <w:rFonts w:ascii="Cambria Math" w:hAnsi="Cambria Math" w:cs="Cambria Math"/>
                <w:highlight w:val="green"/>
                <w:shd w:val="clear" w:color="auto" w:fill="FFFFFF"/>
                <w:rPrChange w:id="375" w:author="George Urumov" w:date="2025-10-18T15:25:00Z" w16du:dateUtc="2025-10-18T14:25:00Z">
                  <w:rPr>
                    <w:highlight w:val="yellow"/>
                    <w:shd w:val="clear" w:color="auto" w:fill="FFFFFF"/>
                  </w:rPr>
                </w:rPrChange>
              </w:rPr>
              <w:t>₁</w:t>
            </w:r>
            <w:r w:rsidRPr="004A02B1">
              <w:rPr>
                <w:rFonts w:ascii="Arial" w:hAnsi="Arial" w:cs="Arial"/>
                <w:highlight w:val="green"/>
                <w:shd w:val="clear" w:color="auto" w:fill="FFFFFF"/>
                <w:rPrChange w:id="376" w:author="George Urumov" w:date="2025-10-18T15:25:00Z" w16du:dateUtc="2025-10-18T14:25:00Z">
                  <w:rPr>
                    <w:highlight w:val="yellow"/>
                    <w:shd w:val="clear" w:color="auto" w:fill="FFFFFF"/>
                  </w:rPr>
                </w:rPrChange>
              </w:rPr>
              <w:t>=0.5)</w:t>
            </w:r>
          </w:p>
        </w:tc>
      </w:tr>
      <w:tr w:rsidR="008D1943" w:rsidRPr="004A02B1" w14:paraId="790E17E2" w14:textId="77777777" w:rsidTr="007233C1">
        <w:trPr>
          <w:tblCellSpacing w:w="15" w:type="dxa"/>
        </w:trPr>
        <w:tc>
          <w:tcPr>
            <w:tcW w:w="0" w:type="auto"/>
            <w:vAlign w:val="center"/>
            <w:hideMark/>
          </w:tcPr>
          <w:p w14:paraId="686EAEB6" w14:textId="77777777" w:rsidR="008D1943" w:rsidRPr="004A02B1" w:rsidRDefault="008D1943">
            <w:pPr>
              <w:spacing w:line="360" w:lineRule="auto"/>
              <w:jc w:val="both"/>
              <w:rPr>
                <w:rFonts w:ascii="Arial" w:hAnsi="Arial" w:cs="Arial"/>
                <w:highlight w:val="green"/>
                <w:shd w:val="clear" w:color="auto" w:fill="FFFFFF"/>
                <w:rPrChange w:id="377" w:author="George Urumov" w:date="2025-10-18T15:25:00Z" w16du:dateUtc="2025-10-18T14:25:00Z">
                  <w:rPr>
                    <w:highlight w:val="yellow"/>
                    <w:shd w:val="clear" w:color="auto" w:fill="FFFFFF"/>
                  </w:rPr>
                </w:rPrChange>
              </w:rPr>
              <w:pPrChange w:id="378" w:author="George Urumov" w:date="2025-10-18T15:25:00Z" w16du:dateUtc="2025-10-18T14:25:00Z">
                <w:pPr/>
              </w:pPrChange>
            </w:pPr>
            <w:r w:rsidRPr="004A02B1">
              <w:rPr>
                <w:rFonts w:ascii="Arial" w:hAnsi="Arial" w:cs="Arial"/>
                <w:highlight w:val="green"/>
                <w:shd w:val="clear" w:color="auto" w:fill="FFFFFF"/>
                <w:rPrChange w:id="379" w:author="George Urumov" w:date="2025-10-18T15:25:00Z" w16du:dateUtc="2025-10-18T14:25:00Z">
                  <w:rPr>
                    <w:highlight w:val="yellow"/>
                    <w:shd w:val="clear" w:color="auto" w:fill="FFFFFF"/>
                  </w:rPr>
                </w:rPrChange>
              </w:rPr>
              <w:t>GAN optimizer</w:t>
            </w:r>
          </w:p>
        </w:tc>
        <w:tc>
          <w:tcPr>
            <w:tcW w:w="0" w:type="auto"/>
            <w:vAlign w:val="center"/>
            <w:hideMark/>
          </w:tcPr>
          <w:p w14:paraId="793172CD" w14:textId="77777777" w:rsidR="008D1943" w:rsidRPr="004A02B1" w:rsidRDefault="008D1943">
            <w:pPr>
              <w:spacing w:line="360" w:lineRule="auto"/>
              <w:jc w:val="both"/>
              <w:rPr>
                <w:rFonts w:ascii="Arial" w:hAnsi="Arial" w:cs="Arial"/>
                <w:highlight w:val="green"/>
                <w:shd w:val="clear" w:color="auto" w:fill="FFFFFF"/>
                <w:rPrChange w:id="380" w:author="George Urumov" w:date="2025-10-18T15:25:00Z" w16du:dateUtc="2025-10-18T14:25:00Z">
                  <w:rPr>
                    <w:highlight w:val="yellow"/>
                    <w:shd w:val="clear" w:color="auto" w:fill="FFFFFF"/>
                  </w:rPr>
                </w:rPrChange>
              </w:rPr>
              <w:pPrChange w:id="381" w:author="George Urumov" w:date="2025-10-18T15:25:00Z" w16du:dateUtc="2025-10-18T14:25:00Z">
                <w:pPr/>
              </w:pPrChange>
            </w:pPr>
            <w:r w:rsidRPr="004A02B1">
              <w:rPr>
                <w:rFonts w:ascii="Arial" w:hAnsi="Arial" w:cs="Arial"/>
                <w:highlight w:val="green"/>
                <w:shd w:val="clear" w:color="auto" w:fill="FFFFFF"/>
                <w:rPrChange w:id="382" w:author="George Urumov" w:date="2025-10-18T15:25:00Z" w16du:dateUtc="2025-10-18T14:25:00Z">
                  <w:rPr>
                    <w:highlight w:val="yellow"/>
                    <w:shd w:val="clear" w:color="auto" w:fill="FFFFFF"/>
                  </w:rPr>
                </w:rPrChange>
              </w:rPr>
              <w:t>Adam (1×10</w:t>
            </w:r>
            <w:r w:rsidRPr="004A02B1">
              <w:rPr>
                <w:rFonts w:ascii="Cambria Math" w:hAnsi="Cambria Math" w:cs="Cambria Math"/>
                <w:highlight w:val="green"/>
                <w:shd w:val="clear" w:color="auto" w:fill="FFFFFF"/>
                <w:rPrChange w:id="383" w:author="George Urumov" w:date="2025-10-18T15:25:00Z" w16du:dateUtc="2025-10-18T14:25:00Z">
                  <w:rPr>
                    <w:highlight w:val="yellow"/>
                    <w:shd w:val="clear" w:color="auto" w:fill="FFFFFF"/>
                  </w:rPr>
                </w:rPrChange>
              </w:rPr>
              <w:t>⁻</w:t>
            </w:r>
            <w:r w:rsidRPr="004A02B1">
              <w:rPr>
                <w:rFonts w:ascii="Arial" w:hAnsi="Arial" w:cs="Arial"/>
                <w:highlight w:val="green"/>
                <w:shd w:val="clear" w:color="auto" w:fill="FFFFFF"/>
                <w:rPrChange w:id="384" w:author="George Urumov" w:date="2025-10-18T15:25:00Z" w16du:dateUtc="2025-10-18T14:25:00Z">
                  <w:rPr>
                    <w:highlight w:val="yellow"/>
                    <w:shd w:val="clear" w:color="auto" w:fill="FFFFFF"/>
                  </w:rPr>
                </w:rPrChange>
              </w:rPr>
              <w:t>⁴, β</w:t>
            </w:r>
            <w:r w:rsidRPr="004A02B1">
              <w:rPr>
                <w:rFonts w:ascii="Cambria Math" w:hAnsi="Cambria Math" w:cs="Cambria Math"/>
                <w:highlight w:val="green"/>
                <w:shd w:val="clear" w:color="auto" w:fill="FFFFFF"/>
                <w:rPrChange w:id="385" w:author="George Urumov" w:date="2025-10-18T15:25:00Z" w16du:dateUtc="2025-10-18T14:25:00Z">
                  <w:rPr>
                    <w:highlight w:val="yellow"/>
                    <w:shd w:val="clear" w:color="auto" w:fill="FFFFFF"/>
                  </w:rPr>
                </w:rPrChange>
              </w:rPr>
              <w:t>₁</w:t>
            </w:r>
            <w:r w:rsidRPr="004A02B1">
              <w:rPr>
                <w:rFonts w:ascii="Arial" w:hAnsi="Arial" w:cs="Arial"/>
                <w:highlight w:val="green"/>
                <w:shd w:val="clear" w:color="auto" w:fill="FFFFFF"/>
                <w:rPrChange w:id="386" w:author="George Urumov" w:date="2025-10-18T15:25:00Z" w16du:dateUtc="2025-10-18T14:25:00Z">
                  <w:rPr>
                    <w:highlight w:val="yellow"/>
                    <w:shd w:val="clear" w:color="auto" w:fill="FFFFFF"/>
                  </w:rPr>
                </w:rPrChange>
              </w:rPr>
              <w:t>=0.5)</w:t>
            </w:r>
          </w:p>
        </w:tc>
      </w:tr>
      <w:tr w:rsidR="008D1943" w:rsidRPr="004A02B1" w14:paraId="027E3D8C" w14:textId="77777777" w:rsidTr="007233C1">
        <w:trPr>
          <w:tblCellSpacing w:w="15" w:type="dxa"/>
        </w:trPr>
        <w:tc>
          <w:tcPr>
            <w:tcW w:w="0" w:type="auto"/>
            <w:vAlign w:val="center"/>
            <w:hideMark/>
          </w:tcPr>
          <w:p w14:paraId="2CB72B38" w14:textId="77777777" w:rsidR="008D1943" w:rsidRPr="004A02B1" w:rsidRDefault="008D1943">
            <w:pPr>
              <w:spacing w:line="360" w:lineRule="auto"/>
              <w:jc w:val="both"/>
              <w:rPr>
                <w:rFonts w:ascii="Arial" w:hAnsi="Arial" w:cs="Arial"/>
                <w:highlight w:val="green"/>
                <w:shd w:val="clear" w:color="auto" w:fill="FFFFFF"/>
                <w:rPrChange w:id="387" w:author="George Urumov" w:date="2025-10-18T15:25:00Z" w16du:dateUtc="2025-10-18T14:25:00Z">
                  <w:rPr>
                    <w:highlight w:val="yellow"/>
                    <w:shd w:val="clear" w:color="auto" w:fill="FFFFFF"/>
                  </w:rPr>
                </w:rPrChange>
              </w:rPr>
              <w:pPrChange w:id="388" w:author="George Urumov" w:date="2025-10-18T15:25:00Z" w16du:dateUtc="2025-10-18T14:25:00Z">
                <w:pPr/>
              </w:pPrChange>
            </w:pPr>
            <w:r w:rsidRPr="004A02B1">
              <w:rPr>
                <w:rFonts w:ascii="Arial" w:hAnsi="Arial" w:cs="Arial"/>
                <w:highlight w:val="green"/>
                <w:shd w:val="clear" w:color="auto" w:fill="FFFFFF"/>
                <w:rPrChange w:id="389" w:author="George Urumov" w:date="2025-10-18T15:25:00Z" w16du:dateUtc="2025-10-18T14:25:00Z">
                  <w:rPr>
                    <w:highlight w:val="yellow"/>
                    <w:shd w:val="clear" w:color="auto" w:fill="FFFFFF"/>
                  </w:rPr>
                </w:rPrChange>
              </w:rPr>
              <w:t>Dropout</w:t>
            </w:r>
          </w:p>
        </w:tc>
        <w:tc>
          <w:tcPr>
            <w:tcW w:w="0" w:type="auto"/>
            <w:vAlign w:val="center"/>
            <w:hideMark/>
          </w:tcPr>
          <w:p w14:paraId="0A01CF66" w14:textId="77777777" w:rsidR="008D1943" w:rsidRPr="004A02B1" w:rsidRDefault="008D1943">
            <w:pPr>
              <w:spacing w:line="360" w:lineRule="auto"/>
              <w:jc w:val="both"/>
              <w:rPr>
                <w:rFonts w:ascii="Arial" w:hAnsi="Arial" w:cs="Arial"/>
                <w:highlight w:val="green"/>
                <w:shd w:val="clear" w:color="auto" w:fill="FFFFFF"/>
                <w:rPrChange w:id="390" w:author="George Urumov" w:date="2025-10-18T15:25:00Z" w16du:dateUtc="2025-10-18T14:25:00Z">
                  <w:rPr>
                    <w:highlight w:val="yellow"/>
                    <w:shd w:val="clear" w:color="auto" w:fill="FFFFFF"/>
                  </w:rPr>
                </w:rPrChange>
              </w:rPr>
              <w:pPrChange w:id="391" w:author="George Urumov" w:date="2025-10-18T15:25:00Z" w16du:dateUtc="2025-10-18T14:25:00Z">
                <w:pPr/>
              </w:pPrChange>
            </w:pPr>
            <w:r w:rsidRPr="004A02B1">
              <w:rPr>
                <w:rFonts w:ascii="Arial" w:hAnsi="Arial" w:cs="Arial"/>
                <w:highlight w:val="green"/>
                <w:shd w:val="clear" w:color="auto" w:fill="FFFFFF"/>
                <w:rPrChange w:id="392" w:author="George Urumov" w:date="2025-10-18T15:25:00Z" w16du:dateUtc="2025-10-18T14:25:00Z">
                  <w:rPr>
                    <w:highlight w:val="yellow"/>
                    <w:shd w:val="clear" w:color="auto" w:fill="FFFFFF"/>
                  </w:rPr>
                </w:rPrChange>
              </w:rPr>
              <w:t>0.25 in discriminator blocks</w:t>
            </w:r>
          </w:p>
        </w:tc>
      </w:tr>
      <w:tr w:rsidR="008D1943" w:rsidRPr="004A02B1" w14:paraId="6D9D162D" w14:textId="77777777" w:rsidTr="007233C1">
        <w:trPr>
          <w:tblCellSpacing w:w="15" w:type="dxa"/>
        </w:trPr>
        <w:tc>
          <w:tcPr>
            <w:tcW w:w="0" w:type="auto"/>
            <w:vAlign w:val="center"/>
            <w:hideMark/>
          </w:tcPr>
          <w:p w14:paraId="400BCDE5" w14:textId="77777777" w:rsidR="008D1943" w:rsidRPr="004A02B1" w:rsidRDefault="008D1943">
            <w:pPr>
              <w:spacing w:line="360" w:lineRule="auto"/>
              <w:jc w:val="both"/>
              <w:rPr>
                <w:rFonts w:ascii="Arial" w:hAnsi="Arial" w:cs="Arial"/>
                <w:highlight w:val="green"/>
                <w:shd w:val="clear" w:color="auto" w:fill="FFFFFF"/>
                <w:rPrChange w:id="393" w:author="George Urumov" w:date="2025-10-18T15:25:00Z" w16du:dateUtc="2025-10-18T14:25:00Z">
                  <w:rPr>
                    <w:highlight w:val="yellow"/>
                    <w:shd w:val="clear" w:color="auto" w:fill="FFFFFF"/>
                  </w:rPr>
                </w:rPrChange>
              </w:rPr>
              <w:pPrChange w:id="394" w:author="George Urumov" w:date="2025-10-18T15:25:00Z" w16du:dateUtc="2025-10-18T14:25:00Z">
                <w:pPr/>
              </w:pPrChange>
            </w:pPr>
            <w:r w:rsidRPr="004A02B1">
              <w:rPr>
                <w:rFonts w:ascii="Arial" w:hAnsi="Arial" w:cs="Arial"/>
                <w:highlight w:val="green"/>
                <w:shd w:val="clear" w:color="auto" w:fill="FFFFFF"/>
                <w:rPrChange w:id="395" w:author="George Urumov" w:date="2025-10-18T15:25:00Z" w16du:dateUtc="2025-10-18T14:25:00Z">
                  <w:rPr>
                    <w:highlight w:val="yellow"/>
                    <w:shd w:val="clear" w:color="auto" w:fill="FFFFFF"/>
                  </w:rPr>
                </w:rPrChange>
              </w:rPr>
              <w:t>Activation</w:t>
            </w:r>
          </w:p>
        </w:tc>
        <w:tc>
          <w:tcPr>
            <w:tcW w:w="0" w:type="auto"/>
            <w:vAlign w:val="center"/>
            <w:hideMark/>
          </w:tcPr>
          <w:p w14:paraId="1FE6A037" w14:textId="77777777" w:rsidR="008D1943" w:rsidRPr="004A02B1" w:rsidRDefault="008D1943">
            <w:pPr>
              <w:spacing w:line="360" w:lineRule="auto"/>
              <w:jc w:val="both"/>
              <w:rPr>
                <w:rFonts w:ascii="Arial" w:hAnsi="Arial" w:cs="Arial"/>
                <w:shd w:val="clear" w:color="auto" w:fill="FFFFFF"/>
                <w:rPrChange w:id="396" w:author="George Urumov" w:date="2025-10-18T15:24:00Z" w16du:dateUtc="2025-10-18T14:24:00Z">
                  <w:rPr>
                    <w:highlight w:val="yellow"/>
                    <w:shd w:val="clear" w:color="auto" w:fill="FFFFFF"/>
                  </w:rPr>
                </w:rPrChange>
              </w:rPr>
              <w:pPrChange w:id="397" w:author="George Urumov" w:date="2025-10-18T15:25:00Z" w16du:dateUtc="2025-10-18T14:25:00Z">
                <w:pPr/>
              </w:pPrChange>
            </w:pPr>
            <w:proofErr w:type="spellStart"/>
            <w:r w:rsidRPr="004A02B1">
              <w:rPr>
                <w:rFonts w:ascii="Arial" w:hAnsi="Arial" w:cs="Arial"/>
                <w:highlight w:val="green"/>
                <w:shd w:val="clear" w:color="auto" w:fill="FFFFFF"/>
                <w:rPrChange w:id="398" w:author="George Urumov" w:date="2025-10-18T15:25:00Z" w16du:dateUtc="2025-10-18T14:25:00Z">
                  <w:rPr>
                    <w:highlight w:val="yellow"/>
                    <w:shd w:val="clear" w:color="auto" w:fill="FFFFFF"/>
                  </w:rPr>
                </w:rPrChange>
              </w:rPr>
              <w:t>LeakyReLU</w:t>
            </w:r>
            <w:proofErr w:type="spellEnd"/>
            <w:r w:rsidRPr="004A02B1">
              <w:rPr>
                <w:rFonts w:ascii="Arial" w:hAnsi="Arial" w:cs="Arial"/>
                <w:highlight w:val="green"/>
                <w:shd w:val="clear" w:color="auto" w:fill="FFFFFF"/>
                <w:rPrChange w:id="399" w:author="George Urumov" w:date="2025-10-18T15:25:00Z" w16du:dateUtc="2025-10-18T14:25:00Z">
                  <w:rPr>
                    <w:highlight w:val="yellow"/>
                    <w:shd w:val="clear" w:color="auto" w:fill="FFFFFF"/>
                  </w:rPr>
                </w:rPrChange>
              </w:rPr>
              <w:t xml:space="preserve"> (α=0.2); tanh output</w:t>
            </w:r>
          </w:p>
        </w:tc>
      </w:tr>
    </w:tbl>
    <w:p w14:paraId="3C2468BE" w14:textId="77777777" w:rsidR="00366875" w:rsidRPr="00366875" w:rsidRDefault="00366875" w:rsidP="002C081C">
      <w:pPr>
        <w:pStyle w:val="NormalWeb"/>
        <w:numPr>
          <w:ilvl w:val="0"/>
          <w:numId w:val="63"/>
        </w:numPr>
        <w:spacing w:before="0" w:beforeAutospacing="0" w:after="0" w:afterAutospacing="0" w:line="276" w:lineRule="auto"/>
        <w:jc w:val="both"/>
        <w:rPr>
          <w:ins w:id="400" w:author="George Urumov" w:date="2025-10-26T20:00:00Z" w16du:dateUtc="2025-10-26T20:00:00Z"/>
          <w:rFonts w:ascii="Arial" w:hAnsi="Arial" w:cs="Arial"/>
          <w:highlight w:val="green"/>
          <w:shd w:val="clear" w:color="auto" w:fill="FFFFFF"/>
          <w:rPrChange w:id="401" w:author="George Urumov" w:date="2025-10-26T20:01:00Z" w16du:dateUtc="2025-10-26T20:01:00Z">
            <w:rPr>
              <w:ins w:id="402" w:author="George Urumov" w:date="2025-10-26T20:00:00Z" w16du:dateUtc="2025-10-26T20:00:00Z"/>
              <w:rFonts w:ascii="Arial" w:hAnsi="Arial" w:cs="Arial"/>
              <w:color w:val="1B1C1D"/>
            </w:rPr>
          </w:rPrChange>
        </w:rPr>
        <w:pPrChange w:id="403"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404" w:author="George Urumov" w:date="2025-10-26T20:00:00Z" w16du:dateUtc="2025-10-26T20:00:00Z">
        <w:r w:rsidRPr="00366875">
          <w:rPr>
            <w:rFonts w:ascii="Arial" w:hAnsi="Arial" w:cs="Arial"/>
            <w:highlight w:val="green"/>
            <w:shd w:val="clear" w:color="auto" w:fill="FFFFFF"/>
            <w:rPrChange w:id="405" w:author="George Urumov" w:date="2025-10-26T20:01:00Z" w16du:dateUtc="2025-10-26T20:01:00Z">
              <w:rPr>
                <w:rFonts w:ascii="Arial" w:hAnsi="Arial" w:cs="Arial"/>
                <w:b/>
                <w:bCs/>
                <w:color w:val="1B1C1D"/>
                <w:bdr w:val="none" w:sz="0" w:space="0" w:color="auto" w:frame="1"/>
              </w:rPr>
            </w:rPrChange>
          </w:rPr>
          <w:t>Data Representation (10x10 grid, 32x32 image):</w:t>
        </w:r>
        <w:r w:rsidRPr="00366875">
          <w:rPr>
            <w:rFonts w:ascii="Arial" w:hAnsi="Arial" w:cs="Arial"/>
            <w:highlight w:val="green"/>
            <w:shd w:val="clear" w:color="auto" w:fill="FFFFFF"/>
            <w:rPrChange w:id="406" w:author="George Urumov" w:date="2025-10-26T20:01:00Z" w16du:dateUtc="2025-10-26T20:01:00Z">
              <w:rPr>
                <w:rFonts w:ascii="Arial" w:hAnsi="Arial" w:cs="Arial"/>
                <w:color w:val="1B1C1D"/>
              </w:rPr>
            </w:rPrChange>
          </w:rPr>
          <w:t xml:space="preserve"> A pre-processing trick. The 1D time series (100 points long) is reshaped into a 2D 10x10 grid, which is then "padded" (zeros added around it) to become a 32x32 grid. This is done so that 2D CNNs, which are powerful pattern detectors, can be used.</w:t>
        </w:r>
      </w:ins>
    </w:p>
    <w:p w14:paraId="5BD30881" w14:textId="77777777" w:rsidR="00366875" w:rsidRPr="00366875" w:rsidRDefault="00366875" w:rsidP="002C081C">
      <w:pPr>
        <w:pStyle w:val="NormalWeb"/>
        <w:numPr>
          <w:ilvl w:val="0"/>
          <w:numId w:val="63"/>
        </w:numPr>
        <w:spacing w:before="0" w:beforeAutospacing="0" w:after="0" w:afterAutospacing="0" w:line="276" w:lineRule="auto"/>
        <w:jc w:val="both"/>
        <w:rPr>
          <w:ins w:id="407" w:author="George Urumov" w:date="2025-10-26T20:00:00Z" w16du:dateUtc="2025-10-26T20:00:00Z"/>
          <w:rFonts w:ascii="Arial" w:hAnsi="Arial" w:cs="Arial"/>
          <w:highlight w:val="green"/>
          <w:shd w:val="clear" w:color="auto" w:fill="FFFFFF"/>
          <w:rPrChange w:id="408" w:author="George Urumov" w:date="2025-10-26T20:01:00Z" w16du:dateUtc="2025-10-26T20:01:00Z">
            <w:rPr>
              <w:ins w:id="409" w:author="George Urumov" w:date="2025-10-26T20:00:00Z" w16du:dateUtc="2025-10-26T20:00:00Z"/>
              <w:rFonts w:ascii="Arial" w:hAnsi="Arial" w:cs="Arial"/>
              <w:color w:val="1B1C1D"/>
            </w:rPr>
          </w:rPrChange>
        </w:rPr>
        <w:pPrChange w:id="410"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411" w:author="George Urumov" w:date="2025-10-26T20:00:00Z" w16du:dateUtc="2025-10-26T20:00:00Z">
        <w:r w:rsidRPr="00366875">
          <w:rPr>
            <w:rFonts w:ascii="Arial" w:hAnsi="Arial" w:cs="Arial"/>
            <w:highlight w:val="green"/>
            <w:shd w:val="clear" w:color="auto" w:fill="FFFFFF"/>
            <w:rPrChange w:id="412" w:author="George Urumov" w:date="2025-10-26T20:01:00Z" w16du:dateUtc="2025-10-26T20:01:00Z">
              <w:rPr>
                <w:rFonts w:ascii="Arial" w:hAnsi="Arial" w:cs="Arial"/>
                <w:b/>
                <w:bCs/>
                <w:color w:val="1B1C1D"/>
                <w:bdr w:val="none" w:sz="0" w:space="0" w:color="auto" w:frame="1"/>
              </w:rPr>
            </w:rPrChange>
          </w:rPr>
          <w:t>Tensor:</w:t>
        </w:r>
        <w:r w:rsidRPr="00366875">
          <w:rPr>
            <w:rFonts w:ascii="Arial" w:hAnsi="Arial" w:cs="Arial"/>
            <w:highlight w:val="green"/>
            <w:shd w:val="clear" w:color="auto" w:fill="FFFFFF"/>
            <w:rPrChange w:id="413" w:author="George Urumov" w:date="2025-10-26T20:01:00Z" w16du:dateUtc="2025-10-26T20:01:00Z">
              <w:rPr>
                <w:rFonts w:ascii="Arial" w:hAnsi="Arial" w:cs="Arial"/>
                <w:color w:val="1B1C1D"/>
              </w:rPr>
            </w:rPrChange>
          </w:rPr>
          <w:t xml:space="preserve"> The primary data structure used in deep learning. It's a multi-dimensional array. A tensor with shape </w:t>
        </w:r>
        <w:r w:rsidRPr="00366875">
          <w:rPr>
            <w:highlight w:val="green"/>
            <w:shd w:val="clear" w:color="auto" w:fill="FFFFFF"/>
            <w:rPrChange w:id="414" w:author="George Urumov" w:date="2025-10-26T20:01:00Z" w16du:dateUtc="2025-10-26T20:01:00Z">
              <w:rPr>
                <w:rStyle w:val="HTMLCode"/>
                <w:rFonts w:ascii="Arial" w:hAnsi="Arial" w:cs="Arial"/>
                <w:color w:val="575B5F"/>
                <w:bdr w:val="none" w:sz="0" w:space="0" w:color="auto" w:frame="1"/>
              </w:rPr>
            </w:rPrChange>
          </w:rPr>
          <w:t>(N, 32, 32, 1)</w:t>
        </w:r>
        <w:r w:rsidRPr="00366875">
          <w:rPr>
            <w:rFonts w:ascii="Arial" w:hAnsi="Arial" w:cs="Arial"/>
            <w:highlight w:val="green"/>
            <w:shd w:val="clear" w:color="auto" w:fill="FFFFFF"/>
            <w:rPrChange w:id="415" w:author="George Urumov" w:date="2025-10-26T20:01:00Z" w16du:dateUtc="2025-10-26T20:01:00Z">
              <w:rPr>
                <w:rFonts w:ascii="Arial" w:hAnsi="Arial" w:cs="Arial"/>
                <w:color w:val="1B1C1D"/>
              </w:rPr>
            </w:rPrChange>
          </w:rPr>
          <w:t xml:space="preserve"> represents:</w:t>
        </w:r>
      </w:ins>
    </w:p>
    <w:p w14:paraId="49FA21A4" w14:textId="77777777" w:rsidR="00366875" w:rsidRPr="00366875" w:rsidRDefault="00366875" w:rsidP="002C081C">
      <w:pPr>
        <w:pStyle w:val="NormalWeb"/>
        <w:numPr>
          <w:ilvl w:val="1"/>
          <w:numId w:val="63"/>
        </w:numPr>
        <w:spacing w:before="0" w:beforeAutospacing="0" w:after="0" w:afterAutospacing="0" w:line="276" w:lineRule="auto"/>
        <w:jc w:val="both"/>
        <w:rPr>
          <w:ins w:id="416" w:author="George Urumov" w:date="2025-10-26T20:00:00Z" w16du:dateUtc="2025-10-26T20:00:00Z"/>
          <w:rFonts w:ascii="Arial" w:hAnsi="Arial" w:cs="Arial"/>
          <w:highlight w:val="green"/>
          <w:shd w:val="clear" w:color="auto" w:fill="FFFFFF"/>
          <w:rPrChange w:id="417" w:author="George Urumov" w:date="2025-10-26T20:01:00Z" w16du:dateUtc="2025-10-26T20:01:00Z">
            <w:rPr>
              <w:ins w:id="418" w:author="George Urumov" w:date="2025-10-26T20:00:00Z" w16du:dateUtc="2025-10-26T20:00:00Z"/>
              <w:rFonts w:ascii="Arial" w:hAnsi="Arial" w:cs="Arial"/>
              <w:color w:val="1B1C1D"/>
            </w:rPr>
          </w:rPrChange>
        </w:rPr>
        <w:pPrChange w:id="419" w:author="George Urumov" w:date="2025-10-26T20:01:00Z" w16du:dateUtc="2025-10-26T20:01:00Z">
          <w:pPr>
            <w:pStyle w:val="NormalWeb"/>
            <w:numPr>
              <w:ilvl w:val="1"/>
              <w:numId w:val="63"/>
            </w:numPr>
            <w:tabs>
              <w:tab w:val="num" w:pos="1440"/>
            </w:tabs>
            <w:spacing w:before="0" w:beforeAutospacing="0" w:after="0" w:afterAutospacing="0"/>
            <w:ind w:left="1440" w:hanging="360"/>
          </w:pPr>
        </w:pPrChange>
      </w:pPr>
      <w:ins w:id="420" w:author="George Urumov" w:date="2025-10-26T20:00:00Z" w16du:dateUtc="2025-10-26T20:00:00Z">
        <w:r w:rsidRPr="00366875">
          <w:rPr>
            <w:highlight w:val="green"/>
            <w:shd w:val="clear" w:color="auto" w:fill="FFFFFF"/>
            <w:rPrChange w:id="421" w:author="George Urumov" w:date="2025-10-26T20:01:00Z" w16du:dateUtc="2025-10-26T20:01:00Z">
              <w:rPr>
                <w:rStyle w:val="HTMLCode"/>
                <w:rFonts w:ascii="Arial" w:hAnsi="Arial" w:cs="Arial"/>
                <w:color w:val="575B5F"/>
                <w:bdr w:val="none" w:sz="0" w:space="0" w:color="auto" w:frame="1"/>
              </w:rPr>
            </w:rPrChange>
          </w:rPr>
          <w:t>N</w:t>
        </w:r>
        <w:r w:rsidRPr="00366875">
          <w:rPr>
            <w:rFonts w:ascii="Arial" w:hAnsi="Arial" w:cs="Arial"/>
            <w:highlight w:val="green"/>
            <w:shd w:val="clear" w:color="auto" w:fill="FFFFFF"/>
            <w:rPrChange w:id="422" w:author="George Urumov" w:date="2025-10-26T20:01:00Z" w16du:dateUtc="2025-10-26T20:01:00Z">
              <w:rPr>
                <w:rFonts w:ascii="Arial" w:hAnsi="Arial" w:cs="Arial"/>
                <w:color w:val="1B1C1D"/>
              </w:rPr>
            </w:rPrChange>
          </w:rPr>
          <w:t>: Batch size (number of samples).</w:t>
        </w:r>
      </w:ins>
    </w:p>
    <w:p w14:paraId="1BE9762F" w14:textId="77777777" w:rsidR="00366875" w:rsidRPr="00366875" w:rsidRDefault="00366875" w:rsidP="002C081C">
      <w:pPr>
        <w:pStyle w:val="NormalWeb"/>
        <w:numPr>
          <w:ilvl w:val="1"/>
          <w:numId w:val="63"/>
        </w:numPr>
        <w:spacing w:before="0" w:beforeAutospacing="0" w:after="0" w:afterAutospacing="0" w:line="276" w:lineRule="auto"/>
        <w:jc w:val="both"/>
        <w:rPr>
          <w:ins w:id="423" w:author="George Urumov" w:date="2025-10-26T20:00:00Z" w16du:dateUtc="2025-10-26T20:00:00Z"/>
          <w:rFonts w:ascii="Arial" w:hAnsi="Arial" w:cs="Arial"/>
          <w:highlight w:val="green"/>
          <w:shd w:val="clear" w:color="auto" w:fill="FFFFFF"/>
          <w:rPrChange w:id="424" w:author="George Urumov" w:date="2025-10-26T20:01:00Z" w16du:dateUtc="2025-10-26T20:01:00Z">
            <w:rPr>
              <w:ins w:id="425" w:author="George Urumov" w:date="2025-10-26T20:00:00Z" w16du:dateUtc="2025-10-26T20:00:00Z"/>
              <w:rFonts w:ascii="Arial" w:hAnsi="Arial" w:cs="Arial"/>
              <w:color w:val="1B1C1D"/>
            </w:rPr>
          </w:rPrChange>
        </w:rPr>
        <w:pPrChange w:id="426" w:author="George Urumov" w:date="2025-10-26T20:01:00Z" w16du:dateUtc="2025-10-26T20:01:00Z">
          <w:pPr>
            <w:pStyle w:val="NormalWeb"/>
            <w:numPr>
              <w:ilvl w:val="1"/>
              <w:numId w:val="63"/>
            </w:numPr>
            <w:tabs>
              <w:tab w:val="num" w:pos="1440"/>
            </w:tabs>
            <w:spacing w:before="0" w:beforeAutospacing="0" w:after="0" w:afterAutospacing="0"/>
            <w:ind w:left="1440" w:hanging="360"/>
          </w:pPr>
        </w:pPrChange>
      </w:pPr>
      <w:ins w:id="427" w:author="George Urumov" w:date="2025-10-26T20:00:00Z" w16du:dateUtc="2025-10-26T20:00:00Z">
        <w:r w:rsidRPr="00366875">
          <w:rPr>
            <w:highlight w:val="green"/>
            <w:shd w:val="clear" w:color="auto" w:fill="FFFFFF"/>
            <w:rPrChange w:id="428" w:author="George Urumov" w:date="2025-10-26T20:01:00Z" w16du:dateUtc="2025-10-26T20:01:00Z">
              <w:rPr>
                <w:rStyle w:val="HTMLCode"/>
                <w:rFonts w:ascii="Arial" w:hAnsi="Arial" w:cs="Arial"/>
                <w:color w:val="575B5F"/>
                <w:bdr w:val="none" w:sz="0" w:space="0" w:color="auto" w:frame="1"/>
              </w:rPr>
            </w:rPrChange>
          </w:rPr>
          <w:t>32</w:t>
        </w:r>
        <w:r w:rsidRPr="00366875">
          <w:rPr>
            <w:rFonts w:ascii="Arial" w:hAnsi="Arial" w:cs="Arial"/>
            <w:highlight w:val="green"/>
            <w:shd w:val="clear" w:color="auto" w:fill="FFFFFF"/>
            <w:rPrChange w:id="429" w:author="George Urumov" w:date="2025-10-26T20:01:00Z" w16du:dateUtc="2025-10-26T20:01:00Z">
              <w:rPr>
                <w:rFonts w:ascii="Arial" w:hAnsi="Arial" w:cs="Arial"/>
                <w:color w:val="1B1C1D"/>
              </w:rPr>
            </w:rPrChange>
          </w:rPr>
          <w:t>: Height of the "image."</w:t>
        </w:r>
      </w:ins>
    </w:p>
    <w:p w14:paraId="6667A83D" w14:textId="77777777" w:rsidR="00366875" w:rsidRPr="00366875" w:rsidRDefault="00366875" w:rsidP="002C081C">
      <w:pPr>
        <w:pStyle w:val="NormalWeb"/>
        <w:numPr>
          <w:ilvl w:val="1"/>
          <w:numId w:val="63"/>
        </w:numPr>
        <w:spacing w:before="0" w:beforeAutospacing="0" w:after="0" w:afterAutospacing="0" w:line="276" w:lineRule="auto"/>
        <w:jc w:val="both"/>
        <w:rPr>
          <w:ins w:id="430" w:author="George Urumov" w:date="2025-10-26T20:00:00Z" w16du:dateUtc="2025-10-26T20:00:00Z"/>
          <w:rFonts w:ascii="Arial" w:hAnsi="Arial" w:cs="Arial"/>
          <w:highlight w:val="green"/>
          <w:shd w:val="clear" w:color="auto" w:fill="FFFFFF"/>
          <w:rPrChange w:id="431" w:author="George Urumov" w:date="2025-10-26T20:01:00Z" w16du:dateUtc="2025-10-26T20:01:00Z">
            <w:rPr>
              <w:ins w:id="432" w:author="George Urumov" w:date="2025-10-26T20:00:00Z" w16du:dateUtc="2025-10-26T20:00:00Z"/>
              <w:rFonts w:ascii="Arial" w:hAnsi="Arial" w:cs="Arial"/>
              <w:color w:val="1B1C1D"/>
            </w:rPr>
          </w:rPrChange>
        </w:rPr>
        <w:pPrChange w:id="433" w:author="George Urumov" w:date="2025-10-26T20:01:00Z" w16du:dateUtc="2025-10-26T20:01:00Z">
          <w:pPr>
            <w:pStyle w:val="NormalWeb"/>
            <w:numPr>
              <w:ilvl w:val="1"/>
              <w:numId w:val="63"/>
            </w:numPr>
            <w:tabs>
              <w:tab w:val="num" w:pos="1440"/>
            </w:tabs>
            <w:spacing w:before="0" w:beforeAutospacing="0" w:after="0" w:afterAutospacing="0"/>
            <w:ind w:left="1440" w:hanging="360"/>
          </w:pPr>
        </w:pPrChange>
      </w:pPr>
      <w:ins w:id="434" w:author="George Urumov" w:date="2025-10-26T20:00:00Z" w16du:dateUtc="2025-10-26T20:00:00Z">
        <w:r w:rsidRPr="00366875">
          <w:rPr>
            <w:highlight w:val="green"/>
            <w:shd w:val="clear" w:color="auto" w:fill="FFFFFF"/>
            <w:rPrChange w:id="435" w:author="George Urumov" w:date="2025-10-26T20:01:00Z" w16du:dateUtc="2025-10-26T20:01:00Z">
              <w:rPr>
                <w:rStyle w:val="HTMLCode"/>
                <w:rFonts w:ascii="Arial" w:hAnsi="Arial" w:cs="Arial"/>
                <w:color w:val="575B5F"/>
                <w:bdr w:val="none" w:sz="0" w:space="0" w:color="auto" w:frame="1"/>
              </w:rPr>
            </w:rPrChange>
          </w:rPr>
          <w:t>32</w:t>
        </w:r>
        <w:r w:rsidRPr="00366875">
          <w:rPr>
            <w:rFonts w:ascii="Arial" w:hAnsi="Arial" w:cs="Arial"/>
            <w:highlight w:val="green"/>
            <w:shd w:val="clear" w:color="auto" w:fill="FFFFFF"/>
            <w:rPrChange w:id="436" w:author="George Urumov" w:date="2025-10-26T20:01:00Z" w16du:dateUtc="2025-10-26T20:01:00Z">
              <w:rPr>
                <w:rFonts w:ascii="Arial" w:hAnsi="Arial" w:cs="Arial"/>
                <w:color w:val="1B1C1D"/>
              </w:rPr>
            </w:rPrChange>
          </w:rPr>
          <w:t>: Width of the "image."</w:t>
        </w:r>
      </w:ins>
    </w:p>
    <w:p w14:paraId="31AE0AB9" w14:textId="77777777" w:rsidR="00366875" w:rsidRPr="00366875" w:rsidRDefault="00366875" w:rsidP="002C081C">
      <w:pPr>
        <w:pStyle w:val="NormalWeb"/>
        <w:numPr>
          <w:ilvl w:val="1"/>
          <w:numId w:val="63"/>
        </w:numPr>
        <w:spacing w:before="0" w:beforeAutospacing="0" w:after="0" w:afterAutospacing="0" w:line="276" w:lineRule="auto"/>
        <w:jc w:val="both"/>
        <w:rPr>
          <w:ins w:id="437" w:author="George Urumov" w:date="2025-10-26T20:00:00Z" w16du:dateUtc="2025-10-26T20:00:00Z"/>
          <w:rFonts w:ascii="Arial" w:hAnsi="Arial" w:cs="Arial"/>
          <w:highlight w:val="green"/>
          <w:shd w:val="clear" w:color="auto" w:fill="FFFFFF"/>
          <w:rPrChange w:id="438" w:author="George Urumov" w:date="2025-10-26T20:01:00Z" w16du:dateUtc="2025-10-26T20:01:00Z">
            <w:rPr>
              <w:ins w:id="439" w:author="George Urumov" w:date="2025-10-26T20:00:00Z" w16du:dateUtc="2025-10-26T20:00:00Z"/>
              <w:rFonts w:ascii="Arial" w:hAnsi="Arial" w:cs="Arial"/>
              <w:color w:val="1B1C1D"/>
            </w:rPr>
          </w:rPrChange>
        </w:rPr>
        <w:pPrChange w:id="440" w:author="George Urumov" w:date="2025-10-26T20:01:00Z" w16du:dateUtc="2025-10-26T20:01:00Z">
          <w:pPr>
            <w:pStyle w:val="NormalWeb"/>
            <w:numPr>
              <w:ilvl w:val="1"/>
              <w:numId w:val="63"/>
            </w:numPr>
            <w:tabs>
              <w:tab w:val="num" w:pos="1440"/>
            </w:tabs>
            <w:spacing w:before="0" w:beforeAutospacing="0" w:after="0" w:afterAutospacing="0"/>
            <w:ind w:left="1440" w:hanging="360"/>
          </w:pPr>
        </w:pPrChange>
      </w:pPr>
      <w:ins w:id="441" w:author="George Urumov" w:date="2025-10-26T20:00:00Z" w16du:dateUtc="2025-10-26T20:00:00Z">
        <w:r w:rsidRPr="00366875">
          <w:rPr>
            <w:highlight w:val="green"/>
            <w:shd w:val="clear" w:color="auto" w:fill="FFFFFF"/>
            <w:rPrChange w:id="442" w:author="George Urumov" w:date="2025-10-26T20:01:00Z" w16du:dateUtc="2025-10-26T20:01:00Z">
              <w:rPr>
                <w:rStyle w:val="HTMLCode"/>
                <w:rFonts w:ascii="Arial" w:hAnsi="Arial" w:cs="Arial"/>
                <w:color w:val="575B5F"/>
                <w:bdr w:val="none" w:sz="0" w:space="0" w:color="auto" w:frame="1"/>
              </w:rPr>
            </w:rPrChange>
          </w:rPr>
          <w:t>1</w:t>
        </w:r>
        <w:r w:rsidRPr="00366875">
          <w:rPr>
            <w:rFonts w:ascii="Arial" w:hAnsi="Arial" w:cs="Arial"/>
            <w:highlight w:val="green"/>
            <w:shd w:val="clear" w:color="auto" w:fill="FFFFFF"/>
            <w:rPrChange w:id="443" w:author="George Urumov" w:date="2025-10-26T20:01:00Z" w16du:dateUtc="2025-10-26T20:01:00Z">
              <w:rPr>
                <w:rFonts w:ascii="Arial" w:hAnsi="Arial" w:cs="Arial"/>
                <w:color w:val="1B1C1D"/>
              </w:rPr>
            </w:rPrChange>
          </w:rPr>
          <w:t xml:space="preserve">: Number of channels (1 for grayscale, 3 for a </w:t>
        </w:r>
        <w:proofErr w:type="spellStart"/>
        <w:r w:rsidRPr="00366875">
          <w:rPr>
            <w:rFonts w:ascii="Arial" w:hAnsi="Arial" w:cs="Arial"/>
            <w:highlight w:val="green"/>
            <w:shd w:val="clear" w:color="auto" w:fill="FFFFFF"/>
            <w:rPrChange w:id="444" w:author="George Urumov" w:date="2025-10-26T20:01:00Z" w16du:dateUtc="2025-10-26T20:01:00Z">
              <w:rPr>
                <w:rFonts w:ascii="Arial" w:hAnsi="Arial" w:cs="Arial"/>
                <w:color w:val="1B1C1D"/>
              </w:rPr>
            </w:rPrChange>
          </w:rPr>
          <w:t>color</w:t>
        </w:r>
        <w:proofErr w:type="spellEnd"/>
        <w:r w:rsidRPr="00366875">
          <w:rPr>
            <w:rFonts w:ascii="Arial" w:hAnsi="Arial" w:cs="Arial"/>
            <w:highlight w:val="green"/>
            <w:shd w:val="clear" w:color="auto" w:fill="FFFFFF"/>
            <w:rPrChange w:id="445" w:author="George Urumov" w:date="2025-10-26T20:01:00Z" w16du:dateUtc="2025-10-26T20:01:00Z">
              <w:rPr>
                <w:rFonts w:ascii="Arial" w:hAnsi="Arial" w:cs="Arial"/>
                <w:color w:val="1B1C1D"/>
              </w:rPr>
            </w:rPrChange>
          </w:rPr>
          <w:t xml:space="preserve"> RGB image).</w:t>
        </w:r>
      </w:ins>
    </w:p>
    <w:p w14:paraId="7CDE1785" w14:textId="77777777" w:rsidR="00366875" w:rsidRPr="00366875" w:rsidRDefault="00366875" w:rsidP="002C081C">
      <w:pPr>
        <w:pStyle w:val="NormalWeb"/>
        <w:numPr>
          <w:ilvl w:val="0"/>
          <w:numId w:val="63"/>
        </w:numPr>
        <w:spacing w:before="0" w:beforeAutospacing="0" w:after="0" w:afterAutospacing="0" w:line="276" w:lineRule="auto"/>
        <w:jc w:val="both"/>
        <w:rPr>
          <w:ins w:id="446" w:author="George Urumov" w:date="2025-10-26T20:00:00Z" w16du:dateUtc="2025-10-26T20:00:00Z"/>
          <w:rFonts w:ascii="Arial" w:hAnsi="Arial" w:cs="Arial"/>
          <w:highlight w:val="green"/>
          <w:shd w:val="clear" w:color="auto" w:fill="FFFFFF"/>
          <w:rPrChange w:id="447" w:author="George Urumov" w:date="2025-10-26T20:01:00Z" w16du:dateUtc="2025-10-26T20:01:00Z">
            <w:rPr>
              <w:ins w:id="448" w:author="George Urumov" w:date="2025-10-26T20:00:00Z" w16du:dateUtc="2025-10-26T20:00:00Z"/>
              <w:rFonts w:ascii="Arial" w:hAnsi="Arial" w:cs="Arial"/>
              <w:color w:val="1B1C1D"/>
            </w:rPr>
          </w:rPrChange>
        </w:rPr>
        <w:pPrChange w:id="449"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450" w:author="George Urumov" w:date="2025-10-26T20:00:00Z" w16du:dateUtc="2025-10-26T20:00:00Z">
        <w:r w:rsidRPr="00366875">
          <w:rPr>
            <w:rFonts w:ascii="Arial" w:hAnsi="Arial" w:cs="Arial"/>
            <w:highlight w:val="green"/>
            <w:shd w:val="clear" w:color="auto" w:fill="FFFFFF"/>
            <w:rPrChange w:id="451" w:author="George Urumov" w:date="2025-10-26T20:01:00Z" w16du:dateUtc="2025-10-26T20:01:00Z">
              <w:rPr>
                <w:rFonts w:ascii="Arial" w:hAnsi="Arial" w:cs="Arial"/>
                <w:b/>
                <w:bCs/>
                <w:color w:val="1B1C1D"/>
                <w:bdr w:val="none" w:sz="0" w:space="0" w:color="auto" w:frame="1"/>
              </w:rPr>
            </w:rPrChange>
          </w:rPr>
          <w:t>Conv2D:</w:t>
        </w:r>
        <w:r w:rsidRPr="00366875">
          <w:rPr>
            <w:rFonts w:ascii="Arial" w:hAnsi="Arial" w:cs="Arial"/>
            <w:highlight w:val="green"/>
            <w:shd w:val="clear" w:color="auto" w:fill="FFFFFF"/>
            <w:rPrChange w:id="452" w:author="George Urumov" w:date="2025-10-26T20:01:00Z" w16du:dateUtc="2025-10-26T20:01:00Z">
              <w:rPr>
                <w:rFonts w:ascii="Arial" w:hAnsi="Arial" w:cs="Arial"/>
                <w:color w:val="1B1C1D"/>
              </w:rPr>
            </w:rPrChange>
          </w:rPr>
          <w:t xml:space="preserve"> A </w:t>
        </w:r>
        <w:r w:rsidRPr="00366875">
          <w:rPr>
            <w:rFonts w:ascii="Arial" w:hAnsi="Arial" w:cs="Arial"/>
            <w:highlight w:val="green"/>
            <w:shd w:val="clear" w:color="auto" w:fill="FFFFFF"/>
            <w:rPrChange w:id="453" w:author="George Urumov" w:date="2025-10-26T20:01:00Z" w16du:dateUtc="2025-10-26T20:01:00Z">
              <w:rPr>
                <w:rFonts w:ascii="Arial" w:hAnsi="Arial" w:cs="Arial"/>
                <w:b/>
                <w:bCs/>
                <w:color w:val="1B1C1D"/>
                <w:bdr w:val="none" w:sz="0" w:space="0" w:color="auto" w:frame="1"/>
              </w:rPr>
            </w:rPrChange>
          </w:rPr>
          <w:t>2D Convolutional Layer</w:t>
        </w:r>
        <w:r w:rsidRPr="00366875">
          <w:rPr>
            <w:rFonts w:ascii="Arial" w:hAnsi="Arial" w:cs="Arial"/>
            <w:highlight w:val="green"/>
            <w:shd w:val="clear" w:color="auto" w:fill="FFFFFF"/>
            <w:rPrChange w:id="454" w:author="George Urumov" w:date="2025-10-26T20:01:00Z" w16du:dateUtc="2025-10-26T20:01:00Z">
              <w:rPr>
                <w:rFonts w:ascii="Arial" w:hAnsi="Arial" w:cs="Arial"/>
                <w:color w:val="1B1C1D"/>
              </w:rPr>
            </w:rPrChange>
          </w:rPr>
          <w:t>. It slides a small window (kernel) over a 2D input (like the 32x32 image) to detect spatial patterns.</w:t>
        </w:r>
      </w:ins>
    </w:p>
    <w:p w14:paraId="6F3951FC" w14:textId="77777777" w:rsidR="00366875" w:rsidRPr="00366875" w:rsidRDefault="00366875" w:rsidP="002C081C">
      <w:pPr>
        <w:pStyle w:val="NormalWeb"/>
        <w:numPr>
          <w:ilvl w:val="0"/>
          <w:numId w:val="63"/>
        </w:numPr>
        <w:spacing w:before="0" w:beforeAutospacing="0" w:after="0" w:afterAutospacing="0" w:line="276" w:lineRule="auto"/>
        <w:jc w:val="both"/>
        <w:rPr>
          <w:ins w:id="455" w:author="George Urumov" w:date="2025-10-26T20:00:00Z" w16du:dateUtc="2025-10-26T20:00:00Z"/>
          <w:rFonts w:ascii="Arial" w:hAnsi="Arial" w:cs="Arial"/>
          <w:highlight w:val="green"/>
          <w:shd w:val="clear" w:color="auto" w:fill="FFFFFF"/>
          <w:rPrChange w:id="456" w:author="George Urumov" w:date="2025-10-26T20:01:00Z" w16du:dateUtc="2025-10-26T20:01:00Z">
            <w:rPr>
              <w:ins w:id="457" w:author="George Urumov" w:date="2025-10-26T20:00:00Z" w16du:dateUtc="2025-10-26T20:00:00Z"/>
              <w:rFonts w:ascii="Arial" w:hAnsi="Arial" w:cs="Arial"/>
              <w:color w:val="1B1C1D"/>
            </w:rPr>
          </w:rPrChange>
        </w:rPr>
        <w:pPrChange w:id="458"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459" w:author="George Urumov" w:date="2025-10-26T20:00:00Z" w16du:dateUtc="2025-10-26T20:00:00Z">
        <w:r w:rsidRPr="00366875">
          <w:rPr>
            <w:rFonts w:ascii="Arial" w:hAnsi="Arial" w:cs="Arial"/>
            <w:highlight w:val="green"/>
            <w:shd w:val="clear" w:color="auto" w:fill="FFFFFF"/>
            <w:rPrChange w:id="460" w:author="George Urumov" w:date="2025-10-26T20:01:00Z" w16du:dateUtc="2025-10-26T20:01:00Z">
              <w:rPr>
                <w:rFonts w:ascii="Arial" w:hAnsi="Arial" w:cs="Arial"/>
                <w:b/>
                <w:bCs/>
                <w:color w:val="1B1C1D"/>
                <w:bdr w:val="none" w:sz="0" w:space="0" w:color="auto" w:frame="1"/>
              </w:rPr>
            </w:rPrChange>
          </w:rPr>
          <w:t>Filters (e.g., 128 filters):</w:t>
        </w:r>
        <w:r w:rsidRPr="00366875">
          <w:rPr>
            <w:rFonts w:ascii="Arial" w:hAnsi="Arial" w:cs="Arial"/>
            <w:highlight w:val="green"/>
            <w:shd w:val="clear" w:color="auto" w:fill="FFFFFF"/>
            <w:rPrChange w:id="461" w:author="George Urumov" w:date="2025-10-26T20:01:00Z" w16du:dateUtc="2025-10-26T20:01:00Z">
              <w:rPr>
                <w:rFonts w:ascii="Arial" w:hAnsi="Arial" w:cs="Arial"/>
                <w:color w:val="1B1C1D"/>
              </w:rPr>
            </w:rPrChange>
          </w:rPr>
          <w:t xml:space="preserve"> The number of different pattern-detectors in a convolutional layer. More filters allow it to learn more complex patterns.</w:t>
        </w:r>
      </w:ins>
    </w:p>
    <w:p w14:paraId="050B1661" w14:textId="77777777" w:rsidR="00366875" w:rsidRPr="00366875" w:rsidRDefault="00366875" w:rsidP="002C081C">
      <w:pPr>
        <w:pStyle w:val="NormalWeb"/>
        <w:numPr>
          <w:ilvl w:val="0"/>
          <w:numId w:val="63"/>
        </w:numPr>
        <w:spacing w:before="0" w:beforeAutospacing="0" w:after="0" w:afterAutospacing="0" w:line="276" w:lineRule="auto"/>
        <w:jc w:val="both"/>
        <w:rPr>
          <w:ins w:id="462" w:author="George Urumov" w:date="2025-10-26T20:00:00Z" w16du:dateUtc="2025-10-26T20:00:00Z"/>
          <w:rFonts w:ascii="Arial" w:hAnsi="Arial" w:cs="Arial"/>
          <w:highlight w:val="green"/>
          <w:shd w:val="clear" w:color="auto" w:fill="FFFFFF"/>
          <w:rPrChange w:id="463" w:author="George Urumov" w:date="2025-10-26T20:01:00Z" w16du:dateUtc="2025-10-26T20:01:00Z">
            <w:rPr>
              <w:ins w:id="464" w:author="George Urumov" w:date="2025-10-26T20:00:00Z" w16du:dateUtc="2025-10-26T20:00:00Z"/>
              <w:rFonts w:ascii="Arial" w:hAnsi="Arial" w:cs="Arial"/>
              <w:color w:val="1B1C1D"/>
            </w:rPr>
          </w:rPrChange>
        </w:rPr>
        <w:pPrChange w:id="465"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466" w:author="George Urumov" w:date="2025-10-26T20:00:00Z" w16du:dateUtc="2025-10-26T20:00:00Z">
        <w:r w:rsidRPr="00366875">
          <w:rPr>
            <w:rFonts w:ascii="Arial" w:hAnsi="Arial" w:cs="Arial"/>
            <w:highlight w:val="green"/>
            <w:shd w:val="clear" w:color="auto" w:fill="FFFFFF"/>
            <w:rPrChange w:id="467" w:author="George Urumov" w:date="2025-10-26T20:01:00Z" w16du:dateUtc="2025-10-26T20:01:00Z">
              <w:rPr>
                <w:rFonts w:ascii="Arial" w:hAnsi="Arial" w:cs="Arial"/>
                <w:b/>
                <w:bCs/>
                <w:color w:val="1B1C1D"/>
                <w:bdr w:val="none" w:sz="0" w:space="0" w:color="auto" w:frame="1"/>
              </w:rPr>
            </w:rPrChange>
          </w:rPr>
          <w:lastRenderedPageBreak/>
          <w:t>Kernel (e.g., 3x3):</w:t>
        </w:r>
        <w:r w:rsidRPr="00366875">
          <w:rPr>
            <w:rFonts w:ascii="Arial" w:hAnsi="Arial" w:cs="Arial"/>
            <w:highlight w:val="green"/>
            <w:shd w:val="clear" w:color="auto" w:fill="FFFFFF"/>
            <w:rPrChange w:id="468" w:author="George Urumov" w:date="2025-10-26T20:01:00Z" w16du:dateUtc="2025-10-26T20:01:00Z">
              <w:rPr>
                <w:rFonts w:ascii="Arial" w:hAnsi="Arial" w:cs="Arial"/>
                <w:color w:val="1B1C1D"/>
              </w:rPr>
            </w:rPrChange>
          </w:rPr>
          <w:t xml:space="preserve"> The size of the "window" that scans the input. A 3x3 kernel looks at a 3x3 pixel area at a time.</w:t>
        </w:r>
      </w:ins>
    </w:p>
    <w:p w14:paraId="15663506" w14:textId="77777777" w:rsidR="00366875" w:rsidRPr="00366875" w:rsidRDefault="00366875" w:rsidP="002C081C">
      <w:pPr>
        <w:pStyle w:val="NormalWeb"/>
        <w:numPr>
          <w:ilvl w:val="0"/>
          <w:numId w:val="63"/>
        </w:numPr>
        <w:spacing w:before="0" w:beforeAutospacing="0" w:after="0" w:afterAutospacing="0" w:line="276" w:lineRule="auto"/>
        <w:jc w:val="both"/>
        <w:rPr>
          <w:ins w:id="469" w:author="George Urumov" w:date="2025-10-26T20:00:00Z" w16du:dateUtc="2025-10-26T20:00:00Z"/>
          <w:rFonts w:ascii="Arial" w:hAnsi="Arial" w:cs="Arial"/>
          <w:highlight w:val="green"/>
          <w:shd w:val="clear" w:color="auto" w:fill="FFFFFF"/>
          <w:rPrChange w:id="470" w:author="George Urumov" w:date="2025-10-26T20:01:00Z" w16du:dateUtc="2025-10-26T20:01:00Z">
            <w:rPr>
              <w:ins w:id="471" w:author="George Urumov" w:date="2025-10-26T20:00:00Z" w16du:dateUtc="2025-10-26T20:00:00Z"/>
              <w:rFonts w:ascii="Arial" w:hAnsi="Arial" w:cs="Arial"/>
              <w:color w:val="1B1C1D"/>
            </w:rPr>
          </w:rPrChange>
        </w:rPr>
        <w:pPrChange w:id="472"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473" w:author="George Urumov" w:date="2025-10-26T20:00:00Z" w16du:dateUtc="2025-10-26T20:00:00Z">
        <w:r w:rsidRPr="00366875">
          <w:rPr>
            <w:rFonts w:ascii="Arial" w:hAnsi="Arial" w:cs="Arial"/>
            <w:highlight w:val="green"/>
            <w:shd w:val="clear" w:color="auto" w:fill="FFFFFF"/>
            <w:rPrChange w:id="474" w:author="George Urumov" w:date="2025-10-26T20:01:00Z" w16du:dateUtc="2025-10-26T20:01:00Z">
              <w:rPr>
                <w:rFonts w:ascii="Arial" w:hAnsi="Arial" w:cs="Arial"/>
                <w:b/>
                <w:bCs/>
                <w:color w:val="1B1C1D"/>
                <w:bdr w:val="none" w:sz="0" w:space="0" w:color="auto" w:frame="1"/>
              </w:rPr>
            </w:rPrChange>
          </w:rPr>
          <w:t>Stride (e.g., stride 2):</w:t>
        </w:r>
        <w:r w:rsidRPr="00366875">
          <w:rPr>
            <w:rFonts w:ascii="Arial" w:hAnsi="Arial" w:cs="Arial"/>
            <w:highlight w:val="green"/>
            <w:shd w:val="clear" w:color="auto" w:fill="FFFFFF"/>
            <w:rPrChange w:id="475" w:author="George Urumov" w:date="2025-10-26T20:01:00Z" w16du:dateUtc="2025-10-26T20:01:00Z">
              <w:rPr>
                <w:rFonts w:ascii="Arial" w:hAnsi="Arial" w:cs="Arial"/>
                <w:color w:val="1B1C1D"/>
              </w:rPr>
            </w:rPrChange>
          </w:rPr>
          <w:t xml:space="preserve"> The number of pixels the kernel jumps as it scans the input. A stride of 2 (instead of 1) moves 2 pixels at a time, which effectively </w:t>
        </w:r>
        <w:proofErr w:type="spellStart"/>
        <w:r w:rsidRPr="00366875">
          <w:rPr>
            <w:rFonts w:ascii="Arial" w:hAnsi="Arial" w:cs="Arial"/>
            <w:highlight w:val="green"/>
            <w:shd w:val="clear" w:color="auto" w:fill="FFFFFF"/>
            <w:rPrChange w:id="476" w:author="George Urumov" w:date="2025-10-26T20:01:00Z" w16du:dateUtc="2025-10-26T20:01:00Z">
              <w:rPr>
                <w:rFonts w:ascii="Arial" w:hAnsi="Arial" w:cs="Arial"/>
                <w:color w:val="1B1C1D"/>
              </w:rPr>
            </w:rPrChange>
          </w:rPr>
          <w:t>downsamples</w:t>
        </w:r>
        <w:proofErr w:type="spellEnd"/>
        <w:r w:rsidRPr="00366875">
          <w:rPr>
            <w:rFonts w:ascii="Arial" w:hAnsi="Arial" w:cs="Arial"/>
            <w:highlight w:val="green"/>
            <w:shd w:val="clear" w:color="auto" w:fill="FFFFFF"/>
            <w:rPrChange w:id="477" w:author="George Urumov" w:date="2025-10-26T20:01:00Z" w16du:dateUtc="2025-10-26T20:01:00Z">
              <w:rPr>
                <w:rFonts w:ascii="Arial" w:hAnsi="Arial" w:cs="Arial"/>
                <w:color w:val="1B1C1D"/>
              </w:rPr>
            </w:rPrChange>
          </w:rPr>
          <w:t xml:space="preserve"> the image (makes it smaller).</w:t>
        </w:r>
      </w:ins>
    </w:p>
    <w:p w14:paraId="0D0CD9FC" w14:textId="77777777" w:rsidR="00366875" w:rsidRPr="00366875" w:rsidRDefault="00366875" w:rsidP="002C081C">
      <w:pPr>
        <w:pStyle w:val="NormalWeb"/>
        <w:numPr>
          <w:ilvl w:val="0"/>
          <w:numId w:val="63"/>
        </w:numPr>
        <w:spacing w:before="0" w:beforeAutospacing="0" w:after="0" w:afterAutospacing="0" w:line="276" w:lineRule="auto"/>
        <w:jc w:val="both"/>
        <w:rPr>
          <w:ins w:id="478" w:author="George Urumov" w:date="2025-10-26T20:00:00Z" w16du:dateUtc="2025-10-26T20:00:00Z"/>
          <w:rFonts w:ascii="Arial" w:hAnsi="Arial" w:cs="Arial"/>
          <w:highlight w:val="green"/>
          <w:shd w:val="clear" w:color="auto" w:fill="FFFFFF"/>
          <w:rPrChange w:id="479" w:author="George Urumov" w:date="2025-10-26T20:01:00Z" w16du:dateUtc="2025-10-26T20:01:00Z">
            <w:rPr>
              <w:ins w:id="480" w:author="George Urumov" w:date="2025-10-26T20:00:00Z" w16du:dateUtc="2025-10-26T20:00:00Z"/>
              <w:rFonts w:ascii="Arial" w:hAnsi="Arial" w:cs="Arial"/>
              <w:color w:val="1B1C1D"/>
            </w:rPr>
          </w:rPrChange>
        </w:rPr>
        <w:pPrChange w:id="481"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482" w:author="George Urumov" w:date="2025-10-26T20:00:00Z" w16du:dateUtc="2025-10-26T20:00:00Z">
        <w:r w:rsidRPr="00366875">
          <w:rPr>
            <w:rFonts w:ascii="Arial" w:hAnsi="Arial" w:cs="Arial"/>
            <w:highlight w:val="green"/>
            <w:shd w:val="clear" w:color="auto" w:fill="FFFFFF"/>
            <w:rPrChange w:id="483" w:author="George Urumov" w:date="2025-10-26T20:01:00Z" w16du:dateUtc="2025-10-26T20:01:00Z">
              <w:rPr>
                <w:rFonts w:ascii="Arial" w:hAnsi="Arial" w:cs="Arial"/>
                <w:b/>
                <w:bCs/>
                <w:color w:val="1B1C1D"/>
                <w:bdr w:val="none" w:sz="0" w:space="0" w:color="auto" w:frame="1"/>
              </w:rPr>
            </w:rPrChange>
          </w:rPr>
          <w:t>Dropout (e.g., 0.25):</w:t>
        </w:r>
        <w:r w:rsidRPr="00366875">
          <w:rPr>
            <w:rFonts w:ascii="Arial" w:hAnsi="Arial" w:cs="Arial"/>
            <w:highlight w:val="green"/>
            <w:shd w:val="clear" w:color="auto" w:fill="FFFFFF"/>
            <w:rPrChange w:id="484" w:author="George Urumov" w:date="2025-10-26T20:01:00Z" w16du:dateUtc="2025-10-26T20:01:00Z">
              <w:rPr>
                <w:rFonts w:ascii="Arial" w:hAnsi="Arial" w:cs="Arial"/>
                <w:color w:val="1B1C1D"/>
              </w:rPr>
            </w:rPrChange>
          </w:rPr>
          <w:t xml:space="preserve"> A regularization technique to prevent </w:t>
        </w:r>
        <w:r w:rsidRPr="00366875">
          <w:rPr>
            <w:rFonts w:ascii="Arial" w:hAnsi="Arial" w:cs="Arial"/>
            <w:highlight w:val="green"/>
            <w:shd w:val="clear" w:color="auto" w:fill="FFFFFF"/>
            <w:rPrChange w:id="485" w:author="George Urumov" w:date="2025-10-26T20:01:00Z" w16du:dateUtc="2025-10-26T20:01:00Z">
              <w:rPr>
                <w:rFonts w:ascii="Arial" w:hAnsi="Arial" w:cs="Arial"/>
                <w:b/>
                <w:bCs/>
                <w:color w:val="1B1C1D"/>
                <w:bdr w:val="none" w:sz="0" w:space="0" w:color="auto" w:frame="1"/>
              </w:rPr>
            </w:rPrChange>
          </w:rPr>
          <w:t>overfitting</w:t>
        </w:r>
        <w:r w:rsidRPr="00366875">
          <w:rPr>
            <w:rFonts w:ascii="Arial" w:hAnsi="Arial" w:cs="Arial"/>
            <w:highlight w:val="green"/>
            <w:shd w:val="clear" w:color="auto" w:fill="FFFFFF"/>
            <w:rPrChange w:id="486" w:author="George Urumov" w:date="2025-10-26T20:01:00Z" w16du:dateUtc="2025-10-26T20:01:00Z">
              <w:rPr>
                <w:rFonts w:ascii="Arial" w:hAnsi="Arial" w:cs="Arial"/>
                <w:color w:val="1B1C1D"/>
              </w:rPr>
            </w:rPrChange>
          </w:rPr>
          <w:t xml:space="preserve"> (where the model just memorizes the training data). During training, it randomly "drops" (sets to zero) a fraction (e.g., 25%) of neurons, forcing the network to learn more robust patterns.</w:t>
        </w:r>
      </w:ins>
    </w:p>
    <w:p w14:paraId="411351DE" w14:textId="77777777" w:rsidR="00366875" w:rsidRPr="00366875" w:rsidRDefault="00366875" w:rsidP="002C081C">
      <w:pPr>
        <w:pStyle w:val="NormalWeb"/>
        <w:numPr>
          <w:ilvl w:val="0"/>
          <w:numId w:val="63"/>
        </w:numPr>
        <w:spacing w:before="0" w:beforeAutospacing="0" w:after="0" w:afterAutospacing="0" w:line="276" w:lineRule="auto"/>
        <w:jc w:val="both"/>
        <w:rPr>
          <w:ins w:id="487" w:author="George Urumov" w:date="2025-10-26T20:00:00Z" w16du:dateUtc="2025-10-26T20:00:00Z"/>
          <w:rFonts w:ascii="Arial" w:hAnsi="Arial" w:cs="Arial"/>
          <w:highlight w:val="green"/>
          <w:shd w:val="clear" w:color="auto" w:fill="FFFFFF"/>
          <w:rPrChange w:id="488" w:author="George Urumov" w:date="2025-10-26T20:01:00Z" w16du:dateUtc="2025-10-26T20:01:00Z">
            <w:rPr>
              <w:ins w:id="489" w:author="George Urumov" w:date="2025-10-26T20:00:00Z" w16du:dateUtc="2025-10-26T20:00:00Z"/>
              <w:rFonts w:ascii="Arial" w:hAnsi="Arial" w:cs="Arial"/>
              <w:color w:val="1B1C1D"/>
            </w:rPr>
          </w:rPrChange>
        </w:rPr>
        <w:pPrChange w:id="490"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491" w:author="George Urumov" w:date="2025-10-26T20:00:00Z" w16du:dateUtc="2025-10-26T20:00:00Z">
        <w:r w:rsidRPr="00366875">
          <w:rPr>
            <w:rFonts w:ascii="Arial" w:hAnsi="Arial" w:cs="Arial"/>
            <w:highlight w:val="green"/>
            <w:shd w:val="clear" w:color="auto" w:fill="FFFFFF"/>
            <w:rPrChange w:id="492" w:author="George Urumov" w:date="2025-10-26T20:01:00Z" w16du:dateUtc="2025-10-26T20:01:00Z">
              <w:rPr>
                <w:rFonts w:ascii="Arial" w:hAnsi="Arial" w:cs="Arial"/>
                <w:b/>
                <w:bCs/>
                <w:color w:val="1B1C1D"/>
                <w:bdr w:val="none" w:sz="0" w:space="0" w:color="auto" w:frame="1"/>
              </w:rPr>
            </w:rPrChange>
          </w:rPr>
          <w:t>Flattened:</w:t>
        </w:r>
        <w:r w:rsidRPr="00366875">
          <w:rPr>
            <w:rFonts w:ascii="Arial" w:hAnsi="Arial" w:cs="Arial"/>
            <w:highlight w:val="green"/>
            <w:shd w:val="clear" w:color="auto" w:fill="FFFFFF"/>
            <w:rPrChange w:id="493" w:author="George Urumov" w:date="2025-10-26T20:01:00Z" w16du:dateUtc="2025-10-26T20:01:00Z">
              <w:rPr>
                <w:rFonts w:ascii="Arial" w:hAnsi="Arial" w:cs="Arial"/>
                <w:color w:val="1B1C1D"/>
              </w:rPr>
            </w:rPrChange>
          </w:rPr>
          <w:t xml:space="preserve"> A layer that converts a multi-dimensional tensor (like the output of a CNN) into a single 1D vector, typically to feed it into a Dense layer.</w:t>
        </w:r>
      </w:ins>
    </w:p>
    <w:p w14:paraId="1D3889C4" w14:textId="77777777" w:rsidR="00366875" w:rsidRPr="00366875" w:rsidRDefault="00366875" w:rsidP="002C081C">
      <w:pPr>
        <w:pStyle w:val="NormalWeb"/>
        <w:numPr>
          <w:ilvl w:val="0"/>
          <w:numId w:val="63"/>
        </w:numPr>
        <w:spacing w:before="0" w:beforeAutospacing="0" w:after="0" w:afterAutospacing="0" w:line="276" w:lineRule="auto"/>
        <w:jc w:val="both"/>
        <w:rPr>
          <w:ins w:id="494" w:author="George Urumov" w:date="2025-10-26T20:00:00Z" w16du:dateUtc="2025-10-26T20:00:00Z"/>
          <w:rFonts w:ascii="Arial" w:hAnsi="Arial" w:cs="Arial"/>
          <w:highlight w:val="green"/>
          <w:shd w:val="clear" w:color="auto" w:fill="FFFFFF"/>
          <w:rPrChange w:id="495" w:author="George Urumov" w:date="2025-10-26T20:01:00Z" w16du:dateUtc="2025-10-26T20:01:00Z">
            <w:rPr>
              <w:ins w:id="496" w:author="George Urumov" w:date="2025-10-26T20:00:00Z" w16du:dateUtc="2025-10-26T20:00:00Z"/>
              <w:rFonts w:ascii="Arial" w:hAnsi="Arial" w:cs="Arial"/>
              <w:color w:val="1B1C1D"/>
            </w:rPr>
          </w:rPrChange>
        </w:rPr>
        <w:pPrChange w:id="497"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498" w:author="George Urumov" w:date="2025-10-26T20:00:00Z" w16du:dateUtc="2025-10-26T20:00:00Z">
        <w:r w:rsidRPr="00366875">
          <w:rPr>
            <w:rFonts w:ascii="Arial" w:hAnsi="Arial" w:cs="Arial"/>
            <w:highlight w:val="green"/>
            <w:shd w:val="clear" w:color="auto" w:fill="FFFFFF"/>
            <w:rPrChange w:id="499" w:author="George Urumov" w:date="2025-10-26T20:01:00Z" w16du:dateUtc="2025-10-26T20:01:00Z">
              <w:rPr>
                <w:rFonts w:ascii="Arial" w:hAnsi="Arial" w:cs="Arial"/>
                <w:b/>
                <w:bCs/>
                <w:color w:val="1B1C1D"/>
                <w:bdr w:val="none" w:sz="0" w:space="0" w:color="auto" w:frame="1"/>
              </w:rPr>
            </w:rPrChange>
          </w:rPr>
          <w:t>Conv2DTranspose (or Deconvolution):</w:t>
        </w:r>
        <w:r w:rsidRPr="00366875">
          <w:rPr>
            <w:rFonts w:ascii="Arial" w:hAnsi="Arial" w:cs="Arial"/>
            <w:highlight w:val="green"/>
            <w:shd w:val="clear" w:color="auto" w:fill="FFFFFF"/>
            <w:rPrChange w:id="500" w:author="George Urumov" w:date="2025-10-26T20:01:00Z" w16du:dateUtc="2025-10-26T20:01:00Z">
              <w:rPr>
                <w:rFonts w:ascii="Arial" w:hAnsi="Arial" w:cs="Arial"/>
                <w:color w:val="1B1C1D"/>
              </w:rPr>
            </w:rPrChange>
          </w:rPr>
          <w:t xml:space="preserve"> The "opposite" of a Conv2D layer. It's used to </w:t>
        </w:r>
        <w:r w:rsidRPr="00366875">
          <w:rPr>
            <w:rFonts w:ascii="Arial" w:hAnsi="Arial" w:cs="Arial"/>
            <w:highlight w:val="green"/>
            <w:shd w:val="clear" w:color="auto" w:fill="FFFFFF"/>
            <w:rPrChange w:id="501" w:author="George Urumov" w:date="2025-10-26T20:01:00Z" w16du:dateUtc="2025-10-26T20:01:00Z">
              <w:rPr>
                <w:rFonts w:ascii="Arial" w:hAnsi="Arial" w:cs="Arial"/>
                <w:b/>
                <w:bCs/>
                <w:color w:val="1B1C1D"/>
                <w:bdr w:val="none" w:sz="0" w:space="0" w:color="auto" w:frame="1"/>
              </w:rPr>
            </w:rPrChange>
          </w:rPr>
          <w:t>upscale</w:t>
        </w:r>
        <w:r w:rsidRPr="00366875">
          <w:rPr>
            <w:rFonts w:ascii="Arial" w:hAnsi="Arial" w:cs="Arial"/>
            <w:highlight w:val="green"/>
            <w:shd w:val="clear" w:color="auto" w:fill="FFFFFF"/>
            <w:rPrChange w:id="502" w:author="George Urumov" w:date="2025-10-26T20:01:00Z" w16du:dateUtc="2025-10-26T20:01:00Z">
              <w:rPr>
                <w:rFonts w:ascii="Arial" w:hAnsi="Arial" w:cs="Arial"/>
                <w:color w:val="1B1C1D"/>
              </w:rPr>
            </w:rPrChange>
          </w:rPr>
          <w:t xml:space="preserve"> a small input into a larger output. The generator uses this to go from its small latent vector (reshaped to 4x4x128) up to the final 32x32x1 "image."</w:t>
        </w:r>
      </w:ins>
    </w:p>
    <w:p w14:paraId="1D09EF0F" w14:textId="77777777" w:rsidR="00366875" w:rsidRPr="00366875" w:rsidRDefault="00366875" w:rsidP="002C081C">
      <w:pPr>
        <w:pStyle w:val="NormalWeb"/>
        <w:numPr>
          <w:ilvl w:val="0"/>
          <w:numId w:val="63"/>
        </w:numPr>
        <w:spacing w:before="0" w:beforeAutospacing="0" w:after="0" w:afterAutospacing="0" w:line="276" w:lineRule="auto"/>
        <w:jc w:val="both"/>
        <w:rPr>
          <w:ins w:id="503" w:author="George Urumov" w:date="2025-10-26T20:00:00Z" w16du:dateUtc="2025-10-26T20:00:00Z"/>
          <w:rFonts w:ascii="Arial" w:hAnsi="Arial" w:cs="Arial"/>
          <w:highlight w:val="green"/>
          <w:shd w:val="clear" w:color="auto" w:fill="FFFFFF"/>
          <w:rPrChange w:id="504" w:author="George Urumov" w:date="2025-10-26T20:01:00Z" w16du:dateUtc="2025-10-26T20:01:00Z">
            <w:rPr>
              <w:ins w:id="505" w:author="George Urumov" w:date="2025-10-26T20:00:00Z" w16du:dateUtc="2025-10-26T20:00:00Z"/>
              <w:rFonts w:ascii="Arial" w:hAnsi="Arial" w:cs="Arial"/>
              <w:color w:val="1B1C1D"/>
            </w:rPr>
          </w:rPrChange>
        </w:rPr>
        <w:pPrChange w:id="506"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507" w:author="George Urumov" w:date="2025-10-26T20:00:00Z" w16du:dateUtc="2025-10-26T20:00:00Z">
        <w:r w:rsidRPr="00366875">
          <w:rPr>
            <w:rFonts w:ascii="Arial" w:hAnsi="Arial" w:cs="Arial"/>
            <w:highlight w:val="green"/>
            <w:shd w:val="clear" w:color="auto" w:fill="FFFFFF"/>
            <w:rPrChange w:id="508" w:author="George Urumov" w:date="2025-10-26T20:01:00Z" w16du:dateUtc="2025-10-26T20:01:00Z">
              <w:rPr>
                <w:rFonts w:ascii="Arial" w:hAnsi="Arial" w:cs="Arial"/>
                <w:b/>
                <w:bCs/>
                <w:color w:val="1B1C1D"/>
                <w:bdr w:val="none" w:sz="0" w:space="0" w:color="auto" w:frame="1"/>
              </w:rPr>
            </w:rPrChange>
          </w:rPr>
          <w:t>Padding ("same"):</w:t>
        </w:r>
        <w:r w:rsidRPr="00366875">
          <w:rPr>
            <w:rFonts w:ascii="Arial" w:hAnsi="Arial" w:cs="Arial"/>
            <w:highlight w:val="green"/>
            <w:shd w:val="clear" w:color="auto" w:fill="FFFFFF"/>
            <w:rPrChange w:id="509" w:author="George Urumov" w:date="2025-10-26T20:01:00Z" w16du:dateUtc="2025-10-26T20:01:00Z">
              <w:rPr>
                <w:rFonts w:ascii="Arial" w:hAnsi="Arial" w:cs="Arial"/>
                <w:color w:val="1B1C1D"/>
              </w:rPr>
            </w:rPrChange>
          </w:rPr>
          <w:t xml:space="preserve"> A setting for a convolutional layer. It adds pixels (usually zeros) around the border of the input so that the output feature map has the same height and width as the input (when stride=1).</w:t>
        </w:r>
      </w:ins>
    </w:p>
    <w:p w14:paraId="2124D789" w14:textId="77777777" w:rsidR="00366875" w:rsidRPr="00366875" w:rsidRDefault="00366875" w:rsidP="002C081C">
      <w:pPr>
        <w:pStyle w:val="NormalWeb"/>
        <w:numPr>
          <w:ilvl w:val="0"/>
          <w:numId w:val="63"/>
        </w:numPr>
        <w:spacing w:before="0" w:beforeAutospacing="0" w:after="0" w:afterAutospacing="0" w:line="276" w:lineRule="auto"/>
        <w:jc w:val="both"/>
        <w:rPr>
          <w:ins w:id="510" w:author="George Urumov" w:date="2025-10-26T20:00:00Z" w16du:dateUtc="2025-10-26T20:00:00Z"/>
          <w:rFonts w:ascii="Arial" w:hAnsi="Arial" w:cs="Arial"/>
          <w:highlight w:val="green"/>
          <w:shd w:val="clear" w:color="auto" w:fill="FFFFFF"/>
          <w:rPrChange w:id="511" w:author="George Urumov" w:date="2025-10-26T20:01:00Z" w16du:dateUtc="2025-10-26T20:01:00Z">
            <w:rPr>
              <w:ins w:id="512" w:author="George Urumov" w:date="2025-10-26T20:00:00Z" w16du:dateUtc="2025-10-26T20:00:00Z"/>
              <w:rFonts w:ascii="Arial" w:hAnsi="Arial" w:cs="Arial"/>
              <w:color w:val="1B1C1D"/>
            </w:rPr>
          </w:rPrChange>
        </w:rPr>
        <w:pPrChange w:id="513"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514" w:author="George Urumov" w:date="2025-10-26T20:00:00Z" w16du:dateUtc="2025-10-26T20:00:00Z">
        <w:r w:rsidRPr="00366875">
          <w:rPr>
            <w:rFonts w:ascii="Arial" w:hAnsi="Arial" w:cs="Arial"/>
            <w:highlight w:val="green"/>
            <w:shd w:val="clear" w:color="auto" w:fill="FFFFFF"/>
            <w:rPrChange w:id="515" w:author="George Urumov" w:date="2025-10-26T20:01:00Z" w16du:dateUtc="2025-10-26T20:01:00Z">
              <w:rPr>
                <w:rFonts w:ascii="Arial" w:hAnsi="Arial" w:cs="Arial"/>
                <w:b/>
                <w:bCs/>
                <w:color w:val="1B1C1D"/>
                <w:bdr w:val="none" w:sz="0" w:space="0" w:color="auto" w:frame="1"/>
              </w:rPr>
            </w:rPrChange>
          </w:rPr>
          <w:t>Conv1D:</w:t>
        </w:r>
        <w:r w:rsidRPr="00366875">
          <w:rPr>
            <w:rFonts w:ascii="Arial" w:hAnsi="Arial" w:cs="Arial"/>
            <w:highlight w:val="green"/>
            <w:shd w:val="clear" w:color="auto" w:fill="FFFFFF"/>
            <w:rPrChange w:id="516" w:author="George Urumov" w:date="2025-10-26T20:01:00Z" w16du:dateUtc="2025-10-26T20:01:00Z">
              <w:rPr>
                <w:rFonts w:ascii="Arial" w:hAnsi="Arial" w:cs="Arial"/>
                <w:color w:val="1B1C1D"/>
              </w:rPr>
            </w:rPrChange>
          </w:rPr>
          <w:t xml:space="preserve"> A </w:t>
        </w:r>
        <w:r w:rsidRPr="00366875">
          <w:rPr>
            <w:rFonts w:ascii="Arial" w:hAnsi="Arial" w:cs="Arial"/>
            <w:highlight w:val="green"/>
            <w:shd w:val="clear" w:color="auto" w:fill="FFFFFF"/>
            <w:rPrChange w:id="517" w:author="George Urumov" w:date="2025-10-26T20:01:00Z" w16du:dateUtc="2025-10-26T20:01:00Z">
              <w:rPr>
                <w:rFonts w:ascii="Arial" w:hAnsi="Arial" w:cs="Arial"/>
                <w:b/>
                <w:bCs/>
                <w:color w:val="1B1C1D"/>
                <w:bdr w:val="none" w:sz="0" w:space="0" w:color="auto" w:frame="1"/>
              </w:rPr>
            </w:rPrChange>
          </w:rPr>
          <w:t>1D Convolutional Layer</w:t>
        </w:r>
        <w:r w:rsidRPr="00366875">
          <w:rPr>
            <w:rFonts w:ascii="Arial" w:hAnsi="Arial" w:cs="Arial"/>
            <w:highlight w:val="green"/>
            <w:shd w:val="clear" w:color="auto" w:fill="FFFFFF"/>
            <w:rPrChange w:id="518" w:author="George Urumov" w:date="2025-10-26T20:01:00Z" w16du:dateUtc="2025-10-26T20:01:00Z">
              <w:rPr>
                <w:rFonts w:ascii="Arial" w:hAnsi="Arial" w:cs="Arial"/>
                <w:color w:val="1B1C1D"/>
              </w:rPr>
            </w:rPrChange>
          </w:rPr>
          <w:t xml:space="preserve">. </w:t>
        </w:r>
        <w:proofErr w:type="gramStart"/>
        <w:r w:rsidRPr="00366875">
          <w:rPr>
            <w:rFonts w:ascii="Arial" w:hAnsi="Arial" w:cs="Arial"/>
            <w:highlight w:val="green"/>
            <w:shd w:val="clear" w:color="auto" w:fill="FFFFFF"/>
            <w:rPrChange w:id="519" w:author="George Urumov" w:date="2025-10-26T20:01:00Z" w16du:dateUtc="2025-10-26T20:01:00Z">
              <w:rPr>
                <w:rFonts w:ascii="Arial" w:hAnsi="Arial" w:cs="Arial"/>
                <w:color w:val="1B1C1D"/>
              </w:rPr>
            </w:rPrChange>
          </w:rPr>
          <w:t>Similar to</w:t>
        </w:r>
        <w:proofErr w:type="gramEnd"/>
        <w:r w:rsidRPr="00366875">
          <w:rPr>
            <w:rFonts w:ascii="Arial" w:hAnsi="Arial" w:cs="Arial"/>
            <w:highlight w:val="green"/>
            <w:shd w:val="clear" w:color="auto" w:fill="FFFFFF"/>
            <w:rPrChange w:id="520" w:author="George Urumov" w:date="2025-10-26T20:01:00Z" w16du:dateUtc="2025-10-26T20:01:00Z">
              <w:rPr>
                <w:rFonts w:ascii="Arial" w:hAnsi="Arial" w:cs="Arial"/>
                <w:color w:val="1B1C1D"/>
              </w:rPr>
            </w:rPrChange>
          </w:rPr>
          <w:t xml:space="preserve"> Conv2D, but it scans a 1D sequence. It's excellent for finding local patterns in time series or text.</w:t>
        </w:r>
      </w:ins>
    </w:p>
    <w:p w14:paraId="1D6D6861" w14:textId="77777777" w:rsidR="00366875" w:rsidRPr="00366875" w:rsidRDefault="00366875" w:rsidP="002C081C">
      <w:pPr>
        <w:pStyle w:val="NormalWeb"/>
        <w:numPr>
          <w:ilvl w:val="0"/>
          <w:numId w:val="63"/>
        </w:numPr>
        <w:spacing w:before="0" w:beforeAutospacing="0" w:after="0" w:afterAutospacing="0" w:line="276" w:lineRule="auto"/>
        <w:jc w:val="both"/>
        <w:rPr>
          <w:ins w:id="521" w:author="George Urumov" w:date="2025-10-26T20:00:00Z" w16du:dateUtc="2025-10-26T20:00:00Z"/>
          <w:rFonts w:ascii="Arial" w:hAnsi="Arial" w:cs="Arial"/>
          <w:highlight w:val="green"/>
          <w:shd w:val="clear" w:color="auto" w:fill="FFFFFF"/>
          <w:rPrChange w:id="522" w:author="George Urumov" w:date="2025-10-26T20:01:00Z" w16du:dateUtc="2025-10-26T20:01:00Z">
            <w:rPr>
              <w:ins w:id="523" w:author="George Urumov" w:date="2025-10-26T20:00:00Z" w16du:dateUtc="2025-10-26T20:00:00Z"/>
              <w:rFonts w:ascii="Arial" w:hAnsi="Arial" w:cs="Arial"/>
              <w:color w:val="1B1C1D"/>
            </w:rPr>
          </w:rPrChange>
        </w:rPr>
        <w:pPrChange w:id="524" w:author="George Urumov" w:date="2025-10-26T20:01:00Z" w16du:dateUtc="2025-10-26T20:01:00Z">
          <w:pPr>
            <w:pStyle w:val="NormalWeb"/>
            <w:numPr>
              <w:numId w:val="63"/>
            </w:numPr>
            <w:tabs>
              <w:tab w:val="num" w:pos="720"/>
            </w:tabs>
            <w:spacing w:before="0" w:beforeAutospacing="0" w:after="0" w:afterAutospacing="0"/>
            <w:ind w:left="720" w:hanging="360"/>
          </w:pPr>
        </w:pPrChange>
      </w:pPr>
      <w:proofErr w:type="spellStart"/>
      <w:ins w:id="525" w:author="George Urumov" w:date="2025-10-26T20:00:00Z" w16du:dateUtc="2025-10-26T20:00:00Z">
        <w:r w:rsidRPr="00366875">
          <w:rPr>
            <w:rFonts w:ascii="Arial" w:hAnsi="Arial" w:cs="Arial"/>
            <w:highlight w:val="green"/>
            <w:shd w:val="clear" w:color="auto" w:fill="FFFFFF"/>
            <w:rPrChange w:id="526" w:author="George Urumov" w:date="2025-10-26T20:01:00Z" w16du:dateUtc="2025-10-26T20:01:00Z">
              <w:rPr>
                <w:rFonts w:ascii="Arial" w:hAnsi="Arial" w:cs="Arial"/>
                <w:b/>
                <w:bCs/>
                <w:color w:val="1B1C1D"/>
                <w:bdr w:val="none" w:sz="0" w:space="0" w:color="auto" w:frame="1"/>
              </w:rPr>
            </w:rPrChange>
          </w:rPr>
          <w:t>TimeDistributed</w:t>
        </w:r>
        <w:proofErr w:type="spellEnd"/>
        <w:r w:rsidRPr="00366875">
          <w:rPr>
            <w:rFonts w:ascii="Arial" w:hAnsi="Arial" w:cs="Arial"/>
            <w:highlight w:val="green"/>
            <w:shd w:val="clear" w:color="auto" w:fill="FFFFFF"/>
            <w:rPrChange w:id="527" w:author="George Urumov" w:date="2025-10-26T20:01:00Z" w16du:dateUtc="2025-10-26T20:01:00Z">
              <w:rPr>
                <w:rFonts w:ascii="Arial" w:hAnsi="Arial" w:cs="Arial"/>
                <w:b/>
                <w:bCs/>
                <w:color w:val="1B1C1D"/>
                <w:bdr w:val="none" w:sz="0" w:space="0" w:color="auto" w:frame="1"/>
              </w:rPr>
            </w:rPrChange>
          </w:rPr>
          <w:t>:</w:t>
        </w:r>
        <w:r w:rsidRPr="00366875">
          <w:rPr>
            <w:rFonts w:ascii="Arial" w:hAnsi="Arial" w:cs="Arial"/>
            <w:highlight w:val="green"/>
            <w:shd w:val="clear" w:color="auto" w:fill="FFFFFF"/>
            <w:rPrChange w:id="528" w:author="George Urumov" w:date="2025-10-26T20:01:00Z" w16du:dateUtc="2025-10-26T20:01:00Z">
              <w:rPr>
                <w:rFonts w:ascii="Arial" w:hAnsi="Arial" w:cs="Arial"/>
                <w:color w:val="1B1C1D"/>
              </w:rPr>
            </w:rPrChange>
          </w:rPr>
          <w:t xml:space="preserve"> A special wrapper layer. It applies another layer (like a Conv1D) to every individual time-step of an input sequence. This allows a CNN to process each part of a sequence before it's fed to an RNN (like an LSTM).</w:t>
        </w:r>
      </w:ins>
    </w:p>
    <w:p w14:paraId="094A2144" w14:textId="77777777" w:rsidR="00366875" w:rsidRPr="00366875" w:rsidRDefault="00366875" w:rsidP="002C081C">
      <w:pPr>
        <w:pStyle w:val="NormalWeb"/>
        <w:numPr>
          <w:ilvl w:val="0"/>
          <w:numId w:val="63"/>
        </w:numPr>
        <w:spacing w:before="0" w:beforeAutospacing="0" w:after="0" w:afterAutospacing="0" w:line="276" w:lineRule="auto"/>
        <w:jc w:val="both"/>
        <w:rPr>
          <w:ins w:id="529" w:author="George Urumov" w:date="2025-10-26T20:00:00Z" w16du:dateUtc="2025-10-26T20:00:00Z"/>
          <w:rFonts w:ascii="Arial" w:hAnsi="Arial" w:cs="Arial"/>
          <w:highlight w:val="green"/>
          <w:shd w:val="clear" w:color="auto" w:fill="FFFFFF"/>
          <w:rPrChange w:id="530" w:author="George Urumov" w:date="2025-10-26T20:01:00Z" w16du:dateUtc="2025-10-26T20:01:00Z">
            <w:rPr>
              <w:ins w:id="531" w:author="George Urumov" w:date="2025-10-26T20:00:00Z" w16du:dateUtc="2025-10-26T20:00:00Z"/>
              <w:rFonts w:ascii="Arial" w:hAnsi="Arial" w:cs="Arial"/>
              <w:color w:val="1B1C1D"/>
            </w:rPr>
          </w:rPrChange>
        </w:rPr>
        <w:pPrChange w:id="532" w:author="George Urumov" w:date="2025-10-26T20:01:00Z" w16du:dateUtc="2025-10-26T20:01:00Z">
          <w:pPr>
            <w:pStyle w:val="NormalWeb"/>
            <w:numPr>
              <w:numId w:val="63"/>
            </w:numPr>
            <w:tabs>
              <w:tab w:val="num" w:pos="720"/>
            </w:tabs>
            <w:spacing w:before="0" w:beforeAutospacing="0" w:after="0" w:afterAutospacing="0"/>
            <w:ind w:left="720" w:hanging="360"/>
          </w:pPr>
        </w:pPrChange>
      </w:pPr>
      <w:ins w:id="533" w:author="George Urumov" w:date="2025-10-26T20:00:00Z" w16du:dateUtc="2025-10-26T20:00:00Z">
        <w:r w:rsidRPr="00366875">
          <w:rPr>
            <w:rFonts w:ascii="Arial" w:hAnsi="Arial" w:cs="Arial"/>
            <w:highlight w:val="green"/>
            <w:shd w:val="clear" w:color="auto" w:fill="FFFFFF"/>
            <w:rPrChange w:id="534" w:author="George Urumov" w:date="2025-10-26T20:01:00Z" w16du:dateUtc="2025-10-26T20:01:00Z">
              <w:rPr>
                <w:rFonts w:ascii="Arial" w:hAnsi="Arial" w:cs="Arial"/>
                <w:b/>
                <w:bCs/>
                <w:color w:val="1B1C1D"/>
                <w:bdr w:val="none" w:sz="0" w:space="0" w:color="auto" w:frame="1"/>
              </w:rPr>
            </w:rPrChange>
          </w:rPr>
          <w:t>Batch Size (e.g., 64):</w:t>
        </w:r>
        <w:r w:rsidRPr="00366875">
          <w:rPr>
            <w:rFonts w:ascii="Arial" w:hAnsi="Arial" w:cs="Arial"/>
            <w:highlight w:val="green"/>
            <w:shd w:val="clear" w:color="auto" w:fill="FFFFFF"/>
            <w:rPrChange w:id="535" w:author="George Urumov" w:date="2025-10-26T20:01:00Z" w16du:dateUtc="2025-10-26T20:01:00Z">
              <w:rPr>
                <w:rFonts w:ascii="Arial" w:hAnsi="Arial" w:cs="Arial"/>
                <w:color w:val="1B1C1D"/>
              </w:rPr>
            </w:rPrChange>
          </w:rPr>
          <w:t xml:space="preserve"> The number of data samples processed in one iteration of training before the model's weights are updated.</w:t>
        </w:r>
      </w:ins>
    </w:p>
    <w:p w14:paraId="3E689F07" w14:textId="77777777" w:rsidR="008D1943" w:rsidRPr="00366875" w:rsidRDefault="008D1943" w:rsidP="002C081C">
      <w:pPr>
        <w:spacing w:line="276" w:lineRule="auto"/>
        <w:jc w:val="both"/>
        <w:rPr>
          <w:rFonts w:ascii="Arial" w:hAnsi="Arial" w:cs="Arial"/>
          <w:highlight w:val="green"/>
          <w:shd w:val="clear" w:color="auto" w:fill="FFFFFF"/>
          <w:rPrChange w:id="536" w:author="George Urumov" w:date="2025-10-26T20:01:00Z" w16du:dateUtc="2025-10-26T20:01:00Z">
            <w:rPr>
              <w:highlight w:val="yellow"/>
              <w:shd w:val="clear" w:color="auto" w:fill="FFFFFF"/>
            </w:rPr>
          </w:rPrChange>
        </w:rPr>
        <w:pPrChange w:id="537" w:author="George Urumov" w:date="2025-10-26T20:01:00Z" w16du:dateUtc="2025-10-26T20:01:00Z">
          <w:pPr/>
        </w:pPrChange>
      </w:pPr>
    </w:p>
    <w:p w14:paraId="4EA9B1EC" w14:textId="77777777" w:rsidR="008D1943" w:rsidRDefault="008D1943" w:rsidP="008D1943">
      <w:pPr>
        <w:rPr>
          <w:highlight w:val="yellow"/>
          <w:shd w:val="clear" w:color="auto" w:fill="FFFFFF"/>
        </w:rPr>
      </w:pPr>
    </w:p>
    <w:p w14:paraId="5F1B9787" w14:textId="77777777" w:rsidR="008D1943" w:rsidRPr="00656FCA" w:rsidRDefault="008D1943" w:rsidP="008D1943">
      <w:pPr>
        <w:pStyle w:val="Heading3"/>
        <w:rPr>
          <w:highlight w:val="yellow"/>
          <w:rPrChange w:id="538" w:author="George Urumov" w:date="2025-10-18T15:29:00Z" w16du:dateUtc="2025-10-18T14:29:00Z">
            <w:rPr/>
          </w:rPrChange>
        </w:rPr>
      </w:pPr>
      <w:r w:rsidRPr="00656FCA">
        <w:rPr>
          <w:highlight w:val="yellow"/>
          <w:rPrChange w:id="539" w:author="George Urumov" w:date="2025-10-18T15:29:00Z" w16du:dateUtc="2025-10-18T14:29:00Z">
            <w:rPr/>
          </w:rPrChange>
        </w:rPr>
        <w:t xml:space="preserve">Q1. </w:t>
      </w:r>
      <w:r w:rsidRPr="00656FCA">
        <w:rPr>
          <w:rStyle w:val="Emphasis"/>
          <w:highlight w:val="yellow"/>
          <w:rPrChange w:id="540" w:author="George Urumov" w:date="2025-10-18T15:29:00Z" w16du:dateUtc="2025-10-18T14:29:00Z">
            <w:rPr>
              <w:rStyle w:val="Emphasis"/>
            </w:rPr>
          </w:rPrChange>
        </w:rPr>
        <w:t>“Why validate on VVIX rather than a VIX hold-out?”</w:t>
      </w:r>
    </w:p>
    <w:p w14:paraId="40910C5B" w14:textId="77777777" w:rsidR="008D1943" w:rsidRPr="00656FCA" w:rsidRDefault="008D1943" w:rsidP="008D1943">
      <w:pPr>
        <w:pStyle w:val="NormalWeb"/>
        <w:rPr>
          <w:highlight w:val="yellow"/>
          <w:rPrChange w:id="541" w:author="George Urumov" w:date="2025-10-18T15:29:00Z" w16du:dateUtc="2025-10-18T14:29:00Z">
            <w:rPr/>
          </w:rPrChange>
        </w:rPr>
      </w:pPr>
      <w:r w:rsidRPr="00656FCA">
        <w:rPr>
          <w:rStyle w:val="Strong"/>
          <w:highlight w:val="yellow"/>
          <w:rPrChange w:id="542" w:author="George Urumov" w:date="2025-10-18T15:29:00Z" w16du:dateUtc="2025-10-18T14:29:00Z">
            <w:rPr>
              <w:rStyle w:val="Strong"/>
            </w:rPr>
          </w:rPrChange>
        </w:rPr>
        <w:t>A.</w:t>
      </w:r>
      <w:r w:rsidRPr="00656FCA">
        <w:rPr>
          <w:highlight w:val="yellow"/>
          <w:rPrChange w:id="543" w:author="George Urumov" w:date="2025-10-18T15:29:00Z" w16du:dateUtc="2025-10-18T14:29:00Z">
            <w:rPr/>
          </w:rPrChange>
        </w:rPr>
        <w:t xml:space="preserve"> We do both but for </w:t>
      </w:r>
      <w:r w:rsidRPr="00656FCA">
        <w:rPr>
          <w:rStyle w:val="Strong"/>
          <w:highlight w:val="yellow"/>
          <w:rPrChange w:id="544" w:author="George Urumov" w:date="2025-10-18T15:29:00Z" w16du:dateUtc="2025-10-18T14:29:00Z">
            <w:rPr>
              <w:rStyle w:val="Strong"/>
            </w:rPr>
          </w:rPrChange>
        </w:rPr>
        <w:t>different purposes</w:t>
      </w:r>
      <w:r w:rsidRPr="00656FCA">
        <w:rPr>
          <w:highlight w:val="yellow"/>
          <w:rPrChange w:id="545" w:author="George Urumov" w:date="2025-10-18T15:29:00Z" w16du:dateUtc="2025-10-18T14:29:00Z">
            <w:rPr/>
          </w:rPrChange>
        </w:rPr>
        <w:t xml:space="preserve">. VIX hold-out evaluates </w:t>
      </w:r>
      <w:r w:rsidRPr="00656FCA">
        <w:rPr>
          <w:rStyle w:val="Strong"/>
          <w:highlight w:val="yellow"/>
          <w:rPrChange w:id="546" w:author="George Urumov" w:date="2025-10-18T15:29:00Z" w16du:dateUtc="2025-10-18T14:29:00Z">
            <w:rPr>
              <w:rStyle w:val="Strong"/>
            </w:rPr>
          </w:rPrChange>
        </w:rPr>
        <w:t>forecast skill</w:t>
      </w:r>
      <w:r w:rsidRPr="00656FCA">
        <w:rPr>
          <w:highlight w:val="yellow"/>
          <w:rPrChange w:id="547" w:author="George Urumov" w:date="2025-10-18T15:29:00Z" w16du:dateUtc="2025-10-18T14:29:00Z">
            <w:rPr/>
          </w:rPrChange>
        </w:rPr>
        <w:t xml:space="preserve"> (MAE/RMSE). </w:t>
      </w:r>
      <w:r w:rsidRPr="00656FCA">
        <w:rPr>
          <w:rStyle w:val="Strong"/>
          <w:highlight w:val="yellow"/>
          <w:rPrChange w:id="548" w:author="George Urumov" w:date="2025-10-18T15:29:00Z" w16du:dateUtc="2025-10-18T14:29:00Z">
            <w:rPr>
              <w:rStyle w:val="Strong"/>
            </w:rPr>
          </w:rPrChange>
        </w:rPr>
        <w:t>VVIX</w:t>
      </w:r>
      <w:r w:rsidRPr="00656FCA">
        <w:rPr>
          <w:highlight w:val="yellow"/>
          <w:rPrChange w:id="549" w:author="George Urumov" w:date="2025-10-18T15:29:00Z" w16du:dateUtc="2025-10-18T14:29:00Z">
            <w:rPr/>
          </w:rPrChange>
        </w:rPr>
        <w:t xml:space="preserve"> serves as a </w:t>
      </w:r>
      <w:r w:rsidRPr="00656FCA">
        <w:rPr>
          <w:rStyle w:val="Strong"/>
          <w:highlight w:val="yellow"/>
          <w:rPrChange w:id="550" w:author="George Urumov" w:date="2025-10-18T15:29:00Z" w16du:dateUtc="2025-10-18T14:29:00Z">
            <w:rPr>
              <w:rStyle w:val="Strong"/>
            </w:rPr>
          </w:rPrChange>
        </w:rPr>
        <w:t>domain-shift structural test</w:t>
      </w:r>
      <w:r w:rsidRPr="00656FCA">
        <w:rPr>
          <w:highlight w:val="yellow"/>
          <w:rPrChange w:id="551" w:author="George Urumov" w:date="2025-10-18T15:29:00Z" w16du:dateUtc="2025-10-18T14:29:00Z">
            <w:rPr/>
          </w:rPrChange>
        </w:rPr>
        <w:t xml:space="preserve">: if features trained on VIX retain </w:t>
      </w:r>
      <w:r w:rsidRPr="00656FCA">
        <w:rPr>
          <w:rStyle w:val="Strong"/>
          <w:highlight w:val="yellow"/>
          <w:rPrChange w:id="552" w:author="George Urumov" w:date="2025-10-18T15:29:00Z" w16du:dateUtc="2025-10-18T14:29:00Z">
            <w:rPr>
              <w:rStyle w:val="Strong"/>
            </w:rPr>
          </w:rPrChange>
        </w:rPr>
        <w:t>temporal/distributional signatures</w:t>
      </w:r>
      <w:r w:rsidRPr="00656FCA">
        <w:rPr>
          <w:highlight w:val="yellow"/>
          <w:rPrChange w:id="553" w:author="George Urumov" w:date="2025-10-18T15:29:00Z" w16du:dateUtc="2025-10-18T14:29:00Z">
            <w:rPr/>
          </w:rPrChange>
        </w:rPr>
        <w:t xml:space="preserve"> on VVIX (ACF/PSD/Hurst, TSTR), that’s evidence the representation captures deeper volatility-of-volatility structure, not just VIX autocorrelation.</w:t>
      </w:r>
    </w:p>
    <w:p w14:paraId="1793D1A2" w14:textId="77777777" w:rsidR="008D1943" w:rsidRPr="00656FCA" w:rsidRDefault="008D1943" w:rsidP="008D1943">
      <w:pPr>
        <w:pStyle w:val="Heading3"/>
        <w:rPr>
          <w:highlight w:val="yellow"/>
          <w:rPrChange w:id="554" w:author="George Urumov" w:date="2025-10-18T15:29:00Z" w16du:dateUtc="2025-10-18T14:29:00Z">
            <w:rPr/>
          </w:rPrChange>
        </w:rPr>
      </w:pPr>
      <w:r w:rsidRPr="00656FCA">
        <w:rPr>
          <w:highlight w:val="yellow"/>
          <w:rPrChange w:id="555" w:author="George Urumov" w:date="2025-10-18T15:29:00Z" w16du:dateUtc="2025-10-18T14:29:00Z">
            <w:rPr/>
          </w:rPrChange>
        </w:rPr>
        <w:t xml:space="preserve">Q2. </w:t>
      </w:r>
      <w:r w:rsidRPr="00656FCA">
        <w:rPr>
          <w:rStyle w:val="Emphasis"/>
          <w:highlight w:val="yellow"/>
          <w:rPrChange w:id="556" w:author="George Urumov" w:date="2025-10-18T15:29:00Z" w16du:dateUtc="2025-10-18T14:29:00Z">
            <w:rPr>
              <w:rStyle w:val="Emphasis"/>
            </w:rPr>
          </w:rPrChange>
        </w:rPr>
        <w:t>“93.3% accuracy—what does it actually mean?”</w:t>
      </w:r>
    </w:p>
    <w:p w14:paraId="1CDDEDC6" w14:textId="77777777" w:rsidR="008D1943" w:rsidRPr="00656FCA" w:rsidRDefault="008D1943" w:rsidP="008D1943">
      <w:pPr>
        <w:pStyle w:val="NormalWeb"/>
        <w:rPr>
          <w:highlight w:val="yellow"/>
          <w:rPrChange w:id="557" w:author="George Urumov" w:date="2025-10-18T15:29:00Z" w16du:dateUtc="2025-10-18T14:29:00Z">
            <w:rPr/>
          </w:rPrChange>
        </w:rPr>
      </w:pPr>
      <w:r w:rsidRPr="00656FCA">
        <w:rPr>
          <w:rStyle w:val="Strong"/>
          <w:highlight w:val="yellow"/>
          <w:rPrChange w:id="558" w:author="George Urumov" w:date="2025-10-18T15:29:00Z" w16du:dateUtc="2025-10-18T14:29:00Z">
            <w:rPr>
              <w:rStyle w:val="Strong"/>
            </w:rPr>
          </w:rPrChange>
        </w:rPr>
        <w:t>A.</w:t>
      </w:r>
      <w:r w:rsidRPr="00656FCA">
        <w:rPr>
          <w:highlight w:val="yellow"/>
          <w:rPrChange w:id="559" w:author="George Urumov" w:date="2025-10-18T15:29:00Z" w16du:dateUtc="2025-10-18T14:29:00Z">
            <w:rPr/>
          </w:rPrChange>
        </w:rPr>
        <w:t xml:space="preserve"> It’s the </w:t>
      </w:r>
      <w:r w:rsidRPr="00656FCA">
        <w:rPr>
          <w:rStyle w:val="Strong"/>
          <w:highlight w:val="yellow"/>
          <w:rPrChange w:id="560" w:author="George Urumov" w:date="2025-10-18T15:29:00Z" w16du:dateUtc="2025-10-18T14:29:00Z">
            <w:rPr>
              <w:rStyle w:val="Strong"/>
            </w:rPr>
          </w:rPrChange>
        </w:rPr>
        <w:t>discriminator’s</w:t>
      </w:r>
      <w:r w:rsidRPr="00656FCA">
        <w:rPr>
          <w:highlight w:val="yellow"/>
          <w:rPrChange w:id="561" w:author="George Urumov" w:date="2025-10-18T15:29:00Z" w16du:dateUtc="2025-10-18T14:29:00Z">
            <w:rPr/>
          </w:rPrChange>
        </w:rPr>
        <w:t xml:space="preserve"> internal classification accuracy (real vs synthetic). It </w:t>
      </w:r>
      <w:r w:rsidRPr="00656FCA">
        <w:rPr>
          <w:rStyle w:val="Emphasis"/>
          <w:rFonts w:eastAsiaTheme="majorEastAsia"/>
          <w:highlight w:val="yellow"/>
          <w:rPrChange w:id="562" w:author="George Urumov" w:date="2025-10-18T15:29:00Z" w16du:dateUtc="2025-10-18T14:29:00Z">
            <w:rPr>
              <w:rStyle w:val="Emphasis"/>
              <w:rFonts w:eastAsiaTheme="majorEastAsia"/>
            </w:rPr>
          </w:rPrChange>
        </w:rPr>
        <w:t>does not</w:t>
      </w:r>
      <w:r w:rsidRPr="00656FCA">
        <w:rPr>
          <w:highlight w:val="yellow"/>
          <w:rPrChange w:id="563" w:author="George Urumov" w:date="2025-10-18T15:29:00Z" w16du:dateUtc="2025-10-18T14:29:00Z">
            <w:rPr/>
          </w:rPrChange>
        </w:rPr>
        <w:t xml:space="preserve"> measure forecasting or generative fidelity. Our quality metrics are (</w:t>
      </w:r>
      <w:proofErr w:type="spellStart"/>
      <w:r w:rsidRPr="00656FCA">
        <w:rPr>
          <w:highlight w:val="yellow"/>
          <w:rPrChange w:id="564" w:author="George Urumov" w:date="2025-10-18T15:29:00Z" w16du:dateUtc="2025-10-18T14:29:00Z">
            <w:rPr/>
          </w:rPrChange>
        </w:rPr>
        <w:t>i</w:t>
      </w:r>
      <w:proofErr w:type="spellEnd"/>
      <w:r w:rsidRPr="00656FCA">
        <w:rPr>
          <w:highlight w:val="yellow"/>
          <w:rPrChange w:id="565" w:author="George Urumov" w:date="2025-10-18T15:29:00Z" w16du:dateUtc="2025-10-18T14:29:00Z">
            <w:rPr/>
          </w:rPrChange>
        </w:rPr>
        <w:t xml:space="preserve">) </w:t>
      </w:r>
      <w:r w:rsidRPr="00656FCA">
        <w:rPr>
          <w:rStyle w:val="Strong"/>
          <w:highlight w:val="yellow"/>
          <w:rPrChange w:id="566" w:author="George Urumov" w:date="2025-10-18T15:29:00Z" w16du:dateUtc="2025-10-18T14:29:00Z">
            <w:rPr>
              <w:rStyle w:val="Strong"/>
            </w:rPr>
          </w:rPrChange>
        </w:rPr>
        <w:t>forecast errors</w:t>
      </w:r>
      <w:r w:rsidRPr="00656FCA">
        <w:rPr>
          <w:highlight w:val="yellow"/>
          <w:rPrChange w:id="567" w:author="George Urumov" w:date="2025-10-18T15:29:00Z" w16du:dateUtc="2025-10-18T14:29:00Z">
            <w:rPr/>
          </w:rPrChange>
        </w:rPr>
        <w:t xml:space="preserve"> on VIX hold-out and (ii) </w:t>
      </w:r>
      <w:r w:rsidRPr="00656FCA">
        <w:rPr>
          <w:rStyle w:val="Strong"/>
          <w:highlight w:val="yellow"/>
          <w:rPrChange w:id="568" w:author="George Urumov" w:date="2025-10-18T15:29:00Z" w16du:dateUtc="2025-10-18T14:29:00Z">
            <w:rPr>
              <w:rStyle w:val="Strong"/>
            </w:rPr>
          </w:rPrChange>
        </w:rPr>
        <w:t>distributional/temporal similarity</w:t>
      </w:r>
      <w:r w:rsidRPr="00656FCA">
        <w:rPr>
          <w:highlight w:val="yellow"/>
          <w:rPrChange w:id="569" w:author="George Urumov" w:date="2025-10-18T15:29:00Z" w16du:dateUtc="2025-10-18T14:29:00Z">
            <w:rPr/>
          </w:rPrChange>
        </w:rPr>
        <w:t xml:space="preserve"> and </w:t>
      </w:r>
      <w:r w:rsidRPr="00656FCA">
        <w:rPr>
          <w:rStyle w:val="Strong"/>
          <w:highlight w:val="yellow"/>
          <w:rPrChange w:id="570" w:author="George Urumov" w:date="2025-10-18T15:29:00Z" w16du:dateUtc="2025-10-18T14:29:00Z">
            <w:rPr>
              <w:rStyle w:val="Strong"/>
            </w:rPr>
          </w:rPrChange>
        </w:rPr>
        <w:t>TSTR</w:t>
      </w:r>
      <w:r w:rsidRPr="00656FCA">
        <w:rPr>
          <w:highlight w:val="yellow"/>
          <w:rPrChange w:id="571" w:author="George Urumov" w:date="2025-10-18T15:29:00Z" w16du:dateUtc="2025-10-18T14:29:00Z">
            <w:rPr/>
          </w:rPrChange>
        </w:rPr>
        <w:t xml:space="preserve"> on VVIX.</w:t>
      </w:r>
    </w:p>
    <w:p w14:paraId="08F78812" w14:textId="77777777" w:rsidR="008D1943" w:rsidRPr="00656FCA" w:rsidRDefault="008D1943" w:rsidP="008D1943">
      <w:pPr>
        <w:pStyle w:val="Heading3"/>
        <w:rPr>
          <w:highlight w:val="yellow"/>
          <w:rPrChange w:id="572" w:author="George Urumov" w:date="2025-10-18T15:29:00Z" w16du:dateUtc="2025-10-18T14:29:00Z">
            <w:rPr/>
          </w:rPrChange>
        </w:rPr>
      </w:pPr>
      <w:r w:rsidRPr="00656FCA">
        <w:rPr>
          <w:highlight w:val="yellow"/>
          <w:rPrChange w:id="573" w:author="George Urumov" w:date="2025-10-18T15:29:00Z" w16du:dateUtc="2025-10-18T14:29:00Z">
            <w:rPr/>
          </w:rPrChange>
        </w:rPr>
        <w:lastRenderedPageBreak/>
        <w:t xml:space="preserve">Q3. </w:t>
      </w:r>
      <w:r w:rsidRPr="00656FCA">
        <w:rPr>
          <w:rStyle w:val="Emphasis"/>
          <w:highlight w:val="yellow"/>
          <w:rPrChange w:id="574" w:author="George Urumov" w:date="2025-10-18T15:29:00Z" w16du:dateUtc="2025-10-18T14:29:00Z">
            <w:rPr>
              <w:rStyle w:val="Emphasis"/>
            </w:rPr>
          </w:rPrChange>
        </w:rPr>
        <w:t>“How did you prevent leakage?”</w:t>
      </w:r>
    </w:p>
    <w:p w14:paraId="1B2BC46D" w14:textId="77777777" w:rsidR="008D1943" w:rsidRPr="00656FCA" w:rsidRDefault="008D1943" w:rsidP="008D1943">
      <w:pPr>
        <w:pStyle w:val="NormalWeb"/>
        <w:rPr>
          <w:highlight w:val="yellow"/>
          <w:rPrChange w:id="575" w:author="George Urumov" w:date="2025-10-18T15:29:00Z" w16du:dateUtc="2025-10-18T14:29:00Z">
            <w:rPr/>
          </w:rPrChange>
        </w:rPr>
      </w:pPr>
      <w:r w:rsidRPr="00656FCA">
        <w:rPr>
          <w:rStyle w:val="Strong"/>
          <w:highlight w:val="yellow"/>
          <w:rPrChange w:id="576" w:author="George Urumov" w:date="2025-10-18T15:29:00Z" w16du:dateUtc="2025-10-18T14:29:00Z">
            <w:rPr>
              <w:rStyle w:val="Strong"/>
            </w:rPr>
          </w:rPrChange>
        </w:rPr>
        <w:t>A.</w:t>
      </w:r>
      <w:r w:rsidRPr="00656FCA">
        <w:rPr>
          <w:highlight w:val="yellow"/>
          <w:rPrChange w:id="577" w:author="George Urumov" w:date="2025-10-18T15:29:00Z" w16du:dateUtc="2025-10-18T14:29:00Z">
            <w:rPr/>
          </w:rPrChange>
        </w:rPr>
        <w:t xml:space="preserve"> Strict </w:t>
      </w:r>
      <w:r w:rsidRPr="00656FCA">
        <w:rPr>
          <w:rStyle w:val="Strong"/>
          <w:highlight w:val="yellow"/>
          <w:rPrChange w:id="578" w:author="George Urumov" w:date="2025-10-18T15:29:00Z" w16du:dateUtc="2025-10-18T14:29:00Z">
            <w:rPr>
              <w:rStyle w:val="Strong"/>
            </w:rPr>
          </w:rPrChange>
        </w:rPr>
        <w:t>walk-forward</w:t>
      </w:r>
      <w:r w:rsidRPr="00656FCA">
        <w:rPr>
          <w:highlight w:val="yellow"/>
          <w:rPrChange w:id="579" w:author="George Urumov" w:date="2025-10-18T15:29:00Z" w16du:dateUtc="2025-10-18T14:29:00Z">
            <w:rPr/>
          </w:rPrChange>
        </w:rPr>
        <w:t xml:space="preserve">: for each step, fit scalers, ARIMA, and the GAN </w:t>
      </w:r>
      <w:r w:rsidRPr="00656FCA">
        <w:rPr>
          <w:rStyle w:val="Strong"/>
          <w:highlight w:val="yellow"/>
          <w:rPrChange w:id="580" w:author="George Urumov" w:date="2025-10-18T15:29:00Z" w16du:dateUtc="2025-10-18T14:29:00Z">
            <w:rPr>
              <w:rStyle w:val="Strong"/>
            </w:rPr>
          </w:rPrChange>
        </w:rPr>
        <w:t>only on the past</w:t>
      </w:r>
      <w:r w:rsidRPr="00656FCA">
        <w:rPr>
          <w:highlight w:val="yellow"/>
          <w:rPrChange w:id="581" w:author="George Urumov" w:date="2025-10-18T15:29:00Z" w16du:dateUtc="2025-10-18T14:29:00Z">
            <w:rPr/>
          </w:rPrChange>
        </w:rPr>
        <w:t xml:space="preserve">; generate features </w:t>
      </w:r>
      <w:r w:rsidRPr="00656FCA">
        <w:rPr>
          <w:rStyle w:val="Strong"/>
          <w:highlight w:val="yellow"/>
          <w:rPrChange w:id="582" w:author="George Urumov" w:date="2025-10-18T15:29:00Z" w16du:dateUtc="2025-10-18T14:29:00Z">
            <w:rPr>
              <w:rStyle w:val="Strong"/>
            </w:rPr>
          </w:rPrChange>
        </w:rPr>
        <w:t>only from past</w:t>
      </w:r>
      <w:r w:rsidRPr="00656FCA">
        <w:rPr>
          <w:highlight w:val="yellow"/>
          <w:rPrChange w:id="583" w:author="George Urumov" w:date="2025-10-18T15:29:00Z" w16du:dateUtc="2025-10-18T14:29:00Z">
            <w:rPr/>
          </w:rPrChange>
        </w:rPr>
        <w:t xml:space="preserve"> when predicting the next window; the downstream SVM/RF trains on past features and predicts the next step. No future information is used.</w:t>
      </w:r>
    </w:p>
    <w:p w14:paraId="791B51AD" w14:textId="77777777" w:rsidR="008D1943" w:rsidRPr="00656FCA" w:rsidRDefault="008D1943" w:rsidP="008D1943">
      <w:pPr>
        <w:pStyle w:val="Heading3"/>
        <w:rPr>
          <w:highlight w:val="yellow"/>
          <w:rPrChange w:id="584" w:author="George Urumov" w:date="2025-10-18T15:29:00Z" w16du:dateUtc="2025-10-18T14:29:00Z">
            <w:rPr/>
          </w:rPrChange>
        </w:rPr>
      </w:pPr>
      <w:r w:rsidRPr="00656FCA">
        <w:rPr>
          <w:highlight w:val="yellow"/>
          <w:rPrChange w:id="585" w:author="George Urumov" w:date="2025-10-18T15:29:00Z" w16du:dateUtc="2025-10-18T14:29:00Z">
            <w:rPr/>
          </w:rPrChange>
        </w:rPr>
        <w:t xml:space="preserve">Q4. </w:t>
      </w:r>
      <w:r w:rsidRPr="00656FCA">
        <w:rPr>
          <w:rStyle w:val="Emphasis"/>
          <w:highlight w:val="yellow"/>
          <w:rPrChange w:id="586" w:author="George Urumov" w:date="2025-10-18T15:29:00Z" w16du:dateUtc="2025-10-18T14:29:00Z">
            <w:rPr>
              <w:rStyle w:val="Emphasis"/>
            </w:rPr>
          </w:rPrChange>
        </w:rPr>
        <w:t>“</w:t>
      </w:r>
      <w:proofErr w:type="spellStart"/>
      <w:r w:rsidRPr="00656FCA">
        <w:rPr>
          <w:rStyle w:val="Emphasis"/>
          <w:highlight w:val="yellow"/>
          <w:rPrChange w:id="587" w:author="George Urumov" w:date="2025-10-18T15:29:00Z" w16du:dateUtc="2025-10-18T14:29:00Z">
            <w:rPr>
              <w:rStyle w:val="Emphasis"/>
            </w:rPr>
          </w:rPrChange>
        </w:rPr>
        <w:t>lr</w:t>
      </w:r>
      <w:proofErr w:type="spellEnd"/>
      <w:r w:rsidRPr="00656FCA">
        <w:rPr>
          <w:rStyle w:val="Emphasis"/>
          <w:highlight w:val="yellow"/>
          <w:rPrChange w:id="588" w:author="George Urumov" w:date="2025-10-18T15:29:00Z" w16du:dateUtc="2025-10-18T14:29:00Z">
            <w:rPr>
              <w:rStyle w:val="Emphasis"/>
            </w:rPr>
          </w:rPrChange>
        </w:rPr>
        <w:t>=1e-3, β=0.5, 1200 epochs—why?”</w:t>
      </w:r>
    </w:p>
    <w:p w14:paraId="28195003" w14:textId="77777777" w:rsidR="008D1943" w:rsidRPr="00656FCA" w:rsidRDefault="008D1943" w:rsidP="008D1943">
      <w:pPr>
        <w:pStyle w:val="NormalWeb"/>
        <w:rPr>
          <w:highlight w:val="yellow"/>
          <w:rPrChange w:id="589" w:author="George Urumov" w:date="2025-10-18T15:29:00Z" w16du:dateUtc="2025-10-18T14:29:00Z">
            <w:rPr/>
          </w:rPrChange>
        </w:rPr>
      </w:pPr>
      <w:r w:rsidRPr="00656FCA">
        <w:rPr>
          <w:rStyle w:val="Strong"/>
          <w:highlight w:val="yellow"/>
          <w:rPrChange w:id="590" w:author="George Urumov" w:date="2025-10-18T15:29:00Z" w16du:dateUtc="2025-10-18T14:29:00Z">
            <w:rPr>
              <w:rStyle w:val="Strong"/>
            </w:rPr>
          </w:rPrChange>
        </w:rPr>
        <w:t>A.</w:t>
      </w:r>
      <w:r w:rsidRPr="00656FCA">
        <w:rPr>
          <w:highlight w:val="yellow"/>
          <w:rPrChange w:id="591" w:author="George Urumov" w:date="2025-10-18T15:29:00Z" w16du:dateUtc="2025-10-18T14:29:00Z">
            <w:rPr/>
          </w:rPrChange>
        </w:rPr>
        <w:t xml:space="preserve"> β=0.5 is a standard GAN choice. 1e-3 is high for adversarial training; we therefore (</w:t>
      </w:r>
      <w:proofErr w:type="spellStart"/>
      <w:r w:rsidRPr="00656FCA">
        <w:rPr>
          <w:highlight w:val="yellow"/>
          <w:rPrChange w:id="592" w:author="George Urumov" w:date="2025-10-18T15:29:00Z" w16du:dateUtc="2025-10-18T14:29:00Z">
            <w:rPr/>
          </w:rPrChange>
        </w:rPr>
        <w:t>i</w:t>
      </w:r>
      <w:proofErr w:type="spellEnd"/>
      <w:r w:rsidRPr="00656FCA">
        <w:rPr>
          <w:highlight w:val="yellow"/>
          <w:rPrChange w:id="593" w:author="George Urumov" w:date="2025-10-18T15:29:00Z" w16du:dateUtc="2025-10-18T14:29:00Z">
            <w:rPr/>
          </w:rPrChange>
        </w:rPr>
        <w:t xml:space="preserve">) propose </w:t>
      </w:r>
      <w:r w:rsidRPr="00656FCA">
        <w:rPr>
          <w:rStyle w:val="Strong"/>
          <w:highlight w:val="yellow"/>
          <w:rPrChange w:id="594" w:author="George Urumov" w:date="2025-10-18T15:29:00Z" w16du:dateUtc="2025-10-18T14:29:00Z">
            <w:rPr>
              <w:rStyle w:val="Strong"/>
            </w:rPr>
          </w:rPrChange>
        </w:rPr>
        <w:t>TTUR</w:t>
      </w:r>
      <w:r w:rsidRPr="00656FCA">
        <w:rPr>
          <w:highlight w:val="yellow"/>
          <w:rPrChange w:id="595" w:author="George Urumov" w:date="2025-10-18T15:29:00Z" w16du:dateUtc="2025-10-18T14:29:00Z">
            <w:rPr/>
          </w:rPrChange>
        </w:rPr>
        <w:t xml:space="preserve"> with smaller </w:t>
      </w:r>
      <w:proofErr w:type="spellStart"/>
      <w:r w:rsidRPr="00656FCA">
        <w:rPr>
          <w:highlight w:val="yellow"/>
          <w:rPrChange w:id="596" w:author="George Urumov" w:date="2025-10-18T15:29:00Z" w16du:dateUtc="2025-10-18T14:29:00Z">
            <w:rPr/>
          </w:rPrChange>
        </w:rPr>
        <w:t>lr</w:t>
      </w:r>
      <w:proofErr w:type="spellEnd"/>
      <w:r w:rsidRPr="00656FCA">
        <w:rPr>
          <w:highlight w:val="yellow"/>
          <w:rPrChange w:id="597" w:author="George Urumov" w:date="2025-10-18T15:29:00Z" w16du:dateUtc="2025-10-18T14:29:00Z">
            <w:rPr/>
          </w:rPrChange>
        </w:rPr>
        <w:t xml:space="preserve"> for G and larger for D and (ii) switch to </w:t>
      </w:r>
      <w:r w:rsidRPr="00656FCA">
        <w:rPr>
          <w:rStyle w:val="Strong"/>
          <w:highlight w:val="yellow"/>
          <w:rPrChange w:id="598" w:author="George Urumov" w:date="2025-10-18T15:29:00Z" w16du:dateUtc="2025-10-18T14:29:00Z">
            <w:rPr>
              <w:rStyle w:val="Strong"/>
            </w:rPr>
          </w:rPrChange>
        </w:rPr>
        <w:t>WGAN-GP</w:t>
      </w:r>
      <w:r w:rsidRPr="00656FCA">
        <w:rPr>
          <w:highlight w:val="yellow"/>
          <w:rPrChange w:id="599" w:author="George Urumov" w:date="2025-10-18T15:29:00Z" w16du:dateUtc="2025-10-18T14:29:00Z">
            <w:rPr/>
          </w:rPrChange>
        </w:rPr>
        <w:t xml:space="preserve"> + </w:t>
      </w:r>
      <w:r w:rsidRPr="00656FCA">
        <w:rPr>
          <w:rStyle w:val="Strong"/>
          <w:highlight w:val="yellow"/>
          <w:rPrChange w:id="600" w:author="George Urumov" w:date="2025-10-18T15:29:00Z" w16du:dateUtc="2025-10-18T14:29:00Z">
            <w:rPr>
              <w:rStyle w:val="Strong"/>
            </w:rPr>
          </w:rPrChange>
        </w:rPr>
        <w:t>spectral norm</w:t>
      </w:r>
      <w:r w:rsidRPr="00656FCA">
        <w:rPr>
          <w:highlight w:val="yellow"/>
          <w:rPrChange w:id="601" w:author="George Urumov" w:date="2025-10-18T15:29:00Z" w16du:dateUtc="2025-10-18T14:29:00Z">
            <w:rPr/>
          </w:rPrChange>
        </w:rPr>
        <w:t xml:space="preserve"> to stabilize training. 1200 epochs gives convergence headroom, but we apply </w:t>
      </w:r>
      <w:r w:rsidRPr="00656FCA">
        <w:rPr>
          <w:rStyle w:val="Strong"/>
          <w:highlight w:val="yellow"/>
          <w:rPrChange w:id="602" w:author="George Urumov" w:date="2025-10-18T15:29:00Z" w16du:dateUtc="2025-10-18T14:29:00Z">
            <w:rPr>
              <w:rStyle w:val="Strong"/>
            </w:rPr>
          </w:rPrChange>
        </w:rPr>
        <w:t>early stopping</w:t>
      </w:r>
      <w:r w:rsidRPr="00656FCA">
        <w:rPr>
          <w:highlight w:val="yellow"/>
          <w:rPrChange w:id="603" w:author="George Urumov" w:date="2025-10-18T15:29:00Z" w16du:dateUtc="2025-10-18T14:29:00Z">
            <w:rPr/>
          </w:rPrChange>
        </w:rPr>
        <w:t xml:space="preserve"> monitored by </w:t>
      </w:r>
      <w:r w:rsidRPr="00656FCA">
        <w:rPr>
          <w:rStyle w:val="Strong"/>
          <w:highlight w:val="yellow"/>
          <w:rPrChange w:id="604" w:author="George Urumov" w:date="2025-10-18T15:29:00Z" w16du:dateUtc="2025-10-18T14:29:00Z">
            <w:rPr>
              <w:rStyle w:val="Strong"/>
            </w:rPr>
          </w:rPrChange>
        </w:rPr>
        <w:t>MMD/TSTR</w:t>
      </w:r>
      <w:r w:rsidRPr="00656FCA">
        <w:rPr>
          <w:highlight w:val="yellow"/>
          <w:rPrChange w:id="605" w:author="George Urumov" w:date="2025-10-18T15:29:00Z" w16du:dateUtc="2025-10-18T14:29:00Z">
            <w:rPr/>
          </w:rPrChange>
        </w:rPr>
        <w:t xml:space="preserve"> rather than D accuracy.</w:t>
      </w:r>
    </w:p>
    <w:p w14:paraId="6E1F47CC" w14:textId="77777777" w:rsidR="008D1943" w:rsidRPr="00656FCA" w:rsidRDefault="008D1943" w:rsidP="008D1943">
      <w:pPr>
        <w:pStyle w:val="Heading3"/>
        <w:rPr>
          <w:highlight w:val="yellow"/>
          <w:rPrChange w:id="606" w:author="George Urumov" w:date="2025-10-18T15:29:00Z" w16du:dateUtc="2025-10-18T14:29:00Z">
            <w:rPr/>
          </w:rPrChange>
        </w:rPr>
      </w:pPr>
      <w:r w:rsidRPr="00656FCA">
        <w:rPr>
          <w:highlight w:val="yellow"/>
          <w:rPrChange w:id="607" w:author="George Urumov" w:date="2025-10-18T15:29:00Z" w16du:dateUtc="2025-10-18T14:29:00Z">
            <w:rPr/>
          </w:rPrChange>
        </w:rPr>
        <w:t xml:space="preserve">Q5. </w:t>
      </w:r>
      <w:r w:rsidRPr="00656FCA">
        <w:rPr>
          <w:rStyle w:val="Emphasis"/>
          <w:highlight w:val="yellow"/>
          <w:rPrChange w:id="608" w:author="George Urumov" w:date="2025-10-18T15:29:00Z" w16du:dateUtc="2025-10-18T14:29:00Z">
            <w:rPr>
              <w:rStyle w:val="Emphasis"/>
            </w:rPr>
          </w:rPrChange>
        </w:rPr>
        <w:t>“Why a single Conv1D in the discriminator?”</w:t>
      </w:r>
    </w:p>
    <w:p w14:paraId="41124C9A" w14:textId="77777777" w:rsidR="008D1943" w:rsidRPr="00656FCA" w:rsidRDefault="008D1943" w:rsidP="008D1943">
      <w:pPr>
        <w:pStyle w:val="NormalWeb"/>
        <w:rPr>
          <w:highlight w:val="yellow"/>
          <w:rPrChange w:id="609" w:author="George Urumov" w:date="2025-10-18T15:29:00Z" w16du:dateUtc="2025-10-18T14:29:00Z">
            <w:rPr/>
          </w:rPrChange>
        </w:rPr>
      </w:pPr>
      <w:r w:rsidRPr="00656FCA">
        <w:rPr>
          <w:rStyle w:val="Strong"/>
          <w:highlight w:val="yellow"/>
          <w:rPrChange w:id="610" w:author="George Urumov" w:date="2025-10-18T15:29:00Z" w16du:dateUtc="2025-10-18T14:29:00Z">
            <w:rPr>
              <w:rStyle w:val="Strong"/>
            </w:rPr>
          </w:rPrChange>
        </w:rPr>
        <w:t>A.</w:t>
      </w:r>
      <w:r w:rsidRPr="00656FCA">
        <w:rPr>
          <w:highlight w:val="yellow"/>
          <w:rPrChange w:id="611" w:author="George Urumov" w:date="2025-10-18T15:29:00Z" w16du:dateUtc="2025-10-18T14:29:00Z">
            <w:rPr/>
          </w:rPrChange>
        </w:rPr>
        <w:t xml:space="preserve"> We started minimal for compute reasons. Literature and our ablations support </w:t>
      </w:r>
      <w:r w:rsidRPr="00656FCA">
        <w:rPr>
          <w:rStyle w:val="Strong"/>
          <w:highlight w:val="yellow"/>
          <w:rPrChange w:id="612" w:author="George Urumov" w:date="2025-10-18T15:29:00Z" w16du:dateUtc="2025-10-18T14:29:00Z">
            <w:rPr>
              <w:rStyle w:val="Strong"/>
            </w:rPr>
          </w:rPrChange>
        </w:rPr>
        <w:t>deeper D</w:t>
      </w:r>
      <w:r w:rsidRPr="00656FCA">
        <w:rPr>
          <w:highlight w:val="yellow"/>
          <w:rPrChange w:id="613" w:author="George Urumov" w:date="2025-10-18T15:29:00Z" w16du:dateUtc="2025-10-18T14:29:00Z">
            <w:rPr/>
          </w:rPrChange>
        </w:rPr>
        <w:t xml:space="preserve"> (3–4 Conv1D blocks) to capture </w:t>
      </w:r>
      <w:r w:rsidRPr="00656FCA">
        <w:rPr>
          <w:rStyle w:val="Strong"/>
          <w:highlight w:val="yellow"/>
          <w:rPrChange w:id="614" w:author="George Urumov" w:date="2025-10-18T15:29:00Z" w16du:dateUtc="2025-10-18T14:29:00Z">
            <w:rPr>
              <w:rStyle w:val="Strong"/>
            </w:rPr>
          </w:rPrChange>
        </w:rPr>
        <w:t>multiscale</w:t>
      </w:r>
      <w:r w:rsidRPr="00656FCA">
        <w:rPr>
          <w:highlight w:val="yellow"/>
          <w:rPrChange w:id="615" w:author="George Urumov" w:date="2025-10-18T15:29:00Z" w16du:dateUtc="2025-10-18T14:29:00Z">
            <w:rPr/>
          </w:rPrChange>
        </w:rPr>
        <w:t xml:space="preserve"> temporal patterns; we include this as an upgrade and saw improved stability in pilot runs.</w:t>
      </w:r>
    </w:p>
    <w:p w14:paraId="76119492" w14:textId="77777777" w:rsidR="008D1943" w:rsidRPr="00656FCA" w:rsidRDefault="008D1943" w:rsidP="008D1943">
      <w:pPr>
        <w:pStyle w:val="Heading3"/>
        <w:rPr>
          <w:highlight w:val="yellow"/>
          <w:rPrChange w:id="616" w:author="George Urumov" w:date="2025-10-18T15:29:00Z" w16du:dateUtc="2025-10-18T14:29:00Z">
            <w:rPr/>
          </w:rPrChange>
        </w:rPr>
      </w:pPr>
      <w:r w:rsidRPr="00656FCA">
        <w:rPr>
          <w:highlight w:val="yellow"/>
          <w:rPrChange w:id="617" w:author="George Urumov" w:date="2025-10-18T15:29:00Z" w16du:dateUtc="2025-10-18T14:29:00Z">
            <w:rPr/>
          </w:rPrChange>
        </w:rPr>
        <w:t xml:space="preserve">Q6. </w:t>
      </w:r>
      <w:r w:rsidRPr="00656FCA">
        <w:rPr>
          <w:rStyle w:val="Emphasis"/>
          <w:highlight w:val="yellow"/>
          <w:rPrChange w:id="618" w:author="George Urumov" w:date="2025-10-18T15:29:00Z" w16du:dateUtc="2025-10-18T14:29:00Z">
            <w:rPr>
              <w:rStyle w:val="Emphasis"/>
            </w:rPr>
          </w:rPrChange>
        </w:rPr>
        <w:t>“How does this compare to simpler alternatives?”</w:t>
      </w:r>
    </w:p>
    <w:p w14:paraId="1B7DA312" w14:textId="77777777" w:rsidR="008D1943" w:rsidRPr="00656FCA" w:rsidRDefault="008D1943" w:rsidP="008D1943">
      <w:pPr>
        <w:pStyle w:val="NormalWeb"/>
        <w:rPr>
          <w:highlight w:val="yellow"/>
          <w:rPrChange w:id="619" w:author="George Urumov" w:date="2025-10-18T15:29:00Z" w16du:dateUtc="2025-10-18T14:29:00Z">
            <w:rPr/>
          </w:rPrChange>
        </w:rPr>
      </w:pPr>
      <w:r w:rsidRPr="00656FCA">
        <w:rPr>
          <w:rStyle w:val="Strong"/>
          <w:highlight w:val="yellow"/>
          <w:rPrChange w:id="620" w:author="George Urumov" w:date="2025-10-18T15:29:00Z" w16du:dateUtc="2025-10-18T14:29:00Z">
            <w:rPr>
              <w:rStyle w:val="Strong"/>
            </w:rPr>
          </w:rPrChange>
        </w:rPr>
        <w:t>A.</w:t>
      </w:r>
      <w:r w:rsidRPr="00656FCA">
        <w:rPr>
          <w:highlight w:val="yellow"/>
          <w:rPrChange w:id="621" w:author="George Urumov" w:date="2025-10-18T15:29:00Z" w16du:dateUtc="2025-10-18T14:29:00Z">
            <w:rPr/>
          </w:rPrChange>
        </w:rPr>
        <w:t xml:space="preserve"> Benchmarks: Naïve, ARIMA, ARIMA→LSTM residual, pure LSTM, </w:t>
      </w:r>
      <w:r w:rsidRPr="00656FCA">
        <w:rPr>
          <w:rStyle w:val="Strong"/>
          <w:highlight w:val="yellow"/>
          <w:rPrChange w:id="622" w:author="George Urumov" w:date="2025-10-18T15:29:00Z" w16du:dateUtc="2025-10-18T14:29:00Z">
            <w:rPr>
              <w:rStyle w:val="Strong"/>
            </w:rPr>
          </w:rPrChange>
        </w:rPr>
        <w:t>N-BEATS</w:t>
      </w:r>
      <w:r w:rsidRPr="00656FCA">
        <w:rPr>
          <w:highlight w:val="yellow"/>
          <w:rPrChange w:id="623" w:author="George Urumov" w:date="2025-10-18T15:29:00Z" w16du:dateUtc="2025-10-18T14:29:00Z">
            <w:rPr/>
          </w:rPrChange>
        </w:rPr>
        <w:t xml:space="preserve">. Our ablations show </w:t>
      </w:r>
      <w:r w:rsidRPr="00656FCA">
        <w:rPr>
          <w:rStyle w:val="Strong"/>
          <w:highlight w:val="yellow"/>
          <w:rPrChange w:id="624" w:author="George Urumov" w:date="2025-10-18T15:29:00Z" w16du:dateUtc="2025-10-18T14:29:00Z">
            <w:rPr>
              <w:rStyle w:val="Strong"/>
            </w:rPr>
          </w:rPrChange>
        </w:rPr>
        <w:t>SVM/RF with GAN features</w:t>
      </w:r>
      <w:r w:rsidRPr="00656FCA">
        <w:rPr>
          <w:highlight w:val="yellow"/>
          <w:rPrChange w:id="625" w:author="George Urumov" w:date="2025-10-18T15:29:00Z" w16du:dateUtc="2025-10-18T14:29:00Z">
            <w:rPr/>
          </w:rPrChange>
        </w:rPr>
        <w:t xml:space="preserve"> beats </w:t>
      </w:r>
      <w:r w:rsidRPr="00656FCA">
        <w:rPr>
          <w:rStyle w:val="Strong"/>
          <w:highlight w:val="yellow"/>
          <w:rPrChange w:id="626" w:author="George Urumov" w:date="2025-10-18T15:29:00Z" w16du:dateUtc="2025-10-18T14:29:00Z">
            <w:rPr>
              <w:rStyle w:val="Strong"/>
            </w:rPr>
          </w:rPrChange>
        </w:rPr>
        <w:t>SVM/RF on raw inputs</w:t>
      </w:r>
      <w:r w:rsidRPr="00656FCA">
        <w:rPr>
          <w:highlight w:val="yellow"/>
          <w:rPrChange w:id="627" w:author="George Urumov" w:date="2025-10-18T15:29:00Z" w16du:dateUtc="2025-10-18T14:29:00Z">
            <w:rPr/>
          </w:rPrChange>
        </w:rPr>
        <w:t xml:space="preserve"> and </w:t>
      </w:r>
      <w:r w:rsidRPr="00656FCA">
        <w:rPr>
          <w:rStyle w:val="Strong"/>
          <w:highlight w:val="yellow"/>
          <w:rPrChange w:id="628" w:author="George Urumov" w:date="2025-10-18T15:29:00Z" w16du:dateUtc="2025-10-18T14:29:00Z">
            <w:rPr>
              <w:rStyle w:val="Strong"/>
            </w:rPr>
          </w:rPrChange>
        </w:rPr>
        <w:t>ARIMA-only</w:t>
      </w:r>
      <w:r w:rsidRPr="00656FCA">
        <w:rPr>
          <w:highlight w:val="yellow"/>
          <w:rPrChange w:id="629" w:author="George Urumov" w:date="2025-10-18T15:29:00Z" w16du:dateUtc="2025-10-18T14:29:00Z">
            <w:rPr/>
          </w:rPrChange>
        </w:rPr>
        <w:t xml:space="preserve"> on MAE/</w:t>
      </w:r>
      <w:proofErr w:type="spellStart"/>
      <w:r w:rsidRPr="00656FCA">
        <w:rPr>
          <w:highlight w:val="yellow"/>
          <w:rPrChange w:id="630" w:author="George Urumov" w:date="2025-10-18T15:29:00Z" w16du:dateUtc="2025-10-18T14:29:00Z">
            <w:rPr/>
          </w:rPrChange>
        </w:rPr>
        <w:t>sMAPE</w:t>
      </w:r>
      <w:proofErr w:type="spellEnd"/>
      <w:r w:rsidRPr="00656FCA">
        <w:rPr>
          <w:highlight w:val="yellow"/>
          <w:rPrChange w:id="631" w:author="George Urumov" w:date="2025-10-18T15:29:00Z" w16du:dateUtc="2025-10-18T14:29:00Z">
            <w:rPr/>
          </w:rPrChange>
        </w:rPr>
        <w:t xml:space="preserve">, with </w:t>
      </w:r>
      <w:r w:rsidRPr="00656FCA">
        <w:rPr>
          <w:rStyle w:val="Strong"/>
          <w:highlight w:val="yellow"/>
          <w:rPrChange w:id="632" w:author="George Urumov" w:date="2025-10-18T15:29:00Z" w16du:dateUtc="2025-10-18T14:29:00Z">
            <w:rPr>
              <w:rStyle w:val="Strong"/>
            </w:rPr>
          </w:rPrChange>
        </w:rPr>
        <w:t>DM tests</w:t>
      </w:r>
      <w:r w:rsidRPr="00656FCA">
        <w:rPr>
          <w:highlight w:val="yellow"/>
          <w:rPrChange w:id="633" w:author="George Urumov" w:date="2025-10-18T15:29:00Z" w16du:dateUtc="2025-10-18T14:29:00Z">
            <w:rPr/>
          </w:rPrChange>
        </w:rPr>
        <w:t xml:space="preserve"> confirming significance. When GAN features don’t help, we fall back to the simpler hybrid (ARIMA→LSTM or N-BEATS).</w:t>
      </w:r>
    </w:p>
    <w:p w14:paraId="3DE5B0F2" w14:textId="77777777" w:rsidR="008D1943" w:rsidRPr="00656FCA" w:rsidRDefault="008D1943" w:rsidP="008D1943">
      <w:pPr>
        <w:pStyle w:val="Heading3"/>
        <w:rPr>
          <w:highlight w:val="yellow"/>
          <w:rPrChange w:id="634" w:author="George Urumov" w:date="2025-10-18T15:29:00Z" w16du:dateUtc="2025-10-18T14:29:00Z">
            <w:rPr/>
          </w:rPrChange>
        </w:rPr>
      </w:pPr>
      <w:r w:rsidRPr="00656FCA">
        <w:rPr>
          <w:highlight w:val="yellow"/>
          <w:rPrChange w:id="635" w:author="George Urumov" w:date="2025-10-18T15:29:00Z" w16du:dateUtc="2025-10-18T14:29:00Z">
            <w:rPr/>
          </w:rPrChange>
        </w:rPr>
        <w:t xml:space="preserve">Q7. </w:t>
      </w:r>
      <w:r w:rsidRPr="00656FCA">
        <w:rPr>
          <w:rStyle w:val="Emphasis"/>
          <w:highlight w:val="yellow"/>
          <w:rPrChange w:id="636" w:author="George Urumov" w:date="2025-10-18T15:29:00Z" w16du:dateUtc="2025-10-18T14:29:00Z">
            <w:rPr>
              <w:rStyle w:val="Emphasis"/>
            </w:rPr>
          </w:rPrChange>
        </w:rPr>
        <w:t>“Where is uncertainty handled?”</w:t>
      </w:r>
    </w:p>
    <w:p w14:paraId="2FC211BA" w14:textId="77777777" w:rsidR="008D1943" w:rsidRPr="00656FCA" w:rsidRDefault="008D1943" w:rsidP="008D1943">
      <w:pPr>
        <w:pStyle w:val="NormalWeb"/>
        <w:rPr>
          <w:highlight w:val="yellow"/>
          <w:rPrChange w:id="637" w:author="George Urumov" w:date="2025-10-18T15:29:00Z" w16du:dateUtc="2025-10-18T14:29:00Z">
            <w:rPr/>
          </w:rPrChange>
        </w:rPr>
      </w:pPr>
      <w:r w:rsidRPr="00656FCA">
        <w:rPr>
          <w:rStyle w:val="Strong"/>
          <w:highlight w:val="yellow"/>
          <w:rPrChange w:id="638" w:author="George Urumov" w:date="2025-10-18T15:29:00Z" w16du:dateUtc="2025-10-18T14:29:00Z">
            <w:rPr>
              <w:rStyle w:val="Strong"/>
            </w:rPr>
          </w:rPrChange>
        </w:rPr>
        <w:t>A.</w:t>
      </w:r>
      <w:r w:rsidRPr="00656FCA">
        <w:rPr>
          <w:highlight w:val="yellow"/>
          <w:rPrChange w:id="639" w:author="George Urumov" w:date="2025-10-18T15:29:00Z" w16du:dateUtc="2025-10-18T14:29:00Z">
            <w:rPr/>
          </w:rPrChange>
        </w:rPr>
        <w:t xml:space="preserve"> Two routes: (</w:t>
      </w:r>
      <w:proofErr w:type="spellStart"/>
      <w:r w:rsidRPr="00656FCA">
        <w:rPr>
          <w:highlight w:val="yellow"/>
          <w:rPrChange w:id="640" w:author="George Urumov" w:date="2025-10-18T15:29:00Z" w16du:dateUtc="2025-10-18T14:29:00Z">
            <w:rPr/>
          </w:rPrChange>
        </w:rPr>
        <w:t>i</w:t>
      </w:r>
      <w:proofErr w:type="spellEnd"/>
      <w:r w:rsidRPr="00656FCA">
        <w:rPr>
          <w:highlight w:val="yellow"/>
          <w:rPrChange w:id="641" w:author="George Urumov" w:date="2025-10-18T15:29:00Z" w16du:dateUtc="2025-10-18T14:29:00Z">
            <w:rPr/>
          </w:rPrChange>
        </w:rPr>
        <w:t xml:space="preserve">) </w:t>
      </w:r>
      <w:r w:rsidRPr="00656FCA">
        <w:rPr>
          <w:rStyle w:val="Strong"/>
          <w:highlight w:val="yellow"/>
          <w:rPrChange w:id="642" w:author="George Urumov" w:date="2025-10-18T15:29:00Z" w16du:dateUtc="2025-10-18T14:29:00Z">
            <w:rPr>
              <w:rStyle w:val="Strong"/>
            </w:rPr>
          </w:rPrChange>
        </w:rPr>
        <w:t>quantile regression</w:t>
      </w:r>
      <w:r w:rsidRPr="00656FCA">
        <w:rPr>
          <w:highlight w:val="yellow"/>
          <w:rPrChange w:id="643" w:author="George Urumov" w:date="2025-10-18T15:29:00Z" w16du:dateUtc="2025-10-18T14:29:00Z">
            <w:rPr/>
          </w:rPrChange>
        </w:rPr>
        <w:t xml:space="preserve"> in the task layer to output prediction intervals; (ii) </w:t>
      </w:r>
      <w:r w:rsidRPr="00656FCA">
        <w:rPr>
          <w:rStyle w:val="Strong"/>
          <w:highlight w:val="yellow"/>
          <w:rPrChange w:id="644" w:author="George Urumov" w:date="2025-10-18T15:29:00Z" w16du:dateUtc="2025-10-18T14:29:00Z">
            <w:rPr>
              <w:rStyle w:val="Strong"/>
            </w:rPr>
          </w:rPrChange>
        </w:rPr>
        <w:t>fuzzy/intuitionistic mapping</w:t>
      </w:r>
      <w:r w:rsidRPr="00656FCA">
        <w:rPr>
          <w:highlight w:val="yellow"/>
          <w:rPrChange w:id="645" w:author="George Urumov" w:date="2025-10-18T15:29:00Z" w16du:dateUtc="2025-10-18T14:29:00Z">
            <w:rPr/>
          </w:rPrChange>
        </w:rPr>
        <w:t xml:space="preserve"> of outputs to regime memberships with hesitation </w:t>
      </w:r>
      <w:r w:rsidRPr="00656FCA">
        <w:rPr>
          <w:rStyle w:val="katex-mathml"/>
          <w:highlight w:val="yellow"/>
          <w:rPrChange w:id="646" w:author="George Urumov" w:date="2025-10-18T15:29:00Z" w16du:dateUtc="2025-10-18T14:29:00Z">
            <w:rPr>
              <w:rStyle w:val="katex-mathml"/>
            </w:rPr>
          </w:rPrChange>
        </w:rPr>
        <w:t>π\pi</w:t>
      </w:r>
      <w:r w:rsidRPr="00656FCA">
        <w:rPr>
          <w:rStyle w:val="mord"/>
          <w:highlight w:val="yellow"/>
          <w:rPrChange w:id="647" w:author="George Urumov" w:date="2025-10-18T15:29:00Z" w16du:dateUtc="2025-10-18T14:29:00Z">
            <w:rPr>
              <w:rStyle w:val="mord"/>
            </w:rPr>
          </w:rPrChange>
        </w:rPr>
        <w:t>π</w:t>
      </w:r>
      <w:r w:rsidRPr="00656FCA">
        <w:rPr>
          <w:highlight w:val="yellow"/>
          <w:rPrChange w:id="648" w:author="George Urumov" w:date="2025-10-18T15:29:00Z" w16du:dateUtc="2025-10-18T14:29:00Z">
            <w:rPr/>
          </w:rPrChange>
        </w:rPr>
        <w:t xml:space="preserve"> indicating ambiguity—aligns with our cluster-based regime analysis.</w:t>
      </w:r>
    </w:p>
    <w:p w14:paraId="432ECFEE" w14:textId="77777777" w:rsidR="008D1943" w:rsidRPr="00656FCA" w:rsidRDefault="008D1943" w:rsidP="008D1943">
      <w:pPr>
        <w:pStyle w:val="Heading3"/>
        <w:rPr>
          <w:highlight w:val="yellow"/>
          <w:rPrChange w:id="649" w:author="George Urumov" w:date="2025-10-18T15:29:00Z" w16du:dateUtc="2025-10-18T14:29:00Z">
            <w:rPr/>
          </w:rPrChange>
        </w:rPr>
      </w:pPr>
      <w:r w:rsidRPr="00656FCA">
        <w:rPr>
          <w:highlight w:val="yellow"/>
          <w:rPrChange w:id="650" w:author="George Urumov" w:date="2025-10-18T15:29:00Z" w16du:dateUtc="2025-10-18T14:29:00Z">
            <w:rPr/>
          </w:rPrChange>
        </w:rPr>
        <w:t xml:space="preserve">Q8. </w:t>
      </w:r>
      <w:r w:rsidRPr="00656FCA">
        <w:rPr>
          <w:rStyle w:val="Emphasis"/>
          <w:highlight w:val="yellow"/>
          <w:rPrChange w:id="651" w:author="George Urumov" w:date="2025-10-18T15:29:00Z" w16du:dateUtc="2025-10-18T14:29:00Z">
            <w:rPr>
              <w:rStyle w:val="Emphasis"/>
            </w:rPr>
          </w:rPrChange>
        </w:rPr>
        <w:t>“What’s novel here?”</w:t>
      </w:r>
    </w:p>
    <w:p w14:paraId="75EBC29C" w14:textId="77777777" w:rsidR="008D1943" w:rsidRPr="00656FCA" w:rsidRDefault="008D1943" w:rsidP="008D1943">
      <w:pPr>
        <w:pStyle w:val="NormalWeb"/>
        <w:rPr>
          <w:highlight w:val="yellow"/>
          <w:rPrChange w:id="652" w:author="George Urumov" w:date="2025-10-18T15:29:00Z" w16du:dateUtc="2025-10-18T14:29:00Z">
            <w:rPr/>
          </w:rPrChange>
        </w:rPr>
      </w:pPr>
      <w:r w:rsidRPr="00656FCA">
        <w:rPr>
          <w:rStyle w:val="Strong"/>
          <w:highlight w:val="yellow"/>
          <w:rPrChange w:id="653" w:author="George Urumov" w:date="2025-10-18T15:29:00Z" w16du:dateUtc="2025-10-18T14:29:00Z">
            <w:rPr>
              <w:rStyle w:val="Strong"/>
            </w:rPr>
          </w:rPrChange>
        </w:rPr>
        <w:t>A.</w:t>
      </w:r>
      <w:r w:rsidRPr="00656FCA">
        <w:rPr>
          <w:highlight w:val="yellow"/>
          <w:rPrChange w:id="654" w:author="George Urumov" w:date="2025-10-18T15:29:00Z" w16du:dateUtc="2025-10-18T14:29:00Z">
            <w:rPr/>
          </w:rPrChange>
        </w:rPr>
        <w:t xml:space="preserve"> The </w:t>
      </w:r>
      <w:r w:rsidRPr="00656FCA">
        <w:rPr>
          <w:rStyle w:val="Strong"/>
          <w:highlight w:val="yellow"/>
          <w:rPrChange w:id="655" w:author="George Urumov" w:date="2025-10-18T15:29:00Z" w16du:dateUtc="2025-10-18T14:29:00Z">
            <w:rPr>
              <w:rStyle w:val="Strong"/>
            </w:rPr>
          </w:rPrChange>
        </w:rPr>
        <w:t>specific chaining</w:t>
      </w:r>
      <w:r w:rsidRPr="00656FCA">
        <w:rPr>
          <w:highlight w:val="yellow"/>
          <w:rPrChange w:id="656" w:author="George Urumov" w:date="2025-10-18T15:29:00Z" w16du:dateUtc="2025-10-18T14:29:00Z">
            <w:rPr/>
          </w:rPrChange>
        </w:rPr>
        <w:t>—</w:t>
      </w:r>
      <w:r w:rsidRPr="00656FCA">
        <w:rPr>
          <w:rStyle w:val="Strong"/>
          <w:highlight w:val="yellow"/>
          <w:rPrChange w:id="657" w:author="George Urumov" w:date="2025-10-18T15:29:00Z" w16du:dateUtc="2025-10-18T14:29:00Z">
            <w:rPr>
              <w:rStyle w:val="Strong"/>
            </w:rPr>
          </w:rPrChange>
        </w:rPr>
        <w:t>ARIMA pre-</w:t>
      </w:r>
      <w:proofErr w:type="spellStart"/>
      <w:r w:rsidRPr="00656FCA">
        <w:rPr>
          <w:rStyle w:val="Strong"/>
          <w:highlight w:val="yellow"/>
          <w:rPrChange w:id="658" w:author="George Urumov" w:date="2025-10-18T15:29:00Z" w16du:dateUtc="2025-10-18T14:29:00Z">
            <w:rPr>
              <w:rStyle w:val="Strong"/>
            </w:rPr>
          </w:rPrChange>
        </w:rPr>
        <w:t>modeling</w:t>
      </w:r>
      <w:proofErr w:type="spellEnd"/>
      <w:r w:rsidRPr="00656FCA">
        <w:rPr>
          <w:highlight w:val="yellow"/>
          <w:rPrChange w:id="659" w:author="George Urumov" w:date="2025-10-18T15:29:00Z" w16du:dateUtc="2025-10-18T14:29:00Z">
            <w:rPr/>
          </w:rPrChange>
        </w:rPr>
        <w:t xml:space="preserve">, </w:t>
      </w:r>
      <w:r w:rsidRPr="00656FCA">
        <w:rPr>
          <w:rStyle w:val="Strong"/>
          <w:highlight w:val="yellow"/>
          <w:rPrChange w:id="660" w:author="George Urumov" w:date="2025-10-18T15:29:00Z" w16du:dateUtc="2025-10-18T14:29:00Z">
            <w:rPr>
              <w:rStyle w:val="Strong"/>
            </w:rPr>
          </w:rPrChange>
        </w:rPr>
        <w:t>adversarial feature learning with LSTM-G &amp; CNN-</w:t>
      </w:r>
      <w:proofErr w:type="gramStart"/>
      <w:r w:rsidRPr="00656FCA">
        <w:rPr>
          <w:rStyle w:val="Strong"/>
          <w:highlight w:val="yellow"/>
          <w:rPrChange w:id="661" w:author="George Urumov" w:date="2025-10-18T15:29:00Z" w16du:dateUtc="2025-10-18T14:29:00Z">
            <w:rPr>
              <w:rStyle w:val="Strong"/>
            </w:rPr>
          </w:rPrChange>
        </w:rPr>
        <w:t>D</w:t>
      </w:r>
      <w:r w:rsidRPr="00656FCA">
        <w:rPr>
          <w:highlight w:val="yellow"/>
          <w:rPrChange w:id="662" w:author="George Urumov" w:date="2025-10-18T15:29:00Z" w16du:dateUtc="2025-10-18T14:29:00Z">
            <w:rPr/>
          </w:rPrChange>
        </w:rPr>
        <w:t>, and</w:t>
      </w:r>
      <w:proofErr w:type="gramEnd"/>
      <w:r w:rsidRPr="00656FCA">
        <w:rPr>
          <w:highlight w:val="yellow"/>
          <w:rPrChange w:id="663" w:author="George Urumov" w:date="2025-10-18T15:29:00Z" w16du:dateUtc="2025-10-18T14:29:00Z">
            <w:rPr/>
          </w:rPrChange>
        </w:rPr>
        <w:t xml:space="preserve"> </w:t>
      </w:r>
      <w:r w:rsidRPr="00656FCA">
        <w:rPr>
          <w:rStyle w:val="Strong"/>
          <w:highlight w:val="yellow"/>
          <w:rPrChange w:id="664" w:author="George Urumov" w:date="2025-10-18T15:29:00Z" w16du:dateUtc="2025-10-18T14:29:00Z">
            <w:rPr>
              <w:rStyle w:val="Strong"/>
            </w:rPr>
          </w:rPrChange>
        </w:rPr>
        <w:t>feeding GAN features into SVM/RF</w:t>
      </w:r>
      <w:r w:rsidRPr="00656FCA">
        <w:rPr>
          <w:highlight w:val="yellow"/>
          <w:rPrChange w:id="665" w:author="George Urumov" w:date="2025-10-18T15:29:00Z" w16du:dateUtc="2025-10-18T14:29:00Z">
            <w:rPr/>
          </w:rPrChange>
        </w:rPr>
        <w:t xml:space="preserve">—plus the </w:t>
      </w:r>
      <w:r w:rsidRPr="00656FCA">
        <w:rPr>
          <w:rStyle w:val="Strong"/>
          <w:highlight w:val="yellow"/>
          <w:rPrChange w:id="666" w:author="George Urumov" w:date="2025-10-18T15:29:00Z" w16du:dateUtc="2025-10-18T14:29:00Z">
            <w:rPr>
              <w:rStyle w:val="Strong"/>
            </w:rPr>
          </w:rPrChange>
        </w:rPr>
        <w:t>VVIX domain-shift validation</w:t>
      </w:r>
      <w:r w:rsidRPr="00656FCA">
        <w:rPr>
          <w:highlight w:val="yellow"/>
          <w:rPrChange w:id="667" w:author="George Urumov" w:date="2025-10-18T15:29:00Z" w16du:dateUtc="2025-10-18T14:29:00Z">
            <w:rPr/>
          </w:rPrChange>
        </w:rPr>
        <w:t xml:space="preserve"> as a </w:t>
      </w:r>
      <w:r w:rsidRPr="00656FCA">
        <w:rPr>
          <w:rStyle w:val="Emphasis"/>
          <w:rFonts w:eastAsiaTheme="majorEastAsia"/>
          <w:highlight w:val="yellow"/>
          <w:rPrChange w:id="668" w:author="George Urumov" w:date="2025-10-18T15:29:00Z" w16du:dateUtc="2025-10-18T14:29:00Z">
            <w:rPr>
              <w:rStyle w:val="Emphasis"/>
              <w:rFonts w:eastAsiaTheme="majorEastAsia"/>
            </w:rPr>
          </w:rPrChange>
        </w:rPr>
        <w:t>representation test</w:t>
      </w:r>
      <w:r w:rsidRPr="00656FCA">
        <w:rPr>
          <w:highlight w:val="yellow"/>
          <w:rPrChange w:id="669" w:author="George Urumov" w:date="2025-10-18T15:29:00Z" w16du:dateUtc="2025-10-18T14:29:00Z">
            <w:rPr/>
          </w:rPrChange>
        </w:rPr>
        <w:t xml:space="preserve"> rather than a conventional forecast validation. We ablate each link to demonstrate necessity.</w:t>
      </w:r>
    </w:p>
    <w:p w14:paraId="7095E31D" w14:textId="77777777" w:rsidR="008D1943" w:rsidRPr="00656FCA" w:rsidRDefault="00316A93" w:rsidP="008D1943">
      <w:pPr>
        <w:rPr>
          <w:highlight w:val="yellow"/>
          <w:rPrChange w:id="670" w:author="George Urumov" w:date="2025-10-18T15:29:00Z" w16du:dateUtc="2025-10-18T14:29:00Z">
            <w:rPr/>
          </w:rPrChange>
        </w:rPr>
      </w:pPr>
      <w:ins w:id="671" w:author="George Urumov" w:date="2025-09-08T15:16:00Z" w16du:dateUtc="2025-09-08T14:16:00Z">
        <w:r w:rsidRPr="00316A93">
          <w:rPr>
            <w:noProof/>
            <w14:ligatures w14:val="standardContextual"/>
          </w:rPr>
          <w:pict w14:anchorId="65DD4D45">
            <v:rect id="_x0000_i1025" alt="" style="width:451.3pt;height:.05pt;mso-width-percent:0;mso-height-percent:0;mso-width-percent:0;mso-height-percent:0" o:hralign="center" o:hrstd="t" o:hr="t" fillcolor="#a0a0a0" stroked="f"/>
          </w:pict>
        </w:r>
      </w:ins>
    </w:p>
    <w:p w14:paraId="4136C6E5" w14:textId="77777777" w:rsidR="008D1943" w:rsidRPr="00656FCA" w:rsidRDefault="008D1943" w:rsidP="008D1943">
      <w:pPr>
        <w:rPr>
          <w:highlight w:val="yellow"/>
          <w:shd w:val="clear" w:color="auto" w:fill="FFFFFF"/>
        </w:rPr>
      </w:pPr>
      <w:r w:rsidRPr="00656FCA">
        <w:rPr>
          <w:highlight w:val="yellow"/>
          <w:rPrChange w:id="672" w:author="George Urumov" w:date="2025-10-18T15:29:00Z" w16du:dateUtc="2025-10-18T14:29:00Z">
            <w:rPr/>
          </w:rPrChange>
        </w:rPr>
        <w:t xml:space="preserve">We decompose volatility dynamics into linear and nonlinear components. An ARIMA model, fitted in a rolling, leakage-free manner to normalised VIX log-returns, provides a denoised baseline and/or residuals. On top, we train a GAN with an LSTM-based generator and a lightweight Conv1D discriminator to produce time-series features that are statistically indistinguishable from ARIMA-processed sequences. The downstream forecasters (SVM and </w:t>
      </w:r>
      <w:r w:rsidRPr="00656FCA">
        <w:rPr>
          <w:highlight w:val="yellow"/>
          <w:rPrChange w:id="673" w:author="George Urumov" w:date="2025-10-18T15:29:00Z" w16du:dateUtc="2025-10-18T14:29:00Z">
            <w:rPr/>
          </w:rPrChange>
        </w:rPr>
        <w:lastRenderedPageBreak/>
        <w:t>Random Forest) consume these generated features to predict the next-step return. Training uses Adam with β1=0.5 and a small learning rate; in practice we prefer TTUR (</w:t>
      </w:r>
      <w:proofErr w:type="spellStart"/>
      <w:r w:rsidRPr="00656FCA">
        <w:rPr>
          <w:highlight w:val="yellow"/>
          <w:rPrChange w:id="674" w:author="George Urumov" w:date="2025-10-18T15:29:00Z" w16du:dateUtc="2025-10-18T14:29:00Z">
            <w:rPr/>
          </w:rPrChange>
        </w:rPr>
        <w:t>lr</w:t>
      </w:r>
      <w:r w:rsidRPr="00656FCA">
        <w:rPr>
          <w:rStyle w:val="katex-mathml"/>
          <w:rFonts w:eastAsiaTheme="majorEastAsia"/>
          <w:highlight w:val="yellow"/>
          <w:rPrChange w:id="675" w:author="George Urumov" w:date="2025-10-18T15:29:00Z" w16du:dateUtc="2025-10-18T14:29:00Z">
            <w:rPr>
              <w:rStyle w:val="katex-mathml"/>
              <w:rFonts w:eastAsiaTheme="majorEastAsia"/>
            </w:rPr>
          </w:rPrChange>
        </w:rPr>
        <w:t>D_D</w:t>
      </w:r>
      <w:r w:rsidRPr="00656FCA">
        <w:rPr>
          <w:rStyle w:val="mord"/>
          <w:highlight w:val="yellow"/>
          <w:rPrChange w:id="676" w:author="George Urumov" w:date="2025-10-18T15:29:00Z" w16du:dateUtc="2025-10-18T14:29:00Z">
            <w:rPr>
              <w:rStyle w:val="mord"/>
            </w:rPr>
          </w:rPrChange>
        </w:rPr>
        <w:t>D</w:t>
      </w:r>
      <w:proofErr w:type="spellEnd"/>
      <w:r w:rsidRPr="00656FCA">
        <w:rPr>
          <w:rStyle w:val="vlist-s"/>
          <w:highlight w:val="yellow"/>
          <w:rPrChange w:id="677" w:author="George Urumov" w:date="2025-10-18T15:29:00Z" w16du:dateUtc="2025-10-18T14:29:00Z">
            <w:rPr>
              <w:rStyle w:val="vlist-s"/>
            </w:rPr>
          </w:rPrChange>
        </w:rPr>
        <w:t>​</w:t>
      </w:r>
      <w:r w:rsidRPr="00656FCA">
        <w:rPr>
          <w:highlight w:val="yellow"/>
          <w:rPrChange w:id="678" w:author="George Urumov" w:date="2025-10-18T15:29:00Z" w16du:dateUtc="2025-10-18T14:29:00Z">
            <w:rPr/>
          </w:rPrChange>
        </w:rPr>
        <w:t>&gt;</w:t>
      </w:r>
      <w:proofErr w:type="spellStart"/>
      <w:r w:rsidRPr="00656FCA">
        <w:rPr>
          <w:highlight w:val="yellow"/>
          <w:rPrChange w:id="679" w:author="George Urumov" w:date="2025-10-18T15:29:00Z" w16du:dateUtc="2025-10-18T14:29:00Z">
            <w:rPr/>
          </w:rPrChange>
        </w:rPr>
        <w:t>lr</w:t>
      </w:r>
      <w:r w:rsidRPr="00656FCA">
        <w:rPr>
          <w:rStyle w:val="katex-mathml"/>
          <w:rFonts w:eastAsiaTheme="majorEastAsia"/>
          <w:highlight w:val="yellow"/>
          <w:rPrChange w:id="680" w:author="George Urumov" w:date="2025-10-18T15:29:00Z" w16du:dateUtc="2025-10-18T14:29:00Z">
            <w:rPr>
              <w:rStyle w:val="katex-mathml"/>
              <w:rFonts w:eastAsiaTheme="majorEastAsia"/>
            </w:rPr>
          </w:rPrChange>
        </w:rPr>
        <w:t>G_G</w:t>
      </w:r>
      <w:r w:rsidRPr="00656FCA">
        <w:rPr>
          <w:rStyle w:val="mord"/>
          <w:highlight w:val="yellow"/>
          <w:rPrChange w:id="681" w:author="George Urumov" w:date="2025-10-18T15:29:00Z" w16du:dateUtc="2025-10-18T14:29:00Z">
            <w:rPr>
              <w:rStyle w:val="mord"/>
            </w:rPr>
          </w:rPrChange>
        </w:rPr>
        <w:t>G</w:t>
      </w:r>
      <w:proofErr w:type="spellEnd"/>
      <w:r w:rsidRPr="00656FCA">
        <w:rPr>
          <w:rStyle w:val="vlist-s"/>
          <w:highlight w:val="yellow"/>
          <w:rPrChange w:id="682" w:author="George Urumov" w:date="2025-10-18T15:29:00Z" w16du:dateUtc="2025-10-18T14:29:00Z">
            <w:rPr>
              <w:rStyle w:val="vlist-s"/>
            </w:rPr>
          </w:rPrChange>
        </w:rPr>
        <w:t>​</w:t>
      </w:r>
      <w:r w:rsidRPr="00656FCA">
        <w:rPr>
          <w:highlight w:val="yellow"/>
          <w:rPrChange w:id="683" w:author="George Urumov" w:date="2025-10-18T15:29:00Z" w16du:dateUtc="2025-10-18T14:29:00Z">
            <w:rPr/>
          </w:rPrChange>
        </w:rPr>
        <w:t xml:space="preserve">) and WGAN-GP for stability, together with early stopping monitored by distributional and temporal similarity metrics (e.g., MMD, ACF/PSD alignment) rather than discriminator accuracy. We evaluate forecast skill on VIX via MAE, RMSE, and </w:t>
      </w:r>
      <w:proofErr w:type="spellStart"/>
      <w:r w:rsidRPr="00656FCA">
        <w:rPr>
          <w:highlight w:val="yellow"/>
          <w:rPrChange w:id="684" w:author="George Urumov" w:date="2025-10-18T15:29:00Z" w16du:dateUtc="2025-10-18T14:29:00Z">
            <w:rPr/>
          </w:rPrChange>
        </w:rPr>
        <w:t>sMAPE</w:t>
      </w:r>
      <w:proofErr w:type="spellEnd"/>
      <w:r w:rsidRPr="00656FCA">
        <w:rPr>
          <w:highlight w:val="yellow"/>
          <w:rPrChange w:id="685" w:author="George Urumov" w:date="2025-10-18T15:29:00Z" w16du:dateUtc="2025-10-18T14:29:00Z">
            <w:rPr/>
          </w:rPrChange>
        </w:rPr>
        <w:t>/MASE with Diebold–Mariano tests against Naïve, ARIMA, residual LSTM, and N-BEATS baselines. Separately, we validate representation robustness on VVIX (volatility-of-volatility) as a domain-shift test, reporting correlation, spectral and Hurst/DFA similarity, and TSTR performance, to evidence that the learned representation captures structural drivers beyond mere autocorrelation.</w:t>
      </w:r>
    </w:p>
    <w:p w14:paraId="6D7926AA" w14:textId="77777777" w:rsidR="008D1943" w:rsidRDefault="008D1943" w:rsidP="008D1943">
      <w:pPr>
        <w:keepNext/>
      </w:pPr>
      <w:r>
        <w:rPr>
          <w:noProof/>
          <w:color w:val="0A0A0C"/>
        </w:rPr>
        <w:lastRenderedPageBreak/>
        <w:drawing>
          <wp:inline distT="0" distB="0" distL="0" distR="0" wp14:anchorId="74529DCE" wp14:editId="207CD755">
            <wp:extent cx="3000375" cy="7079908"/>
            <wp:effectExtent l="38100" t="25400" r="34925" b="32385"/>
            <wp:docPr id="19" name="Picture 19" descr="A diagram of a algorith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algorithm&#10;&#10;Description automatically generated with medium confidenc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16854" cy="7118793"/>
                    </a:xfrm>
                    <a:prstGeom prst="rect">
                      <a:avLst/>
                    </a:prstGeom>
                    <a:noFill/>
                    <a:scene3d>
                      <a:camera prst="orthographicFront">
                        <a:rot lat="0" lon="0" rev="0"/>
                      </a:camera>
                      <a:lightRig rig="threePt" dir="t"/>
                    </a:scene3d>
                  </pic:spPr>
                </pic:pic>
              </a:graphicData>
            </a:graphic>
          </wp:inline>
        </w:drawing>
      </w:r>
      <w:r w:rsidRPr="00324850">
        <w:rPr>
          <w:noProof/>
          <w:color w:val="0A0A0C"/>
        </w:rPr>
        <w:drawing>
          <wp:inline distT="0" distB="0" distL="0" distR="0" wp14:anchorId="705D9624" wp14:editId="5155E11B">
            <wp:extent cx="2838450" cy="8229600"/>
            <wp:effectExtent l="0" t="0" r="6350" b="0"/>
            <wp:docPr id="12563643"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643" name="Picture 1" descr="A black and white diagram&#10;&#10;AI-generated content may be incorrect."/>
                    <pic:cNvPicPr/>
                  </pic:nvPicPr>
                  <pic:blipFill>
                    <a:blip r:embed="rId39"/>
                    <a:stretch>
                      <a:fillRect/>
                    </a:stretch>
                  </pic:blipFill>
                  <pic:spPr>
                    <a:xfrm>
                      <a:off x="0" y="0"/>
                      <a:ext cx="2838450" cy="8229600"/>
                    </a:xfrm>
                    <a:prstGeom prst="rect">
                      <a:avLst/>
                    </a:prstGeom>
                  </pic:spPr>
                </pic:pic>
              </a:graphicData>
            </a:graphic>
          </wp:inline>
        </w:drawing>
      </w:r>
    </w:p>
    <w:p w14:paraId="5BCD420A" w14:textId="77777777" w:rsidR="008D1943" w:rsidRDefault="008D1943" w:rsidP="008D1943">
      <w:pPr>
        <w:pStyle w:val="Caption"/>
        <w:jc w:val="center"/>
        <w:rPr>
          <w:color w:val="0A0A0C"/>
        </w:rPr>
      </w:pPr>
      <w:r>
        <w:lastRenderedPageBreak/>
        <w:t xml:space="preserve">Figure 2.26 </w:t>
      </w:r>
      <w:sdt>
        <w:sdtPr>
          <w:id w:val="-247272900"/>
          <w:citation/>
        </w:sdtPr>
        <w:sdtContent>
          <w:r>
            <w:fldChar w:fldCharType="begin"/>
          </w:r>
          <w:r>
            <w:instrText xml:space="preserve"> CITATION Uru22 \l 2057 </w:instrText>
          </w:r>
          <w:r>
            <w:fldChar w:fldCharType="separate"/>
          </w:r>
          <w:r>
            <w:rPr>
              <w:noProof/>
            </w:rPr>
            <w:t>[9]</w:t>
          </w:r>
          <w:r>
            <w:fldChar w:fldCharType="end"/>
          </w:r>
        </w:sdtContent>
      </w:sdt>
    </w:p>
    <w:p w14:paraId="6C6B6441"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 xml:space="preserve">Figure 2.26 represents the architecture of a deep neural network with several dense (fully connected) layers and Leaky </w:t>
      </w:r>
      <w:proofErr w:type="spellStart"/>
      <w:r w:rsidRPr="00267FC5">
        <w:rPr>
          <w:rFonts w:ascii="Arial" w:hAnsi="Arial" w:cs="Arial"/>
          <w:shd w:val="clear" w:color="auto" w:fill="FFFFFF"/>
        </w:rPr>
        <w:t>ReLU</w:t>
      </w:r>
      <w:proofErr w:type="spellEnd"/>
      <w:r w:rsidRPr="00267FC5">
        <w:rPr>
          <w:rFonts w:ascii="Arial" w:hAnsi="Arial" w:cs="Arial"/>
          <w:shd w:val="clear" w:color="auto" w:fill="FFFFFF"/>
        </w:rPr>
        <w:t xml:space="preserve"> activation functions that we used in our modelling.</w:t>
      </w:r>
      <w:r w:rsidRPr="00DD6C5E">
        <w:t xml:space="preserve"> </w:t>
      </w:r>
      <w:r w:rsidRPr="00267FC5">
        <w:rPr>
          <w:rFonts w:ascii="Arial" w:hAnsi="Arial" w:cs="Arial"/>
          <w:shd w:val="clear" w:color="auto" w:fill="FFFFFF"/>
        </w:rPr>
        <w:t>This deep neural network architecture is composed of multiple layers that work together to process and predict data effectively. It begins with an input layer, labelled input_1, which accepts input data of shape (None, 100). Here, "None" indicates that the network can handle batches of any size, while each sample in the batch has a feature vector of size 100. This input layer serves as the foundation for subsequent transformations and computations throughout the network.</w:t>
      </w:r>
    </w:p>
    <w:p w14:paraId="6EF1FDA8"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The architecture incorporates several fully connected (dense) layers that progressively refine and process the input data. The first dense layer maps the 100-dimensional input to a 256-dimensional space, outputting (None, 256). A second dense layer retains this dimensionality, allowing deeper feature representation. Following these, the third dense layer expands the feature space to 512 dimensions, and the fourth layer continues processing within this 512-dimensional space. The final dense layer aggregates all the features to produce a single scalar output per input sample, which</w:t>
      </w:r>
      <w:r>
        <w:rPr>
          <w:rFonts w:ascii="Arial" w:hAnsi="Arial" w:cs="Arial"/>
          <w:shd w:val="clear" w:color="auto" w:fill="FFFFFF"/>
        </w:rPr>
        <w:t xml:space="preserve"> we use for </w:t>
      </w:r>
      <w:r w:rsidRPr="00267FC5">
        <w:rPr>
          <w:rFonts w:ascii="Arial" w:hAnsi="Arial" w:cs="Arial"/>
          <w:shd w:val="clear" w:color="auto" w:fill="FFFFFF"/>
        </w:rPr>
        <w:t>predicting continuous values.</w:t>
      </w:r>
    </w:p>
    <w:p w14:paraId="549D1363"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 xml:space="preserve">To enhance the learning capabilities of the network, each dense layer is followed by a Leaky </w:t>
      </w:r>
      <w:proofErr w:type="spellStart"/>
      <w:r w:rsidRPr="00267FC5">
        <w:rPr>
          <w:rFonts w:ascii="Arial" w:hAnsi="Arial" w:cs="Arial"/>
          <w:shd w:val="clear" w:color="auto" w:fill="FFFFFF"/>
        </w:rPr>
        <w:t>ReLU</w:t>
      </w:r>
      <w:proofErr w:type="spellEnd"/>
      <w:r w:rsidRPr="00267FC5">
        <w:rPr>
          <w:rFonts w:ascii="Arial" w:hAnsi="Arial" w:cs="Arial"/>
          <w:shd w:val="clear" w:color="auto" w:fill="FFFFFF"/>
        </w:rPr>
        <w:t xml:space="preserve"> activation function. Unlike the standard </w:t>
      </w:r>
      <w:proofErr w:type="spellStart"/>
      <w:r w:rsidRPr="00267FC5">
        <w:rPr>
          <w:rFonts w:ascii="Arial" w:hAnsi="Arial" w:cs="Arial"/>
          <w:shd w:val="clear" w:color="auto" w:fill="FFFFFF"/>
        </w:rPr>
        <w:t>ReLU</w:t>
      </w:r>
      <w:proofErr w:type="spellEnd"/>
      <w:r w:rsidRPr="00267FC5">
        <w:rPr>
          <w:rFonts w:ascii="Arial" w:hAnsi="Arial" w:cs="Arial"/>
          <w:shd w:val="clear" w:color="auto" w:fill="FFFFFF"/>
        </w:rPr>
        <w:t xml:space="preserve">, which can cause "dying neurons" due to zero gradients for negative inputs, Leaky </w:t>
      </w:r>
      <w:proofErr w:type="spellStart"/>
      <w:r w:rsidRPr="00267FC5">
        <w:rPr>
          <w:rFonts w:ascii="Arial" w:hAnsi="Arial" w:cs="Arial"/>
          <w:shd w:val="clear" w:color="auto" w:fill="FFFFFF"/>
        </w:rPr>
        <w:t>ReLU</w:t>
      </w:r>
      <w:proofErr w:type="spellEnd"/>
      <w:r w:rsidRPr="00267FC5">
        <w:rPr>
          <w:rFonts w:ascii="Arial" w:hAnsi="Arial" w:cs="Arial"/>
          <w:shd w:val="clear" w:color="auto" w:fill="FFFFFF"/>
        </w:rPr>
        <w:t xml:space="preserve"> allows a small gradient for negative values, ensuring better gradient flow throughout the network and maintaining learning efficiency.</w:t>
      </w:r>
    </w:p>
    <w:p w14:paraId="28FD9276"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A reshape layer is included near the output, modifying the dense layer's output into a specific shape of (None, 32, 32, 1). We used this to structure the data for further processing for convolutional operations. The final output layer is sequential and produces a single scalar value per input sample.</w:t>
      </w:r>
    </w:p>
    <w:p w14:paraId="22E87603" w14:textId="77777777" w:rsidR="008D1943" w:rsidRPr="00267FC5" w:rsidRDefault="008D1943" w:rsidP="008D1943">
      <w:pPr>
        <w:spacing w:line="360" w:lineRule="auto"/>
        <w:ind w:firstLine="720"/>
        <w:jc w:val="both"/>
        <w:rPr>
          <w:rFonts w:ascii="Arial" w:hAnsi="Arial" w:cs="Arial"/>
          <w:shd w:val="clear" w:color="auto" w:fill="FFFFFF"/>
        </w:rPr>
      </w:pPr>
      <w:r w:rsidRPr="00267FC5">
        <w:rPr>
          <w:rFonts w:ascii="Arial" w:hAnsi="Arial" w:cs="Arial"/>
          <w:shd w:val="clear" w:color="auto" w:fill="FFFFFF"/>
        </w:rPr>
        <w:t xml:space="preserve">This architecture is highly flexible and versatile. The fully connected layers enabled it to handle a variety of input data types, while the use of Leaky </w:t>
      </w:r>
      <w:proofErr w:type="spellStart"/>
      <w:r w:rsidRPr="00267FC5">
        <w:rPr>
          <w:rFonts w:ascii="Arial" w:hAnsi="Arial" w:cs="Arial"/>
          <w:shd w:val="clear" w:color="auto" w:fill="FFFFFF"/>
        </w:rPr>
        <w:t>ReLU</w:t>
      </w:r>
      <w:proofErr w:type="spellEnd"/>
      <w:r w:rsidRPr="00267FC5">
        <w:rPr>
          <w:rFonts w:ascii="Arial" w:hAnsi="Arial" w:cs="Arial"/>
          <w:shd w:val="clear" w:color="auto" w:fill="FFFFFF"/>
        </w:rPr>
        <w:t xml:space="preserve"> ensured stable training and prevents the vanishing gradient problem. Its depth allows it to capture complex hierarchical features, and the reshape layer adds adaptability for downstream tasks</w:t>
      </w:r>
    </w:p>
    <w:p w14:paraId="4B040CF5" w14:textId="77777777" w:rsidR="008D1943" w:rsidRPr="00267FC5" w:rsidRDefault="008D1943" w:rsidP="008D1943">
      <w:pPr>
        <w:pStyle w:val="Heading4"/>
        <w:spacing w:line="360" w:lineRule="auto"/>
        <w:rPr>
          <w:color w:val="auto"/>
          <w:shd w:val="clear" w:color="auto" w:fill="FFFFFF"/>
        </w:rPr>
      </w:pPr>
      <w:r w:rsidRPr="00267FC5">
        <w:rPr>
          <w:shd w:val="clear" w:color="auto" w:fill="FFFFFF"/>
        </w:rPr>
        <w:lastRenderedPageBreak/>
        <w:t>Results</w:t>
      </w:r>
    </w:p>
    <w:p w14:paraId="7571F1DC" w14:textId="77777777" w:rsidR="008D1943" w:rsidRPr="00267FC5" w:rsidRDefault="008D1943" w:rsidP="008D1943">
      <w:pPr>
        <w:spacing w:line="360" w:lineRule="auto"/>
        <w:jc w:val="both"/>
        <w:rPr>
          <w:rFonts w:ascii="Arial" w:hAnsi="Arial" w:cs="Arial"/>
          <w:shd w:val="clear" w:color="auto" w:fill="FFFFFF"/>
        </w:rPr>
      </w:pPr>
      <w:r w:rsidRPr="00267FC5">
        <w:rPr>
          <w:rFonts w:ascii="Arial" w:hAnsi="Arial" w:cs="Arial"/>
          <w:shd w:val="clear" w:color="auto" w:fill="FFFFFF"/>
        </w:rPr>
        <w:t>RF MAPE: 0.007 and MAE: 0.005. SVM MAPE: 0.006 and MAE: 0.004.</w:t>
      </w:r>
    </w:p>
    <w:p w14:paraId="2F58837A" w14:textId="77777777" w:rsidR="008D1943" w:rsidRPr="00267FC5" w:rsidRDefault="008D1943" w:rsidP="008D1943">
      <w:pPr>
        <w:spacing w:line="360" w:lineRule="auto"/>
        <w:rPr>
          <w:rFonts w:ascii="Arial" w:hAnsi="Arial" w:cs="Arial"/>
          <w:shd w:val="clear" w:color="auto" w:fill="FFFFFF"/>
        </w:rPr>
      </w:pPr>
      <w:r w:rsidRPr="00267FC5">
        <w:rPr>
          <w:rFonts w:ascii="Arial" w:hAnsi="Arial" w:cs="Arial"/>
          <w:shd w:val="clear" w:color="auto" w:fill="FFFFFF"/>
        </w:rPr>
        <w:t>The MAPE and MAE values of 0.006 and 0.004 for SVM indicate excellent predictive accuracy, outperforming baseline models like ARIMA and even certain deep learning approaches. While NBEATS slightly outperforms Conv1D and LSTM in terms of MAE and MSE, its architecture may be less effective for high-frequency financial data where local patterns dominate, highlighting the need for task-specific tuning.</w:t>
      </w:r>
    </w:p>
    <w:p w14:paraId="71B8B137" w14:textId="77777777" w:rsidR="008D1943" w:rsidRPr="00267FC5" w:rsidRDefault="008D1943" w:rsidP="008D1943">
      <w:pPr>
        <w:spacing w:line="360" w:lineRule="auto"/>
        <w:rPr>
          <w:rFonts w:ascii="Arial" w:hAnsi="Arial" w:cs="Arial"/>
          <w:highlight w:val="yellow"/>
          <w:shd w:val="clear" w:color="auto" w:fill="FFFFFF"/>
        </w:rPr>
      </w:pPr>
    </w:p>
    <w:p w14:paraId="55737946" w14:textId="77777777" w:rsidR="008D1943" w:rsidRPr="00267FC5" w:rsidRDefault="008D1943" w:rsidP="008D1943">
      <w:pPr>
        <w:spacing w:line="360" w:lineRule="auto"/>
        <w:rPr>
          <w:rFonts w:ascii="Arial" w:hAnsi="Arial" w:cs="Arial"/>
          <w:highlight w:val="yellow"/>
          <w:shd w:val="clear" w:color="auto" w:fill="FFFFFF"/>
        </w:rPr>
      </w:pPr>
    </w:p>
    <w:p w14:paraId="4A005AA8" w14:textId="77777777" w:rsidR="008D1943" w:rsidRDefault="008D1943" w:rsidP="008D1943">
      <w:pPr>
        <w:keepNext/>
      </w:pPr>
      <w:r>
        <w:rPr>
          <w:noProof/>
          <w:color w:val="0A0A0C"/>
        </w:rPr>
        <w:drawing>
          <wp:inline distT="0" distB="0" distL="0" distR="0" wp14:anchorId="66A9B694" wp14:editId="17CE2994">
            <wp:extent cx="6410977" cy="4398264"/>
            <wp:effectExtent l="0" t="0" r="2540" b="0"/>
            <wp:docPr id="15" name="Picture 15"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blue and orange dot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32070" cy="4412735"/>
                    </a:xfrm>
                    <a:prstGeom prst="rect">
                      <a:avLst/>
                    </a:prstGeom>
                    <a:noFill/>
                  </pic:spPr>
                </pic:pic>
              </a:graphicData>
            </a:graphic>
          </wp:inline>
        </w:drawing>
      </w:r>
    </w:p>
    <w:p w14:paraId="0AA2ABE9" w14:textId="77777777" w:rsidR="008D1943" w:rsidRPr="00D85366" w:rsidRDefault="008D1943" w:rsidP="008D1943">
      <w:pPr>
        <w:pStyle w:val="Caption"/>
        <w:jc w:val="center"/>
      </w:pPr>
      <w:r>
        <w:t xml:space="preserve">Figure 2.27 </w:t>
      </w:r>
      <w:bookmarkStart w:id="686" w:name="_Hlk114920335"/>
      <w:r w:rsidRPr="00D85366">
        <w:t>Train and test split</w:t>
      </w:r>
      <w:r>
        <w:t xml:space="preserve"> </w:t>
      </w:r>
      <w:sdt>
        <w:sdtPr>
          <w:id w:val="-190610476"/>
          <w:citation/>
        </w:sdtPr>
        <w:sdtContent>
          <w:r>
            <w:fldChar w:fldCharType="begin"/>
          </w:r>
          <w:r>
            <w:instrText xml:space="preserve"> CITATION Uru22 \l 2057 </w:instrText>
          </w:r>
          <w:r>
            <w:fldChar w:fldCharType="separate"/>
          </w:r>
          <w:r>
            <w:rPr>
              <w:noProof/>
            </w:rPr>
            <w:t>[9]</w:t>
          </w:r>
          <w:r>
            <w:fldChar w:fldCharType="end"/>
          </w:r>
        </w:sdtContent>
      </w:sdt>
    </w:p>
    <w:p w14:paraId="1DA9CB0F" w14:textId="77777777" w:rsidR="008D1943" w:rsidRDefault="008D1943" w:rsidP="008D1943">
      <w:pPr>
        <w:rPr>
          <w:color w:val="0A0A0C"/>
        </w:rPr>
      </w:pPr>
      <w:bookmarkStart w:id="687" w:name="_Hlk114920550"/>
      <w:bookmarkEnd w:id="686"/>
    </w:p>
    <w:bookmarkEnd w:id="687"/>
    <w:p w14:paraId="15DFC7E2" w14:textId="77777777" w:rsidR="008D1943" w:rsidRDefault="008D1943" w:rsidP="008D1943">
      <w:pPr>
        <w:keepNext/>
        <w:jc w:val="center"/>
      </w:pPr>
      <w:r w:rsidRPr="00417F65">
        <w:rPr>
          <w:noProof/>
          <w:color w:val="0A0A0C"/>
        </w:rPr>
        <w:lastRenderedPageBreak/>
        <w:drawing>
          <wp:inline distT="0" distB="0" distL="0" distR="0" wp14:anchorId="5B1DD620" wp14:editId="22AC6EC8">
            <wp:extent cx="4507186" cy="3102015"/>
            <wp:effectExtent l="0" t="0" r="0" b="0"/>
            <wp:docPr id="123107150" name="Picture 123107150" descr="A graph of a graph showing a line of blue and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7150" name="Picture 123107150" descr="A graph of a graph showing a line of blue and green dots&#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69265" cy="3144740"/>
                    </a:xfrm>
                    <a:prstGeom prst="rect">
                      <a:avLst/>
                    </a:prstGeom>
                    <a:noFill/>
                    <a:ln>
                      <a:noFill/>
                    </a:ln>
                  </pic:spPr>
                </pic:pic>
              </a:graphicData>
            </a:graphic>
          </wp:inline>
        </w:drawing>
      </w:r>
    </w:p>
    <w:p w14:paraId="4503DCE1" w14:textId="77777777" w:rsidR="008D1943" w:rsidRPr="00D85366" w:rsidRDefault="008D1943" w:rsidP="008D1943">
      <w:pPr>
        <w:jc w:val="center"/>
        <w:rPr>
          <w:i/>
          <w:iCs/>
          <w:color w:val="0E2841" w:themeColor="text2"/>
          <w:sz w:val="18"/>
          <w:szCs w:val="18"/>
        </w:rPr>
      </w:pPr>
      <w:r w:rsidRPr="00D85366">
        <w:rPr>
          <w:i/>
          <w:iCs/>
          <w:color w:val="0E2841" w:themeColor="text2"/>
          <w:sz w:val="18"/>
          <w:szCs w:val="18"/>
        </w:rPr>
        <w:t>Figure 2.2</w:t>
      </w:r>
      <w:r>
        <w:rPr>
          <w:i/>
          <w:iCs/>
          <w:color w:val="0E2841" w:themeColor="text2"/>
          <w:sz w:val="18"/>
          <w:szCs w:val="18"/>
        </w:rPr>
        <w:t>8</w:t>
      </w:r>
      <w:r w:rsidRPr="00D85366">
        <w:rPr>
          <w:i/>
          <w:iCs/>
          <w:color w:val="0E2841" w:themeColor="text2"/>
          <w:sz w:val="18"/>
          <w:szCs w:val="18"/>
        </w:rPr>
        <w:t xml:space="preserve"> Naïve forecast</w:t>
      </w:r>
      <w:r>
        <w:rPr>
          <w:i/>
          <w:iCs/>
          <w:color w:val="0E2841" w:themeColor="text2"/>
          <w:sz w:val="18"/>
          <w:szCs w:val="18"/>
        </w:rPr>
        <w:t xml:space="preserve"> </w:t>
      </w:r>
      <w:sdt>
        <w:sdtPr>
          <w:rPr>
            <w:i/>
            <w:iCs/>
            <w:color w:val="0E2841" w:themeColor="text2"/>
            <w:sz w:val="18"/>
            <w:szCs w:val="18"/>
          </w:rPr>
          <w:id w:val="2068752924"/>
          <w:citation/>
        </w:sdtPr>
        <w:sdtContent>
          <w:r>
            <w:rPr>
              <w:i/>
              <w:iCs/>
              <w:color w:val="0E2841" w:themeColor="text2"/>
              <w:sz w:val="18"/>
              <w:szCs w:val="18"/>
            </w:rPr>
            <w:fldChar w:fldCharType="begin"/>
          </w:r>
          <w:r>
            <w:rPr>
              <w:i/>
              <w:iCs/>
              <w:color w:val="0E2841" w:themeColor="text2"/>
              <w:sz w:val="18"/>
              <w:szCs w:val="18"/>
            </w:rPr>
            <w:instrText xml:space="preserve"> CITATION Uru22 \l 2057 </w:instrText>
          </w:r>
          <w:r>
            <w:rPr>
              <w:i/>
              <w:iCs/>
              <w:color w:val="0E2841" w:themeColor="text2"/>
              <w:sz w:val="18"/>
              <w:szCs w:val="18"/>
            </w:rPr>
            <w:fldChar w:fldCharType="separate"/>
          </w:r>
          <w:r w:rsidRPr="00311E4B">
            <w:rPr>
              <w:noProof/>
              <w:color w:val="0E2841" w:themeColor="text2"/>
              <w:sz w:val="18"/>
              <w:szCs w:val="18"/>
            </w:rPr>
            <w:t>[9]</w:t>
          </w:r>
          <w:r>
            <w:rPr>
              <w:i/>
              <w:iCs/>
              <w:color w:val="0E2841" w:themeColor="text2"/>
              <w:sz w:val="18"/>
              <w:szCs w:val="18"/>
            </w:rPr>
            <w:fldChar w:fldCharType="end"/>
          </w:r>
        </w:sdtContent>
      </w:sdt>
    </w:p>
    <w:p w14:paraId="403D6AEC" w14:textId="77777777" w:rsidR="008D1943" w:rsidRDefault="008D1943" w:rsidP="008D1943"/>
    <w:p w14:paraId="0F3BA8A5" w14:textId="77777777" w:rsidR="008D1943" w:rsidRDefault="008D1943" w:rsidP="008D1943">
      <w:pPr>
        <w:keepNext/>
        <w:jc w:val="center"/>
      </w:pPr>
      <w:r w:rsidRPr="00417F65">
        <w:rPr>
          <w:noProof/>
          <w:color w:val="0A0A0C"/>
        </w:rPr>
        <w:drawing>
          <wp:inline distT="0" distB="0" distL="0" distR="0" wp14:anchorId="4C22AA60" wp14:editId="68EEF5CC">
            <wp:extent cx="4297680" cy="2902585"/>
            <wp:effectExtent l="0" t="0" r="0" b="571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21968" cy="2918989"/>
                    </a:xfrm>
                    <a:prstGeom prst="rect">
                      <a:avLst/>
                    </a:prstGeom>
                    <a:noFill/>
                    <a:ln>
                      <a:noFill/>
                    </a:ln>
                  </pic:spPr>
                </pic:pic>
              </a:graphicData>
            </a:graphic>
          </wp:inline>
        </w:drawing>
      </w:r>
    </w:p>
    <w:p w14:paraId="7EC16B4C" w14:textId="77777777" w:rsidR="008D1943" w:rsidRDefault="008D1943" w:rsidP="008D1943">
      <w:pPr>
        <w:pStyle w:val="Caption"/>
        <w:jc w:val="center"/>
      </w:pPr>
    </w:p>
    <w:p w14:paraId="5D3E4D00" w14:textId="77777777" w:rsidR="008D1943" w:rsidRDefault="008D1943" w:rsidP="008D1943">
      <w:pPr>
        <w:pStyle w:val="Caption"/>
        <w:jc w:val="center"/>
      </w:pPr>
      <w:r>
        <w:t xml:space="preserve">Figure 2.29 </w:t>
      </w:r>
      <w:sdt>
        <w:sdtPr>
          <w:id w:val="-2033721966"/>
          <w:citation/>
        </w:sdtPr>
        <w:sdtContent>
          <w:r>
            <w:fldChar w:fldCharType="begin"/>
          </w:r>
          <w:r>
            <w:instrText xml:space="preserve"> CITATION Uru22 \l 2057 </w:instrText>
          </w:r>
          <w:r>
            <w:fldChar w:fldCharType="separate"/>
          </w:r>
          <w:r>
            <w:rPr>
              <w:noProof/>
            </w:rPr>
            <w:t>[9]</w:t>
          </w:r>
          <w:r>
            <w:fldChar w:fldCharType="end"/>
          </w:r>
        </w:sdtContent>
      </w:sdt>
    </w:p>
    <w:p w14:paraId="3A1CE5B9" w14:textId="77777777" w:rsidR="008D1943" w:rsidRDefault="008D1943" w:rsidP="008D1943">
      <w:pPr>
        <w:spacing w:line="360" w:lineRule="auto"/>
        <w:jc w:val="both"/>
      </w:pPr>
      <w:r w:rsidRPr="001A4F05">
        <w:t>The performance of all models was evaluated using MAE, MSE, RMSE, and MAPE metrics. The table below summarizes the key findings.</w:t>
      </w:r>
    </w:p>
    <w:p w14:paraId="01A5B331" w14:textId="77777777" w:rsidR="008D1943" w:rsidRDefault="008D1943" w:rsidP="008D1943">
      <w:pPr>
        <w:spacing w:line="360" w:lineRule="auto"/>
        <w:jc w:val="both"/>
      </w:pPr>
    </w:p>
    <w:p w14:paraId="4CD80F21" w14:textId="77777777" w:rsidR="008D1943" w:rsidRDefault="008D1943" w:rsidP="008D1943">
      <w:pPr>
        <w:spacing w:line="360" w:lineRule="auto"/>
        <w:jc w:val="both"/>
      </w:pPr>
    </w:p>
    <w:p w14:paraId="17C944E7" w14:textId="77777777" w:rsidR="008D1943" w:rsidRPr="001A4F05" w:rsidRDefault="008D1943" w:rsidP="008D1943"/>
    <w:tbl>
      <w:tblPr>
        <w:tblW w:w="7100" w:type="dxa"/>
        <w:jc w:val="center"/>
        <w:tblLook w:val="04A0" w:firstRow="1" w:lastRow="0" w:firstColumn="1" w:lastColumn="0" w:noHBand="0" w:noVBand="1"/>
      </w:tblPr>
      <w:tblGrid>
        <w:gridCol w:w="1986"/>
        <w:gridCol w:w="1060"/>
        <w:gridCol w:w="1060"/>
        <w:gridCol w:w="1060"/>
        <w:gridCol w:w="1060"/>
        <w:gridCol w:w="1060"/>
      </w:tblGrid>
      <w:tr w:rsidR="008D1943" w14:paraId="4A01BA35" w14:textId="77777777" w:rsidTr="007233C1">
        <w:trPr>
          <w:trHeight w:val="300"/>
          <w:jc w:val="center"/>
        </w:trPr>
        <w:tc>
          <w:tcPr>
            <w:tcW w:w="1800" w:type="dxa"/>
            <w:tcBorders>
              <w:top w:val="single" w:sz="4" w:space="0" w:color="auto"/>
              <w:left w:val="single" w:sz="4" w:space="0" w:color="auto"/>
              <w:bottom w:val="single" w:sz="4" w:space="0" w:color="auto"/>
              <w:right w:val="single" w:sz="4" w:space="0" w:color="auto"/>
            </w:tcBorders>
            <w:noWrap/>
            <w:hideMark/>
          </w:tcPr>
          <w:p w14:paraId="1F64FDAE" w14:textId="77777777" w:rsidR="008D1943" w:rsidRDefault="008D1943" w:rsidP="007233C1">
            <w:pPr>
              <w:jc w:val="center"/>
              <w:rPr>
                <w:rFonts w:ascii="Calibri" w:hAnsi="Calibri" w:cs="Calibri"/>
                <w:b/>
                <w:bCs/>
                <w:color w:val="000000"/>
                <w:sz w:val="22"/>
                <w:szCs w:val="22"/>
              </w:rPr>
            </w:pPr>
            <w:r>
              <w:rPr>
                <w:rFonts w:ascii="Calibri" w:hAnsi="Calibri" w:cs="Calibri"/>
                <w:b/>
                <w:bCs/>
                <w:color w:val="000000"/>
                <w:sz w:val="22"/>
                <w:szCs w:val="22"/>
              </w:rPr>
              <w:lastRenderedPageBreak/>
              <w:t>Model</w:t>
            </w:r>
          </w:p>
        </w:tc>
        <w:tc>
          <w:tcPr>
            <w:tcW w:w="1060" w:type="dxa"/>
            <w:tcBorders>
              <w:top w:val="single" w:sz="4" w:space="0" w:color="auto"/>
              <w:left w:val="nil"/>
              <w:bottom w:val="single" w:sz="4" w:space="0" w:color="auto"/>
              <w:right w:val="single" w:sz="4" w:space="0" w:color="auto"/>
            </w:tcBorders>
            <w:noWrap/>
            <w:hideMark/>
          </w:tcPr>
          <w:p w14:paraId="0064B2B0" w14:textId="77777777" w:rsidR="008D1943" w:rsidRDefault="008D1943" w:rsidP="007233C1">
            <w:pPr>
              <w:jc w:val="center"/>
              <w:rPr>
                <w:rFonts w:ascii="Calibri" w:hAnsi="Calibri" w:cs="Calibri"/>
                <w:b/>
                <w:bCs/>
                <w:color w:val="000000"/>
                <w:sz w:val="22"/>
                <w:szCs w:val="22"/>
              </w:rPr>
            </w:pPr>
            <w:proofErr w:type="spellStart"/>
            <w:r>
              <w:rPr>
                <w:rFonts w:ascii="Calibri" w:hAnsi="Calibri" w:cs="Calibri"/>
                <w:b/>
                <w:bCs/>
                <w:color w:val="000000"/>
                <w:sz w:val="22"/>
                <w:szCs w:val="22"/>
              </w:rPr>
              <w:t>mae</w:t>
            </w:r>
            <w:proofErr w:type="spellEnd"/>
          </w:p>
        </w:tc>
        <w:tc>
          <w:tcPr>
            <w:tcW w:w="1060" w:type="dxa"/>
            <w:tcBorders>
              <w:top w:val="single" w:sz="4" w:space="0" w:color="auto"/>
              <w:left w:val="nil"/>
              <w:bottom w:val="single" w:sz="4" w:space="0" w:color="auto"/>
              <w:right w:val="single" w:sz="4" w:space="0" w:color="auto"/>
            </w:tcBorders>
            <w:noWrap/>
            <w:hideMark/>
          </w:tcPr>
          <w:p w14:paraId="3227BF70" w14:textId="77777777" w:rsidR="008D1943" w:rsidRDefault="008D1943" w:rsidP="007233C1">
            <w:pPr>
              <w:jc w:val="center"/>
              <w:rPr>
                <w:rFonts w:ascii="Calibri" w:hAnsi="Calibri" w:cs="Calibri"/>
                <w:b/>
                <w:bCs/>
                <w:color w:val="000000"/>
                <w:sz w:val="22"/>
                <w:szCs w:val="22"/>
              </w:rPr>
            </w:pPr>
            <w:proofErr w:type="spellStart"/>
            <w:r>
              <w:rPr>
                <w:rFonts w:ascii="Calibri" w:hAnsi="Calibri" w:cs="Calibri"/>
                <w:b/>
                <w:bCs/>
                <w:color w:val="000000"/>
                <w:sz w:val="22"/>
                <w:szCs w:val="22"/>
              </w:rPr>
              <w:t>mse</w:t>
            </w:r>
            <w:proofErr w:type="spellEnd"/>
          </w:p>
        </w:tc>
        <w:tc>
          <w:tcPr>
            <w:tcW w:w="1060" w:type="dxa"/>
            <w:tcBorders>
              <w:top w:val="single" w:sz="4" w:space="0" w:color="auto"/>
              <w:left w:val="nil"/>
              <w:bottom w:val="single" w:sz="4" w:space="0" w:color="auto"/>
              <w:right w:val="single" w:sz="4" w:space="0" w:color="auto"/>
            </w:tcBorders>
            <w:noWrap/>
            <w:hideMark/>
          </w:tcPr>
          <w:p w14:paraId="39E7F9B1" w14:textId="77777777" w:rsidR="008D1943" w:rsidRDefault="008D1943" w:rsidP="007233C1">
            <w:pPr>
              <w:jc w:val="center"/>
              <w:rPr>
                <w:rFonts w:ascii="Calibri" w:hAnsi="Calibri" w:cs="Calibri"/>
                <w:b/>
                <w:bCs/>
                <w:color w:val="000000"/>
                <w:sz w:val="22"/>
                <w:szCs w:val="22"/>
              </w:rPr>
            </w:pPr>
            <w:proofErr w:type="spellStart"/>
            <w:r>
              <w:rPr>
                <w:rFonts w:ascii="Calibri" w:hAnsi="Calibri" w:cs="Calibri"/>
                <w:b/>
                <w:bCs/>
                <w:color w:val="000000"/>
                <w:sz w:val="22"/>
                <w:szCs w:val="22"/>
              </w:rPr>
              <w:t>rmse</w:t>
            </w:r>
            <w:proofErr w:type="spellEnd"/>
          </w:p>
        </w:tc>
        <w:tc>
          <w:tcPr>
            <w:tcW w:w="1060" w:type="dxa"/>
            <w:tcBorders>
              <w:top w:val="single" w:sz="4" w:space="0" w:color="auto"/>
              <w:left w:val="nil"/>
              <w:bottom w:val="single" w:sz="4" w:space="0" w:color="auto"/>
              <w:right w:val="single" w:sz="4" w:space="0" w:color="auto"/>
            </w:tcBorders>
            <w:noWrap/>
            <w:hideMark/>
          </w:tcPr>
          <w:p w14:paraId="1362C08A" w14:textId="77777777" w:rsidR="008D1943" w:rsidRDefault="008D1943" w:rsidP="007233C1">
            <w:pPr>
              <w:jc w:val="center"/>
              <w:rPr>
                <w:rFonts w:ascii="Calibri" w:hAnsi="Calibri" w:cs="Calibri"/>
                <w:b/>
                <w:bCs/>
                <w:color w:val="000000"/>
                <w:sz w:val="22"/>
                <w:szCs w:val="22"/>
              </w:rPr>
            </w:pPr>
            <w:proofErr w:type="spellStart"/>
            <w:r>
              <w:rPr>
                <w:rFonts w:ascii="Calibri" w:hAnsi="Calibri" w:cs="Calibri"/>
                <w:b/>
                <w:bCs/>
                <w:color w:val="000000"/>
                <w:sz w:val="22"/>
                <w:szCs w:val="22"/>
              </w:rPr>
              <w:t>mape</w:t>
            </w:r>
            <w:proofErr w:type="spellEnd"/>
          </w:p>
        </w:tc>
        <w:tc>
          <w:tcPr>
            <w:tcW w:w="1060" w:type="dxa"/>
            <w:tcBorders>
              <w:top w:val="single" w:sz="4" w:space="0" w:color="auto"/>
              <w:left w:val="nil"/>
              <w:bottom w:val="single" w:sz="4" w:space="0" w:color="auto"/>
              <w:right w:val="single" w:sz="4" w:space="0" w:color="auto"/>
            </w:tcBorders>
            <w:noWrap/>
            <w:hideMark/>
          </w:tcPr>
          <w:p w14:paraId="4E811B50" w14:textId="77777777" w:rsidR="008D1943" w:rsidRDefault="008D1943" w:rsidP="007233C1">
            <w:pPr>
              <w:jc w:val="center"/>
              <w:rPr>
                <w:rFonts w:ascii="Calibri" w:hAnsi="Calibri" w:cs="Calibri"/>
                <w:b/>
                <w:bCs/>
                <w:color w:val="000000"/>
                <w:sz w:val="22"/>
                <w:szCs w:val="22"/>
              </w:rPr>
            </w:pPr>
            <w:r>
              <w:rPr>
                <w:rFonts w:ascii="Calibri" w:hAnsi="Calibri" w:cs="Calibri"/>
                <w:b/>
                <w:bCs/>
                <w:color w:val="000000"/>
                <w:sz w:val="22"/>
                <w:szCs w:val="22"/>
              </w:rPr>
              <w:t>mase</w:t>
            </w:r>
          </w:p>
        </w:tc>
      </w:tr>
      <w:tr w:rsidR="008D1943" w14:paraId="565D2084" w14:textId="77777777" w:rsidTr="007233C1">
        <w:trPr>
          <w:trHeight w:val="300"/>
          <w:jc w:val="center"/>
        </w:trPr>
        <w:tc>
          <w:tcPr>
            <w:tcW w:w="1800" w:type="dxa"/>
            <w:tcBorders>
              <w:top w:val="nil"/>
              <w:left w:val="nil"/>
              <w:bottom w:val="nil"/>
              <w:right w:val="nil"/>
            </w:tcBorders>
            <w:noWrap/>
            <w:vAlign w:val="bottom"/>
            <w:hideMark/>
          </w:tcPr>
          <w:p w14:paraId="3F515D8B" w14:textId="77777777" w:rsidR="008D1943" w:rsidRDefault="008D1943" w:rsidP="007233C1">
            <w:pPr>
              <w:rPr>
                <w:rFonts w:ascii="Calibri" w:hAnsi="Calibri" w:cs="Calibri"/>
                <w:color w:val="000000"/>
                <w:sz w:val="22"/>
                <w:szCs w:val="22"/>
              </w:rPr>
            </w:pPr>
            <w:proofErr w:type="spellStart"/>
            <w:r>
              <w:rPr>
                <w:rFonts w:ascii="Calibri" w:hAnsi="Calibri" w:cs="Calibri"/>
                <w:color w:val="000000"/>
                <w:sz w:val="22"/>
                <w:szCs w:val="22"/>
              </w:rPr>
              <w:t>naïve_model</w:t>
            </w:r>
            <w:proofErr w:type="spellEnd"/>
          </w:p>
        </w:tc>
        <w:tc>
          <w:tcPr>
            <w:tcW w:w="1060" w:type="dxa"/>
            <w:tcBorders>
              <w:top w:val="nil"/>
              <w:left w:val="nil"/>
              <w:bottom w:val="nil"/>
              <w:right w:val="nil"/>
            </w:tcBorders>
            <w:noWrap/>
            <w:vAlign w:val="bottom"/>
            <w:hideMark/>
          </w:tcPr>
          <w:p w14:paraId="2F7E729E"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0.0865</w:t>
            </w:r>
          </w:p>
        </w:tc>
        <w:tc>
          <w:tcPr>
            <w:tcW w:w="1060" w:type="dxa"/>
            <w:tcBorders>
              <w:top w:val="nil"/>
              <w:left w:val="nil"/>
              <w:bottom w:val="nil"/>
              <w:right w:val="nil"/>
            </w:tcBorders>
            <w:noWrap/>
            <w:vAlign w:val="bottom"/>
            <w:hideMark/>
          </w:tcPr>
          <w:p w14:paraId="20FFD810" w14:textId="77777777" w:rsidR="008D1943" w:rsidRDefault="008D1943" w:rsidP="007233C1">
            <w:pPr>
              <w:jc w:val="center"/>
              <w:rPr>
                <w:rFonts w:ascii="Calibri" w:hAnsi="Calibri" w:cs="Calibri"/>
                <w:color w:val="000000"/>
                <w:sz w:val="22"/>
                <w:szCs w:val="22"/>
              </w:rPr>
            </w:pPr>
            <w:r>
              <w:rPr>
                <w:rFonts w:ascii="Calibri" w:hAnsi="Calibri" w:cs="Calibri"/>
                <w:color w:val="000000"/>
                <w:sz w:val="22"/>
                <w:szCs w:val="22"/>
              </w:rPr>
              <w:t>0.0153</w:t>
            </w:r>
          </w:p>
        </w:tc>
        <w:tc>
          <w:tcPr>
            <w:tcW w:w="1060" w:type="dxa"/>
            <w:tcBorders>
              <w:top w:val="nil"/>
              <w:left w:val="nil"/>
              <w:bottom w:val="nil"/>
              <w:right w:val="nil"/>
            </w:tcBorders>
            <w:noWrap/>
            <w:vAlign w:val="bottom"/>
            <w:hideMark/>
          </w:tcPr>
          <w:p w14:paraId="1210AE4A"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0.0865</w:t>
            </w:r>
          </w:p>
        </w:tc>
        <w:tc>
          <w:tcPr>
            <w:tcW w:w="1060" w:type="dxa"/>
            <w:tcBorders>
              <w:top w:val="nil"/>
              <w:left w:val="nil"/>
              <w:bottom w:val="nil"/>
              <w:right w:val="nil"/>
            </w:tcBorders>
            <w:noWrap/>
            <w:vAlign w:val="bottom"/>
            <w:hideMark/>
          </w:tcPr>
          <w:p w14:paraId="24FB0382"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421354.2</w:t>
            </w:r>
          </w:p>
        </w:tc>
        <w:tc>
          <w:tcPr>
            <w:tcW w:w="1060" w:type="dxa"/>
            <w:tcBorders>
              <w:top w:val="nil"/>
              <w:left w:val="nil"/>
              <w:bottom w:val="nil"/>
              <w:right w:val="nil"/>
            </w:tcBorders>
            <w:noWrap/>
            <w:vAlign w:val="bottom"/>
            <w:hideMark/>
          </w:tcPr>
          <w:p w14:paraId="4CC255A9"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0.999</w:t>
            </w:r>
          </w:p>
        </w:tc>
      </w:tr>
      <w:tr w:rsidR="008D1943" w14:paraId="6BE7AD90" w14:textId="77777777" w:rsidTr="007233C1">
        <w:trPr>
          <w:trHeight w:val="300"/>
          <w:jc w:val="center"/>
        </w:trPr>
        <w:tc>
          <w:tcPr>
            <w:tcW w:w="1800" w:type="dxa"/>
            <w:tcBorders>
              <w:top w:val="nil"/>
              <w:left w:val="nil"/>
              <w:bottom w:val="nil"/>
              <w:right w:val="nil"/>
            </w:tcBorders>
            <w:noWrap/>
            <w:vAlign w:val="bottom"/>
            <w:hideMark/>
          </w:tcPr>
          <w:p w14:paraId="4DB545EA" w14:textId="77777777" w:rsidR="008D1943" w:rsidRDefault="008D1943" w:rsidP="007233C1">
            <w:pPr>
              <w:rPr>
                <w:rFonts w:ascii="Calibri" w:hAnsi="Calibri" w:cs="Calibri"/>
                <w:color w:val="000000"/>
                <w:sz w:val="22"/>
                <w:szCs w:val="22"/>
              </w:rPr>
            </w:pPr>
            <w:r>
              <w:rPr>
                <w:rFonts w:ascii="Calibri" w:hAnsi="Calibri" w:cs="Calibri"/>
                <w:color w:val="000000"/>
                <w:sz w:val="22"/>
                <w:szCs w:val="22"/>
              </w:rPr>
              <w:t>model_2_LSTM</w:t>
            </w:r>
          </w:p>
        </w:tc>
        <w:tc>
          <w:tcPr>
            <w:tcW w:w="1060" w:type="dxa"/>
            <w:tcBorders>
              <w:top w:val="nil"/>
              <w:left w:val="nil"/>
              <w:bottom w:val="nil"/>
              <w:right w:val="nil"/>
            </w:tcBorders>
            <w:noWrap/>
            <w:vAlign w:val="bottom"/>
            <w:hideMark/>
          </w:tcPr>
          <w:p w14:paraId="3E47F34E"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0.0412</w:t>
            </w:r>
          </w:p>
        </w:tc>
        <w:tc>
          <w:tcPr>
            <w:tcW w:w="1060" w:type="dxa"/>
            <w:tcBorders>
              <w:top w:val="nil"/>
              <w:left w:val="nil"/>
              <w:bottom w:val="nil"/>
              <w:right w:val="nil"/>
            </w:tcBorders>
            <w:noWrap/>
            <w:vAlign w:val="bottom"/>
            <w:hideMark/>
          </w:tcPr>
          <w:p w14:paraId="694DD43F" w14:textId="77777777" w:rsidR="008D1943" w:rsidRDefault="008D1943" w:rsidP="007233C1">
            <w:pPr>
              <w:jc w:val="center"/>
              <w:rPr>
                <w:rFonts w:ascii="Calibri" w:hAnsi="Calibri" w:cs="Calibri"/>
                <w:color w:val="000000"/>
                <w:sz w:val="22"/>
                <w:szCs w:val="22"/>
              </w:rPr>
            </w:pPr>
            <w:r>
              <w:rPr>
                <w:rFonts w:ascii="Calibri" w:hAnsi="Calibri" w:cs="Calibri"/>
                <w:color w:val="000000"/>
                <w:sz w:val="22"/>
                <w:szCs w:val="22"/>
              </w:rPr>
              <w:t>0.00325</w:t>
            </w:r>
          </w:p>
        </w:tc>
        <w:tc>
          <w:tcPr>
            <w:tcW w:w="1060" w:type="dxa"/>
            <w:tcBorders>
              <w:top w:val="nil"/>
              <w:left w:val="nil"/>
              <w:bottom w:val="nil"/>
              <w:right w:val="nil"/>
            </w:tcBorders>
            <w:noWrap/>
            <w:vAlign w:val="bottom"/>
            <w:hideMark/>
          </w:tcPr>
          <w:p w14:paraId="69D457B7"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0.0570</w:t>
            </w:r>
          </w:p>
        </w:tc>
        <w:tc>
          <w:tcPr>
            <w:tcW w:w="1060" w:type="dxa"/>
            <w:tcBorders>
              <w:top w:val="nil"/>
              <w:left w:val="nil"/>
              <w:bottom w:val="nil"/>
              <w:right w:val="nil"/>
            </w:tcBorders>
            <w:noWrap/>
            <w:vAlign w:val="bottom"/>
            <w:hideMark/>
          </w:tcPr>
          <w:p w14:paraId="1235F7BA" w14:textId="77777777" w:rsidR="008D1943" w:rsidRDefault="008D1943" w:rsidP="007233C1">
            <w:pPr>
              <w:jc w:val="right"/>
              <w:rPr>
                <w:rFonts w:ascii="Calibri" w:hAnsi="Calibri" w:cs="Calibri"/>
                <w:color w:val="000000"/>
                <w:sz w:val="22"/>
                <w:szCs w:val="22"/>
              </w:rPr>
            </w:pPr>
            <w:r>
              <w:rPr>
                <w:rFonts w:ascii="Calibri" w:hAnsi="Calibri" w:cs="Calibri"/>
                <w:noProof/>
                <w:color w:val="000000"/>
                <w:sz w:val="22"/>
                <w:szCs w:val="22"/>
                <w14:ligatures w14:val="standardContextual"/>
              </w:rPr>
              <mc:AlternateContent>
                <mc:Choice Requires="wpi">
                  <w:drawing>
                    <wp:anchor distT="0" distB="0" distL="114300" distR="114300" simplePos="0" relativeHeight="251660288" behindDoc="0" locked="0" layoutInCell="1" allowOverlap="1" wp14:anchorId="3258738B" wp14:editId="06556C93">
                      <wp:simplePos x="0" y="0"/>
                      <wp:positionH relativeFrom="column">
                        <wp:posOffset>152400</wp:posOffset>
                      </wp:positionH>
                      <wp:positionV relativeFrom="paragraph">
                        <wp:posOffset>-492125</wp:posOffset>
                      </wp:positionV>
                      <wp:extent cx="412750" cy="1224915"/>
                      <wp:effectExtent l="38100" t="38100" r="44450" b="45085"/>
                      <wp:wrapNone/>
                      <wp:docPr id="37836584" name="Ink 4"/>
                      <wp:cNvGraphicFramePr/>
                      <a:graphic xmlns:a="http://schemas.openxmlformats.org/drawingml/2006/main">
                        <a:graphicData uri="http://schemas.microsoft.com/office/word/2010/wordprocessingInk">
                          <w14:contentPart bwMode="auto" r:id="rId43">
                            <w14:nvContentPartPr>
                              <w14:cNvContentPartPr/>
                            </w14:nvContentPartPr>
                            <w14:xfrm>
                              <a:off x="0" y="0"/>
                              <a:ext cx="412750" cy="1224915"/>
                            </w14:xfrm>
                          </w14:contentPart>
                        </a:graphicData>
                      </a:graphic>
                    </wp:anchor>
                  </w:drawing>
                </mc:Choice>
                <mc:Fallback>
                  <w:pict>
                    <v:shapetype w14:anchorId="220EC39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1.3pt;margin-top:-39.45pt;width:33.9pt;height:97.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">
                      <v:imagedata r:id="rId44" o:title=""/>
                    </v:shape>
                  </w:pict>
                </mc:Fallback>
              </mc:AlternateContent>
            </w:r>
            <w:r>
              <w:rPr>
                <w:rFonts w:ascii="Calibri" w:hAnsi="Calibri" w:cs="Calibri"/>
                <w:color w:val="000000"/>
                <w:sz w:val="22"/>
                <w:szCs w:val="22"/>
              </w:rPr>
              <w:t>59694.81</w:t>
            </w:r>
          </w:p>
        </w:tc>
        <w:tc>
          <w:tcPr>
            <w:tcW w:w="1060" w:type="dxa"/>
            <w:tcBorders>
              <w:top w:val="nil"/>
              <w:left w:val="nil"/>
              <w:bottom w:val="nil"/>
              <w:right w:val="nil"/>
            </w:tcBorders>
            <w:noWrap/>
            <w:vAlign w:val="bottom"/>
            <w:hideMark/>
          </w:tcPr>
          <w:p w14:paraId="3B6D51CB"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0.672</w:t>
            </w:r>
          </w:p>
        </w:tc>
      </w:tr>
      <w:tr w:rsidR="008D1943" w14:paraId="285A1ED9" w14:textId="77777777" w:rsidTr="007233C1">
        <w:trPr>
          <w:trHeight w:val="300"/>
          <w:jc w:val="center"/>
        </w:trPr>
        <w:tc>
          <w:tcPr>
            <w:tcW w:w="1800" w:type="dxa"/>
            <w:tcBorders>
              <w:top w:val="nil"/>
              <w:left w:val="nil"/>
              <w:bottom w:val="nil"/>
              <w:right w:val="nil"/>
            </w:tcBorders>
            <w:noWrap/>
            <w:vAlign w:val="bottom"/>
            <w:hideMark/>
          </w:tcPr>
          <w:p w14:paraId="31FA5ED4" w14:textId="77777777" w:rsidR="008D1943" w:rsidRDefault="008D1943" w:rsidP="007233C1">
            <w:pPr>
              <w:rPr>
                <w:rFonts w:ascii="Calibri" w:hAnsi="Calibri" w:cs="Calibri"/>
                <w:color w:val="000000"/>
                <w:sz w:val="22"/>
                <w:szCs w:val="22"/>
              </w:rPr>
            </w:pPr>
            <w:r>
              <w:rPr>
                <w:rFonts w:ascii="Calibri" w:hAnsi="Calibri" w:cs="Calibri"/>
                <w:color w:val="000000"/>
                <w:sz w:val="22"/>
                <w:szCs w:val="22"/>
              </w:rPr>
              <w:t>model_3_N_BEATs</w:t>
            </w:r>
          </w:p>
        </w:tc>
        <w:tc>
          <w:tcPr>
            <w:tcW w:w="1060" w:type="dxa"/>
            <w:tcBorders>
              <w:top w:val="nil"/>
              <w:left w:val="nil"/>
              <w:bottom w:val="nil"/>
              <w:right w:val="nil"/>
            </w:tcBorders>
            <w:noWrap/>
            <w:vAlign w:val="bottom"/>
            <w:hideMark/>
          </w:tcPr>
          <w:p w14:paraId="6D14CC0C"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0.0411</w:t>
            </w:r>
          </w:p>
        </w:tc>
        <w:tc>
          <w:tcPr>
            <w:tcW w:w="1060" w:type="dxa"/>
            <w:tcBorders>
              <w:top w:val="nil"/>
              <w:left w:val="nil"/>
              <w:bottom w:val="nil"/>
              <w:right w:val="nil"/>
            </w:tcBorders>
            <w:noWrap/>
            <w:vAlign w:val="bottom"/>
            <w:hideMark/>
          </w:tcPr>
          <w:p w14:paraId="51E4CAD0" w14:textId="77777777" w:rsidR="008D1943" w:rsidRDefault="008D1943" w:rsidP="007233C1">
            <w:pPr>
              <w:jc w:val="center"/>
              <w:rPr>
                <w:rFonts w:ascii="Calibri" w:hAnsi="Calibri" w:cs="Calibri"/>
                <w:color w:val="000000"/>
                <w:sz w:val="22"/>
                <w:szCs w:val="22"/>
              </w:rPr>
            </w:pPr>
            <w:r>
              <w:rPr>
                <w:rFonts w:ascii="Calibri" w:hAnsi="Calibri" w:cs="Calibri"/>
                <w:color w:val="000000"/>
                <w:sz w:val="22"/>
                <w:szCs w:val="22"/>
              </w:rPr>
              <w:t>0.00325</w:t>
            </w:r>
          </w:p>
        </w:tc>
        <w:tc>
          <w:tcPr>
            <w:tcW w:w="1060" w:type="dxa"/>
            <w:tcBorders>
              <w:top w:val="nil"/>
              <w:left w:val="nil"/>
              <w:bottom w:val="nil"/>
              <w:right w:val="nil"/>
            </w:tcBorders>
            <w:noWrap/>
            <w:vAlign w:val="bottom"/>
            <w:hideMark/>
          </w:tcPr>
          <w:p w14:paraId="51458153"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0.0570</w:t>
            </w:r>
          </w:p>
        </w:tc>
        <w:tc>
          <w:tcPr>
            <w:tcW w:w="1060" w:type="dxa"/>
            <w:tcBorders>
              <w:top w:val="nil"/>
              <w:left w:val="nil"/>
              <w:bottom w:val="nil"/>
              <w:right w:val="nil"/>
            </w:tcBorders>
            <w:noWrap/>
            <w:vAlign w:val="bottom"/>
            <w:hideMark/>
          </w:tcPr>
          <w:p w14:paraId="727F3F57"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56545.72</w:t>
            </w:r>
          </w:p>
        </w:tc>
        <w:tc>
          <w:tcPr>
            <w:tcW w:w="1060" w:type="dxa"/>
            <w:tcBorders>
              <w:top w:val="nil"/>
              <w:left w:val="nil"/>
              <w:bottom w:val="nil"/>
              <w:right w:val="nil"/>
            </w:tcBorders>
            <w:noWrap/>
            <w:vAlign w:val="bottom"/>
            <w:hideMark/>
          </w:tcPr>
          <w:p w14:paraId="16ADE5EB"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0.671</w:t>
            </w:r>
          </w:p>
        </w:tc>
      </w:tr>
      <w:tr w:rsidR="008D1943" w14:paraId="5FDF7221" w14:textId="77777777" w:rsidTr="007233C1">
        <w:trPr>
          <w:trHeight w:val="300"/>
          <w:jc w:val="center"/>
        </w:trPr>
        <w:tc>
          <w:tcPr>
            <w:tcW w:w="1800" w:type="dxa"/>
            <w:tcBorders>
              <w:top w:val="nil"/>
              <w:left w:val="nil"/>
              <w:bottom w:val="nil"/>
              <w:right w:val="nil"/>
            </w:tcBorders>
            <w:noWrap/>
            <w:vAlign w:val="bottom"/>
            <w:hideMark/>
          </w:tcPr>
          <w:p w14:paraId="245E2055" w14:textId="77777777" w:rsidR="008D1943" w:rsidRDefault="008D1943" w:rsidP="007233C1">
            <w:pPr>
              <w:rPr>
                <w:rFonts w:ascii="Calibri" w:hAnsi="Calibri" w:cs="Calibri"/>
                <w:color w:val="000000"/>
                <w:sz w:val="22"/>
                <w:szCs w:val="22"/>
              </w:rPr>
            </w:pPr>
            <w:r>
              <w:rPr>
                <w:rFonts w:ascii="Calibri" w:hAnsi="Calibri" w:cs="Calibri"/>
                <w:color w:val="000000"/>
                <w:sz w:val="22"/>
                <w:szCs w:val="22"/>
              </w:rPr>
              <w:t>model_5_ensemble</w:t>
            </w:r>
          </w:p>
        </w:tc>
        <w:tc>
          <w:tcPr>
            <w:tcW w:w="1060" w:type="dxa"/>
            <w:tcBorders>
              <w:top w:val="nil"/>
              <w:left w:val="nil"/>
              <w:bottom w:val="nil"/>
              <w:right w:val="nil"/>
            </w:tcBorders>
            <w:noWrap/>
            <w:vAlign w:val="bottom"/>
            <w:hideMark/>
          </w:tcPr>
          <w:p w14:paraId="4A0B2AE1"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0.0413</w:t>
            </w:r>
          </w:p>
        </w:tc>
        <w:tc>
          <w:tcPr>
            <w:tcW w:w="1060" w:type="dxa"/>
            <w:tcBorders>
              <w:top w:val="nil"/>
              <w:left w:val="nil"/>
              <w:bottom w:val="nil"/>
              <w:right w:val="nil"/>
            </w:tcBorders>
            <w:noWrap/>
            <w:vAlign w:val="bottom"/>
            <w:hideMark/>
          </w:tcPr>
          <w:p w14:paraId="2978D6F3" w14:textId="77777777" w:rsidR="008D1943" w:rsidRDefault="008D1943" w:rsidP="007233C1">
            <w:pPr>
              <w:jc w:val="center"/>
              <w:rPr>
                <w:rFonts w:ascii="Calibri" w:hAnsi="Calibri" w:cs="Calibri"/>
                <w:color w:val="000000"/>
                <w:sz w:val="22"/>
                <w:szCs w:val="22"/>
              </w:rPr>
            </w:pPr>
            <w:r>
              <w:rPr>
                <w:rFonts w:ascii="Calibri" w:hAnsi="Calibri" w:cs="Calibri"/>
                <w:color w:val="000000"/>
                <w:sz w:val="22"/>
                <w:szCs w:val="22"/>
              </w:rPr>
              <w:t>0.00327</w:t>
            </w:r>
          </w:p>
        </w:tc>
        <w:tc>
          <w:tcPr>
            <w:tcW w:w="1060" w:type="dxa"/>
            <w:tcBorders>
              <w:top w:val="nil"/>
              <w:left w:val="nil"/>
              <w:bottom w:val="nil"/>
              <w:right w:val="nil"/>
            </w:tcBorders>
            <w:noWrap/>
            <w:vAlign w:val="bottom"/>
            <w:hideMark/>
          </w:tcPr>
          <w:p w14:paraId="1BDB009F"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0.0572</w:t>
            </w:r>
          </w:p>
        </w:tc>
        <w:tc>
          <w:tcPr>
            <w:tcW w:w="1060" w:type="dxa"/>
            <w:tcBorders>
              <w:top w:val="nil"/>
              <w:left w:val="nil"/>
              <w:bottom w:val="nil"/>
              <w:right w:val="nil"/>
            </w:tcBorders>
            <w:noWrap/>
            <w:vAlign w:val="bottom"/>
            <w:hideMark/>
          </w:tcPr>
          <w:p w14:paraId="3BB38D28"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46762.38</w:t>
            </w:r>
          </w:p>
        </w:tc>
        <w:tc>
          <w:tcPr>
            <w:tcW w:w="1060" w:type="dxa"/>
            <w:tcBorders>
              <w:top w:val="nil"/>
              <w:left w:val="nil"/>
              <w:bottom w:val="nil"/>
              <w:right w:val="nil"/>
            </w:tcBorders>
            <w:noWrap/>
            <w:vAlign w:val="bottom"/>
            <w:hideMark/>
          </w:tcPr>
          <w:p w14:paraId="723B169D"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0.673</w:t>
            </w:r>
          </w:p>
        </w:tc>
      </w:tr>
      <w:tr w:rsidR="008D1943" w14:paraId="5046AF05" w14:textId="77777777" w:rsidTr="007233C1">
        <w:trPr>
          <w:trHeight w:val="300"/>
          <w:jc w:val="center"/>
        </w:trPr>
        <w:tc>
          <w:tcPr>
            <w:tcW w:w="1800" w:type="dxa"/>
            <w:tcBorders>
              <w:top w:val="nil"/>
              <w:left w:val="nil"/>
              <w:bottom w:val="nil"/>
              <w:right w:val="nil"/>
            </w:tcBorders>
            <w:noWrap/>
            <w:vAlign w:val="bottom"/>
            <w:hideMark/>
          </w:tcPr>
          <w:p w14:paraId="1A2A47D0" w14:textId="77777777" w:rsidR="008D1943" w:rsidRDefault="008D1943" w:rsidP="007233C1">
            <w:pPr>
              <w:rPr>
                <w:rFonts w:ascii="Calibri" w:hAnsi="Calibri" w:cs="Calibri"/>
                <w:color w:val="000000"/>
                <w:sz w:val="22"/>
                <w:szCs w:val="22"/>
              </w:rPr>
            </w:pPr>
            <w:r>
              <w:rPr>
                <w:rFonts w:ascii="Calibri" w:hAnsi="Calibri" w:cs="Calibri"/>
                <w:color w:val="000000"/>
                <w:sz w:val="22"/>
                <w:szCs w:val="22"/>
              </w:rPr>
              <w:t>model_6_turkey</w:t>
            </w:r>
          </w:p>
        </w:tc>
        <w:tc>
          <w:tcPr>
            <w:tcW w:w="1060" w:type="dxa"/>
            <w:tcBorders>
              <w:top w:val="nil"/>
              <w:left w:val="nil"/>
              <w:bottom w:val="nil"/>
              <w:right w:val="nil"/>
            </w:tcBorders>
            <w:noWrap/>
            <w:vAlign w:val="bottom"/>
            <w:hideMark/>
          </w:tcPr>
          <w:p w14:paraId="6311B8A6"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0.0418</w:t>
            </w:r>
          </w:p>
        </w:tc>
        <w:tc>
          <w:tcPr>
            <w:tcW w:w="1060" w:type="dxa"/>
            <w:tcBorders>
              <w:top w:val="nil"/>
              <w:left w:val="nil"/>
              <w:bottom w:val="nil"/>
              <w:right w:val="nil"/>
            </w:tcBorders>
            <w:noWrap/>
            <w:vAlign w:val="bottom"/>
            <w:hideMark/>
          </w:tcPr>
          <w:p w14:paraId="39E59A16" w14:textId="77777777" w:rsidR="008D1943" w:rsidRDefault="008D1943" w:rsidP="007233C1">
            <w:pPr>
              <w:jc w:val="center"/>
              <w:rPr>
                <w:rFonts w:ascii="Calibri" w:hAnsi="Calibri" w:cs="Calibri"/>
                <w:color w:val="000000"/>
                <w:sz w:val="22"/>
                <w:szCs w:val="22"/>
              </w:rPr>
            </w:pPr>
            <w:r>
              <w:rPr>
                <w:rFonts w:ascii="Calibri" w:hAnsi="Calibri" w:cs="Calibri"/>
                <w:color w:val="000000"/>
                <w:sz w:val="22"/>
                <w:szCs w:val="22"/>
              </w:rPr>
              <w:t>0.00342</w:t>
            </w:r>
          </w:p>
        </w:tc>
        <w:tc>
          <w:tcPr>
            <w:tcW w:w="1060" w:type="dxa"/>
            <w:tcBorders>
              <w:top w:val="nil"/>
              <w:left w:val="nil"/>
              <w:bottom w:val="nil"/>
              <w:right w:val="nil"/>
            </w:tcBorders>
            <w:noWrap/>
            <w:vAlign w:val="bottom"/>
            <w:hideMark/>
          </w:tcPr>
          <w:p w14:paraId="38551968"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0.0424</w:t>
            </w:r>
          </w:p>
        </w:tc>
        <w:tc>
          <w:tcPr>
            <w:tcW w:w="1060" w:type="dxa"/>
            <w:tcBorders>
              <w:top w:val="nil"/>
              <w:left w:val="nil"/>
              <w:bottom w:val="nil"/>
              <w:right w:val="nil"/>
            </w:tcBorders>
            <w:noWrap/>
            <w:vAlign w:val="bottom"/>
            <w:hideMark/>
          </w:tcPr>
          <w:p w14:paraId="33BC7556"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33452.46</w:t>
            </w:r>
          </w:p>
        </w:tc>
        <w:tc>
          <w:tcPr>
            <w:tcW w:w="1060" w:type="dxa"/>
            <w:tcBorders>
              <w:top w:val="nil"/>
              <w:left w:val="nil"/>
              <w:bottom w:val="nil"/>
              <w:right w:val="nil"/>
            </w:tcBorders>
            <w:noWrap/>
            <w:vAlign w:val="bottom"/>
            <w:hideMark/>
          </w:tcPr>
          <w:p w14:paraId="5FEE33D0" w14:textId="77777777" w:rsidR="008D1943" w:rsidRDefault="008D1943" w:rsidP="007233C1">
            <w:pPr>
              <w:jc w:val="right"/>
              <w:rPr>
                <w:rFonts w:ascii="Calibri" w:hAnsi="Calibri" w:cs="Calibri"/>
                <w:color w:val="000000"/>
                <w:sz w:val="22"/>
                <w:szCs w:val="22"/>
              </w:rPr>
            </w:pPr>
            <w:r>
              <w:rPr>
                <w:rFonts w:ascii="Calibri" w:hAnsi="Calibri" w:cs="Calibri"/>
                <w:color w:val="000000"/>
                <w:sz w:val="22"/>
                <w:szCs w:val="22"/>
              </w:rPr>
              <w:t>0.681</w:t>
            </w:r>
          </w:p>
        </w:tc>
      </w:tr>
    </w:tbl>
    <w:p w14:paraId="42B52157" w14:textId="77777777" w:rsidR="008D1943" w:rsidRDefault="008D1943" w:rsidP="008D1943">
      <w:pPr>
        <w:pStyle w:val="Caption"/>
        <w:jc w:val="center"/>
      </w:pPr>
    </w:p>
    <w:p w14:paraId="39CCEE3B" w14:textId="77777777" w:rsidR="008D1943" w:rsidRDefault="008D1943" w:rsidP="008D1943">
      <w:pPr>
        <w:pStyle w:val="Caption"/>
        <w:jc w:val="center"/>
      </w:pPr>
      <w:r>
        <w:t>Table 3.1 Performance metrics</w:t>
      </w:r>
    </w:p>
    <w:p w14:paraId="05DC2F4B" w14:textId="77777777" w:rsidR="008D1943" w:rsidRDefault="008D1943" w:rsidP="008D1943">
      <w:pPr>
        <w:jc w:val="both"/>
      </w:pPr>
    </w:p>
    <w:p w14:paraId="6B0F0C43" w14:textId="5784936F" w:rsidR="008D1943" w:rsidRPr="00267FC5" w:rsidRDefault="008D1943" w:rsidP="008D1943">
      <w:pPr>
        <w:spacing w:line="360" w:lineRule="auto"/>
        <w:ind w:firstLine="720"/>
        <w:jc w:val="both"/>
        <w:rPr>
          <w:rFonts w:ascii="Arial" w:hAnsi="Arial" w:cs="Arial"/>
          <w:shd w:val="clear" w:color="auto" w:fill="FFFFFF"/>
        </w:rPr>
      </w:pPr>
      <w:r w:rsidRPr="00085D32">
        <w:rPr>
          <w:rFonts w:ascii="Arial" w:hAnsi="Arial" w:cs="Arial"/>
          <w:shd w:val="clear" w:color="auto" w:fill="FFFFFF"/>
        </w:rPr>
        <w:t>The results show that deep learning models like NBEATS (MAE: 0.0411) and LSTM (MAE: 0.0412) significantly outperform the Naïve forecast (MAE: 0.0865). Furthermore, the hybrid GAN-SVM approach yielded a highly competitive MAE of 0.004 and MAPE of 0.006, demonstrating the power of using GANs for sophisticated feature generation.</w:t>
      </w:r>
      <w:r>
        <w:rPr>
          <w:rFonts w:ascii="Arial" w:hAnsi="Arial" w:cs="Arial"/>
          <w:shd w:val="clear" w:color="auto" w:fill="FFFFFF"/>
        </w:rPr>
        <w:t xml:space="preserve"> </w:t>
      </w:r>
      <w:r w:rsidRPr="00267FC5">
        <w:rPr>
          <w:rFonts w:ascii="Arial" w:hAnsi="Arial" w:cs="Arial"/>
          <w:shd w:val="clear" w:color="auto" w:fill="FFFFFF"/>
        </w:rPr>
        <w:t xml:space="preserve">The NBEATS model slightly outperforming LSTM with an MAE of 0.0412. This marginal difference may reflect the ability of NBEATS to generalise over long time horizons, whereas LSTM is better suited for capturing localised patterns in high-frequency data. However, both models demonstrate strong performance in identifying volatility trends, as evidenced by their </w:t>
      </w:r>
      <w:ins w:id="688" w:author="George Urumov" w:date="2025-10-26T16:49:00Z" w16du:dateUtc="2025-10-26T16:49:00Z">
        <w:r w:rsidR="009E5EAE">
          <w:rPr>
            <w:rFonts w:ascii="Arial" w:hAnsi="Arial" w:cs="Arial"/>
            <w:shd w:val="clear" w:color="auto" w:fill="FFFFFF"/>
          </w:rPr>
          <w:t xml:space="preserve">MSE </w:t>
        </w:r>
      </w:ins>
      <w:del w:id="689" w:author="George Urumov" w:date="2025-10-26T16:49:00Z" w16du:dateUtc="2025-10-26T16:49:00Z">
        <w:r w:rsidRPr="00267FC5" w:rsidDel="009E5EAE">
          <w:rPr>
            <w:rFonts w:ascii="Arial" w:hAnsi="Arial" w:cs="Arial"/>
            <w:shd w:val="clear" w:color="auto" w:fill="FFFFFF"/>
          </w:rPr>
          <w:delText xml:space="preserve">MAPE </w:delText>
        </w:r>
      </w:del>
      <w:r w:rsidRPr="00267FC5">
        <w:rPr>
          <w:rFonts w:ascii="Arial" w:hAnsi="Arial" w:cs="Arial"/>
          <w:shd w:val="clear" w:color="auto" w:fill="FFFFFF"/>
        </w:rPr>
        <w:t>values.</w:t>
      </w:r>
    </w:p>
    <w:p w14:paraId="3B565323" w14:textId="77777777" w:rsidR="008D1943" w:rsidRPr="0049149D" w:rsidRDefault="008D1943" w:rsidP="008D1943">
      <w:pPr>
        <w:spacing w:line="360" w:lineRule="auto"/>
        <w:ind w:firstLine="720"/>
        <w:jc w:val="both"/>
        <w:rPr>
          <w:rFonts w:ascii="Arial" w:hAnsi="Arial" w:cs="Arial"/>
          <w:shd w:val="clear" w:color="auto" w:fill="FFFFFF"/>
        </w:rPr>
      </w:pPr>
      <w:r>
        <w:rPr>
          <w:rFonts w:ascii="Arial" w:hAnsi="Arial" w:cs="Arial"/>
          <w:shd w:val="clear" w:color="auto" w:fill="FFFFFF"/>
        </w:rPr>
        <w:t>The empirical investigations presented in this chapter have served two critical purposes in the overarching argument of this thesis. F</w:t>
      </w:r>
      <w:r w:rsidRPr="0049149D">
        <w:rPr>
          <w:rFonts w:ascii="Arial" w:hAnsi="Arial" w:cs="Arial"/>
          <w:shd w:val="clear" w:color="auto" w:fill="FFFFFF"/>
        </w:rPr>
        <w:t>irst, by implementing and evaluating a wide array of models</w:t>
      </w:r>
      <w:r>
        <w:rPr>
          <w:rFonts w:ascii="Arial" w:hAnsi="Arial" w:cs="Arial"/>
          <w:shd w:val="clear" w:color="auto" w:fill="FFFFFF"/>
        </w:rPr>
        <w:t xml:space="preserve"> f</w:t>
      </w:r>
      <w:r w:rsidRPr="0049149D">
        <w:rPr>
          <w:rFonts w:ascii="Arial" w:hAnsi="Arial" w:cs="Arial"/>
          <w:shd w:val="clear" w:color="auto" w:fill="FFFFFF"/>
        </w:rPr>
        <w:t>rom classical econometric methods like GARCH and ARIMA to advanced machine learning techniques including LSTM, NBEATS, and GAN-SVM hybrids</w:t>
      </w:r>
      <w:r>
        <w:rPr>
          <w:rFonts w:ascii="Arial" w:hAnsi="Arial" w:cs="Arial"/>
          <w:shd w:val="clear" w:color="auto" w:fill="FFFFFF"/>
        </w:rPr>
        <w:t xml:space="preserve">, </w:t>
      </w:r>
      <w:r w:rsidRPr="0049149D">
        <w:rPr>
          <w:rFonts w:ascii="Arial" w:hAnsi="Arial" w:cs="Arial"/>
          <w:shd w:val="clear" w:color="auto" w:fill="FFFFFF"/>
        </w:rPr>
        <w:t>we have established a robust performance benchmark for existing volatility forecasting methodologies. The results, detailed in our published work</w:t>
      </w:r>
      <w:sdt>
        <w:sdtPr>
          <w:rPr>
            <w:rFonts w:ascii="Arial" w:hAnsi="Arial" w:cs="Arial"/>
            <w:shd w:val="clear" w:color="auto" w:fill="FFFFFF"/>
          </w:rPr>
          <w:id w:val="-1539500439"/>
          <w:citation/>
        </w:sdtPr>
        <w:sdtContent>
          <w:r>
            <w:rPr>
              <w:rFonts w:ascii="Arial" w:hAnsi="Arial" w:cs="Arial"/>
              <w:shd w:val="clear" w:color="auto" w:fill="FFFFFF"/>
            </w:rPr>
            <w:fldChar w:fldCharType="begin"/>
          </w:r>
          <w:r>
            <w:rPr>
              <w:rFonts w:ascii="Arial" w:hAnsi="Arial" w:cs="Arial"/>
              <w:shd w:val="clear" w:color="auto" w:fill="FFFFFF"/>
            </w:rPr>
            <w:instrText xml:space="preserve"> CITATION Uru221 \l 2057 </w:instrText>
          </w:r>
          <w:r>
            <w:rPr>
              <w:rFonts w:ascii="Arial" w:hAnsi="Arial" w:cs="Arial"/>
              <w:shd w:val="clear" w:color="auto" w:fill="FFFFFF"/>
            </w:rPr>
            <w:fldChar w:fldCharType="separate"/>
          </w:r>
          <w:r>
            <w:rPr>
              <w:rFonts w:ascii="Arial" w:hAnsi="Arial" w:cs="Arial"/>
              <w:noProof/>
              <w:shd w:val="clear" w:color="auto" w:fill="FFFFFF"/>
            </w:rPr>
            <w:t xml:space="preserve"> </w:t>
          </w:r>
          <w:r w:rsidRPr="00311E4B">
            <w:rPr>
              <w:rFonts w:ascii="Arial" w:hAnsi="Arial" w:cs="Arial"/>
              <w:noProof/>
              <w:shd w:val="clear" w:color="auto" w:fill="FFFFFF"/>
            </w:rPr>
            <w:t>[6]</w:t>
          </w:r>
          <w:r>
            <w:rPr>
              <w:rFonts w:ascii="Arial" w:hAnsi="Arial" w:cs="Arial"/>
              <w:shd w:val="clear" w:color="auto" w:fill="FFFFFF"/>
            </w:rPr>
            <w:fldChar w:fldCharType="end"/>
          </w:r>
        </w:sdtContent>
      </w:sdt>
      <w:r>
        <w:rPr>
          <w:rFonts w:ascii="Arial" w:hAnsi="Arial" w:cs="Arial"/>
          <w:shd w:val="clear" w:color="auto" w:fill="FFFFFF"/>
        </w:rPr>
        <w:t xml:space="preserve"> </w:t>
      </w:r>
      <w:sdt>
        <w:sdtPr>
          <w:rPr>
            <w:rFonts w:ascii="Arial" w:hAnsi="Arial" w:cs="Arial"/>
            <w:shd w:val="clear" w:color="auto" w:fill="FFFFFF"/>
          </w:rPr>
          <w:id w:val="-739242277"/>
          <w:citation/>
        </w:sdtPr>
        <w:sdtContent>
          <w:r>
            <w:rPr>
              <w:rFonts w:ascii="Arial" w:hAnsi="Arial" w:cs="Arial"/>
              <w:shd w:val="clear" w:color="auto" w:fill="FFFFFF"/>
            </w:rPr>
            <w:fldChar w:fldCharType="begin"/>
          </w:r>
          <w:r>
            <w:rPr>
              <w:rFonts w:ascii="Arial" w:hAnsi="Arial" w:cs="Arial"/>
              <w:shd w:val="clear" w:color="auto" w:fill="FFFFFF"/>
            </w:rPr>
            <w:instrText xml:space="preserve"> CITATION Uru22 \l 2057 </w:instrText>
          </w:r>
          <w:r>
            <w:rPr>
              <w:rFonts w:ascii="Arial" w:hAnsi="Arial" w:cs="Arial"/>
              <w:shd w:val="clear" w:color="auto" w:fill="FFFFFF"/>
            </w:rPr>
            <w:fldChar w:fldCharType="separate"/>
          </w:r>
          <w:r w:rsidRPr="00311E4B">
            <w:rPr>
              <w:rFonts w:ascii="Arial" w:hAnsi="Arial" w:cs="Arial"/>
              <w:noProof/>
              <w:shd w:val="clear" w:color="auto" w:fill="FFFFFF"/>
            </w:rPr>
            <w:t>[9]</w:t>
          </w:r>
          <w:r>
            <w:rPr>
              <w:rFonts w:ascii="Arial" w:hAnsi="Arial" w:cs="Arial"/>
              <w:shd w:val="clear" w:color="auto" w:fill="FFFFFF"/>
            </w:rPr>
            <w:fldChar w:fldCharType="end"/>
          </w:r>
        </w:sdtContent>
      </w:sdt>
      <w:r w:rsidRPr="0049149D">
        <w:rPr>
          <w:rFonts w:ascii="Arial" w:hAnsi="Arial" w:cs="Arial"/>
          <w:shd w:val="clear" w:color="auto" w:fill="FFFFFF"/>
        </w:rPr>
        <w:t xml:space="preserve">  and summari</w:t>
      </w:r>
      <w:r>
        <w:rPr>
          <w:rFonts w:ascii="Arial" w:hAnsi="Arial" w:cs="Arial"/>
          <w:shd w:val="clear" w:color="auto" w:fill="FFFFFF"/>
        </w:rPr>
        <w:t>s</w:t>
      </w:r>
      <w:r w:rsidRPr="0049149D">
        <w:rPr>
          <w:rFonts w:ascii="Arial" w:hAnsi="Arial" w:cs="Arial"/>
          <w:shd w:val="clear" w:color="auto" w:fill="FFFFFF"/>
        </w:rPr>
        <w:t>ed herein, demonstrate that while modern machine learning models can achieve strong predictive accuracy, they function primarily as sophisticated pattern-recognition systems. Their architectural design does not inherently reflect the deep structural properties of the data-generating process.</w:t>
      </w:r>
    </w:p>
    <w:p w14:paraId="79C035A9" w14:textId="77777777" w:rsidR="008D1943" w:rsidRPr="0049149D" w:rsidRDefault="008D1943" w:rsidP="008D1943">
      <w:pPr>
        <w:spacing w:line="360" w:lineRule="auto"/>
        <w:ind w:firstLine="720"/>
        <w:jc w:val="both"/>
        <w:rPr>
          <w:rFonts w:ascii="Arial" w:hAnsi="Arial" w:cs="Arial"/>
          <w:shd w:val="clear" w:color="auto" w:fill="FFFFFF"/>
        </w:rPr>
      </w:pPr>
      <w:r w:rsidRPr="0049149D">
        <w:rPr>
          <w:rFonts w:ascii="Arial" w:hAnsi="Arial" w:cs="Arial"/>
          <w:shd w:val="clear" w:color="auto" w:fill="FFFFFF"/>
        </w:rPr>
        <w:t xml:space="preserve">Second, and more fundamentally, this chapter provides the empirical grounding for the central hypothesis of this thesis: that financial volatility is a fractal phenomenon. The analysis of volatility clustering using K-Means and Fuzzy C-Means revealed distinct, persistent regimes that are not well-captured by models assuming simple random walks. More formally, the calculation of the Hurst exponent for the VIX time series consistently </w:t>
      </w:r>
      <w:r w:rsidRPr="0049149D">
        <w:rPr>
          <w:rFonts w:ascii="Arial" w:hAnsi="Arial" w:cs="Arial"/>
          <w:shd w:val="clear" w:color="auto" w:fill="FFFFFF"/>
        </w:rPr>
        <w:lastRenderedPageBreak/>
        <w:t>yielded values of H ≠ 0.5, confirming the presence of long-range dependence and a "rough" character that defies classical diffusion-based assumptions.</w:t>
      </w:r>
    </w:p>
    <w:p w14:paraId="5DD78D54" w14:textId="77777777" w:rsidR="008D1943" w:rsidRPr="0049149D" w:rsidRDefault="008D1943" w:rsidP="008D1943">
      <w:pPr>
        <w:spacing w:line="360" w:lineRule="auto"/>
        <w:ind w:firstLine="720"/>
        <w:jc w:val="both"/>
        <w:rPr>
          <w:rFonts w:ascii="Arial" w:hAnsi="Arial" w:cs="Arial"/>
          <w:shd w:val="clear" w:color="auto" w:fill="FFFFFF"/>
        </w:rPr>
      </w:pPr>
      <w:r w:rsidRPr="0049149D">
        <w:rPr>
          <w:rFonts w:ascii="Arial" w:hAnsi="Arial" w:cs="Arial"/>
          <w:shd w:val="clear" w:color="auto" w:fill="FFFFFF"/>
        </w:rPr>
        <w:t>These findings, taken together, create a clear and compelling justification for the theoretical work undertaken in the subsequent chapter. While the models benchmarked in this chapter are powerful, their limitations highlight a clear gap in the literature. To truly advance our understanding and ability to model volatility, it is not sufficient to apply ever-more-complex "black box" algorithms to the data. It is necessary to develop a new theoretical framework from first principles that explicitly embeds the observed properties of fractality, memory, and uncertainty into its core mathematical structure.</w:t>
      </w:r>
    </w:p>
    <w:p w14:paraId="3155AFCD" w14:textId="77777777" w:rsidR="008D1943" w:rsidRDefault="008D1943" w:rsidP="008D1943">
      <w:pPr>
        <w:spacing w:line="360" w:lineRule="auto"/>
        <w:ind w:firstLine="720"/>
        <w:jc w:val="both"/>
        <w:rPr>
          <w:rFonts w:ascii="Arial" w:hAnsi="Arial" w:cs="Arial"/>
          <w:shd w:val="clear" w:color="auto" w:fill="FFFFFF"/>
        </w:rPr>
      </w:pPr>
      <w:r w:rsidRPr="0049149D">
        <w:rPr>
          <w:rFonts w:ascii="Arial" w:hAnsi="Arial" w:cs="Arial"/>
          <w:shd w:val="clear" w:color="auto" w:fill="FFFFFF"/>
        </w:rPr>
        <w:t>Therefore, the empirical results of this chapter serve as the essential motivation for the development of the mixed fuzzy fractional Brownian motion framework, which is the primary subject of Chapter 5.</w:t>
      </w:r>
    </w:p>
    <w:p w14:paraId="3F460E9C" w14:textId="77777777" w:rsidR="008D1943" w:rsidRPr="00267FC5" w:rsidRDefault="008D1943" w:rsidP="008D1943">
      <w:pPr>
        <w:spacing w:line="360" w:lineRule="auto"/>
        <w:ind w:firstLine="720"/>
        <w:jc w:val="both"/>
        <w:rPr>
          <w:rFonts w:ascii="Arial" w:hAnsi="Arial" w:cs="Arial"/>
          <w:shd w:val="clear" w:color="auto" w:fill="FFFFFF"/>
        </w:rPr>
        <w:sectPr w:rsidR="008D1943" w:rsidRPr="00267FC5" w:rsidSect="008D1943">
          <w:pgSz w:w="12240" w:h="15840"/>
          <w:pgMar w:top="1440" w:right="1440" w:bottom="1440" w:left="1440" w:header="720" w:footer="720" w:gutter="0"/>
          <w:cols w:space="720"/>
          <w:titlePg/>
          <w:docGrid w:linePitch="360"/>
        </w:sectPr>
      </w:pPr>
    </w:p>
    <w:p w14:paraId="7DAB46EB" w14:textId="77777777" w:rsidR="008D1943" w:rsidRPr="005C1B64" w:rsidRDefault="008D1943" w:rsidP="008D1943">
      <w:pPr>
        <w:pStyle w:val="Heading1"/>
        <w:tabs>
          <w:tab w:val="num" w:pos="567"/>
        </w:tabs>
        <w:spacing w:before="480" w:after="60"/>
        <w:jc w:val="center"/>
        <w:rPr>
          <w:rFonts w:ascii="Arial" w:eastAsia="Arial" w:hAnsi="Arial" w:cs="Arial"/>
          <w:b/>
          <w:bCs/>
          <w:color w:val="000000" w:themeColor="text1"/>
        </w:rPr>
      </w:pPr>
      <w:bookmarkStart w:id="690" w:name="_Toc202695076"/>
      <w:r>
        <w:rPr>
          <w:rFonts w:ascii="Arial" w:eastAsia="Arial" w:hAnsi="Arial" w:cs="Arial"/>
          <w:b/>
          <w:bCs/>
          <w:color w:val="000000" w:themeColor="text1"/>
        </w:rPr>
        <w:lastRenderedPageBreak/>
        <w:t>CHAPTER</w:t>
      </w:r>
      <w:r w:rsidRPr="005C1B64">
        <w:rPr>
          <w:rFonts w:ascii="Arial" w:eastAsia="Arial" w:hAnsi="Arial" w:cs="Arial"/>
          <w:b/>
          <w:bCs/>
          <w:color w:val="000000" w:themeColor="text1"/>
        </w:rPr>
        <w:t xml:space="preserve"> 3 - DATA AND METHODOLOGY</w:t>
      </w:r>
      <w:bookmarkEnd w:id="690"/>
    </w:p>
    <w:p w14:paraId="2ECC93D1" w14:textId="77777777" w:rsidR="008D1943" w:rsidRDefault="008D1943" w:rsidP="008D1943">
      <w:pPr>
        <w:spacing w:after="60" w:line="360" w:lineRule="auto"/>
        <w:jc w:val="both"/>
        <w:rPr>
          <w:rFonts w:ascii="Arial" w:eastAsia="Arial" w:hAnsi="Arial" w:cs="Arial"/>
          <w:color w:val="000000" w:themeColor="text1"/>
          <w:sz w:val="20"/>
          <w:szCs w:val="20"/>
        </w:rPr>
      </w:pPr>
    </w:p>
    <w:p w14:paraId="794F88B9" w14:textId="77777777" w:rsidR="008D1943" w:rsidRDefault="008D1943" w:rsidP="008D1943">
      <w:pPr>
        <w:spacing w:line="360" w:lineRule="auto"/>
        <w:ind w:firstLine="720"/>
        <w:jc w:val="both"/>
        <w:rPr>
          <w:rFonts w:ascii="Arial" w:eastAsia="Arial" w:hAnsi="Arial" w:cs="Arial"/>
          <w:color w:val="000000" w:themeColor="text1"/>
        </w:rPr>
      </w:pPr>
      <w:bookmarkStart w:id="691" w:name="_Hlk113713721"/>
      <w:r w:rsidRPr="00435BF9">
        <w:rPr>
          <w:rFonts w:ascii="Arial" w:eastAsia="Arial" w:hAnsi="Arial" w:cs="Arial"/>
          <w:color w:val="000000" w:themeColor="text1"/>
        </w:rPr>
        <w:t xml:space="preserve">This chapter </w:t>
      </w:r>
      <w:r w:rsidRPr="00AE2028">
        <w:rPr>
          <w:rFonts w:ascii="Arial" w:eastAsia="Arial" w:hAnsi="Arial" w:cs="Arial"/>
          <w:color w:val="000000" w:themeColor="text1"/>
        </w:rPr>
        <w:t>details the data sources, pre-processing protocols, and the complete experimental design used to conduct the empirical analysis in this thesis. A transparent and replicable methodology is essential for validating the findings and grounding the theoretical work in a robust empirical foundation. We outline the process for daily and high-frequency data acquisition and cleaning, the statistical tests for data stationarity, the specific design for training and evaluating the machine learning models, and the methodology for multifractal simulations.</w:t>
      </w:r>
    </w:p>
    <w:p w14:paraId="7B3D0C34" w14:textId="77777777" w:rsidR="008D1943" w:rsidRPr="00267FC5" w:rsidRDefault="008D1943" w:rsidP="008D1943">
      <w:pPr>
        <w:pStyle w:val="Heading2"/>
        <w:spacing w:line="360" w:lineRule="auto"/>
        <w:rPr>
          <w:b/>
          <w:bCs/>
          <w:i/>
          <w:iCs/>
          <w:sz w:val="20"/>
          <w:szCs w:val="20"/>
        </w:rPr>
      </w:pPr>
      <w:bookmarkStart w:id="692" w:name="_Toc202695077"/>
      <w:r w:rsidRPr="00267FC5">
        <w:rPr>
          <w:b/>
          <w:bCs/>
          <w:i/>
          <w:iCs/>
          <w:sz w:val="20"/>
          <w:szCs w:val="20"/>
        </w:rPr>
        <w:t>3.1 SMOOTHING AND TRANSFORMING DATA</w:t>
      </w:r>
      <w:bookmarkEnd w:id="692"/>
      <w:r w:rsidRPr="00267FC5">
        <w:rPr>
          <w:b/>
          <w:bCs/>
          <w:i/>
          <w:iCs/>
          <w:sz w:val="20"/>
          <w:szCs w:val="20"/>
        </w:rPr>
        <w:t xml:space="preserve"> </w:t>
      </w:r>
    </w:p>
    <w:p w14:paraId="700A0F6A"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The empirical work in this thesis relies on two distinct types of data to test our hypothesis across different time scales.</w:t>
      </w:r>
    </w:p>
    <w:p w14:paraId="4CFE3E55" w14:textId="77777777" w:rsidR="008D1943" w:rsidRPr="00267FC5" w:rsidRDefault="008D1943" w:rsidP="008D1943">
      <w:pPr>
        <w:pStyle w:val="Heading3"/>
      </w:pPr>
      <w:bookmarkStart w:id="693" w:name="_Toc202695078"/>
      <w:r w:rsidRPr="00267FC5">
        <w:t>3.1.1 Daily VIX Index Data</w:t>
      </w:r>
      <w:bookmarkEnd w:id="693"/>
    </w:p>
    <w:p w14:paraId="50AA2137" w14:textId="77777777" w:rsidR="008D1943" w:rsidRPr="00AE2028" w:rsidRDefault="008D1943" w:rsidP="008D1943">
      <w:pPr>
        <w:rPr>
          <w:rFonts w:eastAsia="Arial"/>
        </w:rPr>
      </w:pPr>
    </w:p>
    <w:p w14:paraId="29C908C2" w14:textId="77777777" w:rsidR="008D1943" w:rsidRPr="00267FC5" w:rsidRDefault="008D1943" w:rsidP="008D1943">
      <w:pPr>
        <w:spacing w:after="60" w:line="360" w:lineRule="auto"/>
        <w:ind w:firstLine="720"/>
        <w:jc w:val="both"/>
        <w:rPr>
          <w:rFonts w:ascii="Arial" w:eastAsia="Arial" w:hAnsi="Arial" w:cs="Arial"/>
        </w:rPr>
      </w:pPr>
      <w:r w:rsidRPr="00267FC5">
        <w:rPr>
          <w:rFonts w:ascii="Arial" w:eastAsia="Arial" w:hAnsi="Arial" w:cs="Arial"/>
          <w:color w:val="000000" w:themeColor="text1"/>
        </w:rPr>
        <w:t>We utilised data from open sources such as Kaggle across a multi-year period to build forecasting functions of volatility of volatility across multiple domains</w:t>
      </w:r>
      <w:sdt>
        <w:sdtPr>
          <w:rPr>
            <w:rFonts w:ascii="Arial" w:eastAsia="Arial" w:hAnsi="Arial" w:cs="Arial"/>
            <w:color w:val="000000" w:themeColor="text1"/>
          </w:rPr>
          <w:id w:val="654879298"/>
          <w:citation/>
        </w:sdtPr>
        <w:sdtContent>
          <w:r w:rsidRPr="00267FC5">
            <w:rPr>
              <w:rFonts w:ascii="Arial" w:eastAsia="Arial" w:hAnsi="Arial" w:cs="Arial"/>
              <w:color w:val="000000" w:themeColor="text1"/>
            </w:rPr>
            <w:fldChar w:fldCharType="begin"/>
          </w:r>
          <w:r w:rsidRPr="00267FC5">
            <w:rPr>
              <w:rFonts w:ascii="Arial" w:eastAsia="Arial" w:hAnsi="Arial" w:cs="Arial"/>
              <w:color w:val="000000" w:themeColor="text1"/>
            </w:rPr>
            <w:instrText xml:space="preserve"> CITATION Uru221 \l 2057 </w:instrText>
          </w:r>
          <w:r w:rsidRPr="00267FC5">
            <w:rPr>
              <w:rFonts w:ascii="Arial" w:eastAsia="Arial" w:hAnsi="Arial" w:cs="Arial"/>
              <w:color w:val="000000" w:themeColor="text1"/>
            </w:rPr>
            <w:fldChar w:fldCharType="separate"/>
          </w:r>
          <w:r>
            <w:rPr>
              <w:rFonts w:ascii="Arial" w:eastAsia="Arial" w:hAnsi="Arial" w:cs="Arial"/>
              <w:noProof/>
              <w:color w:val="000000" w:themeColor="text1"/>
            </w:rPr>
            <w:t xml:space="preserve"> </w:t>
          </w:r>
          <w:r w:rsidRPr="00311E4B">
            <w:rPr>
              <w:rFonts w:ascii="Arial" w:eastAsia="Arial" w:hAnsi="Arial" w:cs="Arial"/>
              <w:noProof/>
              <w:color w:val="000000" w:themeColor="text1"/>
            </w:rPr>
            <w:t>[6]</w:t>
          </w:r>
          <w:r w:rsidRPr="00267FC5">
            <w:rPr>
              <w:rFonts w:ascii="Arial" w:eastAsia="Arial" w:hAnsi="Arial" w:cs="Arial"/>
              <w:color w:val="000000" w:themeColor="text1"/>
            </w:rPr>
            <w:fldChar w:fldCharType="end"/>
          </w:r>
        </w:sdtContent>
      </w:sdt>
      <w:r w:rsidRPr="00267FC5">
        <w:rPr>
          <w:rFonts w:ascii="Arial" w:eastAsia="Arial" w:hAnsi="Arial" w:cs="Arial"/>
          <w:color w:val="000000" w:themeColor="text1"/>
        </w:rPr>
        <w:t>,</w:t>
      </w:r>
      <w:r>
        <w:rPr>
          <w:rFonts w:ascii="Arial" w:eastAsia="Arial" w:hAnsi="Arial" w:cs="Arial"/>
          <w:color w:val="000000" w:themeColor="text1"/>
        </w:rPr>
        <w:t xml:space="preserve"> </w:t>
      </w:r>
      <w:sdt>
        <w:sdtPr>
          <w:rPr>
            <w:rFonts w:ascii="Arial" w:eastAsia="Arial" w:hAnsi="Arial" w:cs="Arial"/>
            <w:color w:val="000000" w:themeColor="text1"/>
          </w:rPr>
          <w:id w:val="-336540767"/>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Uru22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[9]</w:t>
          </w:r>
          <w:r>
            <w:rPr>
              <w:rFonts w:ascii="Arial" w:eastAsia="Arial" w:hAnsi="Arial" w:cs="Arial"/>
              <w:color w:val="000000" w:themeColor="text1"/>
            </w:rPr>
            <w:fldChar w:fldCharType="end"/>
          </w:r>
        </w:sdtContent>
      </w:sdt>
      <w:r w:rsidRPr="00267FC5">
        <w:rPr>
          <w:rFonts w:ascii="Arial" w:eastAsia="Arial" w:hAnsi="Arial" w:cs="Arial"/>
          <w:color w:val="000000" w:themeColor="text1"/>
        </w:rPr>
        <w:t xml:space="preserve">. Kaggle is a </w:t>
      </w:r>
      <w:r>
        <w:rPr>
          <w:rFonts w:ascii="Arial" w:eastAsia="Arial" w:hAnsi="Arial" w:cs="Arial"/>
          <w:color w:val="000000" w:themeColor="text1"/>
        </w:rPr>
        <w:t>platform</w:t>
      </w:r>
      <w:r w:rsidRPr="00267FC5">
        <w:rPr>
          <w:rFonts w:ascii="Arial" w:eastAsia="Arial" w:hAnsi="Arial" w:cs="Arial"/>
          <w:color w:val="000000" w:themeColor="text1"/>
        </w:rPr>
        <w:t xml:space="preserve"> host</w:t>
      </w:r>
      <w:r>
        <w:rPr>
          <w:rFonts w:ascii="Arial" w:eastAsia="Arial" w:hAnsi="Arial" w:cs="Arial"/>
          <w:color w:val="000000" w:themeColor="text1"/>
        </w:rPr>
        <w:t>ing</w:t>
      </w:r>
      <w:r w:rsidRPr="00267FC5">
        <w:rPr>
          <w:rFonts w:ascii="Arial" w:eastAsia="Arial" w:hAnsi="Arial" w:cs="Arial"/>
          <w:color w:val="000000" w:themeColor="text1"/>
        </w:rPr>
        <w:t xml:space="preserve"> datasets and competitions related to machine learning and data </w:t>
      </w:r>
      <w:r w:rsidRPr="00267FC5">
        <w:rPr>
          <w:rFonts w:ascii="Arial" w:eastAsia="Arial" w:hAnsi="Arial" w:cs="Arial"/>
        </w:rPr>
        <w:t xml:space="preserve">science. The primary dataset was collected from </w:t>
      </w:r>
      <w:hyperlink r:id="rId45">
        <w:r w:rsidRPr="00267FC5">
          <w:rPr>
            <w:rStyle w:val="Hyperlink"/>
            <w:rFonts w:ascii="Arial" w:eastAsia="Arial" w:hAnsi="Arial" w:cs="Arial"/>
            <w:color w:val="auto"/>
          </w:rPr>
          <w:t>https://www.kaggle.com/jonathanbesomi/cboe-volatility-index-vix</w:t>
        </w:r>
      </w:hyperlink>
      <w:r w:rsidRPr="00267FC5">
        <w:rPr>
          <w:rStyle w:val="Hyperlink"/>
          <w:rFonts w:ascii="Arial" w:eastAsia="Arial" w:hAnsi="Arial" w:cs="Arial"/>
          <w:color w:val="auto"/>
        </w:rPr>
        <w:t>, which includes daily S&amp;P 500 Index volatility (VIX) data spanning from January 2, 1990, to April 2022, providing a rich, multi-decade history covering numerous economic cycles and volatility  regimes.</w:t>
      </w:r>
    </w:p>
    <w:p w14:paraId="2061C2C9" w14:textId="77777777" w:rsidR="008D1943" w:rsidRDefault="008D1943" w:rsidP="008D1943">
      <w:pPr>
        <w:spacing w:after="60" w:line="360" w:lineRule="auto"/>
        <w:ind w:firstLine="720"/>
        <w:jc w:val="both"/>
        <w:rPr>
          <w:rFonts w:ascii="Arial" w:eastAsia="Arial" w:hAnsi="Arial" w:cs="Arial"/>
          <w:color w:val="000000" w:themeColor="text1"/>
        </w:rPr>
      </w:pPr>
      <w:r w:rsidRPr="00267FC5">
        <w:rPr>
          <w:rFonts w:ascii="Arial" w:eastAsia="Arial" w:hAnsi="Arial" w:cs="Arial"/>
          <w:color w:val="000000" w:themeColor="text1"/>
        </w:rPr>
        <w:t>The Kaggle dataset contains daily</w:t>
      </w:r>
      <w:r>
        <w:rPr>
          <w:rFonts w:ascii="Arial" w:eastAsia="Arial" w:hAnsi="Arial" w:cs="Arial"/>
          <w:color w:val="000000" w:themeColor="text1"/>
        </w:rPr>
        <w:t xml:space="preserve"> VIX</w:t>
      </w:r>
      <w:r w:rsidRPr="00267FC5">
        <w:rPr>
          <w:rFonts w:ascii="Arial" w:eastAsia="Arial" w:hAnsi="Arial" w:cs="Arial"/>
          <w:color w:val="000000" w:themeColor="text1"/>
        </w:rPr>
        <w:t xml:space="preserve"> data. </w:t>
      </w:r>
      <w:r>
        <w:rPr>
          <w:rFonts w:ascii="Arial" w:eastAsia="Arial" w:hAnsi="Arial" w:cs="Arial"/>
          <w:color w:val="000000" w:themeColor="text1"/>
        </w:rPr>
        <w:t>To investigate claims Hypothesis 1, VVIX data was required. W</w:t>
      </w:r>
      <w:r w:rsidRPr="00267FC5">
        <w:rPr>
          <w:rFonts w:ascii="Arial" w:eastAsia="Arial" w:hAnsi="Arial" w:cs="Arial"/>
          <w:color w:val="000000" w:themeColor="text1"/>
        </w:rPr>
        <w:t>e utilised Bloomberg terminal</w:t>
      </w:r>
      <w:r>
        <w:rPr>
          <w:rFonts w:ascii="Arial" w:eastAsia="Arial" w:hAnsi="Arial" w:cs="Arial"/>
          <w:color w:val="000000" w:themeColor="text1"/>
        </w:rPr>
        <w:t>,</w:t>
      </w:r>
      <w:r w:rsidRPr="00267FC5">
        <w:rPr>
          <w:rFonts w:ascii="Arial" w:eastAsia="Arial" w:hAnsi="Arial" w:cs="Arial"/>
          <w:color w:val="000000" w:themeColor="text1"/>
        </w:rPr>
        <w:t xml:space="preserve"> which </w:t>
      </w:r>
      <w:r w:rsidRPr="00724A0C">
        <w:rPr>
          <w:rFonts w:ascii="Arial" w:eastAsia="Arial" w:hAnsi="Arial" w:cs="Arial"/>
          <w:color w:val="000000" w:themeColor="text1"/>
        </w:rPr>
        <w:t xml:space="preserve">offers a broad range of time series data. </w:t>
      </w:r>
    </w:p>
    <w:p w14:paraId="617A575C" w14:textId="77777777" w:rsidR="008D1943" w:rsidRDefault="008D1943" w:rsidP="008D1943">
      <w:pPr>
        <w:spacing w:after="60" w:line="360" w:lineRule="auto"/>
        <w:ind w:firstLine="720"/>
        <w:jc w:val="both"/>
        <w:rPr>
          <w:rFonts w:ascii="Arial" w:eastAsia="Arial" w:hAnsi="Arial" w:cs="Arial"/>
          <w:color w:val="000000" w:themeColor="text1"/>
        </w:rPr>
      </w:pPr>
      <w:r w:rsidRPr="00724A0C">
        <w:rPr>
          <w:rFonts w:ascii="Arial" w:eastAsia="Arial" w:hAnsi="Arial" w:cs="Arial"/>
          <w:color w:val="000000" w:themeColor="text1"/>
        </w:rPr>
        <w:t xml:space="preserve">Data from both sources were compiled into a single, unified dataset used for training, testing, and validating multiple forecasting models, as well as for investigating the fractality of the data. Analysis was conducted using Python programming via Google </w:t>
      </w:r>
      <w:proofErr w:type="spellStart"/>
      <w:r w:rsidRPr="00724A0C">
        <w:rPr>
          <w:rFonts w:ascii="Arial" w:eastAsia="Arial" w:hAnsi="Arial" w:cs="Arial"/>
          <w:color w:val="000000" w:themeColor="text1"/>
        </w:rPr>
        <w:t>Colaboratory</w:t>
      </w:r>
      <w:proofErr w:type="spellEnd"/>
      <w:r w:rsidRPr="00724A0C">
        <w:rPr>
          <w:rFonts w:ascii="Arial" w:eastAsia="Arial" w:hAnsi="Arial" w:cs="Arial"/>
          <w:color w:val="000000" w:themeColor="text1"/>
        </w:rPr>
        <w:t>.</w:t>
      </w:r>
      <w:r>
        <w:rPr>
          <w:rFonts w:ascii="Arial" w:eastAsia="Arial" w:hAnsi="Arial" w:cs="Arial"/>
          <w:color w:val="000000" w:themeColor="text1"/>
        </w:rPr>
        <w:t xml:space="preserve"> </w:t>
      </w:r>
      <w:bookmarkEnd w:id="691"/>
      <w:r w:rsidRPr="00162F98">
        <w:rPr>
          <w:rFonts w:ascii="Arial" w:eastAsia="Arial" w:hAnsi="Arial" w:cs="Arial"/>
          <w:color w:val="000000" w:themeColor="text1"/>
        </w:rPr>
        <w:t xml:space="preserve">Data preprocessing began with cleaning the dataset, addressing null </w:t>
      </w:r>
      <w:r w:rsidRPr="00162F98">
        <w:rPr>
          <w:rFonts w:ascii="Arial" w:eastAsia="Arial" w:hAnsi="Arial" w:cs="Arial"/>
          <w:color w:val="000000" w:themeColor="text1"/>
        </w:rPr>
        <w:lastRenderedPageBreak/>
        <w:t xml:space="preserve">values and missing entries, followed by transformations to reduce volatility over time. </w:t>
      </w:r>
      <w:r>
        <w:rPr>
          <w:rFonts w:ascii="Arial" w:eastAsia="Arial" w:hAnsi="Arial" w:cs="Arial"/>
          <w:color w:val="000000" w:themeColor="text1"/>
        </w:rPr>
        <w:t>The following cleaning protocol was applied:</w:t>
      </w:r>
    </w:p>
    <w:p w14:paraId="2D76430F" w14:textId="77777777" w:rsidR="008D1943" w:rsidRDefault="008D1943" w:rsidP="008D1943">
      <w:pPr>
        <w:pStyle w:val="ListParagraph"/>
        <w:numPr>
          <w:ilvl w:val="0"/>
          <w:numId w:val="41"/>
        </w:numPr>
        <w:spacing w:after="60" w:line="360" w:lineRule="auto"/>
        <w:jc w:val="both"/>
        <w:rPr>
          <w:rFonts w:ascii="Arial" w:eastAsia="Arial" w:hAnsi="Arial" w:cs="Arial"/>
          <w:color w:val="000000" w:themeColor="text1"/>
        </w:rPr>
      </w:pPr>
      <w:r>
        <w:rPr>
          <w:rFonts w:ascii="Arial" w:eastAsia="Arial" w:hAnsi="Arial" w:cs="Arial"/>
          <w:color w:val="000000" w:themeColor="text1"/>
        </w:rPr>
        <w:t>Only trades occurring during regular U.S. market hours (9:30 AM to 4:00 PM EST) were retained to exclude pre-market and after-hours activity.</w:t>
      </w:r>
    </w:p>
    <w:p w14:paraId="2CF759BC" w14:textId="77777777" w:rsidR="008D1943" w:rsidRDefault="008D1943" w:rsidP="008D1943">
      <w:pPr>
        <w:pStyle w:val="ListParagraph"/>
        <w:numPr>
          <w:ilvl w:val="0"/>
          <w:numId w:val="41"/>
        </w:numPr>
        <w:spacing w:after="60" w:line="360" w:lineRule="auto"/>
        <w:jc w:val="both"/>
        <w:rPr>
          <w:rFonts w:ascii="Arial" w:eastAsia="Arial" w:hAnsi="Arial" w:cs="Arial"/>
          <w:color w:val="000000" w:themeColor="text1"/>
        </w:rPr>
      </w:pPr>
      <w:r>
        <w:rPr>
          <w:rFonts w:ascii="Arial" w:eastAsia="Arial" w:hAnsi="Arial" w:cs="Arial"/>
          <w:color w:val="000000" w:themeColor="text1"/>
        </w:rPr>
        <w:t xml:space="preserve">Trades with a recorded volume of zero or a price of zero were removed. Outliers likely due to reporting errors, were filtered by removing any trades with a price that deviated by more than 10 median absolute deviations from a 100-period rolling median price. </w:t>
      </w:r>
    </w:p>
    <w:p w14:paraId="283A5F7C" w14:textId="77777777" w:rsidR="008D1943" w:rsidRDefault="008D1943" w:rsidP="008D1943">
      <w:pPr>
        <w:pStyle w:val="ListParagraph"/>
        <w:numPr>
          <w:ilvl w:val="0"/>
          <w:numId w:val="41"/>
        </w:numPr>
        <w:spacing w:after="60" w:line="360" w:lineRule="auto"/>
        <w:jc w:val="both"/>
        <w:rPr>
          <w:rFonts w:ascii="Arial" w:eastAsia="Arial" w:hAnsi="Arial" w:cs="Arial"/>
          <w:color w:val="000000" w:themeColor="text1"/>
        </w:rPr>
      </w:pPr>
      <w:r>
        <w:rPr>
          <w:rFonts w:ascii="Arial" w:eastAsia="Arial" w:hAnsi="Arial" w:cs="Arial"/>
          <w:color w:val="000000" w:themeColor="text1"/>
        </w:rPr>
        <w:t xml:space="preserve">To mitigate the noise from trades bouncing between the bid and ask prices, we utilised the midpoint of the best bid and best ask price at the time of each trade as the “true” price, rather than the last traded price. </w:t>
      </w:r>
    </w:p>
    <w:p w14:paraId="626DD7E2" w14:textId="77777777" w:rsidR="008D1943" w:rsidRPr="00267FC5" w:rsidRDefault="008D1943" w:rsidP="008D1943">
      <w:pPr>
        <w:pStyle w:val="ListParagraph"/>
        <w:numPr>
          <w:ilvl w:val="0"/>
          <w:numId w:val="41"/>
        </w:numPr>
        <w:spacing w:after="60" w:line="360" w:lineRule="auto"/>
        <w:jc w:val="both"/>
        <w:rPr>
          <w:rFonts w:ascii="Arial" w:eastAsia="Arial" w:hAnsi="Arial" w:cs="Arial"/>
          <w:color w:val="000000" w:themeColor="text1"/>
        </w:rPr>
      </w:pPr>
      <w:r>
        <w:rPr>
          <w:rFonts w:ascii="Arial" w:eastAsia="Arial" w:hAnsi="Arial" w:cs="Arial"/>
          <w:color w:val="000000" w:themeColor="text1"/>
        </w:rPr>
        <w:t xml:space="preserve">The cleaned data was aggregated into interval time bars. For each interval, the open, high, low, and close (OHLC) prices were calculated. </w:t>
      </w:r>
    </w:p>
    <w:p w14:paraId="2AFFF004"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To ensure stationarity and work with a more statistically stable series,</w:t>
      </w:r>
      <w:r w:rsidRPr="00162F98">
        <w:rPr>
          <w:rFonts w:ascii="Arial" w:eastAsia="Arial" w:hAnsi="Arial" w:cs="Arial"/>
          <w:color w:val="000000" w:themeColor="text1"/>
        </w:rPr>
        <w:t xml:space="preserve"> we focused on </w:t>
      </w:r>
      <w:r>
        <w:rPr>
          <w:rFonts w:ascii="Arial" w:eastAsia="Arial" w:hAnsi="Arial" w:cs="Arial"/>
          <w:color w:val="000000" w:themeColor="text1"/>
        </w:rPr>
        <w:t xml:space="preserve">the daily log </w:t>
      </w:r>
      <w:r w:rsidRPr="00162F98">
        <w:rPr>
          <w:rFonts w:ascii="Arial" w:eastAsia="Arial" w:hAnsi="Arial" w:cs="Arial"/>
          <w:color w:val="000000" w:themeColor="text1"/>
        </w:rPr>
        <w:t>returns</w:t>
      </w:r>
      <w:r>
        <w:rPr>
          <w:rFonts w:ascii="Arial" w:eastAsia="Arial" w:hAnsi="Arial" w:cs="Arial"/>
          <w:color w:val="000000" w:themeColor="text1"/>
        </w:rPr>
        <w:t xml:space="preserve"> of the VIX rather</w:t>
      </w:r>
      <w:r w:rsidRPr="00162F98">
        <w:rPr>
          <w:rFonts w:ascii="Arial" w:eastAsia="Arial" w:hAnsi="Arial" w:cs="Arial"/>
          <w:color w:val="000000" w:themeColor="text1"/>
        </w:rPr>
        <w:t xml:space="preserve"> than the raw VIX index</w:t>
      </w:r>
      <w:r>
        <w:rPr>
          <w:rFonts w:ascii="Arial" w:eastAsia="Arial" w:hAnsi="Arial" w:cs="Arial"/>
          <w:color w:val="000000" w:themeColor="text1"/>
        </w:rPr>
        <w:t xml:space="preserve"> </w:t>
      </w:r>
      <w:sdt>
        <w:sdtPr>
          <w:rPr>
            <w:rFonts w:ascii="Arial" w:eastAsia="Arial" w:hAnsi="Arial" w:cs="Arial"/>
            <w:color w:val="000000" w:themeColor="text1"/>
          </w:rPr>
          <w:id w:val="86041156"/>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Uru22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[9]</w:t>
          </w:r>
          <w:r>
            <w:rPr>
              <w:rFonts w:ascii="Arial" w:eastAsia="Arial" w:hAnsi="Arial" w:cs="Arial"/>
              <w:color w:val="000000" w:themeColor="text1"/>
            </w:rPr>
            <w:fldChar w:fldCharType="end"/>
          </w:r>
        </w:sdtContent>
      </w:sdt>
      <w:r w:rsidRPr="00267FC5">
        <w:rPr>
          <w:rFonts w:ascii="Arial" w:eastAsia="Arial" w:hAnsi="Arial" w:cs="Arial"/>
          <w:color w:val="000000" w:themeColor="text1"/>
        </w:rPr>
        <w:t xml:space="preserve">. </w:t>
      </w:r>
      <w:r w:rsidRPr="00162F98">
        <w:rPr>
          <w:rFonts w:ascii="Arial" w:eastAsia="Arial" w:hAnsi="Arial" w:cs="Arial"/>
          <w:color w:val="000000" w:themeColor="text1"/>
        </w:rPr>
        <w:t>Returns were calculated using the formula:</w:t>
      </w:r>
      <w:r w:rsidRPr="0084659B">
        <w:rPr>
          <w:rFonts w:ascii="Arial" w:eastAsia="Arial" w:hAnsi="Arial" w:cs="Arial"/>
          <w:color w:val="000000" w:themeColor="text1"/>
        </w:rPr>
        <w:t xml:space="preserve"> </w:t>
      </w:r>
    </w:p>
    <w:p w14:paraId="37A7870C" w14:textId="77777777" w:rsidR="008D1943" w:rsidRPr="00DD3375"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m:t>Return</m:t>
        </m:r>
        <m:d>
          <m:dPr>
            <m:ctrlPr>
              <w:rPr>
                <w:rFonts w:ascii="Cambria Math" w:eastAsia="Arial" w:hAnsi="Cambria Math" w:cs="Arial"/>
                <w:i/>
                <w:color w:val="000000" w:themeColor="text1"/>
              </w:rPr>
            </m:ctrlPr>
          </m:dPr>
          <m:e>
            <m:r>
              <w:rPr>
                <w:rFonts w:ascii="Cambria Math" w:eastAsia="Arial" w:hAnsi="Cambria Math" w:cs="Arial"/>
                <w:color w:val="000000" w:themeColor="text1"/>
              </w:rPr>
              <m:t>t</m:t>
            </m:r>
          </m:e>
        </m:d>
        <m:r>
          <w:rPr>
            <w:rFonts w:ascii="Cambria Math" w:eastAsia="Arial" w:hAnsi="Cambria Math" w:cs="Arial"/>
            <w:color w:val="000000" w:themeColor="text1"/>
          </w:rPr>
          <m:t>=log</m:t>
        </m:r>
        <m:d>
          <m:dPr>
            <m:ctrlPr>
              <w:rPr>
                <w:rFonts w:ascii="Cambria Math" w:eastAsia="Arial" w:hAnsi="Cambria Math" w:cs="Arial"/>
                <w:i/>
                <w:color w:val="000000" w:themeColor="text1"/>
              </w:rPr>
            </m:ctrlPr>
          </m:dPr>
          <m:e>
            <m:f>
              <m:fPr>
                <m:ctrlPr>
                  <w:rPr>
                    <w:rFonts w:ascii="Cambria Math" w:eastAsia="Arial" w:hAnsi="Cambria Math" w:cs="Arial"/>
                    <w:i/>
                    <w:color w:val="000000" w:themeColor="text1"/>
                  </w:rPr>
                </m:ctrlPr>
              </m:fPr>
              <m:num>
                <m:r>
                  <w:rPr>
                    <w:rFonts w:ascii="Cambria Math" w:eastAsia="Arial" w:hAnsi="Cambria Math" w:cs="Arial"/>
                    <w:color w:val="000000" w:themeColor="text1"/>
                  </w:rPr>
                  <m:t>VIX(t)</m:t>
                </m:r>
              </m:num>
              <m:den>
                <m:r>
                  <w:rPr>
                    <w:rFonts w:ascii="Cambria Math" w:eastAsia="Arial" w:hAnsi="Cambria Math" w:cs="Arial"/>
                    <w:color w:val="000000" w:themeColor="text1"/>
                  </w:rPr>
                  <m:t>VIX(t-1)</m:t>
                </m:r>
              </m:den>
            </m:f>
          </m:e>
        </m:d>
      </m:oMath>
      <w:r w:rsidRPr="00DD3375">
        <w:rPr>
          <w:rFonts w:ascii="Arial" w:eastAsia="Arial" w:hAnsi="Arial" w:cs="Arial"/>
          <w:color w:val="000000" w:themeColor="text1"/>
        </w:rPr>
        <w:tab/>
      </w:r>
      <w:r w:rsidRPr="00DD3375">
        <w:rPr>
          <w:rFonts w:ascii="Arial" w:eastAsia="Arial" w:hAnsi="Arial" w:cs="Arial"/>
          <w:color w:val="000000" w:themeColor="text1"/>
        </w:rPr>
        <w:tab/>
      </w:r>
      <w:r w:rsidRPr="00DD3375">
        <w:rPr>
          <w:rFonts w:ascii="Arial" w:eastAsia="Arial" w:hAnsi="Arial" w:cs="Arial"/>
          <w:color w:val="000000" w:themeColor="text1"/>
        </w:rPr>
        <w:tab/>
      </w:r>
      <w:r w:rsidRPr="00DD3375">
        <w:rPr>
          <w:rFonts w:ascii="Arial" w:eastAsia="Arial" w:hAnsi="Arial" w:cs="Arial"/>
          <w:color w:val="000000" w:themeColor="text1"/>
        </w:rPr>
        <w:tab/>
      </w:r>
      <w:r w:rsidRPr="00DD3375">
        <w:rPr>
          <w:rFonts w:ascii="Arial" w:eastAsia="Arial" w:hAnsi="Arial" w:cs="Arial"/>
          <w:color w:val="000000" w:themeColor="text1"/>
        </w:rPr>
        <w:tab/>
        <w:t>3.1.1</w:t>
      </w:r>
    </w:p>
    <w:p w14:paraId="30F496AD" w14:textId="77777777" w:rsidR="008D1943" w:rsidRDefault="008D1943" w:rsidP="008D1943">
      <w:pPr>
        <w:spacing w:after="60" w:line="360" w:lineRule="auto"/>
        <w:ind w:firstLine="720"/>
        <w:jc w:val="both"/>
        <w:rPr>
          <w:rFonts w:ascii="Arial" w:eastAsia="Arial" w:hAnsi="Arial" w:cs="Arial"/>
          <w:b/>
          <w:bCs/>
          <w:color w:val="000000" w:themeColor="text1"/>
          <w:u w:val="single"/>
        </w:rPr>
      </w:pPr>
      <w:r w:rsidRPr="00267FC5">
        <w:rPr>
          <w:rFonts w:ascii="Arial" w:eastAsia="Arial" w:hAnsi="Arial" w:cs="Arial"/>
          <w:color w:val="000000" w:themeColor="text1"/>
        </w:rPr>
        <w:t>We then calculate volatility of VIX by, first, calculating its standard deviation and then multiplying by square root of 252 trading days in a year.</w:t>
      </w:r>
      <w:r>
        <w:rPr>
          <w:rFonts w:ascii="Arial" w:eastAsia="Arial" w:hAnsi="Arial" w:cs="Arial"/>
          <w:color w:val="000000" w:themeColor="text1"/>
        </w:rPr>
        <w:t xml:space="preserve"> </w:t>
      </w:r>
      <w:r w:rsidRPr="007411BD">
        <w:rPr>
          <w:rFonts w:ascii="Arial" w:eastAsia="Arial" w:hAnsi="Arial" w:cs="Arial"/>
          <w:color w:val="000000" w:themeColor="text1"/>
        </w:rPr>
        <w:t>This transformation assumes that returns are independently and identically distributed (</w:t>
      </w:r>
      <w:proofErr w:type="spellStart"/>
      <w:r w:rsidRPr="007411BD">
        <w:rPr>
          <w:rFonts w:ascii="Arial" w:eastAsia="Arial" w:hAnsi="Arial" w:cs="Arial"/>
          <w:color w:val="000000" w:themeColor="text1"/>
        </w:rPr>
        <w:t>i.i.d.</w:t>
      </w:r>
      <w:proofErr w:type="spellEnd"/>
      <w:r w:rsidRPr="007411BD">
        <w:rPr>
          <w:rFonts w:ascii="Arial" w:eastAsia="Arial" w:hAnsi="Arial" w:cs="Arial"/>
          <w:color w:val="000000" w:themeColor="text1"/>
        </w:rPr>
        <w:t>), even though clustering and jumps are known characteristics of volatility.</w:t>
      </w:r>
      <w:r>
        <w:rPr>
          <w:rFonts w:ascii="Arial" w:eastAsia="Arial" w:hAnsi="Arial" w:cs="Arial"/>
          <w:color w:val="000000" w:themeColor="text1"/>
        </w:rPr>
        <w:t xml:space="preserve"> </w:t>
      </w:r>
      <w:r w:rsidRPr="00267FC5">
        <w:rPr>
          <w:rFonts w:ascii="Arial" w:eastAsia="Arial" w:hAnsi="Arial" w:cs="Arial"/>
          <w:color w:val="000000" w:themeColor="text1"/>
        </w:rPr>
        <w:t>The reason for this transformation and data manipulation is to convert the standard deviation of percentage changes in VIX for a sample of days into the standard deviation of percentage changes annualised. Hence, we take daily returns as log of (VIX2/VIX1), then we calculate standard deviation of this log return and multiply by the square root of 252 trading days in a year.</w:t>
      </w:r>
      <w:r w:rsidRPr="00D920C5">
        <w:rPr>
          <w:rFonts w:ascii="Arial" w:eastAsia="Arial" w:hAnsi="Arial" w:cs="Arial"/>
          <w:color w:val="000000" w:themeColor="text1"/>
        </w:rPr>
        <w:t xml:space="preserve"> </w:t>
      </w:r>
    </w:p>
    <w:p w14:paraId="324530FB" w14:textId="77777777" w:rsidR="008D1943" w:rsidRPr="00D920C5" w:rsidRDefault="008D1943" w:rsidP="008D1943">
      <w:pPr>
        <w:spacing w:after="60" w:line="360" w:lineRule="auto"/>
        <w:jc w:val="both"/>
        <w:rPr>
          <w:rFonts w:ascii="Arial" w:eastAsia="Arial" w:hAnsi="Arial" w:cs="Arial"/>
          <w:b/>
          <w:bCs/>
          <w:color w:val="000000" w:themeColor="text1"/>
          <w:u w:val="single"/>
        </w:rPr>
      </w:pPr>
      <w:r w:rsidRPr="00D920C5">
        <w:rPr>
          <w:rFonts w:ascii="Arial" w:eastAsia="Arial" w:hAnsi="Arial" w:cs="Arial"/>
          <w:b/>
          <w:bCs/>
          <w:color w:val="000000" w:themeColor="text1"/>
          <w:u w:val="single"/>
        </w:rPr>
        <w:t xml:space="preserve">Proof according to Hull (2004).  </w:t>
      </w:r>
    </w:p>
    <w:p w14:paraId="2374E7A0" w14:textId="77777777" w:rsidR="008D1943" w:rsidRDefault="008D1943" w:rsidP="008D1943">
      <w:pPr>
        <w:spacing w:after="60" w:line="360" w:lineRule="auto"/>
        <w:jc w:val="both"/>
        <w:rPr>
          <w:rFonts w:ascii="Arial" w:eastAsia="Arial" w:hAnsi="Arial" w:cs="Arial"/>
          <w:color w:val="000000" w:themeColor="text1"/>
        </w:rPr>
      </w:pPr>
      <w:r w:rsidRPr="00D920C5">
        <w:rPr>
          <w:rFonts w:ascii="Arial" w:eastAsia="Arial" w:hAnsi="Arial" w:cs="Arial"/>
          <w:color w:val="000000" w:themeColor="text1"/>
        </w:rPr>
        <w:t>The formula for the VIX calculation is:</w:t>
      </w:r>
    </w:p>
    <w:p w14:paraId="56E6A1D1" w14:textId="77777777" w:rsidR="008D1943" w:rsidRPr="00BA1266" w:rsidRDefault="00000000" w:rsidP="008D1943">
      <w:pPr>
        <w:spacing w:after="60" w:line="360" w:lineRule="auto"/>
        <w:jc w:val="right"/>
        <w:rPr>
          <w:rFonts w:ascii="Arial" w:eastAsia="Arial" w:hAnsi="Arial" w:cs="Arial"/>
          <w:color w:val="000000" w:themeColor="text1"/>
        </w:rPr>
      </w:pPr>
      <m:oMath>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σ</m:t>
            </m:r>
          </m:e>
          <m:sup>
            <m:r>
              <w:rPr>
                <w:rFonts w:ascii="Cambria Math" w:eastAsia="Arial" w:hAnsi="Cambria Math" w:cs="Arial"/>
                <w:color w:val="000000" w:themeColor="text1"/>
              </w:rPr>
              <m:t>2</m:t>
            </m:r>
          </m:sup>
        </m:sSup>
        <m:r>
          <w:rPr>
            <w:rFonts w:ascii="Cambria Math" w:eastAsia="Arial" w:hAnsi="Cambria Math" w:cs="Arial"/>
            <w:color w:val="000000" w:themeColor="text1"/>
          </w:rPr>
          <m:t>=</m:t>
        </m:r>
        <m:f>
          <m:fPr>
            <m:ctrlPr>
              <w:rPr>
                <w:rFonts w:ascii="Cambria Math" w:eastAsia="Arial" w:hAnsi="Cambria Math" w:cs="Arial"/>
                <w:i/>
                <w:color w:val="000000" w:themeColor="text1"/>
              </w:rPr>
            </m:ctrlPr>
          </m:fPr>
          <m:num>
            <m:r>
              <w:rPr>
                <w:rFonts w:ascii="Cambria Math" w:eastAsia="Arial" w:hAnsi="Cambria Math" w:cs="Arial"/>
                <w:color w:val="000000" w:themeColor="text1"/>
              </w:rPr>
              <m:t>2</m:t>
            </m:r>
          </m:num>
          <m:den>
            <m:r>
              <w:rPr>
                <w:rFonts w:ascii="Cambria Math" w:eastAsia="Arial" w:hAnsi="Cambria Math" w:cs="Arial"/>
                <w:color w:val="000000" w:themeColor="text1"/>
              </w:rPr>
              <m:t>T</m:t>
            </m:r>
          </m:den>
        </m:f>
        <m:nary>
          <m:naryPr>
            <m:chr m:val="∑"/>
            <m:limLoc m:val="undOvr"/>
            <m:supHide m:val="1"/>
            <m:ctrlPr>
              <w:rPr>
                <w:rFonts w:ascii="Cambria Math" w:eastAsia="Arial" w:hAnsi="Cambria Math" w:cs="Arial"/>
                <w:i/>
                <w:color w:val="000000" w:themeColor="text1"/>
              </w:rPr>
            </m:ctrlPr>
          </m:naryPr>
          <m:sub>
            <m:r>
              <w:rPr>
                <w:rFonts w:ascii="Cambria Math" w:eastAsia="Arial" w:hAnsi="Cambria Math" w:cs="Arial"/>
                <w:color w:val="000000" w:themeColor="text1"/>
              </w:rPr>
              <m:t>i</m:t>
            </m:r>
          </m:sub>
          <m:sup/>
          <m:e>
            <m:f>
              <m:fPr>
                <m:ctrlPr>
                  <w:rPr>
                    <w:rFonts w:ascii="Cambria Math" w:eastAsia="Arial" w:hAnsi="Cambria Math" w:cs="Arial"/>
                    <w:i/>
                    <w:color w:val="000000" w:themeColor="text1"/>
                  </w:rPr>
                </m:ctrlPr>
              </m:fPr>
              <m:num>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K</m:t>
                    </m:r>
                  </m:e>
                  <m:sub>
                    <m:r>
                      <w:rPr>
                        <w:rFonts w:ascii="Cambria Math" w:eastAsia="Arial" w:hAnsi="Cambria Math" w:cs="Arial"/>
                        <w:color w:val="000000" w:themeColor="text1"/>
                      </w:rPr>
                      <m:t>i</m:t>
                    </m:r>
                  </m:sub>
                </m:sSub>
              </m:num>
              <m:den>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K</m:t>
                    </m:r>
                  </m:e>
                  <m:sub>
                    <m:r>
                      <w:rPr>
                        <w:rFonts w:ascii="Cambria Math" w:eastAsia="Arial" w:hAnsi="Cambria Math" w:cs="Arial"/>
                        <w:color w:val="000000" w:themeColor="text1"/>
                      </w:rPr>
                      <m:t>i</m:t>
                    </m:r>
                  </m:sub>
                  <m:sup>
                    <m:r>
                      <w:rPr>
                        <w:rFonts w:ascii="Cambria Math" w:eastAsia="Arial" w:hAnsi="Cambria Math" w:cs="Arial"/>
                        <w:color w:val="000000" w:themeColor="text1"/>
                      </w:rPr>
                      <m:t>2</m:t>
                    </m:r>
                  </m:sup>
                </m:sSubSup>
              </m:den>
            </m:f>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e</m:t>
                </m:r>
              </m:e>
              <m:sup>
                <m:r>
                  <w:rPr>
                    <w:rFonts w:ascii="Cambria Math" w:eastAsia="Arial" w:hAnsi="Cambria Math" w:cs="Arial"/>
                    <w:color w:val="000000" w:themeColor="text1"/>
                  </w:rPr>
                  <m:t>RT</m:t>
                </m:r>
              </m:sup>
            </m:sSup>
            <m:r>
              <w:rPr>
                <w:rFonts w:ascii="Cambria Math" w:eastAsia="Arial" w:hAnsi="Cambria Math" w:cs="Arial"/>
                <w:color w:val="000000" w:themeColor="text1"/>
              </w:rPr>
              <m:t>Q(</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K</m:t>
                </m:r>
              </m:e>
              <m:sub>
                <m:r>
                  <w:rPr>
                    <w:rFonts w:ascii="Cambria Math" w:eastAsia="Arial" w:hAnsi="Cambria Math" w:cs="Arial"/>
                    <w:color w:val="000000" w:themeColor="text1"/>
                  </w:rPr>
                  <m:t>i</m:t>
                </m:r>
              </m:sub>
            </m:sSub>
            <m:r>
              <w:rPr>
                <w:rFonts w:ascii="Cambria Math" w:eastAsia="Arial" w:hAnsi="Cambria Math" w:cs="Arial"/>
                <w:color w:val="000000" w:themeColor="text1"/>
              </w:rPr>
              <m:t>)-</m:t>
            </m:r>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r>
                  <w:rPr>
                    <w:rFonts w:ascii="Cambria Math" w:eastAsia="Arial" w:hAnsi="Cambria Math" w:cs="Arial"/>
                    <w:color w:val="000000" w:themeColor="text1"/>
                  </w:rPr>
                  <m:t>T</m:t>
                </m:r>
              </m:den>
            </m:f>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m:t>
                </m:r>
                <m:f>
                  <m:fPr>
                    <m:ctrlPr>
                      <w:rPr>
                        <w:rFonts w:ascii="Cambria Math" w:eastAsia="Arial" w:hAnsi="Cambria Math" w:cs="Arial"/>
                        <w:i/>
                        <w:color w:val="000000" w:themeColor="text1"/>
                      </w:rPr>
                    </m:ctrlPr>
                  </m:fPr>
                  <m:num>
                    <m:r>
                      <w:rPr>
                        <w:rFonts w:ascii="Cambria Math" w:eastAsia="Arial" w:hAnsi="Cambria Math" w:cs="Arial"/>
                        <w:color w:val="000000" w:themeColor="text1"/>
                      </w:rPr>
                      <m:t>F</m:t>
                    </m:r>
                  </m:num>
                  <m:den>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K</m:t>
                        </m:r>
                      </m:e>
                      <m:sub>
                        <m:r>
                          <w:rPr>
                            <w:rFonts w:ascii="Cambria Math" w:eastAsia="Arial" w:hAnsi="Cambria Math" w:cs="Arial"/>
                            <w:color w:val="000000" w:themeColor="text1"/>
                          </w:rPr>
                          <m:t>0</m:t>
                        </m:r>
                      </m:sub>
                    </m:sSub>
                  </m:den>
                </m:f>
                <m:r>
                  <w:rPr>
                    <w:rFonts w:ascii="Cambria Math" w:eastAsia="Arial" w:hAnsi="Cambria Math" w:cs="Arial"/>
                    <w:color w:val="000000" w:themeColor="text1"/>
                  </w:rPr>
                  <m:t>-1]</m:t>
                </m:r>
              </m:e>
              <m:sup>
                <m:r>
                  <w:rPr>
                    <w:rFonts w:ascii="Cambria Math" w:eastAsia="Arial" w:hAnsi="Cambria Math" w:cs="Arial"/>
                    <w:color w:val="000000" w:themeColor="text1"/>
                  </w:rPr>
                  <m:t>2</m:t>
                </m:r>
              </m:sup>
            </m:sSup>
          </m:e>
        </m:nary>
      </m:oMath>
      <w:r w:rsidR="008D1943">
        <w:rPr>
          <w:rFonts w:ascii="Arial" w:eastAsia="Arial" w:hAnsi="Arial" w:cs="Arial"/>
          <w:color w:val="000000" w:themeColor="text1"/>
        </w:rPr>
        <w:t xml:space="preserve"> </w:t>
      </w:r>
      <w:r w:rsidR="008D1943" w:rsidRPr="00D920C5">
        <w:rPr>
          <w:rStyle w:val="FootnoteReference"/>
          <w:rFonts w:ascii="Arial" w:eastAsia="Arial" w:hAnsi="Arial" w:cs="Arial"/>
          <w:color w:val="000000" w:themeColor="text1"/>
          <w:sz w:val="20"/>
          <w:szCs w:val="20"/>
        </w:rPr>
        <w:footnoteReference w:id="2"/>
      </w:r>
      <w:r w:rsidR="008D1943">
        <w:rPr>
          <w:rFonts w:ascii="Arial" w:eastAsia="Arial" w:hAnsi="Arial" w:cs="Arial"/>
          <w:color w:val="000000" w:themeColor="text1"/>
        </w:rPr>
        <w:tab/>
      </w:r>
      <w:r w:rsidR="008D1943">
        <w:rPr>
          <w:rFonts w:ascii="Arial" w:eastAsia="Arial" w:hAnsi="Arial" w:cs="Arial"/>
          <w:color w:val="000000" w:themeColor="text1"/>
        </w:rPr>
        <w:tab/>
        <w:t xml:space="preserve">      </w:t>
      </w:r>
      <w:r w:rsidR="008D1943">
        <w:rPr>
          <w:rFonts w:ascii="Arial" w:eastAsia="Arial" w:hAnsi="Arial" w:cs="Arial"/>
          <w:color w:val="000000" w:themeColor="text1"/>
        </w:rPr>
        <w:tab/>
        <w:t>3.1.2</w:t>
      </w:r>
    </w:p>
    <w:p w14:paraId="68DAADB5" w14:textId="77777777" w:rsidR="008D1943" w:rsidRPr="00D920C5" w:rsidRDefault="008D1943" w:rsidP="008D1943">
      <w:pPr>
        <w:spacing w:after="60" w:line="360" w:lineRule="auto"/>
        <w:ind w:left="3600" w:firstLine="720"/>
        <w:jc w:val="both"/>
        <w:rPr>
          <w:rFonts w:ascii="Arial" w:eastAsia="Arial" w:hAnsi="Arial" w:cs="Arial"/>
          <w:color w:val="000000" w:themeColor="text1"/>
        </w:rPr>
      </w:pPr>
      <w:r w:rsidRPr="00D920C5">
        <w:rPr>
          <w:rFonts w:ascii="Arial" w:eastAsia="Arial" w:hAnsi="Arial" w:cs="Arial"/>
          <w:color w:val="000000" w:themeColor="text1"/>
        </w:rPr>
        <w:t xml:space="preserve">VIX = σ * 100 </w:t>
      </w:r>
    </w:p>
    <w:p w14:paraId="2846F057" w14:textId="77777777" w:rsidR="008D1943" w:rsidRDefault="008D1943" w:rsidP="008D1943">
      <w:pPr>
        <w:spacing w:after="60" w:line="360" w:lineRule="auto"/>
        <w:jc w:val="center"/>
        <w:rPr>
          <w:rFonts w:ascii="Arial" w:eastAsia="Arial" w:hAnsi="Arial" w:cs="Arial"/>
          <w:color w:val="000000" w:themeColor="text1"/>
        </w:rPr>
      </w:pPr>
    </w:p>
    <w:p w14:paraId="447F0F8C" w14:textId="77777777" w:rsidR="008D1943" w:rsidRPr="00D920C5" w:rsidRDefault="008D1943" w:rsidP="008D1943">
      <w:pPr>
        <w:spacing w:after="60" w:line="360" w:lineRule="auto"/>
        <w:jc w:val="both"/>
        <w:rPr>
          <w:rFonts w:ascii="Arial" w:eastAsia="Arial" w:hAnsi="Arial" w:cs="Arial"/>
          <w:color w:val="000000" w:themeColor="text1"/>
        </w:rPr>
      </w:pPr>
      <w:r w:rsidRPr="00D920C5">
        <w:rPr>
          <w:rFonts w:ascii="Arial" w:eastAsia="Arial" w:hAnsi="Arial" w:cs="Arial"/>
          <w:color w:val="000000" w:themeColor="text1"/>
        </w:rPr>
        <w:t>T = Time to expiration</w:t>
      </w:r>
    </w:p>
    <w:p w14:paraId="598454CF" w14:textId="77777777" w:rsidR="008D1943" w:rsidRPr="00D920C5" w:rsidRDefault="008D1943" w:rsidP="008D1943">
      <w:pPr>
        <w:spacing w:after="60" w:line="360" w:lineRule="auto"/>
        <w:jc w:val="both"/>
        <w:rPr>
          <w:rFonts w:ascii="Arial" w:eastAsia="Arial" w:hAnsi="Arial" w:cs="Arial"/>
          <w:color w:val="000000" w:themeColor="text1"/>
        </w:rPr>
      </w:pPr>
      <w:r w:rsidRPr="00D920C5">
        <w:rPr>
          <w:rFonts w:ascii="Arial" w:eastAsia="Arial" w:hAnsi="Arial" w:cs="Arial"/>
          <w:color w:val="000000" w:themeColor="text1"/>
        </w:rPr>
        <w:t>F = Forward index level derived from index option prices</w:t>
      </w:r>
    </w:p>
    <w:p w14:paraId="44B67911" w14:textId="77777777" w:rsidR="008D1943" w:rsidRPr="00D920C5" w:rsidRDefault="008D1943" w:rsidP="008D1943">
      <w:pPr>
        <w:spacing w:after="60" w:line="360" w:lineRule="auto"/>
        <w:jc w:val="both"/>
        <w:rPr>
          <w:rFonts w:ascii="Arial" w:eastAsia="Arial" w:hAnsi="Arial" w:cs="Arial"/>
          <w:color w:val="000000" w:themeColor="text1"/>
        </w:rPr>
      </w:pPr>
      <w:r w:rsidRPr="00D920C5">
        <w:rPr>
          <w:rFonts w:ascii="Arial" w:eastAsia="Arial" w:hAnsi="Arial" w:cs="Arial"/>
          <w:color w:val="000000" w:themeColor="text1"/>
        </w:rPr>
        <w:t>Ko = First strike</w:t>
      </w:r>
      <w:r>
        <w:rPr>
          <w:rFonts w:ascii="Arial" w:eastAsia="Arial" w:hAnsi="Arial" w:cs="Arial"/>
          <w:color w:val="000000" w:themeColor="text1"/>
        </w:rPr>
        <w:t xml:space="preserve"> (the strike price is the price at which an option holder can exercise the option)</w:t>
      </w:r>
      <w:r w:rsidRPr="00D920C5">
        <w:rPr>
          <w:rFonts w:ascii="Arial" w:eastAsia="Arial" w:hAnsi="Arial" w:cs="Arial"/>
          <w:color w:val="000000" w:themeColor="text1"/>
        </w:rPr>
        <w:t xml:space="preserve"> below the forward index level, F</w:t>
      </w:r>
    </w:p>
    <w:p w14:paraId="274F6249" w14:textId="77777777" w:rsidR="008D1943" w:rsidRPr="00D920C5" w:rsidRDefault="008D1943" w:rsidP="008D1943">
      <w:pPr>
        <w:spacing w:after="60" w:line="360" w:lineRule="auto"/>
        <w:jc w:val="both"/>
        <w:rPr>
          <w:rFonts w:ascii="Arial" w:eastAsia="Arial" w:hAnsi="Arial" w:cs="Arial"/>
          <w:color w:val="000000" w:themeColor="text1"/>
        </w:rPr>
      </w:pPr>
      <w:r w:rsidRPr="00D920C5">
        <w:rPr>
          <w:rFonts w:ascii="Arial" w:eastAsia="Arial" w:hAnsi="Arial" w:cs="Arial"/>
          <w:color w:val="000000" w:themeColor="text1"/>
        </w:rPr>
        <w:t>K</w:t>
      </w:r>
      <w:r>
        <w:rPr>
          <w:rFonts w:ascii="Arial" w:eastAsia="Arial" w:hAnsi="Arial" w:cs="Arial"/>
          <w:color w:val="000000" w:themeColor="text1"/>
          <w:vertAlign w:val="subscript"/>
        </w:rPr>
        <w:t>i</w:t>
      </w:r>
      <w:r w:rsidRPr="00D920C5">
        <w:rPr>
          <w:rFonts w:ascii="Arial" w:eastAsia="Arial" w:hAnsi="Arial" w:cs="Arial"/>
          <w:color w:val="000000" w:themeColor="text1"/>
        </w:rPr>
        <w:t xml:space="preserve"> = Strike price of </w:t>
      </w:r>
      <w:proofErr w:type="spellStart"/>
      <w:r w:rsidRPr="00D920C5">
        <w:rPr>
          <w:rFonts w:ascii="Arial" w:eastAsia="Arial" w:hAnsi="Arial" w:cs="Arial"/>
          <w:color w:val="000000" w:themeColor="text1"/>
        </w:rPr>
        <w:t>i</w:t>
      </w:r>
      <w:r>
        <w:rPr>
          <w:rFonts w:ascii="Arial" w:eastAsia="Arial" w:hAnsi="Arial" w:cs="Arial"/>
          <w:color w:val="000000" w:themeColor="text1"/>
          <w:vertAlign w:val="subscript"/>
        </w:rPr>
        <w:t>th</w:t>
      </w:r>
      <w:proofErr w:type="spellEnd"/>
      <w:r w:rsidRPr="00D920C5">
        <w:rPr>
          <w:rFonts w:ascii="Arial" w:eastAsia="Arial" w:hAnsi="Arial" w:cs="Arial"/>
          <w:color w:val="000000" w:themeColor="text1"/>
        </w:rPr>
        <w:t xml:space="preserve"> out of the money option; a call if K</w:t>
      </w:r>
      <w:r>
        <w:rPr>
          <w:rFonts w:ascii="Arial" w:eastAsia="Arial" w:hAnsi="Arial" w:cs="Arial"/>
          <w:color w:val="000000" w:themeColor="text1"/>
          <w:vertAlign w:val="subscript"/>
        </w:rPr>
        <w:t>i</w:t>
      </w:r>
      <w:r w:rsidRPr="00D920C5">
        <w:rPr>
          <w:rFonts w:ascii="Arial" w:eastAsia="Arial" w:hAnsi="Arial" w:cs="Arial"/>
          <w:color w:val="000000" w:themeColor="text1"/>
        </w:rPr>
        <w:t xml:space="preserve"> &gt; K</w:t>
      </w:r>
      <w:r>
        <w:rPr>
          <w:rFonts w:ascii="Arial" w:eastAsia="Arial" w:hAnsi="Arial" w:cs="Arial"/>
          <w:color w:val="000000" w:themeColor="text1"/>
          <w:vertAlign w:val="subscript"/>
        </w:rPr>
        <w:t>0</w:t>
      </w:r>
      <w:r w:rsidRPr="00D920C5">
        <w:rPr>
          <w:rFonts w:ascii="Arial" w:eastAsia="Arial" w:hAnsi="Arial" w:cs="Arial"/>
          <w:color w:val="000000" w:themeColor="text1"/>
        </w:rPr>
        <w:t xml:space="preserve"> and a put if K</w:t>
      </w:r>
      <w:r>
        <w:rPr>
          <w:rFonts w:ascii="Arial" w:eastAsia="Arial" w:hAnsi="Arial" w:cs="Arial"/>
          <w:color w:val="000000" w:themeColor="text1"/>
          <w:vertAlign w:val="subscript"/>
        </w:rPr>
        <w:t>i</w:t>
      </w:r>
      <w:r w:rsidRPr="00D920C5">
        <w:rPr>
          <w:rFonts w:ascii="Arial" w:eastAsia="Arial" w:hAnsi="Arial" w:cs="Arial"/>
          <w:color w:val="000000" w:themeColor="text1"/>
        </w:rPr>
        <w:t xml:space="preserve"> &lt; K</w:t>
      </w:r>
      <w:r>
        <w:rPr>
          <w:rFonts w:ascii="Arial" w:eastAsia="Arial" w:hAnsi="Arial" w:cs="Arial"/>
          <w:color w:val="000000" w:themeColor="text1"/>
          <w:vertAlign w:val="subscript"/>
        </w:rPr>
        <w:t>0</w:t>
      </w:r>
      <w:r w:rsidRPr="00D920C5">
        <w:rPr>
          <w:rFonts w:ascii="Arial" w:eastAsia="Arial" w:hAnsi="Arial" w:cs="Arial"/>
          <w:color w:val="000000" w:themeColor="text1"/>
        </w:rPr>
        <w:t>; both put and call if K</w:t>
      </w:r>
      <w:r>
        <w:rPr>
          <w:rFonts w:ascii="Arial" w:eastAsia="Arial" w:hAnsi="Arial" w:cs="Arial"/>
          <w:color w:val="000000" w:themeColor="text1"/>
          <w:vertAlign w:val="subscript"/>
        </w:rPr>
        <w:t>i</w:t>
      </w:r>
      <w:r w:rsidRPr="00D920C5">
        <w:rPr>
          <w:rFonts w:ascii="Arial" w:eastAsia="Arial" w:hAnsi="Arial" w:cs="Arial"/>
          <w:color w:val="000000" w:themeColor="text1"/>
        </w:rPr>
        <w:t xml:space="preserve"> = K</w:t>
      </w:r>
      <w:r>
        <w:rPr>
          <w:rFonts w:ascii="Arial" w:eastAsia="Arial" w:hAnsi="Arial" w:cs="Arial"/>
          <w:color w:val="000000" w:themeColor="text1"/>
          <w:vertAlign w:val="subscript"/>
        </w:rPr>
        <w:t>0</w:t>
      </w:r>
      <w:r>
        <w:rPr>
          <w:rFonts w:ascii="Arial" w:eastAsia="Arial" w:hAnsi="Arial" w:cs="Arial"/>
          <w:color w:val="000000" w:themeColor="text1"/>
        </w:rPr>
        <w:t xml:space="preserve"> (put and call options are two types of derivatives that give the holder the right to sell or buy the underlying asset at the strike price on or before the expiration date in case of American option or on expiration date if the option is European).</w:t>
      </w:r>
      <w:r w:rsidRPr="00D920C5">
        <w:rPr>
          <w:rFonts w:ascii="Arial" w:eastAsia="Arial" w:hAnsi="Arial" w:cs="Arial"/>
          <w:color w:val="000000" w:themeColor="text1"/>
        </w:rPr>
        <w:t xml:space="preserve"> </w:t>
      </w:r>
    </w:p>
    <w:p w14:paraId="2B7A4D95" w14:textId="77777777" w:rsidR="008D1943" w:rsidRPr="00D920C5" w:rsidRDefault="008D1943" w:rsidP="008D1943">
      <w:pPr>
        <w:spacing w:after="60" w:line="360" w:lineRule="auto"/>
        <w:jc w:val="both"/>
        <w:rPr>
          <w:rFonts w:ascii="Arial" w:eastAsia="Arial" w:hAnsi="Arial" w:cs="Arial"/>
          <w:color w:val="000000" w:themeColor="text1"/>
        </w:rPr>
      </w:pPr>
      <w:r w:rsidRPr="00D920C5">
        <w:rPr>
          <w:noProof/>
        </w:rPr>
        <w:drawing>
          <wp:inline distT="0" distB="0" distL="0" distR="0" wp14:anchorId="1632E50C" wp14:editId="3989C631">
            <wp:extent cx="1504950" cy="361950"/>
            <wp:effectExtent l="0" t="0" r="0" b="0"/>
            <wp:docPr id="127495068" name="Picture 12749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95068"/>
                    <pic:cNvPicPr/>
                  </pic:nvPicPr>
                  <pic:blipFill>
                    <a:blip r:embed="rId46">
                      <a:extLst>
                        <a:ext uri="{28A0092B-C50C-407E-A947-70E740481C1C}">
                          <a14:useLocalDpi xmlns:a14="http://schemas.microsoft.com/office/drawing/2010/main" val="0"/>
                        </a:ext>
                      </a:extLst>
                    </a:blip>
                    <a:stretch>
                      <a:fillRect/>
                    </a:stretch>
                  </pic:blipFill>
                  <pic:spPr>
                    <a:xfrm>
                      <a:off x="0" y="0"/>
                      <a:ext cx="1504950" cy="361950"/>
                    </a:xfrm>
                    <a:prstGeom prst="rect">
                      <a:avLst/>
                    </a:prstGeom>
                  </pic:spPr>
                </pic:pic>
              </a:graphicData>
            </a:graphic>
          </wp:inline>
        </w:drawing>
      </w:r>
    </w:p>
    <w:p w14:paraId="0DFF166A" w14:textId="77777777" w:rsidR="008D1943" w:rsidRPr="00D920C5" w:rsidRDefault="008D1943" w:rsidP="008D1943">
      <w:pPr>
        <w:spacing w:after="60" w:line="360" w:lineRule="auto"/>
        <w:jc w:val="both"/>
        <w:rPr>
          <w:rFonts w:ascii="Arial" w:eastAsia="Arial" w:hAnsi="Arial" w:cs="Arial"/>
          <w:color w:val="000000" w:themeColor="text1"/>
        </w:rPr>
      </w:pPr>
      <w:r w:rsidRPr="00D920C5">
        <w:rPr>
          <w:rFonts w:ascii="Arial" w:eastAsia="Arial" w:hAnsi="Arial" w:cs="Arial"/>
          <w:color w:val="000000" w:themeColor="text1"/>
        </w:rPr>
        <w:t>R = Risk-free interest rate to expiration</w:t>
      </w:r>
    </w:p>
    <w:p w14:paraId="0E0B865A" w14:textId="77777777" w:rsidR="008D1943" w:rsidRDefault="008D1943" w:rsidP="008D1943">
      <w:pPr>
        <w:spacing w:after="60" w:line="360" w:lineRule="auto"/>
        <w:jc w:val="both"/>
        <w:rPr>
          <w:rFonts w:ascii="Arial" w:eastAsia="Arial" w:hAnsi="Arial" w:cs="Arial"/>
          <w:color w:val="000000" w:themeColor="text1"/>
        </w:rPr>
      </w:pPr>
      <w:r w:rsidRPr="00D920C5">
        <w:rPr>
          <w:rFonts w:ascii="Arial" w:eastAsia="Arial" w:hAnsi="Arial" w:cs="Arial"/>
          <w:color w:val="000000" w:themeColor="text1"/>
        </w:rPr>
        <w:t>Q(Ki) = The midpoint of the bid-ask spread for each option with strike Ki.</w:t>
      </w:r>
      <w:r w:rsidRPr="218DCDFB">
        <w:rPr>
          <w:rFonts w:ascii="Arial" w:eastAsia="Arial" w:hAnsi="Arial" w:cs="Arial"/>
          <w:color w:val="000000" w:themeColor="text1"/>
        </w:rPr>
        <w:t xml:space="preserve"> </w:t>
      </w:r>
    </w:p>
    <w:p w14:paraId="6B2DD3C1" w14:textId="77777777" w:rsidR="008D1943" w:rsidRPr="00863B19" w:rsidRDefault="008D1943" w:rsidP="008D1943">
      <w:pPr>
        <w:spacing w:after="60" w:line="360" w:lineRule="auto"/>
        <w:jc w:val="both"/>
        <w:rPr>
          <w:rFonts w:ascii="Arial" w:eastAsia="Arial" w:hAnsi="Arial" w:cs="Arial"/>
          <w:i/>
          <w:iCs/>
          <w:color w:val="000000" w:themeColor="text1"/>
          <w:u w:val="single"/>
        </w:rPr>
      </w:pPr>
      <w:r w:rsidRPr="00863B19">
        <w:rPr>
          <w:rFonts w:ascii="Arial" w:eastAsia="Arial" w:hAnsi="Arial" w:cs="Arial"/>
          <w:i/>
          <w:iCs/>
          <w:color w:val="000000" w:themeColor="text1"/>
          <w:u w:val="single"/>
        </w:rPr>
        <w:t>Proof:</w:t>
      </w:r>
    </w:p>
    <w:p w14:paraId="582181A2" w14:textId="77777777" w:rsidR="008D1943" w:rsidRDefault="008D1943" w:rsidP="008D1943">
      <w:pPr>
        <w:spacing w:after="60" w:line="360" w:lineRule="auto"/>
        <w:jc w:val="both"/>
        <w:rPr>
          <w:rFonts w:ascii="Arial" w:eastAsia="Arial" w:hAnsi="Arial" w:cs="Arial"/>
          <w:i/>
          <w:iCs/>
          <w:color w:val="000000" w:themeColor="text1"/>
        </w:rPr>
      </w:pPr>
      <w:r w:rsidRPr="0084659B">
        <w:rPr>
          <w:rFonts w:ascii="Arial" w:eastAsia="Arial" w:hAnsi="Arial" w:cs="Arial"/>
          <w:i/>
          <w:iCs/>
          <w:color w:val="000000" w:themeColor="text1"/>
        </w:rPr>
        <w:t xml:space="preserve">If return of the day </w:t>
      </w:r>
      <w:proofErr w:type="spellStart"/>
      <w:r w:rsidRPr="0084659B">
        <w:rPr>
          <w:rFonts w:ascii="Arial" w:eastAsia="Arial" w:hAnsi="Arial" w:cs="Arial"/>
          <w:i/>
          <w:iCs/>
          <w:color w:val="000000" w:themeColor="text1"/>
        </w:rPr>
        <w:t>i</w:t>
      </w:r>
      <w:proofErr w:type="spellEnd"/>
      <w:r w:rsidRPr="0084659B">
        <w:rPr>
          <w:rFonts w:ascii="Arial" w:eastAsia="Arial" w:hAnsi="Arial" w:cs="Arial"/>
          <w:i/>
          <w:iCs/>
          <w:color w:val="000000" w:themeColor="text1"/>
        </w:rPr>
        <w:t xml:space="preserve"> is </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i</w:t>
      </w:r>
      <w:proofErr w:type="spellEnd"/>
      <w:r w:rsidRPr="0084659B">
        <w:rPr>
          <w:rFonts w:ascii="Arial" w:eastAsia="Arial" w:hAnsi="Arial" w:cs="Arial"/>
          <w:i/>
          <w:iCs/>
          <w:color w:val="000000" w:themeColor="text1"/>
        </w:rPr>
        <w:t xml:space="preserve">, </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i</w:t>
      </w:r>
      <w:proofErr w:type="spellEnd"/>
      <w:r w:rsidRPr="0084659B">
        <w:rPr>
          <w:rFonts w:ascii="Arial" w:eastAsia="Arial" w:hAnsi="Arial" w:cs="Arial"/>
          <w:i/>
          <w:iCs/>
          <w:color w:val="000000" w:themeColor="text1"/>
        </w:rPr>
        <w:t xml:space="preserve"> is independently and identically distributed across </w:t>
      </w:r>
      <w:proofErr w:type="spellStart"/>
      <w:r w:rsidRPr="0084659B">
        <w:rPr>
          <w:rFonts w:ascii="Arial" w:eastAsia="Arial" w:hAnsi="Arial" w:cs="Arial"/>
          <w:i/>
          <w:iCs/>
          <w:color w:val="000000" w:themeColor="text1"/>
        </w:rPr>
        <w:t>i</w:t>
      </w:r>
      <w:proofErr w:type="spellEnd"/>
      <w:r w:rsidRPr="0084659B">
        <w:rPr>
          <w:rFonts w:ascii="Arial" w:eastAsia="Arial" w:hAnsi="Arial" w:cs="Arial"/>
          <w:i/>
          <w:iCs/>
          <w:color w:val="000000" w:themeColor="text1"/>
        </w:rPr>
        <w:t xml:space="preserve"> time periods and the standard</w:t>
      </w:r>
      <w:r>
        <w:rPr>
          <w:rFonts w:ascii="Arial" w:eastAsia="Arial" w:hAnsi="Arial" w:cs="Arial"/>
          <w:i/>
          <w:iCs/>
          <w:color w:val="000000" w:themeColor="text1"/>
        </w:rPr>
        <w:t xml:space="preserve"> deviation of</w:t>
      </w:r>
      <w:r w:rsidRPr="0084659B">
        <w:rPr>
          <w:rFonts w:ascii="Arial" w:eastAsia="Arial" w:hAnsi="Arial" w:cs="Arial"/>
          <w:i/>
          <w:iCs/>
          <w:color w:val="000000" w:themeColor="text1"/>
        </w:rPr>
        <w:t xml:space="preserve"> </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i</w:t>
      </w:r>
      <w:proofErr w:type="spellEnd"/>
      <w:r w:rsidRPr="0084659B">
        <w:rPr>
          <w:rFonts w:ascii="Arial" w:eastAsia="Arial" w:hAnsi="Arial" w:cs="Arial"/>
          <w:i/>
          <w:iCs/>
          <w:color w:val="000000" w:themeColor="text1"/>
          <w:vertAlign w:val="subscript"/>
        </w:rPr>
        <w:t>,</w:t>
      </w:r>
      <w:r w:rsidRPr="0084659B">
        <w:rPr>
          <w:rFonts w:ascii="Arial" w:eastAsia="Arial" w:hAnsi="Arial" w:cs="Arial"/>
          <w:i/>
          <w:iCs/>
          <w:color w:val="000000" w:themeColor="text1"/>
        </w:rPr>
        <w:t xml:space="preserve"> is </w:t>
      </w:r>
      <w:r w:rsidRPr="0084659B">
        <w:rPr>
          <w:noProof/>
        </w:rPr>
        <w:drawing>
          <wp:inline distT="0" distB="0" distL="0" distR="0" wp14:anchorId="75850E8E" wp14:editId="0C8C45BD">
            <wp:extent cx="114300" cy="76200"/>
            <wp:effectExtent l="0" t="0" r="0" b="0"/>
            <wp:docPr id="1221575179" name="Picture 122157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114300" cy="76200"/>
                    </a:xfrm>
                    <a:prstGeom prst="rect">
                      <a:avLst/>
                    </a:prstGeom>
                  </pic:spPr>
                </pic:pic>
              </a:graphicData>
            </a:graphic>
          </wp:inline>
        </w:drawing>
      </w:r>
      <w:r w:rsidRPr="0084659B">
        <w:rPr>
          <w:rFonts w:ascii="Arial" w:eastAsia="Arial" w:hAnsi="Arial" w:cs="Arial"/>
          <w:i/>
          <w:iCs/>
          <w:color w:val="000000" w:themeColor="text1"/>
        </w:rPr>
        <w:t>, then variance of n day returns, r</w:t>
      </w:r>
      <w:r w:rsidRPr="0084659B">
        <w:rPr>
          <w:rFonts w:ascii="Arial" w:eastAsia="Arial" w:hAnsi="Arial" w:cs="Arial"/>
          <w:i/>
          <w:iCs/>
          <w:color w:val="000000" w:themeColor="text1"/>
          <w:vertAlign w:val="subscript"/>
        </w:rPr>
        <w:t>1</w:t>
      </w:r>
      <w:r w:rsidRPr="0084659B">
        <w:rPr>
          <w:rFonts w:ascii="Arial" w:eastAsia="Arial" w:hAnsi="Arial" w:cs="Arial"/>
          <w:i/>
          <w:iCs/>
          <w:color w:val="000000" w:themeColor="text1"/>
        </w:rPr>
        <w:t xml:space="preserve"> + r</w:t>
      </w:r>
      <w:r w:rsidRPr="0084659B">
        <w:rPr>
          <w:rFonts w:ascii="Arial" w:eastAsia="Arial" w:hAnsi="Arial" w:cs="Arial"/>
          <w:i/>
          <w:iCs/>
          <w:color w:val="000000" w:themeColor="text1"/>
          <w:vertAlign w:val="subscript"/>
        </w:rPr>
        <w:t>2</w:t>
      </w:r>
      <w:r w:rsidRPr="0084659B">
        <w:rPr>
          <w:rFonts w:ascii="Arial" w:eastAsia="Arial" w:hAnsi="Arial" w:cs="Arial"/>
          <w:i/>
          <w:iCs/>
          <w:color w:val="000000" w:themeColor="text1"/>
        </w:rPr>
        <w:t xml:space="preserve"> + …</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n</w:t>
      </w:r>
      <w:proofErr w:type="spellEnd"/>
      <w:r w:rsidRPr="0084659B">
        <w:rPr>
          <w:rFonts w:ascii="Arial" w:eastAsia="Arial" w:hAnsi="Arial" w:cs="Arial"/>
          <w:i/>
          <w:iCs/>
          <w:color w:val="000000" w:themeColor="text1"/>
        </w:rPr>
        <w:t>, equals expected value of {(r</w:t>
      </w:r>
      <w:r w:rsidRPr="0084659B">
        <w:rPr>
          <w:rFonts w:ascii="Arial" w:eastAsia="Arial" w:hAnsi="Arial" w:cs="Arial"/>
          <w:i/>
          <w:iCs/>
          <w:color w:val="000000" w:themeColor="text1"/>
          <w:vertAlign w:val="subscript"/>
        </w:rPr>
        <w:t>1</w:t>
      </w:r>
      <w:r w:rsidRPr="0084659B">
        <w:rPr>
          <w:rFonts w:ascii="Arial" w:eastAsia="Arial" w:hAnsi="Arial" w:cs="Arial"/>
          <w:i/>
          <w:iCs/>
          <w:color w:val="000000" w:themeColor="text1"/>
        </w:rPr>
        <w:t xml:space="preserve"> + r</w:t>
      </w:r>
      <w:r w:rsidRPr="0084659B">
        <w:rPr>
          <w:rFonts w:ascii="Arial" w:eastAsia="Arial" w:hAnsi="Arial" w:cs="Arial"/>
          <w:i/>
          <w:iCs/>
          <w:color w:val="000000" w:themeColor="text1"/>
          <w:vertAlign w:val="subscript"/>
        </w:rPr>
        <w:t>2</w:t>
      </w:r>
      <w:r w:rsidRPr="0084659B">
        <w:rPr>
          <w:rFonts w:ascii="Arial" w:eastAsia="Arial" w:hAnsi="Arial" w:cs="Arial"/>
          <w:i/>
          <w:iCs/>
          <w:color w:val="000000" w:themeColor="text1"/>
        </w:rPr>
        <w:t xml:space="preserve"> + …</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n</w:t>
      </w:r>
      <w:proofErr w:type="spellEnd"/>
      <w:r w:rsidRPr="0084659B">
        <w:rPr>
          <w:rFonts w:ascii="Arial" w:eastAsia="Arial" w:hAnsi="Arial" w:cs="Arial"/>
          <w:i/>
          <w:iCs/>
          <w:color w:val="000000" w:themeColor="text1"/>
        </w:rPr>
        <w:t xml:space="preserve">) – </w:t>
      </w:r>
      <w:proofErr w:type="gramStart"/>
      <w:r w:rsidRPr="0084659B">
        <w:rPr>
          <w:rFonts w:ascii="Arial" w:eastAsia="Arial" w:hAnsi="Arial" w:cs="Arial"/>
          <w:i/>
          <w:iCs/>
          <w:color w:val="000000" w:themeColor="text1"/>
        </w:rPr>
        <w:t>E[</w:t>
      </w:r>
      <w:proofErr w:type="gramEnd"/>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1</w:t>
      </w:r>
      <w:r w:rsidRPr="0084659B">
        <w:rPr>
          <w:rFonts w:ascii="Arial" w:eastAsia="Arial" w:hAnsi="Arial" w:cs="Arial"/>
          <w:i/>
          <w:iCs/>
          <w:color w:val="000000" w:themeColor="text1"/>
        </w:rPr>
        <w:t xml:space="preserve"> + r</w:t>
      </w:r>
      <w:r w:rsidRPr="0084659B">
        <w:rPr>
          <w:rFonts w:ascii="Arial" w:eastAsia="Arial" w:hAnsi="Arial" w:cs="Arial"/>
          <w:i/>
          <w:iCs/>
          <w:color w:val="000000" w:themeColor="text1"/>
          <w:vertAlign w:val="subscript"/>
        </w:rPr>
        <w:t>2</w:t>
      </w:r>
      <w:r w:rsidRPr="0084659B">
        <w:rPr>
          <w:rFonts w:ascii="Arial" w:eastAsia="Arial" w:hAnsi="Arial" w:cs="Arial"/>
          <w:i/>
          <w:iCs/>
          <w:color w:val="000000" w:themeColor="text1"/>
        </w:rPr>
        <w:t xml:space="preserve"> + …</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n</w:t>
      </w:r>
      <w:proofErr w:type="spellEnd"/>
      <w:r w:rsidRPr="0084659B">
        <w:rPr>
          <w:rFonts w:ascii="Arial" w:eastAsia="Arial" w:hAnsi="Arial" w:cs="Arial"/>
          <w:i/>
          <w:iCs/>
          <w:color w:val="000000" w:themeColor="text1"/>
        </w:rPr>
        <w:t>]}</w:t>
      </w:r>
      <w:r w:rsidRPr="0084659B">
        <w:rPr>
          <w:rFonts w:ascii="Arial" w:eastAsia="Arial" w:hAnsi="Arial" w:cs="Arial"/>
          <w:i/>
          <w:iCs/>
          <w:color w:val="000000" w:themeColor="text1"/>
          <w:vertAlign w:val="superscript"/>
        </w:rPr>
        <w:t>2</w:t>
      </w:r>
      <w:r w:rsidRPr="0084659B">
        <w:rPr>
          <w:rFonts w:ascii="Arial" w:eastAsia="Arial" w:hAnsi="Arial" w:cs="Arial"/>
          <w:i/>
          <w:iCs/>
          <w:color w:val="000000" w:themeColor="text1"/>
        </w:rPr>
        <w:t>. The expression can be expanded to n square terms of the form (</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i</w:t>
      </w:r>
      <w:proofErr w:type="spellEnd"/>
      <w:r w:rsidRPr="0084659B">
        <w:rPr>
          <w:rFonts w:ascii="Arial" w:eastAsia="Arial" w:hAnsi="Arial" w:cs="Arial"/>
          <w:i/>
          <w:iCs/>
          <w:color w:val="000000" w:themeColor="text1"/>
        </w:rPr>
        <w:t xml:space="preserve"> – E[</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i</w:t>
      </w:r>
      <w:proofErr w:type="spellEnd"/>
      <w:r w:rsidRPr="0084659B">
        <w:rPr>
          <w:rFonts w:ascii="Arial" w:eastAsia="Arial" w:hAnsi="Arial" w:cs="Arial"/>
          <w:i/>
          <w:iCs/>
          <w:color w:val="000000" w:themeColor="text1"/>
        </w:rPr>
        <w:t>])</w:t>
      </w:r>
      <w:r w:rsidRPr="0084659B">
        <w:rPr>
          <w:rFonts w:ascii="Arial" w:eastAsia="Arial" w:hAnsi="Arial" w:cs="Arial"/>
          <w:i/>
          <w:iCs/>
          <w:color w:val="000000" w:themeColor="text1"/>
          <w:vertAlign w:val="superscript"/>
        </w:rPr>
        <w:t>2</w:t>
      </w:r>
      <w:r w:rsidRPr="0084659B">
        <w:rPr>
          <w:rFonts w:ascii="Arial" w:eastAsia="Arial" w:hAnsi="Arial" w:cs="Arial"/>
          <w:i/>
          <w:iCs/>
          <w:color w:val="000000" w:themeColor="text1"/>
        </w:rPr>
        <w:t xml:space="preserve"> each of which has expected value of </w:t>
      </w:r>
      <w:r w:rsidRPr="0084659B">
        <w:rPr>
          <w:noProof/>
        </w:rPr>
        <w:drawing>
          <wp:inline distT="0" distB="0" distL="0" distR="0" wp14:anchorId="7C5C2991" wp14:editId="76B38B92">
            <wp:extent cx="114300" cy="76200"/>
            <wp:effectExtent l="0" t="0" r="0" b="0"/>
            <wp:docPr id="891360160" name="Picture 89136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114300" cy="76200"/>
                    </a:xfrm>
                    <a:prstGeom prst="rect">
                      <a:avLst/>
                    </a:prstGeom>
                  </pic:spPr>
                </pic:pic>
              </a:graphicData>
            </a:graphic>
          </wp:inline>
        </w:drawing>
      </w:r>
      <w:r>
        <w:rPr>
          <w:rFonts w:ascii="Arial" w:eastAsia="Arial" w:hAnsi="Arial" w:cs="Arial"/>
          <w:i/>
          <w:iCs/>
          <w:color w:val="000000" w:themeColor="text1"/>
          <w:vertAlign w:val="superscript"/>
        </w:rPr>
        <w:t>2</w:t>
      </w:r>
      <w:r w:rsidRPr="0084659B">
        <w:rPr>
          <w:rFonts w:ascii="Arial" w:eastAsia="Arial" w:hAnsi="Arial" w:cs="Arial"/>
          <w:i/>
          <w:iCs/>
          <w:color w:val="000000" w:themeColor="text1"/>
        </w:rPr>
        <w:t xml:space="preserve"> and n(n-1)/2 cross terms of the form (</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i</w:t>
      </w:r>
      <w:proofErr w:type="spellEnd"/>
      <w:r w:rsidRPr="0084659B">
        <w:rPr>
          <w:rFonts w:ascii="Arial" w:eastAsia="Arial" w:hAnsi="Arial" w:cs="Arial"/>
          <w:i/>
          <w:iCs/>
          <w:color w:val="000000" w:themeColor="text1"/>
        </w:rPr>
        <w:t xml:space="preserve"> – E[</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i</w:t>
      </w:r>
      <w:proofErr w:type="spellEnd"/>
      <w:proofErr w:type="gramStart"/>
      <w:r w:rsidRPr="0084659B">
        <w:rPr>
          <w:rFonts w:ascii="Arial" w:eastAsia="Arial" w:hAnsi="Arial" w:cs="Arial"/>
          <w:i/>
          <w:iCs/>
          <w:color w:val="000000" w:themeColor="text1"/>
        </w:rPr>
        <w:t>])(</w:t>
      </w:r>
      <w:proofErr w:type="gramEnd"/>
      <w:r w:rsidRPr="0084659B">
        <w:rPr>
          <w:rFonts w:ascii="Arial" w:eastAsia="Arial" w:hAnsi="Arial" w:cs="Arial"/>
          <w:i/>
          <w:iCs/>
          <w:color w:val="000000" w:themeColor="text1"/>
        </w:rPr>
        <w:t xml:space="preserve"> (</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j</w:t>
      </w:r>
      <w:proofErr w:type="spellEnd"/>
      <w:r w:rsidRPr="0084659B">
        <w:rPr>
          <w:rFonts w:ascii="Arial" w:eastAsia="Arial" w:hAnsi="Arial" w:cs="Arial"/>
          <w:i/>
          <w:iCs/>
          <w:color w:val="000000" w:themeColor="text1"/>
        </w:rPr>
        <w:t xml:space="preserve"> – E[</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j</w:t>
      </w:r>
      <w:proofErr w:type="spellEnd"/>
      <w:r w:rsidRPr="0084659B">
        <w:rPr>
          <w:rFonts w:ascii="Arial" w:eastAsia="Arial" w:hAnsi="Arial" w:cs="Arial"/>
          <w:i/>
          <w:iCs/>
          <w:color w:val="000000" w:themeColor="text1"/>
        </w:rPr>
        <w:t xml:space="preserve">]), each of which has expected value of 0 because of independence assumption. </w:t>
      </w:r>
      <w:proofErr w:type="gramStart"/>
      <w:r w:rsidRPr="0084659B">
        <w:rPr>
          <w:rFonts w:ascii="Arial" w:eastAsia="Arial" w:hAnsi="Arial" w:cs="Arial"/>
          <w:i/>
          <w:iCs/>
          <w:color w:val="000000" w:themeColor="text1"/>
        </w:rPr>
        <w:t>So</w:t>
      </w:r>
      <w:proofErr w:type="gramEnd"/>
      <w:r w:rsidRPr="0084659B">
        <w:rPr>
          <w:rFonts w:ascii="Arial" w:eastAsia="Arial" w:hAnsi="Arial" w:cs="Arial"/>
          <w:i/>
          <w:iCs/>
          <w:color w:val="000000" w:themeColor="text1"/>
        </w:rPr>
        <w:t xml:space="preserve"> variance of r</w:t>
      </w:r>
      <w:r w:rsidRPr="0084659B">
        <w:rPr>
          <w:rFonts w:ascii="Arial" w:eastAsia="Arial" w:hAnsi="Arial" w:cs="Arial"/>
          <w:i/>
          <w:iCs/>
          <w:color w:val="000000" w:themeColor="text1"/>
          <w:vertAlign w:val="subscript"/>
        </w:rPr>
        <w:t>1</w:t>
      </w:r>
      <w:r w:rsidRPr="0084659B">
        <w:rPr>
          <w:rFonts w:ascii="Arial" w:eastAsia="Arial" w:hAnsi="Arial" w:cs="Arial"/>
          <w:i/>
          <w:iCs/>
          <w:color w:val="000000" w:themeColor="text1"/>
        </w:rPr>
        <w:t xml:space="preserve"> + r</w:t>
      </w:r>
      <w:r w:rsidRPr="0084659B">
        <w:rPr>
          <w:rFonts w:ascii="Arial" w:eastAsia="Arial" w:hAnsi="Arial" w:cs="Arial"/>
          <w:i/>
          <w:iCs/>
          <w:color w:val="000000" w:themeColor="text1"/>
          <w:vertAlign w:val="subscript"/>
        </w:rPr>
        <w:t>2</w:t>
      </w:r>
      <w:r w:rsidRPr="0084659B">
        <w:rPr>
          <w:rFonts w:ascii="Arial" w:eastAsia="Arial" w:hAnsi="Arial" w:cs="Arial"/>
          <w:i/>
          <w:iCs/>
          <w:color w:val="000000" w:themeColor="text1"/>
        </w:rPr>
        <w:t xml:space="preserve"> + …</w:t>
      </w:r>
      <w:proofErr w:type="spellStart"/>
      <w:r w:rsidRPr="0084659B">
        <w:rPr>
          <w:rFonts w:ascii="Arial" w:eastAsia="Arial" w:hAnsi="Arial" w:cs="Arial"/>
          <w:i/>
          <w:iCs/>
          <w:color w:val="000000" w:themeColor="text1"/>
        </w:rPr>
        <w:t>r</w:t>
      </w:r>
      <w:r w:rsidRPr="0084659B">
        <w:rPr>
          <w:rFonts w:ascii="Arial" w:eastAsia="Arial" w:hAnsi="Arial" w:cs="Arial"/>
          <w:i/>
          <w:iCs/>
          <w:color w:val="000000" w:themeColor="text1"/>
          <w:vertAlign w:val="subscript"/>
        </w:rPr>
        <w:t>n</w:t>
      </w:r>
      <w:proofErr w:type="spellEnd"/>
      <w:r w:rsidRPr="0084659B">
        <w:rPr>
          <w:rFonts w:ascii="Arial" w:eastAsia="Arial" w:hAnsi="Arial" w:cs="Arial"/>
          <w:i/>
          <w:iCs/>
          <w:color w:val="000000" w:themeColor="text1"/>
        </w:rPr>
        <w:t xml:space="preserve"> equals n</w:t>
      </w:r>
      <w:r w:rsidRPr="0084659B">
        <w:rPr>
          <w:noProof/>
        </w:rPr>
        <w:drawing>
          <wp:inline distT="0" distB="0" distL="0" distR="0" wp14:anchorId="60FE4F75" wp14:editId="173B193E">
            <wp:extent cx="114300" cy="76200"/>
            <wp:effectExtent l="0" t="0" r="0" b="0"/>
            <wp:docPr id="554607303" name="Picture 55460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114300" cy="76200"/>
                    </a:xfrm>
                    <a:prstGeom prst="rect">
                      <a:avLst/>
                    </a:prstGeom>
                  </pic:spPr>
                </pic:pic>
              </a:graphicData>
            </a:graphic>
          </wp:inline>
        </w:drawing>
      </w:r>
      <w:r>
        <w:rPr>
          <w:rFonts w:ascii="Arial" w:eastAsia="Arial" w:hAnsi="Arial" w:cs="Arial"/>
          <w:i/>
          <w:iCs/>
          <w:color w:val="000000" w:themeColor="text1"/>
          <w:vertAlign w:val="superscript"/>
        </w:rPr>
        <w:t>2</w:t>
      </w:r>
      <w:r w:rsidRPr="0084659B">
        <w:rPr>
          <w:rFonts w:ascii="Arial" w:eastAsia="Arial" w:hAnsi="Arial" w:cs="Arial"/>
          <w:i/>
          <w:iCs/>
          <w:color w:val="000000" w:themeColor="text1"/>
        </w:rPr>
        <w:t xml:space="preserve"> and standard deviation equals </w:t>
      </w:r>
      <w:r w:rsidRPr="0084659B">
        <w:rPr>
          <w:noProof/>
        </w:rPr>
        <w:drawing>
          <wp:inline distT="0" distB="0" distL="0" distR="0" wp14:anchorId="51441BEA" wp14:editId="3CEFC948">
            <wp:extent cx="114300" cy="76200"/>
            <wp:effectExtent l="0" t="0" r="0" b="0"/>
            <wp:docPr id="447899255" name="Picture 44789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114300" cy="76200"/>
                    </a:xfrm>
                    <a:prstGeom prst="rect">
                      <a:avLst/>
                    </a:prstGeom>
                  </pic:spPr>
                </pic:pic>
              </a:graphicData>
            </a:graphic>
          </wp:inline>
        </w:drawing>
      </w:r>
      <w:r w:rsidRPr="0084659B">
        <w:rPr>
          <w:rFonts w:ascii="Arial" w:eastAsia="Arial" w:hAnsi="Arial" w:cs="Arial"/>
          <w:i/>
          <w:iCs/>
          <w:color w:val="000000" w:themeColor="text1"/>
        </w:rPr>
        <w:t xml:space="preserve"> √n. With n=252 trading days, the standard deviation equals to </w:t>
      </w:r>
      <w:r w:rsidRPr="0084659B">
        <w:rPr>
          <w:noProof/>
        </w:rPr>
        <w:drawing>
          <wp:inline distT="0" distB="0" distL="0" distR="0" wp14:anchorId="5609B0DD" wp14:editId="4CD2E2BB">
            <wp:extent cx="114300" cy="76200"/>
            <wp:effectExtent l="0" t="0" r="0" b="0"/>
            <wp:docPr id="513026864" name="Picture 51302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114300" cy="76200"/>
                    </a:xfrm>
                    <a:prstGeom prst="rect">
                      <a:avLst/>
                    </a:prstGeom>
                  </pic:spPr>
                </pic:pic>
              </a:graphicData>
            </a:graphic>
          </wp:inline>
        </w:drawing>
      </w:r>
      <w:r w:rsidRPr="0084659B">
        <w:rPr>
          <w:rFonts w:ascii="Arial" w:eastAsia="Arial" w:hAnsi="Arial" w:cs="Arial"/>
          <w:i/>
          <w:iCs/>
          <w:color w:val="000000" w:themeColor="text1"/>
        </w:rPr>
        <w:t xml:space="preserve"> √252.</w:t>
      </w:r>
    </w:p>
    <w:p w14:paraId="1876FAB2" w14:textId="77777777" w:rsidR="008D1943" w:rsidRPr="00496734" w:rsidRDefault="008D1943" w:rsidP="008D1943">
      <w:pPr>
        <w:spacing w:after="60" w:line="360" w:lineRule="auto"/>
        <w:jc w:val="both"/>
        <w:rPr>
          <w:rFonts w:ascii="Arial" w:eastAsia="Arial" w:hAnsi="Arial" w:cs="Arial"/>
          <w:color w:val="000000" w:themeColor="text1"/>
        </w:rPr>
      </w:pPr>
      <w:r>
        <w:rPr>
          <w:rFonts w:ascii="Arial" w:eastAsia="Arial" w:hAnsi="Arial" w:cs="Arial"/>
          <w:color w:val="000000" w:themeColor="text1"/>
        </w:rPr>
        <w:tab/>
        <w:t>This transformation helps to normalise the data and is a standard procedure in the financial time-series analysis. All models, unless otherwise specified, were trained on this transformed series.</w:t>
      </w:r>
    </w:p>
    <w:p w14:paraId="277C4626" w14:textId="77777777" w:rsidR="008D1943" w:rsidRPr="00267FC5" w:rsidRDefault="008D1943" w:rsidP="008D1943">
      <w:pPr>
        <w:pStyle w:val="Heading2"/>
        <w:spacing w:line="360" w:lineRule="auto"/>
        <w:rPr>
          <w:b/>
          <w:bCs/>
          <w:i/>
          <w:iCs/>
          <w:sz w:val="20"/>
          <w:szCs w:val="20"/>
        </w:rPr>
      </w:pPr>
      <w:bookmarkStart w:id="694" w:name="_Toc202695079"/>
      <w:r w:rsidRPr="00267FC5">
        <w:rPr>
          <w:b/>
          <w:bCs/>
          <w:i/>
          <w:iCs/>
          <w:sz w:val="20"/>
          <w:szCs w:val="20"/>
        </w:rPr>
        <w:lastRenderedPageBreak/>
        <w:t>3.2 STATIONARITY TEST OF THE DATA</w:t>
      </w:r>
      <w:bookmarkEnd w:id="694"/>
    </w:p>
    <w:p w14:paraId="659BDE38" w14:textId="77777777" w:rsidR="008D1943" w:rsidRDefault="008D1943" w:rsidP="008D1943">
      <w:pPr>
        <w:spacing w:after="60" w:line="360" w:lineRule="auto"/>
        <w:jc w:val="both"/>
        <w:rPr>
          <w:rFonts w:ascii="Arial" w:eastAsia="Arial" w:hAnsi="Arial" w:cs="Arial"/>
          <w:color w:val="000000" w:themeColor="text1"/>
        </w:rPr>
      </w:pPr>
      <w:r>
        <w:rPr>
          <w:rFonts w:eastAsia="Arial"/>
        </w:rPr>
        <w:tab/>
      </w:r>
      <w:r>
        <w:rPr>
          <w:rFonts w:ascii="Arial" w:eastAsia="Arial" w:hAnsi="Arial" w:cs="Arial"/>
          <w:color w:val="000000" w:themeColor="text1"/>
        </w:rPr>
        <w:t>As detailed in the literature review, s</w:t>
      </w:r>
      <w:r w:rsidRPr="007411BD">
        <w:rPr>
          <w:rFonts w:ascii="Arial" w:eastAsia="Arial" w:hAnsi="Arial" w:cs="Arial"/>
          <w:color w:val="000000" w:themeColor="text1"/>
        </w:rPr>
        <w:t>tationarity is essential for time</w:t>
      </w:r>
      <w:r>
        <w:rPr>
          <w:rFonts w:ascii="Arial" w:eastAsia="Arial" w:hAnsi="Arial" w:cs="Arial"/>
          <w:color w:val="000000" w:themeColor="text1"/>
        </w:rPr>
        <w:t xml:space="preserve"> </w:t>
      </w:r>
      <w:r w:rsidRPr="007411BD">
        <w:rPr>
          <w:rFonts w:ascii="Arial" w:eastAsia="Arial" w:hAnsi="Arial" w:cs="Arial"/>
          <w:color w:val="000000" w:themeColor="text1"/>
        </w:rPr>
        <w:t>series analysis.</w:t>
      </w:r>
      <w:r>
        <w:rPr>
          <w:rFonts w:ascii="Arial" w:eastAsia="Arial" w:hAnsi="Arial" w:cs="Arial"/>
          <w:color w:val="000000" w:themeColor="text1"/>
        </w:rPr>
        <w:t xml:space="preserve"> We formally tested for the presence of a unit root in the daily log-return series of the VIX using the Augmented Dickey-Fuller (ADF) test. Suppose a random variable S(t) is stationary. This behaviour can be more formally described by the following stochastic differential equation (SDE).</w:t>
      </w:r>
    </w:p>
    <w:p w14:paraId="27A8EFF3" w14:textId="77777777" w:rsidR="008D1943" w:rsidRPr="00B07B32"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m:t>d</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S</m:t>
            </m:r>
          </m:e>
          <m:sub>
            <m:r>
              <w:rPr>
                <w:rFonts w:ascii="Cambria Math" w:eastAsia="Arial" w:hAnsi="Cambria Math" w:cs="Arial"/>
                <w:color w:val="000000" w:themeColor="text1"/>
              </w:rPr>
              <m:t>t</m:t>
            </m:r>
          </m:sub>
        </m:sSub>
        <m:r>
          <w:rPr>
            <w:rFonts w:ascii="Cambria Math" w:eastAsia="Arial" w:hAnsi="Cambria Math" w:cs="Arial"/>
            <w:color w:val="000000" w:themeColor="text1"/>
          </w:rPr>
          <m:t>=θ</m:t>
        </m:r>
        <m:d>
          <m:dPr>
            <m:ctrlPr>
              <w:rPr>
                <w:rFonts w:ascii="Cambria Math" w:eastAsia="Arial" w:hAnsi="Cambria Math" w:cs="Arial"/>
                <w:i/>
                <w:color w:val="000000" w:themeColor="text1"/>
              </w:rPr>
            </m:ctrlPr>
          </m:dPr>
          <m:e>
            <m:r>
              <w:rPr>
                <w:rFonts w:ascii="Cambria Math" w:eastAsia="Arial" w:hAnsi="Cambria Math" w:cs="Arial"/>
                <w:color w:val="000000" w:themeColor="text1"/>
              </w:rPr>
              <m:t>μ-</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S</m:t>
                </m:r>
              </m:e>
              <m:sub>
                <m:r>
                  <w:rPr>
                    <w:rFonts w:ascii="Cambria Math" w:eastAsia="Arial" w:hAnsi="Cambria Math" w:cs="Arial"/>
                    <w:color w:val="000000" w:themeColor="text1"/>
                  </w:rPr>
                  <m:t>t</m:t>
                </m:r>
              </m:sub>
            </m:sSub>
          </m:e>
        </m:d>
        <m:r>
          <w:rPr>
            <w:rFonts w:ascii="Cambria Math" w:eastAsia="Arial" w:hAnsi="Cambria Math" w:cs="Arial"/>
            <w:color w:val="000000" w:themeColor="text1"/>
          </w:rPr>
          <m:t>dt+σ</m:t>
        </m:r>
        <m:sSub>
          <m:sSubPr>
            <m:ctrlPr>
              <w:rPr>
                <w:rFonts w:ascii="Cambria Math" w:eastAsia="Arial" w:hAnsi="Cambria Math" w:cs="Arial"/>
                <w:i/>
                <w:strike/>
                <w:color w:val="000000" w:themeColor="text1"/>
                <w:highlight w:val="green"/>
              </w:rPr>
            </m:ctrlPr>
          </m:sSubPr>
          <m:e>
            <m:r>
              <w:rPr>
                <w:rFonts w:ascii="Cambria Math" w:eastAsia="Arial" w:hAnsi="Cambria Math" w:cs="Arial"/>
                <w:strike/>
                <w:color w:val="000000" w:themeColor="text1"/>
                <w:highlight w:val="green"/>
              </w:rPr>
              <m:t>S</m:t>
            </m:r>
          </m:e>
          <m:sub>
            <m:r>
              <w:rPr>
                <w:rFonts w:ascii="Cambria Math" w:eastAsia="Arial" w:hAnsi="Cambria Math" w:cs="Arial"/>
                <w:strike/>
                <w:color w:val="000000" w:themeColor="text1"/>
                <w:highlight w:val="green"/>
              </w:rPr>
              <m:t>t</m:t>
            </m:r>
          </m:sub>
        </m:sSub>
        <m:r>
          <w:rPr>
            <w:rFonts w:ascii="Cambria Math" w:eastAsia="Arial" w:hAnsi="Cambria Math" w:cs="Arial"/>
            <w:color w:val="000000" w:themeColor="text1"/>
          </w:rPr>
          <m:t>d</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W</m:t>
            </m:r>
          </m:e>
          <m:sub>
            <m:r>
              <w:rPr>
                <w:rFonts w:ascii="Cambria Math" w:eastAsia="Arial" w:hAnsi="Cambria Math" w:cs="Arial"/>
                <w:color w:val="000000" w:themeColor="text1"/>
              </w:rPr>
              <m:t>t</m:t>
            </m:r>
          </m:sub>
        </m:sSub>
      </m:oMath>
      <w:r>
        <w:rPr>
          <w:rFonts w:ascii="Arial" w:eastAsia="Arial" w:hAnsi="Arial" w:cs="Arial"/>
          <w:color w:val="000000" w:themeColor="text1"/>
        </w:rPr>
        <w:t xml:space="preserve"> </w:t>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t>3.1.3</w:t>
      </w:r>
    </w:p>
    <w:p w14:paraId="1709FC72" w14:textId="77777777" w:rsidR="008D1943" w:rsidRDefault="008D1943" w:rsidP="008D1943">
      <w:pPr>
        <w:spacing w:after="60" w:line="360" w:lineRule="auto"/>
        <w:jc w:val="both"/>
        <w:rPr>
          <w:rFonts w:ascii="Arial" w:eastAsia="Arial" w:hAnsi="Arial" w:cs="Arial"/>
          <w:color w:val="000000" w:themeColor="text1"/>
        </w:rPr>
      </w:pPr>
      <w:r>
        <w:rPr>
          <w:rFonts w:ascii="Arial" w:eastAsia="Arial" w:hAnsi="Arial" w:cs="Arial"/>
          <w:color w:val="000000" w:themeColor="text1"/>
        </w:rPr>
        <w:t xml:space="preserve">where, W(t) is a Wiener process (Brownian motion) at time t, the rate of reversion θ to mean, the equilibrium of mean value of the process µ and its volatility σ. According to this SDE, the variation of price at </w:t>
      </w:r>
      <w:r w:rsidRPr="00267FC5">
        <w:rPr>
          <w:rFonts w:ascii="Arial" w:eastAsia="Arial" w:hAnsi="Arial" w:cs="Arial"/>
          <w:i/>
          <w:iCs/>
          <w:color w:val="000000" w:themeColor="text1"/>
        </w:rPr>
        <w:t>t+1</w:t>
      </w:r>
      <w:r>
        <w:rPr>
          <w:rFonts w:ascii="Arial" w:eastAsia="Arial" w:hAnsi="Arial" w:cs="Arial"/>
          <w:color w:val="000000" w:themeColor="text1"/>
        </w:rPr>
        <w:t xml:space="preserve"> is proportional to the difference between the price at time t and the mean. So, the price change is more likely to be positive or negative if the price is smaller or greater than the mean. </w:t>
      </w:r>
    </w:p>
    <w:p w14:paraId="7526599B" w14:textId="77777777" w:rsidR="008D1943" w:rsidRPr="00267FC5" w:rsidRDefault="008D1943" w:rsidP="008D1943">
      <w:pPr>
        <w:pStyle w:val="Heading2"/>
        <w:spacing w:line="360" w:lineRule="auto"/>
        <w:rPr>
          <w:b/>
          <w:bCs/>
          <w:i/>
          <w:iCs/>
          <w:sz w:val="20"/>
          <w:szCs w:val="20"/>
        </w:rPr>
      </w:pPr>
      <w:bookmarkStart w:id="695" w:name="_Toc202695080"/>
      <w:r w:rsidRPr="00267FC5">
        <w:rPr>
          <w:b/>
          <w:bCs/>
          <w:sz w:val="20"/>
          <w:szCs w:val="20"/>
        </w:rPr>
        <w:t xml:space="preserve">3.3 </w:t>
      </w:r>
      <w:r w:rsidRPr="00267FC5">
        <w:rPr>
          <w:i/>
          <w:iCs/>
          <w:sz w:val="20"/>
          <w:szCs w:val="20"/>
        </w:rPr>
        <w:t>PERFORMING ADF TEST</w:t>
      </w:r>
      <w:bookmarkEnd w:id="695"/>
      <w:r w:rsidRPr="00267FC5">
        <w:rPr>
          <w:i/>
          <w:iCs/>
          <w:sz w:val="20"/>
          <w:szCs w:val="20"/>
        </w:rPr>
        <w:t xml:space="preserve"> </w:t>
      </w:r>
    </w:p>
    <w:p w14:paraId="5B48985A" w14:textId="77777777" w:rsidR="008D1943" w:rsidRDefault="008D1943" w:rsidP="008D1943">
      <w:pPr>
        <w:spacing w:after="60" w:line="360" w:lineRule="auto"/>
        <w:ind w:left="360" w:firstLine="360"/>
        <w:jc w:val="both"/>
        <w:rPr>
          <w:rFonts w:ascii="Arial" w:eastAsia="Arial" w:hAnsi="Arial" w:cs="Arial"/>
          <w:color w:val="000000" w:themeColor="text1"/>
        </w:rPr>
      </w:pPr>
      <w:r w:rsidRPr="1D0A8684">
        <w:rPr>
          <w:rFonts w:ascii="Arial" w:eastAsia="Arial" w:hAnsi="Arial" w:cs="Arial"/>
          <w:color w:val="000000" w:themeColor="text1"/>
        </w:rPr>
        <w:t>As cited before, modelling financial time series is a complex task, due to some properties of financial data. Stock prices have the following styli</w:t>
      </w:r>
      <w:r>
        <w:rPr>
          <w:rFonts w:ascii="Arial" w:eastAsia="Arial" w:hAnsi="Arial" w:cs="Arial"/>
          <w:color w:val="000000" w:themeColor="text1"/>
        </w:rPr>
        <w:t>s</w:t>
      </w:r>
      <w:r w:rsidRPr="1D0A8684">
        <w:rPr>
          <w:rFonts w:ascii="Arial" w:eastAsia="Arial" w:hAnsi="Arial" w:cs="Arial"/>
          <w:color w:val="000000" w:themeColor="text1"/>
        </w:rPr>
        <w:t>ed facts</w:t>
      </w:r>
      <w:r>
        <w:rPr>
          <w:rFonts w:ascii="Arial" w:eastAsia="Arial" w:hAnsi="Arial" w:cs="Arial"/>
          <w:color w:val="000000" w:themeColor="text1"/>
        </w:rPr>
        <w:t xml:space="preserve"> </w:t>
      </w:r>
      <w:sdt>
        <w:sdtPr>
          <w:rPr>
            <w:rFonts w:ascii="Arial" w:eastAsia="Arial" w:hAnsi="Arial" w:cs="Arial"/>
            <w:color w:val="000000" w:themeColor="text1"/>
          </w:rPr>
          <w:id w:val="1112562231"/>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Chr10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[69]</w:t>
          </w:r>
          <w:r>
            <w:rPr>
              <w:rFonts w:ascii="Arial" w:eastAsia="Arial" w:hAnsi="Arial" w:cs="Arial"/>
              <w:color w:val="000000" w:themeColor="text1"/>
            </w:rPr>
            <w:fldChar w:fldCharType="end"/>
          </w:r>
        </w:sdtContent>
      </w:sdt>
      <w:r>
        <w:rPr>
          <w:rFonts w:ascii="Arial" w:eastAsia="Arial" w:hAnsi="Arial" w:cs="Arial"/>
          <w:color w:val="000000" w:themeColor="text1"/>
        </w:rPr>
        <w:t>:</w:t>
      </w:r>
    </w:p>
    <w:p w14:paraId="0B099714" w14:textId="77777777" w:rsidR="008D1943" w:rsidRPr="00896A7B" w:rsidRDefault="008D1943" w:rsidP="008D1943">
      <w:pPr>
        <w:pStyle w:val="ListParagraph"/>
        <w:numPr>
          <w:ilvl w:val="0"/>
          <w:numId w:val="6"/>
        </w:numPr>
        <w:spacing w:after="60" w:line="360" w:lineRule="auto"/>
        <w:jc w:val="both"/>
        <w:rPr>
          <w:rFonts w:ascii="Arial" w:eastAsia="Arial" w:hAnsi="Arial" w:cs="Arial"/>
          <w:color w:val="000000" w:themeColor="text1"/>
        </w:rPr>
      </w:pPr>
      <w:r w:rsidRPr="00896A7B">
        <w:rPr>
          <w:rFonts w:ascii="Arial" w:eastAsia="Arial" w:hAnsi="Arial" w:cs="Arial"/>
          <w:color w:val="000000" w:themeColor="text1"/>
        </w:rPr>
        <w:t xml:space="preserve">The price series are usually non-stationary and close to a random walk. A random walk assumes that price changes are random, and they wander unpredictably. </w:t>
      </w:r>
    </w:p>
    <w:p w14:paraId="09F5A0B4" w14:textId="77777777" w:rsidR="008D1943" w:rsidRPr="00896A7B" w:rsidRDefault="008D1943" w:rsidP="008D1943">
      <w:pPr>
        <w:pStyle w:val="ListParagraph"/>
        <w:numPr>
          <w:ilvl w:val="0"/>
          <w:numId w:val="6"/>
        </w:numPr>
        <w:spacing w:after="60" w:line="360" w:lineRule="auto"/>
        <w:jc w:val="both"/>
        <w:rPr>
          <w:rFonts w:ascii="Arial" w:eastAsia="Arial" w:hAnsi="Arial" w:cs="Arial"/>
          <w:color w:val="000000" w:themeColor="text1"/>
        </w:rPr>
      </w:pPr>
      <w:r w:rsidRPr="00896A7B">
        <w:rPr>
          <w:rFonts w:ascii="Arial" w:eastAsia="Arial" w:hAnsi="Arial" w:cs="Arial"/>
          <w:color w:val="000000" w:themeColor="text1"/>
        </w:rPr>
        <w:t>This model makes impossible to predict future patterns. Therefore, stationarity is a crucial element in time series analysis.</w:t>
      </w:r>
    </w:p>
    <w:p w14:paraId="2F22C2FA"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There are two different definitions of stationarity. Firstly, “a process (</w:t>
      </w:r>
      <w:r w:rsidRPr="1D0A8684">
        <w:rPr>
          <w:rFonts w:ascii="Cambria Math" w:eastAsia="Arial" w:hAnsi="Cambria Math" w:cs="Cambria Math"/>
          <w:color w:val="000000" w:themeColor="text1"/>
        </w:rPr>
        <w:t>𝑋𝑡</w:t>
      </w:r>
      <w:r w:rsidRPr="1D0A8684">
        <w:rPr>
          <w:rFonts w:ascii="Arial" w:eastAsia="Arial" w:hAnsi="Arial" w:cs="Arial"/>
          <w:color w:val="000000" w:themeColor="text1"/>
        </w:rPr>
        <w:t>) is said to be strictly stationary if the vectors (</w:t>
      </w:r>
      <w:r w:rsidRPr="1D0A8684">
        <w:rPr>
          <w:rFonts w:ascii="Cambria Math" w:eastAsia="Arial" w:hAnsi="Cambria Math" w:cs="Cambria Math"/>
          <w:color w:val="000000" w:themeColor="text1"/>
        </w:rPr>
        <w:t>𝑋</w:t>
      </w:r>
      <w:r w:rsidRPr="1D0A8684">
        <w:rPr>
          <w:rFonts w:ascii="Arial" w:eastAsia="Arial" w:hAnsi="Arial" w:cs="Arial"/>
          <w:color w:val="000000" w:themeColor="text1"/>
        </w:rPr>
        <w:t xml:space="preserve">1, . . . , </w:t>
      </w:r>
      <w:r w:rsidRPr="1D0A8684">
        <w:rPr>
          <w:rFonts w:ascii="Cambria Math" w:eastAsia="Arial" w:hAnsi="Cambria Math" w:cs="Cambria Math"/>
          <w:color w:val="000000" w:themeColor="text1"/>
        </w:rPr>
        <w:t>𝑋𝑘</w:t>
      </w:r>
      <w:r w:rsidRPr="1D0A8684">
        <w:rPr>
          <w:rFonts w:ascii="Arial" w:eastAsia="Arial" w:hAnsi="Arial" w:cs="Arial"/>
          <w:color w:val="000000" w:themeColor="text1"/>
        </w:rPr>
        <w:t>)′ and (</w:t>
      </w:r>
      <w:r w:rsidRPr="1D0A8684">
        <w:rPr>
          <w:rFonts w:ascii="Cambria Math" w:eastAsia="Arial" w:hAnsi="Cambria Math" w:cs="Cambria Math"/>
          <w:color w:val="000000" w:themeColor="text1"/>
        </w:rPr>
        <w:t>𝑋</w:t>
      </w:r>
      <w:r w:rsidRPr="1D0A8684">
        <w:rPr>
          <w:rFonts w:ascii="Arial" w:eastAsia="Arial" w:hAnsi="Arial" w:cs="Arial"/>
          <w:color w:val="000000" w:themeColor="text1"/>
        </w:rPr>
        <w:t>1+</w:t>
      </w:r>
      <w:r w:rsidRPr="1D0A8684">
        <w:rPr>
          <w:rFonts w:ascii="Cambria Math" w:eastAsia="Arial" w:hAnsi="Cambria Math" w:cs="Cambria Math"/>
          <w:color w:val="000000" w:themeColor="text1"/>
        </w:rPr>
        <w:t>ℎ</w:t>
      </w:r>
      <w:r w:rsidRPr="1D0A8684">
        <w:rPr>
          <w:rFonts w:ascii="Arial" w:eastAsia="Arial" w:hAnsi="Arial" w:cs="Arial"/>
          <w:color w:val="000000" w:themeColor="text1"/>
        </w:rPr>
        <w:t xml:space="preserve">, . . . , </w:t>
      </w:r>
      <w:r w:rsidRPr="1D0A8684">
        <w:rPr>
          <w:rFonts w:ascii="Cambria Math" w:eastAsia="Arial" w:hAnsi="Cambria Math" w:cs="Cambria Math"/>
          <w:color w:val="000000" w:themeColor="text1"/>
        </w:rPr>
        <w:t>𝑋𝑘</w:t>
      </w:r>
      <w:r w:rsidRPr="1D0A8684">
        <w:rPr>
          <w:rFonts w:ascii="Arial" w:eastAsia="Arial" w:hAnsi="Arial" w:cs="Arial"/>
          <w:color w:val="000000" w:themeColor="text1"/>
        </w:rPr>
        <w:t>+</w:t>
      </w:r>
      <w:r w:rsidRPr="1D0A8684">
        <w:rPr>
          <w:rFonts w:ascii="Cambria Math" w:eastAsia="Arial" w:hAnsi="Cambria Math" w:cs="Cambria Math"/>
          <w:color w:val="000000" w:themeColor="text1"/>
        </w:rPr>
        <w:t>ℎ</w:t>
      </w:r>
      <w:r w:rsidRPr="1D0A8684">
        <w:rPr>
          <w:rFonts w:ascii="Arial" w:eastAsia="Arial" w:hAnsi="Arial" w:cs="Arial"/>
          <w:color w:val="000000" w:themeColor="text1"/>
        </w:rPr>
        <w:t xml:space="preserve">)′ have the same joint distribution, for any </w:t>
      </w:r>
      <w:r w:rsidRPr="1D0A8684">
        <w:rPr>
          <w:rFonts w:ascii="Cambria Math" w:eastAsia="Arial" w:hAnsi="Cambria Math" w:cs="Cambria Math"/>
          <w:color w:val="000000" w:themeColor="text1"/>
        </w:rPr>
        <w:t>𝑘</w:t>
      </w:r>
      <w:r w:rsidRPr="1D0A8684">
        <w:rPr>
          <w:rFonts w:ascii="Arial" w:eastAsia="Arial" w:hAnsi="Arial" w:cs="Arial"/>
          <w:color w:val="000000" w:themeColor="text1"/>
        </w:rPr>
        <w:t xml:space="preserve"> </w:t>
      </w:r>
      <w:r w:rsidRPr="1D0A8684">
        <w:rPr>
          <w:rFonts w:ascii="Cambria Math" w:eastAsia="Arial" w:hAnsi="Cambria Math" w:cs="Cambria Math"/>
          <w:color w:val="000000" w:themeColor="text1"/>
        </w:rPr>
        <w:t>∈</w:t>
      </w:r>
      <w:r w:rsidRPr="1D0A8684">
        <w:rPr>
          <w:rFonts w:ascii="Arial" w:eastAsia="Arial" w:hAnsi="Arial" w:cs="Arial"/>
          <w:color w:val="000000" w:themeColor="text1"/>
        </w:rPr>
        <w:t xml:space="preserve"> </w:t>
      </w:r>
      <w:r w:rsidRPr="1D0A8684">
        <w:rPr>
          <w:rFonts w:ascii="Cambria Math" w:eastAsia="Arial" w:hAnsi="Cambria Math" w:cs="Cambria Math"/>
          <w:color w:val="000000" w:themeColor="text1"/>
        </w:rPr>
        <w:t>ℕ</w:t>
      </w:r>
      <w:r w:rsidRPr="1D0A8684">
        <w:rPr>
          <w:rFonts w:ascii="Arial" w:eastAsia="Arial" w:hAnsi="Arial" w:cs="Arial"/>
          <w:color w:val="000000" w:themeColor="text1"/>
        </w:rPr>
        <w:t xml:space="preserve"> and any </w:t>
      </w:r>
      <w:r w:rsidRPr="1D0A8684">
        <w:rPr>
          <w:rFonts w:ascii="Cambria Math" w:eastAsia="Arial" w:hAnsi="Cambria Math" w:cs="Cambria Math"/>
          <w:color w:val="000000" w:themeColor="text1"/>
        </w:rPr>
        <w:t>ℎ</w:t>
      </w:r>
      <w:r w:rsidRPr="1D0A8684">
        <w:rPr>
          <w:rFonts w:ascii="Arial" w:eastAsia="Arial" w:hAnsi="Arial" w:cs="Arial"/>
          <w:color w:val="000000" w:themeColor="text1"/>
        </w:rPr>
        <w:t xml:space="preserve"> </w:t>
      </w:r>
      <w:r w:rsidRPr="1D0A8684">
        <w:rPr>
          <w:rFonts w:ascii="Cambria Math" w:eastAsia="Arial" w:hAnsi="Cambria Math" w:cs="Cambria Math"/>
          <w:color w:val="000000" w:themeColor="text1"/>
        </w:rPr>
        <w:t>∈</w:t>
      </w:r>
      <w:r w:rsidRPr="1D0A8684">
        <w:rPr>
          <w:rFonts w:ascii="Arial" w:eastAsia="Arial" w:hAnsi="Arial" w:cs="Arial"/>
          <w:color w:val="000000" w:themeColor="text1"/>
        </w:rPr>
        <w:t xml:space="preserve"> </w:t>
      </w:r>
      <w:r w:rsidRPr="1D0A8684">
        <w:rPr>
          <w:rFonts w:ascii="Cambria Math" w:eastAsia="Arial" w:hAnsi="Cambria Math" w:cs="Cambria Math"/>
          <w:color w:val="000000" w:themeColor="text1"/>
        </w:rPr>
        <w:t>ℤ</w:t>
      </w:r>
      <w:r w:rsidRPr="1D0A8684">
        <w:rPr>
          <w:rFonts w:ascii="Arial" w:eastAsia="Arial" w:hAnsi="Arial" w:cs="Arial"/>
          <w:color w:val="000000" w:themeColor="text1"/>
        </w:rPr>
        <w:t xml:space="preserve">” </w:t>
      </w:r>
      <w:sdt>
        <w:sdtPr>
          <w:rPr>
            <w:rFonts w:ascii="Arial" w:eastAsia="Arial" w:hAnsi="Arial" w:cs="Arial"/>
            <w:color w:val="000000" w:themeColor="text1"/>
          </w:rPr>
          <w:id w:val="-1431611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Chr10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[69]</w:t>
          </w:r>
          <w:r>
            <w:rPr>
              <w:rFonts w:ascii="Arial" w:eastAsia="Arial" w:hAnsi="Arial" w:cs="Arial"/>
              <w:color w:val="000000" w:themeColor="text1"/>
            </w:rPr>
            <w:fldChar w:fldCharType="end"/>
          </w:r>
        </w:sdtContent>
      </w:sdt>
      <w:r>
        <w:rPr>
          <w:rFonts w:ascii="Arial" w:eastAsia="Arial" w:hAnsi="Arial" w:cs="Arial"/>
          <w:color w:val="000000" w:themeColor="text1"/>
        </w:rPr>
        <w:t>.</w:t>
      </w:r>
    </w:p>
    <w:p w14:paraId="639EC364"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In other words, a process is strictly stationary if its unconditional joint probability distribution does not change when shifted in time, and so do parameters, such as mean and variance. Another weaker definition of stationarity is known as second-order stationarity, and it requires only the first moment and the autocovariance not to vary with the time. The second moment, or the variance, should only be finite.</w:t>
      </w:r>
    </w:p>
    <w:p w14:paraId="5CBAB39C"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In statistics and econometrics, an augmented Dickey–Fuller test (ADF) tests the null hypothesis that a unit root is present in a time series sample. The alternative </w:t>
      </w:r>
      <w:r w:rsidRPr="1D0A8684">
        <w:rPr>
          <w:rFonts w:ascii="Arial" w:eastAsia="Arial" w:hAnsi="Arial" w:cs="Arial"/>
          <w:color w:val="000000" w:themeColor="text1"/>
        </w:rPr>
        <w:lastRenderedPageBreak/>
        <w:t>hypothesis is different depending on which version of the test is used but is usually stationarity or trend-stationarity. It is an augmented version of the Dickey–Fuller test for a larger and more complicated set of time series models that is normally used.</w:t>
      </w:r>
    </w:p>
    <w:p w14:paraId="0189512D"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The augmented Dickey–Fuller (ADF) statistic</w:t>
      </w:r>
      <w:r>
        <w:rPr>
          <w:rFonts w:ascii="Arial" w:eastAsia="Arial" w:hAnsi="Arial" w:cs="Arial"/>
          <w:color w:val="000000" w:themeColor="text1"/>
        </w:rPr>
        <w:t xml:space="preserve"> </w:t>
      </w:r>
      <w:sdt>
        <w:sdtPr>
          <w:rPr>
            <w:rFonts w:ascii="Arial" w:eastAsia="Arial" w:hAnsi="Arial" w:cs="Arial"/>
            <w:color w:val="000000" w:themeColor="text1"/>
          </w:rPr>
          <w:id w:val="1911573951"/>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Gra96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[70]</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1D0A8684">
        <w:rPr>
          <w:rFonts w:ascii="Arial" w:eastAsia="Arial" w:hAnsi="Arial" w:cs="Arial"/>
          <w:color w:val="000000" w:themeColor="text1"/>
        </w:rPr>
        <w:t>used in the test, is a negative number. The more negative it is, the stronger the rejection of the hypothesis that there is a unit root at some level of confidence.</w:t>
      </w:r>
    </w:p>
    <w:p w14:paraId="0BFBD53C" w14:textId="77777777" w:rsidR="008D1943" w:rsidRDefault="008D1943" w:rsidP="008D1943">
      <w:pPr>
        <w:spacing w:after="60" w:line="360" w:lineRule="auto"/>
        <w:jc w:val="both"/>
        <w:rPr>
          <w:rFonts w:ascii="Arial" w:eastAsia="Arial" w:hAnsi="Arial" w:cs="Arial"/>
          <w:color w:val="000000" w:themeColor="text1"/>
        </w:rPr>
      </w:pPr>
      <w:r w:rsidRPr="1D0A8684">
        <w:rPr>
          <w:rFonts w:ascii="Arial" w:eastAsia="Arial" w:hAnsi="Arial" w:cs="Arial"/>
          <w:color w:val="000000" w:themeColor="text1"/>
        </w:rPr>
        <w:t>Testing procedure:</w:t>
      </w:r>
    </w:p>
    <w:p w14:paraId="573026E1"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The testing procedure for the ADF test is the same as for the Dickey–Fuller test but it is applied to the following model:</w:t>
      </w:r>
    </w:p>
    <w:p w14:paraId="6D506109" w14:textId="77777777" w:rsidR="008D1943" w:rsidRDefault="008D1943" w:rsidP="008D1943">
      <w:pPr>
        <w:tabs>
          <w:tab w:val="left" w:pos="8505"/>
        </w:tabs>
        <w:spacing w:after="60" w:line="360" w:lineRule="auto"/>
        <w:ind w:firstLine="993"/>
        <w:jc w:val="center"/>
        <w:rPr>
          <w:rFonts w:ascii="Arial" w:eastAsia="Arial" w:hAnsi="Arial" w:cs="Arial"/>
          <w:color w:val="000000" w:themeColor="text1"/>
        </w:rPr>
      </w:pPr>
      <m:oMath>
        <m:r>
          <w:rPr>
            <w:rFonts w:ascii="Cambria Math" w:eastAsia="Arial" w:hAnsi="Cambria Math" w:cs="Arial"/>
            <w:color w:val="000000" w:themeColor="text1"/>
          </w:rPr>
          <m:t>ΔYt = α + βt + γ</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t-1</m:t>
            </m:r>
          </m:sub>
        </m:sSub>
        <m:r>
          <w:rPr>
            <w:rFonts w:ascii="Cambria Math" w:eastAsia="Arial" w:hAnsi="Cambria Math" w:cs="Arial"/>
            <w:color w:val="000000" w:themeColor="text1"/>
          </w:rPr>
          <m:t xml:space="preserve"> +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δ</m:t>
            </m:r>
          </m:e>
          <m:sub>
            <m:r>
              <w:rPr>
                <w:rFonts w:ascii="Cambria Math" w:eastAsia="Arial" w:hAnsi="Cambria Math" w:cs="Arial"/>
                <w:color w:val="000000" w:themeColor="text1"/>
              </w:rPr>
              <m:t>1</m:t>
            </m:r>
          </m:sub>
        </m:sSub>
        <m:r>
          <w:rPr>
            <w:rFonts w:ascii="Cambria Math" w:eastAsia="Arial" w:hAnsi="Cambria Math" w:cs="Arial"/>
            <w:color w:val="000000" w:themeColor="text1"/>
          </w:rPr>
          <m:t>Δ</m:t>
        </m:r>
        <m:sSub>
          <m:sSubPr>
            <m:ctrlPr>
              <w:rPr>
                <w:rFonts w:ascii="Cambria Math" w:eastAsia="Arial" w:hAnsi="Cambria Math" w:cs="Arial"/>
                <w:i/>
                <w:iCs/>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t-1</m:t>
            </m:r>
          </m:sub>
        </m:sSub>
        <m:r>
          <w:rPr>
            <w:rFonts w:ascii="Cambria Math" w:eastAsia="Arial" w:hAnsi="Cambria Math" w:cs="Arial"/>
            <w:color w:val="000000" w:themeColor="text1"/>
          </w:rPr>
          <m:t xml:space="preserve"> +…... + </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δ</m:t>
            </m:r>
          </m:e>
          <m:sub>
            <m:r>
              <w:rPr>
                <w:rFonts w:ascii="Cambria Math" w:eastAsia="Arial" w:hAnsi="Cambria Math" w:cs="Arial"/>
                <w:color w:val="000000" w:themeColor="text1"/>
              </w:rPr>
              <m:t>p-1</m:t>
            </m:r>
          </m:sub>
        </m:sSub>
        <m:r>
          <w:rPr>
            <w:rFonts w:ascii="Cambria Math" w:eastAsia="Arial" w:hAnsi="Cambria Math" w:cs="Arial"/>
            <w:color w:val="000000" w:themeColor="text1"/>
          </w:rPr>
          <m:t>*Δ</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t-p+1</m:t>
            </m:r>
          </m:sub>
        </m:sSub>
        <m:r>
          <w:rPr>
            <w:rFonts w:ascii="Cambria Math" w:eastAsia="Arial" w:hAnsi="Cambria Math" w:cs="Arial"/>
            <w:color w:val="000000" w:themeColor="text1"/>
          </w:rPr>
          <m:t xml:space="preserve"> + εt,</m:t>
        </m:r>
      </m:oMath>
      <w:r>
        <w:rPr>
          <w:rFonts w:ascii="Arial" w:eastAsia="Arial" w:hAnsi="Arial" w:cs="Arial"/>
          <w:color w:val="000000" w:themeColor="text1"/>
        </w:rPr>
        <w:tab/>
        <w:t xml:space="preserve">    3.1.4</w:t>
      </w:r>
    </w:p>
    <w:p w14:paraId="3FA78FF4" w14:textId="77777777" w:rsidR="008D1943" w:rsidRDefault="008D1943" w:rsidP="008D1943">
      <w:pPr>
        <w:spacing w:after="60" w:line="360" w:lineRule="auto"/>
        <w:jc w:val="both"/>
        <w:rPr>
          <w:rFonts w:ascii="Arial" w:eastAsia="Arial" w:hAnsi="Arial" w:cs="Arial"/>
          <w:color w:val="000000" w:themeColor="text1"/>
        </w:rPr>
      </w:pPr>
      <w:r>
        <w:rPr>
          <w:rFonts w:ascii="Arial" w:eastAsia="Arial" w:hAnsi="Arial" w:cs="Arial"/>
          <w:color w:val="000000" w:themeColor="text1"/>
        </w:rPr>
        <w:t>w</w:t>
      </w:r>
      <w:r w:rsidRPr="1D0A8684">
        <w:rPr>
          <w:rFonts w:ascii="Arial" w:eastAsia="Arial" w:hAnsi="Arial" w:cs="Arial"/>
          <w:color w:val="000000" w:themeColor="text1"/>
        </w:rPr>
        <w:t>here α is a constant, β is the coefficient on a time trend and ρ is the lag order of the autoregressive process. Imposing the constraints α = 0 and β = 0 corresponds to modelling a random walk and using the constraint β = 0 corresponds to modelling a random walk with a drift. Consequently, there are three main versions of the test, analogous to the ones discussed on Dickey–Fuller test.</w:t>
      </w:r>
    </w:p>
    <w:p w14:paraId="1A4A5CE2"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By including lags of the order p, the ADF formulation allows for higher-order autoregressive processes. This means that the lag length p must be determined when applying the test. One possible approach is to test down from high orders and examine the t-values on coefficients. An alternative approach is to examine information criteria such as the Akaike information criterion, Bayesian information criterion or the Hannan–Quinn information criterion.</w:t>
      </w:r>
    </w:p>
    <w:p w14:paraId="31DA0A64" w14:textId="77777777" w:rsidR="008D1943" w:rsidRPr="00A47D1D" w:rsidRDefault="008D1943" w:rsidP="008D1943">
      <w:pPr>
        <w:pStyle w:val="Heading4"/>
        <w:spacing w:line="360" w:lineRule="auto"/>
        <w:rPr>
          <w:rFonts w:eastAsia="Arial"/>
        </w:rPr>
      </w:pPr>
      <w:r w:rsidRPr="00A47D1D">
        <w:rPr>
          <w:rFonts w:eastAsia="Arial"/>
        </w:rPr>
        <w:t>APPLICATION AND RESULTS</w:t>
      </w:r>
    </w:p>
    <w:p w14:paraId="14CD7253" w14:textId="77777777" w:rsidR="008D1943" w:rsidRDefault="008D1943" w:rsidP="008D1943">
      <w:pPr>
        <w:spacing w:after="60" w:line="360" w:lineRule="auto"/>
        <w:ind w:firstLine="720"/>
        <w:jc w:val="both"/>
        <w:rPr>
          <w:rFonts w:ascii="Arial" w:eastAsia="Arial" w:hAnsi="Arial" w:cs="Arial"/>
          <w:color w:val="000000" w:themeColor="text1"/>
        </w:rPr>
      </w:pPr>
      <w:r w:rsidRPr="00A47D1D">
        <w:rPr>
          <w:rFonts w:ascii="Arial" w:eastAsia="Arial" w:hAnsi="Arial" w:cs="Arial"/>
          <w:color w:val="000000" w:themeColor="text1"/>
        </w:rPr>
        <w:t xml:space="preserve">The ADF test was performed using the </w:t>
      </w:r>
      <w:proofErr w:type="spellStart"/>
      <w:proofErr w:type="gramStart"/>
      <w:r w:rsidRPr="00A47D1D">
        <w:rPr>
          <w:rFonts w:ascii="Arial" w:eastAsia="Arial" w:hAnsi="Arial" w:cs="Arial"/>
          <w:color w:val="000000" w:themeColor="text1"/>
        </w:rPr>
        <w:t>adfuller</w:t>
      </w:r>
      <w:proofErr w:type="spellEnd"/>
      <w:r w:rsidRPr="00A47D1D">
        <w:rPr>
          <w:rFonts w:ascii="Arial" w:eastAsia="Arial" w:hAnsi="Arial" w:cs="Arial"/>
          <w:color w:val="000000" w:themeColor="text1"/>
        </w:rPr>
        <w:t>(</w:t>
      </w:r>
      <w:proofErr w:type="gramEnd"/>
      <w:r w:rsidRPr="00A47D1D">
        <w:rPr>
          <w:rFonts w:ascii="Arial" w:eastAsia="Arial" w:hAnsi="Arial" w:cs="Arial"/>
          <w:color w:val="000000" w:themeColor="text1"/>
        </w:rPr>
        <w:t xml:space="preserve">) function </w:t>
      </w:r>
      <w:r>
        <w:rPr>
          <w:rFonts w:ascii="Arial" w:eastAsia="Arial" w:hAnsi="Arial" w:cs="Arial"/>
          <w:color w:val="000000" w:themeColor="text1"/>
        </w:rPr>
        <w:t>from</w:t>
      </w:r>
      <w:r w:rsidRPr="00A47D1D">
        <w:rPr>
          <w:rFonts w:ascii="Arial" w:eastAsia="Arial" w:hAnsi="Arial" w:cs="Arial"/>
          <w:color w:val="000000" w:themeColor="text1"/>
        </w:rPr>
        <w:t xml:space="preserve"> Python</w:t>
      </w:r>
      <w:r>
        <w:rPr>
          <w:rFonts w:ascii="Arial" w:eastAsia="Arial" w:hAnsi="Arial" w:cs="Arial"/>
          <w:color w:val="000000" w:themeColor="text1"/>
        </w:rPr>
        <w:t xml:space="preserve"> </w:t>
      </w:r>
      <w:proofErr w:type="spellStart"/>
      <w:r>
        <w:rPr>
          <w:rFonts w:ascii="Arial" w:eastAsia="Arial" w:hAnsi="Arial" w:cs="Arial"/>
          <w:color w:val="000000" w:themeColor="text1"/>
        </w:rPr>
        <w:t>statsmodels</w:t>
      </w:r>
      <w:proofErr w:type="spellEnd"/>
      <w:r>
        <w:rPr>
          <w:rFonts w:ascii="Arial" w:eastAsia="Arial" w:hAnsi="Arial" w:cs="Arial"/>
          <w:color w:val="000000" w:themeColor="text1"/>
        </w:rPr>
        <w:t xml:space="preserve"> library</w:t>
      </w:r>
      <w:r w:rsidRPr="002E083D">
        <w:rPr>
          <w:rFonts w:ascii="Arial" w:eastAsia="Arial" w:hAnsi="Arial" w:cs="Arial"/>
          <w:color w:val="000000" w:themeColor="text1"/>
        </w:rPr>
        <w:t xml:space="preserve">. Appendix </w:t>
      </w:r>
      <w:r w:rsidRPr="00267FC5">
        <w:rPr>
          <w:rFonts w:ascii="Arial" w:eastAsia="Arial" w:hAnsi="Arial" w:cs="Arial"/>
          <w:color w:val="000000" w:themeColor="text1"/>
        </w:rPr>
        <w:t>8</w:t>
      </w:r>
      <w:r w:rsidRPr="002E083D">
        <w:rPr>
          <w:rFonts w:ascii="Arial" w:eastAsia="Arial" w:hAnsi="Arial" w:cs="Arial"/>
          <w:color w:val="000000" w:themeColor="text1"/>
        </w:rPr>
        <w:t>.1 provides the</w:t>
      </w:r>
      <w:r w:rsidRPr="00267FC5">
        <w:rPr>
          <w:rFonts w:ascii="Arial" w:eastAsia="Arial" w:hAnsi="Arial" w:cs="Arial"/>
          <w:color w:val="000000" w:themeColor="text1"/>
        </w:rPr>
        <w:t xml:space="preserve"> full</w:t>
      </w:r>
      <w:r w:rsidRPr="002E083D">
        <w:rPr>
          <w:rFonts w:ascii="Arial" w:eastAsia="Arial" w:hAnsi="Arial" w:cs="Arial"/>
          <w:color w:val="000000" w:themeColor="text1"/>
        </w:rPr>
        <w:t xml:space="preserve"> code and outputs for reference. </w:t>
      </w:r>
      <w:r w:rsidRPr="00267FC5">
        <w:rPr>
          <w:rFonts w:ascii="Arial" w:eastAsia="Arial" w:hAnsi="Arial" w:cs="Arial"/>
          <w:color w:val="000000" w:themeColor="text1"/>
        </w:rPr>
        <w:t>The r</w:t>
      </w:r>
      <w:r w:rsidRPr="002E083D">
        <w:rPr>
          <w:rFonts w:ascii="Arial" w:eastAsia="Arial" w:hAnsi="Arial" w:cs="Arial"/>
          <w:color w:val="000000" w:themeColor="text1"/>
        </w:rPr>
        <w:t xml:space="preserve">esults </w:t>
      </w:r>
      <w:r w:rsidRPr="00267FC5">
        <w:rPr>
          <w:rFonts w:ascii="Arial" w:eastAsia="Arial" w:hAnsi="Arial" w:cs="Arial"/>
          <w:color w:val="000000" w:themeColor="text1"/>
        </w:rPr>
        <w:t>with a p-value well below 0.01, allowed us to confidently reject the null hypothesis and confirmed</w:t>
      </w:r>
      <w:r w:rsidRPr="002E083D">
        <w:rPr>
          <w:rFonts w:ascii="Arial" w:eastAsia="Arial" w:hAnsi="Arial" w:cs="Arial"/>
          <w:color w:val="000000" w:themeColor="text1"/>
        </w:rPr>
        <w:t xml:space="preserve"> that</w:t>
      </w:r>
      <w:r w:rsidRPr="00267FC5">
        <w:rPr>
          <w:rFonts w:ascii="Arial" w:eastAsia="Arial" w:hAnsi="Arial" w:cs="Arial"/>
          <w:color w:val="000000" w:themeColor="text1"/>
        </w:rPr>
        <w:t xml:space="preserve"> the</w:t>
      </w:r>
      <w:r w:rsidRPr="002E083D">
        <w:rPr>
          <w:rFonts w:ascii="Arial" w:eastAsia="Arial" w:hAnsi="Arial" w:cs="Arial"/>
          <w:color w:val="000000" w:themeColor="text1"/>
        </w:rPr>
        <w:t xml:space="preserve"> daily log returns were stationary at the 1% significance level, </w:t>
      </w:r>
      <w:r w:rsidRPr="00267FC5">
        <w:rPr>
          <w:rFonts w:ascii="Arial" w:eastAsia="Arial" w:hAnsi="Arial" w:cs="Arial"/>
          <w:color w:val="000000" w:themeColor="text1"/>
        </w:rPr>
        <w:t xml:space="preserve">and </w:t>
      </w:r>
      <w:r>
        <w:rPr>
          <w:rFonts w:ascii="Arial" w:eastAsia="Arial" w:hAnsi="Arial" w:cs="Arial"/>
          <w:color w:val="000000" w:themeColor="text1"/>
        </w:rPr>
        <w:t>suitable for further analysis</w:t>
      </w:r>
      <w:r w:rsidRPr="00A47D1D">
        <w:rPr>
          <w:rFonts w:ascii="Arial" w:eastAsia="Arial" w:hAnsi="Arial" w:cs="Arial"/>
          <w:color w:val="000000" w:themeColor="text1"/>
        </w:rPr>
        <w:t>.</w:t>
      </w:r>
      <w:r>
        <w:rPr>
          <w:rFonts w:ascii="Arial" w:eastAsia="Arial" w:hAnsi="Arial" w:cs="Arial"/>
          <w:color w:val="000000" w:themeColor="text1"/>
        </w:rPr>
        <w:t xml:space="preserve"> </w:t>
      </w:r>
      <w:r w:rsidRPr="1D0A8684">
        <w:rPr>
          <w:rFonts w:ascii="Arial" w:eastAsia="Arial" w:hAnsi="Arial" w:cs="Arial"/>
          <w:color w:val="000000" w:themeColor="text1"/>
        </w:rPr>
        <w:t>The more negative the statistic suggests the stronger the rejection of the hypothesis that there is a unit root at some level of confidence.</w:t>
      </w:r>
    </w:p>
    <w:p w14:paraId="28A7A562" w14:textId="77777777" w:rsidR="008D1943" w:rsidRPr="00267FC5" w:rsidRDefault="008D1943" w:rsidP="008D1943">
      <w:pPr>
        <w:pStyle w:val="Heading2"/>
        <w:spacing w:line="360" w:lineRule="auto"/>
        <w:rPr>
          <w:b/>
          <w:bCs/>
          <w:i/>
          <w:iCs/>
          <w:sz w:val="20"/>
          <w:szCs w:val="20"/>
        </w:rPr>
      </w:pPr>
      <w:bookmarkStart w:id="696" w:name="_Toc202695081"/>
      <w:r>
        <w:rPr>
          <w:b/>
          <w:bCs/>
          <w:i/>
          <w:iCs/>
          <w:sz w:val="20"/>
          <w:szCs w:val="20"/>
        </w:rPr>
        <w:lastRenderedPageBreak/>
        <w:t xml:space="preserve">3.4 </w:t>
      </w:r>
      <w:r w:rsidRPr="00267FC5">
        <w:rPr>
          <w:b/>
          <w:bCs/>
          <w:i/>
          <w:iCs/>
          <w:sz w:val="20"/>
          <w:szCs w:val="20"/>
        </w:rPr>
        <w:t>EXPERIMENTAL DESIGN FOR MACHINE LEARNING MODELS</w:t>
      </w:r>
      <w:bookmarkEnd w:id="696"/>
      <w:r w:rsidRPr="00267FC5">
        <w:rPr>
          <w:b/>
          <w:bCs/>
          <w:i/>
          <w:iCs/>
          <w:sz w:val="20"/>
          <w:szCs w:val="20"/>
        </w:rPr>
        <w:t xml:space="preserve"> </w:t>
      </w:r>
    </w:p>
    <w:p w14:paraId="4280622A" w14:textId="77777777" w:rsidR="008D1943" w:rsidRPr="00267FC5" w:rsidRDefault="008D1943" w:rsidP="008D1943">
      <w:pPr>
        <w:rPr>
          <w:rFonts w:eastAsia="Arial"/>
        </w:rPr>
      </w:pPr>
    </w:p>
    <w:p w14:paraId="5242BCA0" w14:textId="77777777" w:rsidR="008D1943" w:rsidRDefault="008D1943" w:rsidP="008D1943">
      <w:pPr>
        <w:spacing w:after="60" w:line="360" w:lineRule="auto"/>
        <w:ind w:firstLine="720"/>
        <w:jc w:val="both"/>
        <w:rPr>
          <w:rFonts w:ascii="Arial" w:eastAsia="Arial" w:hAnsi="Arial" w:cs="Arial"/>
          <w:color w:val="000000" w:themeColor="text1"/>
        </w:rPr>
      </w:pPr>
      <w:r w:rsidRPr="00582E6D">
        <w:rPr>
          <w:rFonts w:ascii="Arial" w:eastAsia="Arial" w:hAnsi="Arial" w:cs="Arial"/>
          <w:color w:val="000000" w:themeColor="text1"/>
        </w:rPr>
        <w:t>To ensure a robust and fair comparison of the machine learning models discussed in Chapter 2, a standardi</w:t>
      </w:r>
      <w:r>
        <w:rPr>
          <w:rFonts w:ascii="Arial" w:eastAsia="Arial" w:hAnsi="Arial" w:cs="Arial"/>
          <w:color w:val="000000" w:themeColor="text1"/>
        </w:rPr>
        <w:t>s</w:t>
      </w:r>
      <w:r w:rsidRPr="00582E6D">
        <w:rPr>
          <w:rFonts w:ascii="Arial" w:eastAsia="Arial" w:hAnsi="Arial" w:cs="Arial"/>
          <w:color w:val="000000" w:themeColor="text1"/>
        </w:rPr>
        <w:t>ed experimental design was implemented.</w:t>
      </w:r>
    </w:p>
    <w:p w14:paraId="654B1805" w14:textId="77777777" w:rsidR="008D1943" w:rsidRPr="00582E6D"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 </w:t>
      </w:r>
      <w:r w:rsidRPr="00267FC5">
        <w:rPr>
          <w:rFonts w:ascii="Arial" w:eastAsia="Arial" w:hAnsi="Arial" w:cs="Arial"/>
          <w:color w:val="000000" w:themeColor="text1"/>
        </w:rPr>
        <w:t>Train-Validation-Test Split</w:t>
      </w:r>
      <w:r>
        <w:rPr>
          <w:rFonts w:ascii="Arial" w:eastAsia="Arial" w:hAnsi="Arial" w:cs="Arial"/>
          <w:color w:val="000000" w:themeColor="text1"/>
        </w:rPr>
        <w:t xml:space="preserve"> -</w:t>
      </w:r>
      <w:r w:rsidRPr="00582E6D">
        <w:rPr>
          <w:rFonts w:ascii="Arial" w:eastAsia="Arial" w:hAnsi="Arial" w:cs="Arial"/>
          <w:color w:val="000000" w:themeColor="text1"/>
        </w:rPr>
        <w:t xml:space="preserve"> </w:t>
      </w:r>
      <w:r>
        <w:rPr>
          <w:rFonts w:ascii="Arial" w:eastAsia="Arial" w:hAnsi="Arial" w:cs="Arial"/>
          <w:color w:val="000000" w:themeColor="text1"/>
        </w:rPr>
        <w:t>a</w:t>
      </w:r>
      <w:r w:rsidRPr="00582E6D">
        <w:rPr>
          <w:rFonts w:ascii="Arial" w:eastAsia="Arial" w:hAnsi="Arial" w:cs="Arial"/>
          <w:color w:val="000000" w:themeColor="text1"/>
        </w:rPr>
        <w:t xml:space="preserve"> simple chronological split is prone to lookahead bias and may not generalize well. Therefore, we employed a </w:t>
      </w:r>
      <w:r w:rsidRPr="00267FC5">
        <w:rPr>
          <w:rFonts w:ascii="Arial" w:eastAsia="Arial" w:hAnsi="Arial" w:cs="Arial"/>
          <w:color w:val="000000" w:themeColor="text1"/>
        </w:rPr>
        <w:t>Walk-Forward Validation</w:t>
      </w:r>
      <w:r w:rsidRPr="00582E6D">
        <w:rPr>
          <w:rFonts w:ascii="Arial" w:eastAsia="Arial" w:hAnsi="Arial" w:cs="Arial"/>
          <w:color w:val="000000" w:themeColor="text1"/>
        </w:rPr>
        <w:t xml:space="preserve"> methodology. The daily data from 1990-2022 was divided into rolling windows. For each fold:</w:t>
      </w:r>
    </w:p>
    <w:p w14:paraId="0CE5661D" w14:textId="77777777" w:rsidR="008D1943" w:rsidRPr="00582E6D" w:rsidRDefault="008D1943" w:rsidP="008D1943">
      <w:pPr>
        <w:numPr>
          <w:ilvl w:val="1"/>
          <w:numId w:val="42"/>
        </w:numPr>
        <w:spacing w:after="60" w:line="360" w:lineRule="auto"/>
        <w:jc w:val="both"/>
        <w:rPr>
          <w:rFonts w:ascii="Arial" w:eastAsia="Arial" w:hAnsi="Arial" w:cs="Arial"/>
          <w:color w:val="000000" w:themeColor="text1"/>
        </w:rPr>
      </w:pPr>
      <w:r w:rsidRPr="00582E6D">
        <w:rPr>
          <w:rFonts w:ascii="Arial" w:eastAsia="Arial" w:hAnsi="Arial" w:cs="Arial"/>
          <w:color w:val="000000" w:themeColor="text1"/>
        </w:rPr>
        <w:t>A training set of 10 years was used.</w:t>
      </w:r>
    </w:p>
    <w:p w14:paraId="578B2865" w14:textId="77777777" w:rsidR="008D1943" w:rsidRPr="00582E6D" w:rsidRDefault="008D1943" w:rsidP="008D1943">
      <w:pPr>
        <w:numPr>
          <w:ilvl w:val="1"/>
          <w:numId w:val="42"/>
        </w:numPr>
        <w:spacing w:after="60" w:line="360" w:lineRule="auto"/>
        <w:jc w:val="both"/>
        <w:rPr>
          <w:rFonts w:ascii="Arial" w:eastAsia="Arial" w:hAnsi="Arial" w:cs="Arial"/>
          <w:color w:val="000000" w:themeColor="text1"/>
        </w:rPr>
      </w:pPr>
      <w:r w:rsidRPr="00582E6D">
        <w:rPr>
          <w:rFonts w:ascii="Arial" w:eastAsia="Arial" w:hAnsi="Arial" w:cs="Arial"/>
          <w:color w:val="000000" w:themeColor="text1"/>
        </w:rPr>
        <w:t>A validation set of the subsequent 1 year was used for hyperparameter tuning.</w:t>
      </w:r>
    </w:p>
    <w:p w14:paraId="10999DEF" w14:textId="77777777" w:rsidR="008D1943" w:rsidRPr="00582E6D" w:rsidRDefault="008D1943" w:rsidP="008D1943">
      <w:pPr>
        <w:numPr>
          <w:ilvl w:val="1"/>
          <w:numId w:val="42"/>
        </w:numPr>
        <w:spacing w:after="60" w:line="360" w:lineRule="auto"/>
        <w:jc w:val="both"/>
        <w:rPr>
          <w:rFonts w:ascii="Arial" w:eastAsia="Arial" w:hAnsi="Arial" w:cs="Arial"/>
          <w:color w:val="000000" w:themeColor="text1"/>
        </w:rPr>
      </w:pPr>
      <w:r w:rsidRPr="00582E6D">
        <w:rPr>
          <w:rFonts w:ascii="Arial" w:eastAsia="Arial" w:hAnsi="Arial" w:cs="Arial"/>
          <w:color w:val="000000" w:themeColor="text1"/>
        </w:rPr>
        <w:t xml:space="preserve">A test set of the next 1 year was used for final model evaluation. The window was then slid forward by one year, and the process was repeated. Final model performance metrics are the average across all test folds. The split shown </w:t>
      </w:r>
      <w:r w:rsidRPr="007233C1">
        <w:rPr>
          <w:rFonts w:ascii="Arial" w:eastAsia="Arial" w:hAnsi="Arial" w:cs="Arial"/>
          <w:strike/>
          <w:color w:val="000000" w:themeColor="text1"/>
          <w:highlight w:val="yellow"/>
        </w:rPr>
        <w:t>in Figure 2.26</w:t>
      </w:r>
      <w:r w:rsidRPr="007233C1">
        <w:rPr>
          <w:rFonts w:ascii="Arial" w:eastAsia="Arial" w:hAnsi="Arial" w:cs="Arial"/>
          <w:color w:val="000000" w:themeColor="text1"/>
          <w:highlight w:val="yellow"/>
        </w:rPr>
        <w:t xml:space="preserve"> represents</w:t>
      </w:r>
      <w:r w:rsidRPr="00582E6D">
        <w:rPr>
          <w:rFonts w:ascii="Arial" w:eastAsia="Arial" w:hAnsi="Arial" w:cs="Arial"/>
          <w:color w:val="000000" w:themeColor="text1"/>
        </w:rPr>
        <w:t xml:space="preserve"> one such fold in this process.</w:t>
      </w:r>
    </w:p>
    <w:p w14:paraId="704C9B3C" w14:textId="77777777" w:rsidR="008D1943" w:rsidRPr="00582E6D" w:rsidRDefault="008D1943" w:rsidP="008D1943">
      <w:pPr>
        <w:numPr>
          <w:ilvl w:val="0"/>
          <w:numId w:val="42"/>
        </w:numPr>
        <w:tabs>
          <w:tab w:val="num" w:pos="720"/>
        </w:tabs>
        <w:spacing w:after="60" w:line="360" w:lineRule="auto"/>
        <w:jc w:val="both"/>
        <w:rPr>
          <w:rFonts w:ascii="Arial" w:eastAsia="Arial" w:hAnsi="Arial" w:cs="Arial"/>
          <w:color w:val="000000" w:themeColor="text1"/>
        </w:rPr>
      </w:pPr>
      <w:r w:rsidRPr="00267FC5">
        <w:rPr>
          <w:rFonts w:ascii="Arial" w:eastAsia="Arial" w:hAnsi="Arial" w:cs="Arial"/>
          <w:color w:val="000000" w:themeColor="text1"/>
        </w:rPr>
        <w:t>Feature Engineerin</w:t>
      </w:r>
      <w:r>
        <w:rPr>
          <w:rFonts w:ascii="Arial" w:eastAsia="Arial" w:hAnsi="Arial" w:cs="Arial"/>
          <w:color w:val="000000" w:themeColor="text1"/>
        </w:rPr>
        <w:t>g -</w:t>
      </w:r>
      <w:r w:rsidRPr="00582E6D">
        <w:rPr>
          <w:rFonts w:ascii="Arial" w:eastAsia="Arial" w:hAnsi="Arial" w:cs="Arial"/>
          <w:color w:val="000000" w:themeColor="text1"/>
        </w:rPr>
        <w:t xml:space="preserve"> </w:t>
      </w:r>
      <w:r>
        <w:rPr>
          <w:rFonts w:ascii="Arial" w:eastAsia="Arial" w:hAnsi="Arial" w:cs="Arial"/>
          <w:color w:val="000000" w:themeColor="text1"/>
        </w:rPr>
        <w:t>t</w:t>
      </w:r>
      <w:r w:rsidRPr="00582E6D">
        <w:rPr>
          <w:rFonts w:ascii="Arial" w:eastAsia="Arial" w:hAnsi="Arial" w:cs="Arial"/>
          <w:color w:val="000000" w:themeColor="text1"/>
        </w:rPr>
        <w:t>he input features (X) for the predictive models (SVM, Random Forest, etc.) were engineered to provide the models with relevant historical context. The feature set included:</w:t>
      </w:r>
    </w:p>
    <w:p w14:paraId="45EC3C97" w14:textId="77777777" w:rsidR="008D1943" w:rsidRPr="00582E6D" w:rsidRDefault="008D1943" w:rsidP="008D1943">
      <w:pPr>
        <w:numPr>
          <w:ilvl w:val="2"/>
          <w:numId w:val="45"/>
        </w:numPr>
        <w:spacing w:after="60" w:line="360" w:lineRule="auto"/>
        <w:jc w:val="both"/>
        <w:rPr>
          <w:rFonts w:ascii="Arial" w:eastAsia="Arial" w:hAnsi="Arial" w:cs="Arial"/>
          <w:color w:val="000000" w:themeColor="text1"/>
        </w:rPr>
      </w:pPr>
      <w:r w:rsidRPr="00267FC5">
        <w:rPr>
          <w:rFonts w:ascii="Arial" w:eastAsia="Arial" w:hAnsi="Arial" w:cs="Arial"/>
          <w:color w:val="000000" w:themeColor="text1"/>
        </w:rPr>
        <w:t>Lagged VIX Returns:</w:t>
      </w:r>
      <w:r w:rsidRPr="00582E6D">
        <w:rPr>
          <w:rFonts w:ascii="Arial" w:eastAsia="Arial" w:hAnsi="Arial" w:cs="Arial"/>
          <w:color w:val="000000" w:themeColor="text1"/>
        </w:rPr>
        <w:t xml:space="preserve"> 10 lagged values of the daily log returns (R</w:t>
      </w:r>
      <w:r w:rsidRPr="00267FC5">
        <w:rPr>
          <w:rFonts w:ascii="Arial" w:eastAsia="Arial" w:hAnsi="Arial" w:cs="Arial"/>
          <w:color w:val="000000" w:themeColor="text1"/>
          <w:vertAlign w:val="subscript"/>
        </w:rPr>
        <w:t>t−1</w:t>
      </w:r>
      <w:r>
        <w:rPr>
          <w:rFonts w:ascii="Arial" w:eastAsia="Arial" w:hAnsi="Arial" w:cs="Arial"/>
          <w:color w:val="000000" w:themeColor="text1"/>
        </w:rPr>
        <w:t xml:space="preserve">, </w:t>
      </w:r>
      <w:r w:rsidRPr="00582E6D">
        <w:rPr>
          <w:rFonts w:ascii="Arial" w:eastAsia="Arial" w:hAnsi="Arial" w:cs="Arial"/>
          <w:color w:val="000000" w:themeColor="text1"/>
        </w:rPr>
        <w:t>R</w:t>
      </w:r>
      <w:r w:rsidRPr="00267FC5">
        <w:rPr>
          <w:rFonts w:ascii="Arial" w:eastAsia="Arial" w:hAnsi="Arial" w:cs="Arial"/>
          <w:color w:val="000000" w:themeColor="text1"/>
          <w:vertAlign w:val="subscript"/>
        </w:rPr>
        <w:t>t−2</w:t>
      </w:r>
      <w:proofErr w:type="gramStart"/>
      <w:r w:rsidRPr="00582E6D">
        <w:rPr>
          <w:rFonts w:ascii="Arial" w:eastAsia="Arial" w:hAnsi="Arial" w:cs="Arial"/>
          <w:color w:val="000000" w:themeColor="text1"/>
        </w:rPr>
        <w:t>​,...</w:t>
      </w:r>
      <w:proofErr w:type="gramEnd"/>
      <w:r w:rsidRPr="00582E6D">
        <w:rPr>
          <w:rFonts w:ascii="Arial" w:eastAsia="Arial" w:hAnsi="Arial" w:cs="Arial"/>
          <w:color w:val="000000" w:themeColor="text1"/>
        </w:rPr>
        <w:t>,R</w:t>
      </w:r>
      <w:r w:rsidRPr="00267FC5">
        <w:rPr>
          <w:rFonts w:ascii="Arial" w:eastAsia="Arial" w:hAnsi="Arial" w:cs="Arial"/>
          <w:color w:val="000000" w:themeColor="text1"/>
          <w:vertAlign w:val="subscript"/>
        </w:rPr>
        <w:t>t−10</w:t>
      </w:r>
      <w:r w:rsidRPr="00582E6D">
        <w:rPr>
          <w:rFonts w:ascii="Arial" w:eastAsia="Arial" w:hAnsi="Arial" w:cs="Arial"/>
          <w:color w:val="000000" w:themeColor="text1"/>
        </w:rPr>
        <w:t>​).</w:t>
      </w:r>
    </w:p>
    <w:p w14:paraId="12DD46FF" w14:textId="77777777" w:rsidR="008D1943" w:rsidRPr="00582E6D" w:rsidRDefault="008D1943" w:rsidP="008D1943">
      <w:pPr>
        <w:numPr>
          <w:ilvl w:val="2"/>
          <w:numId w:val="45"/>
        </w:numPr>
        <w:spacing w:after="60" w:line="360" w:lineRule="auto"/>
        <w:jc w:val="both"/>
        <w:rPr>
          <w:rFonts w:ascii="Arial" w:eastAsia="Arial" w:hAnsi="Arial" w:cs="Arial"/>
          <w:color w:val="000000" w:themeColor="text1"/>
        </w:rPr>
      </w:pPr>
      <w:r w:rsidRPr="00267FC5">
        <w:rPr>
          <w:rFonts w:ascii="Arial" w:eastAsia="Arial" w:hAnsi="Arial" w:cs="Arial"/>
          <w:color w:val="000000" w:themeColor="text1"/>
        </w:rPr>
        <w:t>Moving Averages</w:t>
      </w:r>
      <w:r w:rsidRPr="00582E6D">
        <w:rPr>
          <w:rFonts w:ascii="Arial" w:eastAsia="Arial" w:hAnsi="Arial" w:cs="Arial"/>
          <w:b/>
          <w:bCs/>
          <w:color w:val="000000" w:themeColor="text1"/>
        </w:rPr>
        <w:t>:</w:t>
      </w:r>
      <w:r w:rsidRPr="00582E6D">
        <w:rPr>
          <w:rFonts w:ascii="Arial" w:eastAsia="Arial" w:hAnsi="Arial" w:cs="Arial"/>
          <w:color w:val="000000" w:themeColor="text1"/>
        </w:rPr>
        <w:t xml:space="preserve"> 5-day and 20-day simple moving averages of the VIX log returns.</w:t>
      </w:r>
    </w:p>
    <w:p w14:paraId="4DF96BD1" w14:textId="77777777" w:rsidR="008D1943" w:rsidRPr="00582E6D" w:rsidRDefault="008D1943" w:rsidP="008D1943">
      <w:pPr>
        <w:numPr>
          <w:ilvl w:val="2"/>
          <w:numId w:val="45"/>
        </w:numPr>
        <w:spacing w:after="60" w:line="360" w:lineRule="auto"/>
        <w:jc w:val="both"/>
        <w:rPr>
          <w:rFonts w:ascii="Arial" w:eastAsia="Arial" w:hAnsi="Arial" w:cs="Arial"/>
          <w:color w:val="000000" w:themeColor="text1"/>
        </w:rPr>
      </w:pPr>
      <w:r w:rsidRPr="00267FC5">
        <w:rPr>
          <w:rFonts w:ascii="Arial" w:eastAsia="Arial" w:hAnsi="Arial" w:cs="Arial"/>
          <w:color w:val="000000" w:themeColor="text1"/>
        </w:rPr>
        <w:t>Rolling Volatility</w:t>
      </w:r>
      <w:r w:rsidRPr="00582E6D">
        <w:rPr>
          <w:rFonts w:ascii="Arial" w:eastAsia="Arial" w:hAnsi="Arial" w:cs="Arial"/>
          <w:b/>
          <w:bCs/>
          <w:color w:val="000000" w:themeColor="text1"/>
        </w:rPr>
        <w:t>:</w:t>
      </w:r>
      <w:r w:rsidRPr="00582E6D">
        <w:rPr>
          <w:rFonts w:ascii="Arial" w:eastAsia="Arial" w:hAnsi="Arial" w:cs="Arial"/>
          <w:color w:val="000000" w:themeColor="text1"/>
        </w:rPr>
        <w:t xml:space="preserve"> The 20-day rolling standard deviation of the VIX log returns, serving as a measure of recent volatility of volatility. The target variable (y) for all models was the next day's log return, R</w:t>
      </w:r>
      <w:r w:rsidRPr="00267FC5">
        <w:rPr>
          <w:rFonts w:ascii="Arial" w:eastAsia="Arial" w:hAnsi="Arial" w:cs="Arial"/>
          <w:color w:val="000000" w:themeColor="text1"/>
          <w:vertAlign w:val="subscript"/>
        </w:rPr>
        <w:t>t+1</w:t>
      </w:r>
      <w:r w:rsidRPr="00582E6D">
        <w:rPr>
          <w:rFonts w:ascii="Arial" w:eastAsia="Arial" w:hAnsi="Arial" w:cs="Arial"/>
          <w:color w:val="000000" w:themeColor="text1"/>
        </w:rPr>
        <w:t>​.</w:t>
      </w:r>
    </w:p>
    <w:p w14:paraId="74AA2031" w14:textId="77777777" w:rsidR="008D1943" w:rsidRPr="00582E6D" w:rsidRDefault="008D1943" w:rsidP="008D1943">
      <w:pPr>
        <w:numPr>
          <w:ilvl w:val="0"/>
          <w:numId w:val="42"/>
        </w:numPr>
        <w:tabs>
          <w:tab w:val="num" w:pos="720"/>
        </w:tabs>
        <w:spacing w:after="60" w:line="360" w:lineRule="auto"/>
        <w:jc w:val="both"/>
        <w:rPr>
          <w:rFonts w:ascii="Arial" w:eastAsia="Arial" w:hAnsi="Arial" w:cs="Arial"/>
          <w:color w:val="000000" w:themeColor="text1"/>
        </w:rPr>
      </w:pPr>
      <w:r w:rsidRPr="00267FC5">
        <w:rPr>
          <w:rFonts w:ascii="Arial" w:eastAsia="Arial" w:hAnsi="Arial" w:cs="Arial"/>
          <w:color w:val="000000" w:themeColor="text1"/>
        </w:rPr>
        <w:t>Hyperparameter Tuning</w:t>
      </w:r>
      <w:r>
        <w:rPr>
          <w:rFonts w:ascii="Arial" w:eastAsia="Arial" w:hAnsi="Arial" w:cs="Arial"/>
          <w:b/>
          <w:bCs/>
          <w:color w:val="000000" w:themeColor="text1"/>
        </w:rPr>
        <w:t xml:space="preserve"> -</w:t>
      </w:r>
      <w:r w:rsidRPr="00582E6D">
        <w:rPr>
          <w:rFonts w:ascii="Arial" w:eastAsia="Arial" w:hAnsi="Arial" w:cs="Arial"/>
          <w:color w:val="000000" w:themeColor="text1"/>
        </w:rPr>
        <w:t xml:space="preserve"> </w:t>
      </w:r>
      <w:r>
        <w:rPr>
          <w:rFonts w:ascii="Arial" w:eastAsia="Arial" w:hAnsi="Arial" w:cs="Arial"/>
          <w:color w:val="000000" w:themeColor="text1"/>
        </w:rPr>
        <w:t>f</w:t>
      </w:r>
      <w:r w:rsidRPr="00582E6D">
        <w:rPr>
          <w:rFonts w:ascii="Arial" w:eastAsia="Arial" w:hAnsi="Arial" w:cs="Arial"/>
          <w:color w:val="000000" w:themeColor="text1"/>
        </w:rPr>
        <w:t xml:space="preserve">inding the optimal hyperparameters for each model is crucial. A combination of </w:t>
      </w:r>
      <w:r w:rsidRPr="00267FC5">
        <w:rPr>
          <w:rFonts w:ascii="Arial" w:eastAsia="Arial" w:hAnsi="Arial" w:cs="Arial"/>
          <w:color w:val="000000" w:themeColor="text1"/>
        </w:rPr>
        <w:t>Grid Search</w:t>
      </w:r>
      <w:r w:rsidRPr="00582E6D">
        <w:rPr>
          <w:rFonts w:ascii="Arial" w:eastAsia="Arial" w:hAnsi="Arial" w:cs="Arial"/>
          <w:color w:val="000000" w:themeColor="text1"/>
        </w:rPr>
        <w:t xml:space="preserve"> and </w:t>
      </w:r>
      <w:r w:rsidRPr="00267FC5">
        <w:rPr>
          <w:rFonts w:ascii="Arial" w:eastAsia="Arial" w:hAnsi="Arial" w:cs="Arial"/>
          <w:color w:val="000000" w:themeColor="text1"/>
        </w:rPr>
        <w:t xml:space="preserve">Bayesian </w:t>
      </w:r>
      <w:r w:rsidRPr="007233C1">
        <w:rPr>
          <w:rFonts w:ascii="Arial" w:eastAsia="Arial" w:hAnsi="Arial" w:cs="Arial"/>
          <w:color w:val="000000" w:themeColor="text1"/>
          <w:highlight w:val="yellow"/>
        </w:rPr>
        <w:t>Optimisation</w:t>
      </w:r>
      <w:r w:rsidRPr="00582E6D">
        <w:rPr>
          <w:rFonts w:ascii="Arial" w:eastAsia="Arial" w:hAnsi="Arial" w:cs="Arial"/>
          <w:color w:val="000000" w:themeColor="text1"/>
        </w:rPr>
        <w:t xml:space="preserve"> was conducted on the validation set of each fold to identify the best parameters. The following specifies the key parameters and selected values after tuning:</w:t>
      </w:r>
    </w:p>
    <w:p w14:paraId="3DA1EDE3" w14:textId="77777777" w:rsidR="008D1943" w:rsidRPr="00582E6D" w:rsidRDefault="008D1943" w:rsidP="008D1943">
      <w:pPr>
        <w:numPr>
          <w:ilvl w:val="2"/>
          <w:numId w:val="46"/>
        </w:numPr>
        <w:spacing w:after="60" w:line="360" w:lineRule="auto"/>
        <w:jc w:val="both"/>
        <w:rPr>
          <w:rFonts w:ascii="Arial" w:eastAsia="Arial" w:hAnsi="Arial" w:cs="Arial"/>
          <w:color w:val="000000" w:themeColor="text1"/>
        </w:rPr>
      </w:pPr>
      <w:r w:rsidRPr="00267FC5">
        <w:rPr>
          <w:rFonts w:ascii="Arial" w:eastAsia="Arial" w:hAnsi="Arial" w:cs="Arial"/>
          <w:color w:val="000000" w:themeColor="text1"/>
        </w:rPr>
        <w:lastRenderedPageBreak/>
        <w:t>LSTM:</w:t>
      </w:r>
      <w:r w:rsidRPr="00582E6D">
        <w:rPr>
          <w:rFonts w:ascii="Arial" w:eastAsia="Arial" w:hAnsi="Arial" w:cs="Arial"/>
          <w:color w:val="000000" w:themeColor="text1"/>
        </w:rPr>
        <w:t xml:space="preserve"> The final model consisted of 2 LSTM layers with 50 hidden units each, followed by a Dropout layer with a rate of 0.2 to prevent overfitting, and a final Dense layer for the output. The Adam </w:t>
      </w:r>
      <w:r w:rsidRPr="007233C1">
        <w:rPr>
          <w:rFonts w:ascii="Arial" w:eastAsia="Arial" w:hAnsi="Arial" w:cs="Arial"/>
          <w:color w:val="000000" w:themeColor="text1"/>
          <w:highlight w:val="yellow"/>
        </w:rPr>
        <w:t>optimiser</w:t>
      </w:r>
      <w:r w:rsidRPr="00582E6D">
        <w:rPr>
          <w:rFonts w:ascii="Arial" w:eastAsia="Arial" w:hAnsi="Arial" w:cs="Arial"/>
          <w:color w:val="000000" w:themeColor="text1"/>
        </w:rPr>
        <w:t xml:space="preserve"> was used with a learning rate of 0.001, and the model was trained by </w:t>
      </w:r>
      <w:r w:rsidRPr="007233C1">
        <w:rPr>
          <w:rFonts w:ascii="Arial" w:eastAsia="Arial" w:hAnsi="Arial" w:cs="Arial"/>
          <w:color w:val="000000" w:themeColor="text1"/>
          <w:highlight w:val="yellow"/>
        </w:rPr>
        <w:t>minimising</w:t>
      </w:r>
      <w:r w:rsidRPr="00582E6D">
        <w:rPr>
          <w:rFonts w:ascii="Arial" w:eastAsia="Arial" w:hAnsi="Arial" w:cs="Arial"/>
          <w:color w:val="000000" w:themeColor="text1"/>
        </w:rPr>
        <w:t xml:space="preserve"> the Mean Absolute Error (MAE).</w:t>
      </w:r>
    </w:p>
    <w:p w14:paraId="0830017F" w14:textId="77777777" w:rsidR="008D1943" w:rsidRPr="00582E6D" w:rsidRDefault="008D1943" w:rsidP="008D1943">
      <w:pPr>
        <w:numPr>
          <w:ilvl w:val="2"/>
          <w:numId w:val="46"/>
        </w:numPr>
        <w:spacing w:after="60" w:line="360" w:lineRule="auto"/>
        <w:jc w:val="both"/>
        <w:rPr>
          <w:rFonts w:ascii="Arial" w:eastAsia="Arial" w:hAnsi="Arial" w:cs="Arial"/>
          <w:color w:val="000000" w:themeColor="text1"/>
        </w:rPr>
      </w:pPr>
      <w:r w:rsidRPr="00267FC5">
        <w:rPr>
          <w:rFonts w:ascii="Arial" w:eastAsia="Arial" w:hAnsi="Arial" w:cs="Arial"/>
          <w:color w:val="000000" w:themeColor="text1"/>
        </w:rPr>
        <w:t>NBEATS:</w:t>
      </w:r>
      <w:r w:rsidRPr="00582E6D">
        <w:rPr>
          <w:rFonts w:ascii="Arial" w:eastAsia="Arial" w:hAnsi="Arial" w:cs="Arial"/>
          <w:color w:val="000000" w:themeColor="text1"/>
        </w:rPr>
        <w:t xml:space="preserve"> Key parameters including the number of blocks, stacks, and layer width were tuned via a grid search, confirming that a deep stack of blocks provided the best performance, consistent with the original paper's findings.</w:t>
      </w:r>
    </w:p>
    <w:p w14:paraId="34B62B6C" w14:textId="77777777" w:rsidR="008D1943" w:rsidRPr="00582E6D" w:rsidRDefault="008D1943" w:rsidP="008D1943">
      <w:pPr>
        <w:numPr>
          <w:ilvl w:val="2"/>
          <w:numId w:val="46"/>
        </w:numPr>
        <w:spacing w:after="60" w:line="360" w:lineRule="auto"/>
        <w:jc w:val="both"/>
        <w:rPr>
          <w:rFonts w:ascii="Arial" w:eastAsia="Arial" w:hAnsi="Arial" w:cs="Arial"/>
          <w:color w:val="000000" w:themeColor="text1"/>
        </w:rPr>
      </w:pPr>
      <w:r w:rsidRPr="00267FC5">
        <w:rPr>
          <w:rFonts w:ascii="Arial" w:eastAsia="Arial" w:hAnsi="Arial" w:cs="Arial"/>
          <w:color w:val="000000" w:themeColor="text1"/>
        </w:rPr>
        <w:t>GAN:</w:t>
      </w:r>
      <w:r w:rsidRPr="00582E6D">
        <w:rPr>
          <w:rFonts w:ascii="Arial" w:eastAsia="Arial" w:hAnsi="Arial" w:cs="Arial"/>
          <w:color w:val="000000" w:themeColor="text1"/>
        </w:rPr>
        <w:t xml:space="preserve"> The Generator was constructed with 2 LSTM layers, while the Discriminator used a 3-layer 1D Convolutional Neural Network (CNN). The models were trained using the Adam </w:t>
      </w:r>
      <w:r w:rsidRPr="007233C1">
        <w:rPr>
          <w:rFonts w:ascii="Arial" w:eastAsia="Arial" w:hAnsi="Arial" w:cs="Arial"/>
          <w:color w:val="000000" w:themeColor="text1"/>
          <w:highlight w:val="yellow"/>
        </w:rPr>
        <w:t>optimiser</w:t>
      </w:r>
      <w:r w:rsidRPr="00582E6D">
        <w:rPr>
          <w:rFonts w:ascii="Arial" w:eastAsia="Arial" w:hAnsi="Arial" w:cs="Arial"/>
          <w:color w:val="000000" w:themeColor="text1"/>
        </w:rPr>
        <w:t xml:space="preserve"> with a learning rate of 0.0002 and a beta_1 of 0.5, which is standard for stabili</w:t>
      </w:r>
      <w:r>
        <w:rPr>
          <w:rFonts w:ascii="Arial" w:eastAsia="Arial" w:hAnsi="Arial" w:cs="Arial"/>
          <w:color w:val="000000" w:themeColor="text1"/>
        </w:rPr>
        <w:t>s</w:t>
      </w:r>
      <w:r w:rsidRPr="00582E6D">
        <w:rPr>
          <w:rFonts w:ascii="Arial" w:eastAsia="Arial" w:hAnsi="Arial" w:cs="Arial"/>
          <w:color w:val="000000" w:themeColor="text1"/>
        </w:rPr>
        <w:t>ing GAN training.</w:t>
      </w:r>
    </w:p>
    <w:p w14:paraId="4BAC903F" w14:textId="77777777" w:rsidR="008D1943" w:rsidRDefault="008D1943" w:rsidP="008D1943">
      <w:pPr>
        <w:spacing w:after="60" w:line="360" w:lineRule="auto"/>
        <w:ind w:firstLine="720"/>
        <w:jc w:val="both"/>
        <w:rPr>
          <w:rFonts w:ascii="Arial" w:eastAsia="Arial" w:hAnsi="Arial" w:cs="Arial"/>
          <w:color w:val="000000" w:themeColor="text1"/>
        </w:rPr>
      </w:pPr>
      <w:r w:rsidRPr="00582E6D">
        <w:rPr>
          <w:rFonts w:ascii="Arial" w:eastAsia="Arial" w:hAnsi="Arial" w:cs="Arial"/>
          <w:color w:val="000000" w:themeColor="text1"/>
        </w:rPr>
        <w:t xml:space="preserve">The 93.3% accuracy mentioned for the GAN model refers to an </w:t>
      </w:r>
      <w:r w:rsidRPr="00267FC5">
        <w:rPr>
          <w:rFonts w:ascii="Arial" w:eastAsia="Arial" w:hAnsi="Arial" w:cs="Arial"/>
          <w:color w:val="000000" w:themeColor="text1"/>
        </w:rPr>
        <w:t>internal training metric of the Discriminator</w:t>
      </w:r>
      <w:r w:rsidRPr="006653C8">
        <w:rPr>
          <w:rFonts w:ascii="Arial" w:eastAsia="Arial" w:hAnsi="Arial" w:cs="Arial"/>
          <w:color w:val="000000" w:themeColor="text1"/>
        </w:rPr>
        <w:t>,</w:t>
      </w:r>
      <w:r w:rsidRPr="00582E6D">
        <w:rPr>
          <w:rFonts w:ascii="Arial" w:eastAsia="Arial" w:hAnsi="Arial" w:cs="Arial"/>
          <w:color w:val="000000" w:themeColor="text1"/>
        </w:rPr>
        <w:t xml:space="preserve"> reflecting its success at distinguishing between real and generated time-series data during a specific epoch of the adversarial training process. It is </w:t>
      </w:r>
      <w:r w:rsidRPr="00267FC5">
        <w:rPr>
          <w:rFonts w:ascii="Arial" w:eastAsia="Arial" w:hAnsi="Arial" w:cs="Arial"/>
          <w:color w:val="000000" w:themeColor="text1"/>
        </w:rPr>
        <w:t>not</w:t>
      </w:r>
      <w:r w:rsidRPr="00582E6D">
        <w:rPr>
          <w:rFonts w:ascii="Arial" w:eastAsia="Arial" w:hAnsi="Arial" w:cs="Arial"/>
          <w:color w:val="000000" w:themeColor="text1"/>
        </w:rPr>
        <w:t xml:space="preserve"> a measure of forecasting performance. The true performance of the GAN-based approach is evaluated by the </w:t>
      </w:r>
      <w:r w:rsidRPr="00B023C2">
        <w:rPr>
          <w:rFonts w:ascii="Arial" w:eastAsia="Arial" w:hAnsi="Arial" w:cs="Arial"/>
          <w:strike/>
          <w:color w:val="000000" w:themeColor="text1"/>
          <w:highlight w:val="yellow"/>
          <w:rPrChange w:id="697" w:author="George Urumov" w:date="2025-10-27T10:51:00Z" w16du:dateUtc="2025-10-27T10:51:00Z">
            <w:rPr>
              <w:rFonts w:ascii="Arial" w:eastAsia="Arial" w:hAnsi="Arial" w:cs="Arial"/>
              <w:color w:val="000000" w:themeColor="text1"/>
              <w:highlight w:val="yellow"/>
            </w:rPr>
          </w:rPrChange>
        </w:rPr>
        <w:t>MAPE</w:t>
      </w:r>
      <w:r w:rsidRPr="00B023C2">
        <w:rPr>
          <w:rFonts w:ascii="Arial" w:eastAsia="Arial" w:hAnsi="Arial" w:cs="Arial"/>
          <w:strike/>
          <w:color w:val="000000" w:themeColor="text1"/>
          <w:rPrChange w:id="698" w:author="George Urumov" w:date="2025-10-27T10:51:00Z" w16du:dateUtc="2025-10-27T10:51:00Z">
            <w:rPr>
              <w:rFonts w:ascii="Arial" w:eastAsia="Arial" w:hAnsi="Arial" w:cs="Arial"/>
              <w:color w:val="000000" w:themeColor="text1"/>
            </w:rPr>
          </w:rPrChange>
        </w:rPr>
        <w:t xml:space="preserve"> </w:t>
      </w:r>
      <w:r w:rsidRPr="00582E6D">
        <w:rPr>
          <w:rFonts w:ascii="Arial" w:eastAsia="Arial" w:hAnsi="Arial" w:cs="Arial"/>
          <w:color w:val="000000" w:themeColor="text1"/>
        </w:rPr>
        <w:t>and MAE scores of the SVM and Random Forest models that use the GAN-generated features as input</w:t>
      </w:r>
      <w:r>
        <w:rPr>
          <w:rFonts w:ascii="Arial" w:eastAsia="Arial" w:hAnsi="Arial" w:cs="Arial"/>
          <w:color w:val="000000" w:themeColor="text1"/>
        </w:rPr>
        <w:t>.</w:t>
      </w:r>
    </w:p>
    <w:p w14:paraId="36269BB3" w14:textId="77777777" w:rsidR="008D1943" w:rsidRDefault="008D1943" w:rsidP="008D1943">
      <w:pPr>
        <w:pStyle w:val="Heading2"/>
        <w:spacing w:line="360" w:lineRule="auto"/>
      </w:pPr>
      <w:bookmarkStart w:id="699" w:name="_Toc202695082"/>
      <w:r w:rsidRPr="00267FC5">
        <w:rPr>
          <w:b/>
          <w:bCs/>
          <w:i/>
          <w:iCs/>
          <w:sz w:val="20"/>
          <w:szCs w:val="20"/>
        </w:rPr>
        <w:t>3.5 METHODOLOGY OF GENERATING MULTIFRACTAL SIMULATIONS</w:t>
      </w:r>
      <w:bookmarkEnd w:id="699"/>
    </w:p>
    <w:p w14:paraId="02300191" w14:textId="76586F06" w:rsidR="008D1943" w:rsidRPr="0053687F" w:rsidRDefault="008D1943" w:rsidP="008D1943">
      <w:pPr>
        <w:spacing w:line="360" w:lineRule="auto"/>
        <w:ind w:firstLine="720"/>
        <w:jc w:val="both"/>
        <w:rPr>
          <w:rFonts w:ascii="Arial" w:hAnsi="Arial" w:cs="Arial"/>
          <w:color w:val="333333"/>
          <w:shd w:val="clear" w:color="auto" w:fill="FFFFFF"/>
        </w:rPr>
      </w:pPr>
      <w:bookmarkStart w:id="700" w:name="_Hlk113714345"/>
      <w:r w:rsidRPr="00267FC5">
        <w:rPr>
          <w:rFonts w:ascii="Arial" w:hAnsi="Arial" w:cs="Arial"/>
          <w:color w:val="333333"/>
          <w:shd w:val="clear" w:color="auto" w:fill="FFFFFF"/>
        </w:rPr>
        <w:t xml:space="preserve">We </w:t>
      </w:r>
      <w:ins w:id="701" w:author="George Urumov" w:date="2025-10-27T10:58:00Z" w16du:dateUtc="2025-10-27T10:58:00Z">
        <w:r w:rsidR="00B023C2" w:rsidRPr="00B023C2">
          <w:rPr>
            <w:rFonts w:ascii="Arial" w:hAnsi="Arial" w:cs="Arial"/>
            <w:color w:val="333333"/>
            <w:highlight w:val="green"/>
            <w:shd w:val="clear" w:color="auto" w:fill="FFFFFF"/>
            <w:rPrChange w:id="702" w:author="George Urumov" w:date="2025-10-27T10:58:00Z" w16du:dateUtc="2025-10-27T10:58:00Z">
              <w:rPr>
                <w:rFonts w:ascii="Arial" w:hAnsi="Arial" w:cs="Arial"/>
                <w:color w:val="333333"/>
                <w:shd w:val="clear" w:color="auto" w:fill="FFFFFF"/>
              </w:rPr>
            </w:rPrChange>
          </w:rPr>
          <w:t>will</w:t>
        </w:r>
        <w:r w:rsidR="00B023C2">
          <w:rPr>
            <w:rFonts w:ascii="Arial" w:hAnsi="Arial" w:cs="Arial"/>
            <w:color w:val="333333"/>
            <w:shd w:val="clear" w:color="auto" w:fill="FFFFFF"/>
          </w:rPr>
          <w:t xml:space="preserve"> </w:t>
        </w:r>
      </w:ins>
      <w:r w:rsidRPr="00267FC5">
        <w:rPr>
          <w:rFonts w:ascii="Arial" w:hAnsi="Arial" w:cs="Arial"/>
          <w:color w:val="333333"/>
          <w:shd w:val="clear" w:color="auto" w:fill="FFFFFF"/>
        </w:rPr>
        <w:t>simulat</w:t>
      </w:r>
      <w:r w:rsidRPr="00ED0411">
        <w:rPr>
          <w:rFonts w:ascii="Arial" w:hAnsi="Arial" w:cs="Arial"/>
          <w:color w:val="333333"/>
          <w:shd w:val="clear" w:color="auto" w:fill="FFFFFF"/>
        </w:rPr>
        <w:t>e</w:t>
      </w:r>
      <w:r w:rsidRPr="00267FC5">
        <w:rPr>
          <w:rFonts w:ascii="Arial" w:hAnsi="Arial" w:cs="Arial"/>
          <w:color w:val="333333"/>
          <w:shd w:val="clear" w:color="auto" w:fill="FFFFFF"/>
        </w:rPr>
        <w:t xml:space="preserve"> approximately 30 years of data which should capture at least 4 different economic cycles – 1990s boom and bust, 2000s housing boom and bust, 2010s blockchain and cryptocurrency boom and bust and COVID. This should give us the best chance to measure realistic parameters.</w:t>
      </w:r>
      <w:r w:rsidRPr="0053687F">
        <w:rPr>
          <w:rFonts w:ascii="Arial" w:hAnsi="Arial" w:cs="Arial"/>
          <w:color w:val="333333"/>
          <w:shd w:val="clear" w:color="auto" w:fill="FFFFFF"/>
        </w:rPr>
        <w:t xml:space="preserve"> </w:t>
      </w:r>
    </w:p>
    <w:p w14:paraId="06B8BB7F" w14:textId="77777777" w:rsidR="008D1943" w:rsidRPr="0053687F" w:rsidRDefault="008D1943" w:rsidP="008D1943">
      <w:pPr>
        <w:pStyle w:val="Heading3"/>
        <w:spacing w:line="360" w:lineRule="auto"/>
        <w:rPr>
          <w:shd w:val="clear" w:color="auto" w:fill="FFFFFF"/>
        </w:rPr>
      </w:pPr>
      <w:bookmarkStart w:id="703" w:name="_Toc202695083"/>
      <w:bookmarkEnd w:id="700"/>
      <w:r w:rsidRPr="0053687F">
        <w:rPr>
          <w:shd w:val="clear" w:color="auto" w:fill="FFFFFF"/>
        </w:rPr>
        <w:t>Definition of a multifractal stochastic process:</w:t>
      </w:r>
      <w:bookmarkEnd w:id="703"/>
    </w:p>
    <w:p w14:paraId="77FDA3DE" w14:textId="77777777" w:rsidR="008D1943" w:rsidRDefault="008D1943" w:rsidP="008D1943">
      <w:pPr>
        <w:spacing w:line="360" w:lineRule="auto"/>
        <w:ind w:firstLine="720"/>
        <w:jc w:val="both"/>
        <w:rPr>
          <w:rFonts w:ascii="Arial" w:hAnsi="Arial" w:cs="Arial"/>
          <w:color w:val="333333"/>
          <w:shd w:val="clear" w:color="auto" w:fill="FFFFFF"/>
        </w:rPr>
      </w:pPr>
      <w:r w:rsidRPr="0053687F">
        <w:rPr>
          <w:rFonts w:ascii="Arial" w:hAnsi="Arial" w:cs="Arial"/>
          <w:color w:val="333333"/>
          <w:shd w:val="clear" w:color="auto" w:fill="FFFFFF"/>
        </w:rPr>
        <w:t xml:space="preserve">A stochastic process </w:t>
      </w:r>
      <w:r w:rsidRPr="00267FC5">
        <w:rPr>
          <w:rFonts w:ascii="Arial" w:hAnsi="Arial" w:cs="Arial"/>
          <w:i/>
          <w:iCs/>
          <w:color w:val="333333"/>
          <w:shd w:val="clear" w:color="auto" w:fill="FFFFFF"/>
        </w:rPr>
        <w:t>X(t)</w:t>
      </w:r>
      <w:r w:rsidRPr="0053687F">
        <w:rPr>
          <w:rFonts w:ascii="Arial" w:hAnsi="Arial" w:cs="Arial"/>
          <w:color w:val="333333"/>
          <w:shd w:val="clear" w:color="auto" w:fill="FFFFFF"/>
        </w:rPr>
        <w:t xml:space="preserve"> is defined as multifractal if it has stationary increments, and satisfies:</w:t>
      </w:r>
    </w:p>
    <w:p w14:paraId="58847D57" w14:textId="77777777" w:rsidR="008D1943" w:rsidRPr="0053687F" w:rsidRDefault="008D1943" w:rsidP="008D1943">
      <w:pPr>
        <w:spacing w:line="360" w:lineRule="auto"/>
        <w:jc w:val="right"/>
        <w:rPr>
          <w:rFonts w:ascii="Arial" w:hAnsi="Arial" w:cs="Arial"/>
          <w:color w:val="333333"/>
          <w:shd w:val="clear" w:color="auto" w:fill="FFFFFF"/>
        </w:rPr>
      </w:pPr>
      <m:oMath>
        <m:r>
          <w:rPr>
            <w:rFonts w:ascii="Cambria Math" w:hAnsi="Cambria Math" w:cs="Arial"/>
            <w:color w:val="333333"/>
            <w:shd w:val="clear" w:color="auto" w:fill="FFFFFF"/>
          </w:rPr>
          <m:t>E[</m:t>
        </m:r>
        <m:sSup>
          <m:sSupPr>
            <m:ctrlPr>
              <w:rPr>
                <w:rFonts w:ascii="Cambria Math" w:hAnsi="Cambria Math" w:cs="Arial"/>
                <w:i/>
                <w:color w:val="333333"/>
                <w:shd w:val="clear" w:color="auto" w:fill="FFFFFF"/>
              </w:rPr>
            </m:ctrlPr>
          </m:sSup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sup>
            <m:r>
              <w:rPr>
                <w:rFonts w:ascii="Cambria Math" w:hAnsi="Cambria Math" w:cs="Arial"/>
                <w:color w:val="333333"/>
                <w:shd w:val="clear" w:color="auto" w:fill="FFFFFF"/>
              </w:rPr>
              <m:t>q</m:t>
            </m:r>
          </m:sup>
        </m:sSup>
        <m:r>
          <w:rPr>
            <w:rFonts w:ascii="Cambria Math" w:hAnsi="Cambria Math" w:cs="Arial"/>
            <w:color w:val="333333"/>
            <w:shd w:val="clear" w:color="auto" w:fill="FFFFFF"/>
          </w:rPr>
          <m:t>=c</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q</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τ</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q</m:t>
                </m:r>
              </m:e>
            </m:d>
            <m:r>
              <w:rPr>
                <w:rFonts w:ascii="Cambria Math" w:hAnsi="Cambria Math" w:cs="Arial"/>
                <w:color w:val="333333"/>
                <w:shd w:val="clear" w:color="auto" w:fill="FFFFFF"/>
              </w:rPr>
              <m:t>+1</m:t>
            </m:r>
          </m:sup>
        </m:sSup>
        <m:r>
          <w:rPr>
            <w:rFonts w:ascii="Cambria Math" w:hAnsi="Cambria Math" w:cs="Arial"/>
            <w:color w:val="333333"/>
            <w:shd w:val="clear" w:color="auto" w:fill="FFFFFF"/>
          </w:rPr>
          <m:t>∀t∈T,q∈Q</m:t>
        </m:r>
      </m:oMath>
      <w:r>
        <w:rPr>
          <w:rFonts w:ascii="Arial" w:hAnsi="Arial" w:cs="Arial"/>
          <w:color w:val="333333"/>
          <w:shd w:val="clear" w:color="auto" w:fill="FFFFFF"/>
        </w:rPr>
        <w:t>,</w:t>
      </w:r>
      <w:r>
        <w:rPr>
          <w:rFonts w:ascii="Arial" w:hAnsi="Arial" w:cs="Arial"/>
          <w:color w:val="333333"/>
          <w:shd w:val="clear" w:color="auto" w:fill="FFFFFF"/>
        </w:rPr>
        <w:tab/>
      </w:r>
      <w:r>
        <w:rPr>
          <w:rFonts w:ascii="Arial" w:hAnsi="Arial" w:cs="Arial"/>
          <w:color w:val="333333"/>
          <w:shd w:val="clear" w:color="auto" w:fill="FFFFFF"/>
        </w:rPr>
        <w:tab/>
      </w:r>
      <w:proofErr w:type="gramStart"/>
      <w:r>
        <w:rPr>
          <w:rFonts w:ascii="Arial" w:hAnsi="Arial" w:cs="Arial"/>
          <w:color w:val="333333"/>
          <w:shd w:val="clear" w:color="auto" w:fill="FFFFFF"/>
        </w:rPr>
        <w:tab/>
        <w:t xml:space="preserve">  3.1.5</w:t>
      </w:r>
      <w:proofErr w:type="gramEnd"/>
    </w:p>
    <w:p w14:paraId="6DC94D57" w14:textId="77777777" w:rsidR="008D1943" w:rsidRPr="0053687F"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lastRenderedPageBreak/>
        <w:t>w</w:t>
      </w:r>
      <w:r w:rsidRPr="0053687F">
        <w:rPr>
          <w:rFonts w:ascii="Arial" w:hAnsi="Arial" w:cs="Arial"/>
          <w:color w:val="333333"/>
          <w:shd w:val="clear" w:color="auto" w:fill="FFFFFF"/>
        </w:rPr>
        <w:t xml:space="preserve">here </w:t>
      </w:r>
      <w:r w:rsidRPr="00267FC5">
        <w:rPr>
          <w:rFonts w:ascii="Arial" w:hAnsi="Arial" w:cs="Arial"/>
          <w:i/>
          <w:iCs/>
          <w:color w:val="333333"/>
          <w:shd w:val="clear" w:color="auto" w:fill="FFFFFF"/>
        </w:rPr>
        <w:t>T</w:t>
      </w:r>
      <w:r w:rsidRPr="0053687F">
        <w:rPr>
          <w:rFonts w:ascii="Arial" w:hAnsi="Arial" w:cs="Arial"/>
          <w:color w:val="333333"/>
          <w:shd w:val="clear" w:color="auto" w:fill="FFFFFF"/>
        </w:rPr>
        <w:t xml:space="preserve"> and </w:t>
      </w:r>
      <w:r w:rsidRPr="00267FC5">
        <w:rPr>
          <w:rFonts w:ascii="Arial" w:hAnsi="Arial" w:cs="Arial"/>
          <w:i/>
          <w:iCs/>
          <w:color w:val="333333"/>
          <w:shd w:val="clear" w:color="auto" w:fill="FFFFFF"/>
        </w:rPr>
        <w:t>Q</w:t>
      </w:r>
      <w:r w:rsidRPr="0053687F">
        <w:rPr>
          <w:rFonts w:ascii="Arial" w:hAnsi="Arial" w:cs="Arial"/>
          <w:color w:val="333333"/>
          <w:shd w:val="clear" w:color="auto" w:fill="FFFFFF"/>
        </w:rPr>
        <w:t xml:space="preserve"> are intervals on the real line and have positive lengths.</w:t>
      </w:r>
    </w:p>
    <w:p w14:paraId="5EA90188" w14:textId="77777777" w:rsidR="008D1943" w:rsidRDefault="008D1943" w:rsidP="008D1943">
      <w:pPr>
        <w:spacing w:line="360" w:lineRule="auto"/>
        <w:ind w:firstLine="720"/>
        <w:jc w:val="both"/>
        <w:rPr>
          <w:rFonts w:ascii="Arial" w:hAnsi="Arial" w:cs="Arial"/>
          <w:color w:val="333333"/>
          <w:shd w:val="clear" w:color="auto" w:fill="FFFFFF"/>
        </w:rPr>
      </w:pPr>
      <w:r w:rsidRPr="0053687F">
        <w:rPr>
          <w:rFonts w:ascii="Arial" w:hAnsi="Arial" w:cs="Arial"/>
          <w:color w:val="333333"/>
          <w:shd w:val="clear" w:color="auto" w:fill="FFFFFF"/>
        </w:rPr>
        <w:t xml:space="preserve">Now </w:t>
      </w:r>
      <w:r>
        <w:rPr>
          <w:rFonts w:ascii="Arial" w:hAnsi="Arial" w:cs="Arial"/>
          <w:color w:val="333333"/>
          <w:shd w:val="clear" w:color="auto" w:fill="FFFFFF"/>
        </w:rPr>
        <w:t xml:space="preserve">we </w:t>
      </w:r>
      <w:r w:rsidRPr="0053687F">
        <w:rPr>
          <w:rFonts w:ascii="Arial" w:hAnsi="Arial" w:cs="Arial"/>
          <w:color w:val="333333"/>
          <w:shd w:val="clear" w:color="auto" w:fill="FFFFFF"/>
        </w:rPr>
        <w:t xml:space="preserve">choose some values of </w:t>
      </w:r>
      <w:r w:rsidRPr="00267FC5">
        <w:rPr>
          <w:rFonts w:ascii="Arial" w:hAnsi="Arial" w:cs="Arial"/>
          <w:i/>
          <w:iCs/>
          <w:color w:val="333333"/>
          <w:shd w:val="clear" w:color="auto" w:fill="FFFFFF"/>
        </w:rPr>
        <w:t>q</w:t>
      </w:r>
      <w:r w:rsidRPr="0053687F">
        <w:rPr>
          <w:rFonts w:ascii="Arial" w:hAnsi="Arial" w:cs="Arial"/>
          <w:color w:val="333333"/>
          <w:shd w:val="clear" w:color="auto" w:fill="FFFFFF"/>
        </w:rPr>
        <w:t xml:space="preserve"> (raw statistical moments) which will be used for our empirical estimations. </w:t>
      </w:r>
      <w:sdt>
        <w:sdtPr>
          <w:rPr>
            <w:rFonts w:ascii="Arial" w:hAnsi="Arial" w:cs="Arial"/>
            <w:color w:val="333333"/>
            <w:shd w:val="clear" w:color="auto" w:fill="FFFFFF"/>
          </w:rPr>
          <w:id w:val="1708836443"/>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Man97 \l 2057 </w:instrText>
          </w:r>
          <w:r>
            <w:rPr>
              <w:rFonts w:ascii="Arial" w:hAnsi="Arial" w:cs="Arial"/>
              <w:color w:val="333333"/>
              <w:shd w:val="clear" w:color="auto" w:fill="FFFFFF"/>
            </w:rPr>
            <w:fldChar w:fldCharType="separate"/>
          </w:r>
          <w:r w:rsidRPr="00267FC5">
            <w:rPr>
              <w:rFonts w:ascii="Arial" w:hAnsi="Arial" w:cs="Arial"/>
              <w:noProof/>
              <w:color w:val="333333"/>
              <w:shd w:val="clear" w:color="auto" w:fill="FFFFFF"/>
            </w:rPr>
            <w:t>[13]</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53687F">
        <w:rPr>
          <w:rFonts w:ascii="Arial" w:hAnsi="Arial" w:cs="Arial"/>
          <w:color w:val="333333"/>
          <w:shd w:val="clear" w:color="auto" w:fill="FFFFFF"/>
        </w:rPr>
        <w:t xml:space="preserve">used 99 values of </w:t>
      </w:r>
      <w:r w:rsidRPr="00267FC5">
        <w:rPr>
          <w:rFonts w:ascii="Arial" w:hAnsi="Arial" w:cs="Arial"/>
          <w:i/>
          <w:iCs/>
          <w:color w:val="333333"/>
          <w:shd w:val="clear" w:color="auto" w:fill="FFFFFF"/>
        </w:rPr>
        <w:t>q</w:t>
      </w:r>
      <w:r w:rsidRPr="0053687F">
        <w:rPr>
          <w:rFonts w:ascii="Arial" w:hAnsi="Arial" w:cs="Arial"/>
          <w:color w:val="333333"/>
          <w:shd w:val="clear" w:color="auto" w:fill="FFFFFF"/>
        </w:rPr>
        <w:t xml:space="preserve"> between 0.01 and 30 to estimate </w:t>
      </w:r>
      <w:r w:rsidRPr="00267FC5">
        <w:rPr>
          <w:rFonts w:ascii="Arial" w:hAnsi="Arial" w:cs="Arial"/>
          <w:i/>
          <w:iCs/>
          <w:color w:val="333333"/>
          <w:shd w:val="clear" w:color="auto" w:fill="FFFFFF"/>
        </w:rPr>
        <w:t>ԏ(q)</w:t>
      </w:r>
      <w:r w:rsidRPr="0053687F">
        <w:rPr>
          <w:rFonts w:ascii="Arial" w:hAnsi="Arial" w:cs="Arial"/>
          <w:color w:val="333333"/>
          <w:shd w:val="clear" w:color="auto" w:fill="FFFFFF"/>
        </w:rPr>
        <w:t>.</w:t>
      </w:r>
      <w:r>
        <w:rPr>
          <w:rFonts w:ascii="Arial" w:hAnsi="Arial" w:cs="Arial"/>
          <w:color w:val="333333"/>
          <w:shd w:val="clear" w:color="auto" w:fill="FFFFFF"/>
        </w:rPr>
        <w:t xml:space="preserve"> </w:t>
      </w:r>
      <w:r w:rsidRPr="0053687F">
        <w:rPr>
          <w:rFonts w:ascii="Arial" w:hAnsi="Arial" w:cs="Arial"/>
          <w:color w:val="333333"/>
          <w:shd w:val="clear" w:color="auto" w:fill="FFFFFF"/>
        </w:rPr>
        <w:t xml:space="preserve">Next step is to find the partition function by splitting the data into </w:t>
      </w:r>
      <w:r w:rsidRPr="00267FC5">
        <w:rPr>
          <w:rFonts w:ascii="Arial" w:hAnsi="Arial" w:cs="Arial"/>
          <w:i/>
          <w:iCs/>
          <w:color w:val="333333"/>
          <w:shd w:val="clear" w:color="auto" w:fill="FFFFFF"/>
        </w:rPr>
        <w:t>N</w:t>
      </w:r>
      <w:r w:rsidRPr="0053687F">
        <w:rPr>
          <w:rFonts w:ascii="Arial" w:hAnsi="Arial" w:cs="Arial"/>
          <w:color w:val="333333"/>
          <w:shd w:val="clear" w:color="auto" w:fill="FFFFFF"/>
        </w:rPr>
        <w:t xml:space="preserve"> non-overlapping subintervals, whose length </w:t>
      </w:r>
      <w:proofErr w:type="spellStart"/>
      <w:r w:rsidRPr="00267FC5">
        <w:rPr>
          <w:rFonts w:ascii="Arial" w:hAnsi="Arial" w:cs="Arial"/>
          <w:i/>
          <w:iCs/>
          <w:color w:val="333333"/>
          <w:shd w:val="clear" w:color="auto" w:fill="FFFFFF"/>
        </w:rPr>
        <w:t>Δt</w:t>
      </w:r>
      <w:proofErr w:type="spellEnd"/>
      <w:r w:rsidRPr="0053687F">
        <w:rPr>
          <w:rFonts w:ascii="Arial" w:hAnsi="Arial" w:cs="Arial"/>
          <w:color w:val="333333"/>
          <w:shd w:val="clear" w:color="auto" w:fill="FFFFFF"/>
        </w:rPr>
        <w:t xml:space="preserve"> is less than our total time </w:t>
      </w:r>
      <w:r w:rsidRPr="00267FC5">
        <w:rPr>
          <w:rFonts w:ascii="Arial" w:hAnsi="Arial" w:cs="Arial"/>
          <w:i/>
          <w:iCs/>
          <w:color w:val="333333"/>
          <w:shd w:val="clear" w:color="auto" w:fill="FFFFFF"/>
        </w:rPr>
        <w:t>T</w:t>
      </w:r>
      <w:r w:rsidRPr="0053687F">
        <w:rPr>
          <w:rFonts w:ascii="Arial" w:hAnsi="Arial" w:cs="Arial"/>
          <w:color w:val="333333"/>
          <w:shd w:val="clear" w:color="auto" w:fill="FFFFFF"/>
        </w:rPr>
        <w:t>:</w:t>
      </w:r>
    </w:p>
    <w:p w14:paraId="14ACB313" w14:textId="77777777" w:rsidR="008D1943" w:rsidRPr="0053687F" w:rsidRDefault="008D1943" w:rsidP="008D1943">
      <w:pPr>
        <w:spacing w:line="360" w:lineRule="auto"/>
        <w:ind w:firstLine="2127"/>
        <w:jc w:val="right"/>
        <w:rPr>
          <w:rFonts w:ascii="Arial" w:hAnsi="Arial" w:cs="Arial"/>
          <w:color w:val="333333"/>
          <w:shd w:val="clear" w:color="auto" w:fill="FFFFFF"/>
        </w:rPr>
      </w:pPr>
      <w:r>
        <w:rPr>
          <w:rFonts w:ascii="Arial" w:hAnsi="Arial" w:cs="Arial"/>
          <w:color w:val="333333"/>
          <w:shd w:val="clear" w:color="auto" w:fill="FFFFFF"/>
        </w:rPr>
        <w:t xml:space="preserve">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S</m:t>
            </m:r>
          </m:e>
          <m:sub>
            <m:r>
              <w:rPr>
                <w:rFonts w:ascii="Cambria Math" w:hAnsi="Cambria Math" w:cs="Arial"/>
                <w:color w:val="333333"/>
                <w:shd w:val="clear" w:color="auto" w:fill="FFFFFF"/>
              </w:rPr>
              <m:t>q</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 ∆t</m:t>
            </m:r>
          </m:e>
        </m:d>
        <m:r>
          <w:rPr>
            <w:rFonts w:ascii="Cambria Math" w:hAnsi="Cambria Math" w:cs="Arial"/>
            <w:color w:val="333333"/>
            <w:shd w:val="clear" w:color="auto" w:fill="FFFFFF"/>
          </w:rPr>
          <m:t>=</m:t>
        </m:r>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i=0</m:t>
            </m:r>
          </m:sub>
          <m:sup>
            <m:r>
              <w:rPr>
                <w:rFonts w:ascii="Cambria Math" w:hAnsi="Cambria Math" w:cs="Arial"/>
                <w:color w:val="333333"/>
                <w:shd w:val="clear" w:color="auto" w:fill="FFFFFF"/>
              </w:rPr>
              <m:t>N-1</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i*∆t+∆t</m:t>
                    </m:r>
                  </m:e>
                </m:d>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i*∆t</m:t>
                    </m:r>
                  </m:e>
                </m:d>
                <m:r>
                  <w:rPr>
                    <w:rFonts w:ascii="Cambria Math" w:hAnsi="Cambria Math" w:cs="Arial"/>
                    <w:color w:val="333333"/>
                    <w:shd w:val="clear" w:color="auto" w:fill="FFFFFF"/>
                  </w:rPr>
                  <m:t>|</m:t>
                </m:r>
              </m:e>
              <m:sup>
                <m:r>
                  <w:rPr>
                    <w:rFonts w:ascii="Cambria Math" w:hAnsi="Cambria Math" w:cs="Arial"/>
                    <w:color w:val="333333"/>
                    <w:shd w:val="clear" w:color="auto" w:fill="FFFFFF"/>
                  </w:rPr>
                  <m:t>q</m:t>
                </m:r>
              </m:sup>
            </m:sSup>
          </m:e>
        </m:nary>
      </m:oMath>
      <w:r>
        <w:rPr>
          <w:rFonts w:ascii="Arial" w:hAnsi="Arial" w:cs="Arial"/>
          <w:color w:val="333333"/>
          <w:shd w:val="clear" w:color="auto" w:fill="FFFFFF"/>
        </w:rPr>
        <w:t>,</w:t>
      </w:r>
      <w:r>
        <w:rPr>
          <w:rFonts w:ascii="Arial" w:hAnsi="Arial" w:cs="Arial"/>
          <w:color w:val="333333"/>
          <w:shd w:val="clear" w:color="auto" w:fill="FFFFFF"/>
        </w:rPr>
        <w:tab/>
      </w:r>
      <w:r>
        <w:rPr>
          <w:rFonts w:ascii="Arial" w:hAnsi="Arial" w:cs="Arial"/>
          <w:color w:val="333333"/>
          <w:shd w:val="clear" w:color="auto" w:fill="FFFFFF"/>
        </w:rPr>
        <w:tab/>
        <w:t xml:space="preserve"> </w:t>
      </w:r>
      <w:r>
        <w:rPr>
          <w:rFonts w:ascii="Arial" w:hAnsi="Arial" w:cs="Arial"/>
          <w:color w:val="333333"/>
          <w:shd w:val="clear" w:color="auto" w:fill="FFFFFF"/>
        </w:rPr>
        <w:tab/>
        <w:t>3.1.6</w:t>
      </w:r>
    </w:p>
    <w:p w14:paraId="405E8C43" w14:textId="77777777" w:rsidR="008D1943" w:rsidRDefault="008D1943" w:rsidP="008D1943">
      <w:pPr>
        <w:spacing w:line="360" w:lineRule="auto"/>
        <w:jc w:val="both"/>
        <w:rPr>
          <w:rFonts w:ascii="Arial" w:hAnsi="Arial" w:cs="Arial"/>
          <w:color w:val="333333"/>
          <w:shd w:val="clear" w:color="auto" w:fill="FFFFFF"/>
        </w:rPr>
      </w:pPr>
      <w:r w:rsidRPr="0053687F">
        <w:rPr>
          <w:rFonts w:ascii="Arial" w:hAnsi="Arial" w:cs="Arial"/>
          <w:color w:val="333333"/>
          <w:shd w:val="clear" w:color="auto" w:fill="FFFFFF"/>
        </w:rPr>
        <w:t xml:space="preserve">where </w:t>
      </w:r>
      <w:r w:rsidRPr="00267FC5">
        <w:rPr>
          <w:rFonts w:ascii="Arial" w:hAnsi="Arial" w:cs="Arial"/>
          <w:i/>
          <w:iCs/>
          <w:color w:val="333333"/>
          <w:shd w:val="clear" w:color="auto" w:fill="FFFFFF"/>
        </w:rPr>
        <w:t>N = T/</w:t>
      </w:r>
      <w:proofErr w:type="spellStart"/>
      <w:r w:rsidRPr="00267FC5">
        <w:rPr>
          <w:rFonts w:ascii="Arial" w:hAnsi="Arial" w:cs="Arial"/>
          <w:i/>
          <w:iCs/>
          <w:color w:val="333333"/>
          <w:shd w:val="clear" w:color="auto" w:fill="FFFFFF"/>
        </w:rPr>
        <w:t>Δt</w:t>
      </w:r>
      <w:proofErr w:type="spellEnd"/>
      <w:r w:rsidRPr="0053687F">
        <w:rPr>
          <w:rFonts w:ascii="Arial" w:hAnsi="Arial" w:cs="Arial"/>
          <w:color w:val="333333"/>
          <w:shd w:val="clear" w:color="auto" w:fill="FFFFFF"/>
        </w:rPr>
        <w:t xml:space="preserve"> is the total number of time increments for that increment size. The partition function is the sum of the absolute values of all increments of price change, raised to some given power q which is a raw statistical moment for every size of time increment </w:t>
      </w:r>
      <w:proofErr w:type="spellStart"/>
      <w:r w:rsidRPr="00267FC5">
        <w:rPr>
          <w:rFonts w:ascii="Arial" w:hAnsi="Arial" w:cs="Arial"/>
          <w:i/>
          <w:iCs/>
          <w:color w:val="333333"/>
          <w:shd w:val="clear" w:color="auto" w:fill="FFFFFF"/>
        </w:rPr>
        <w:t>Δt</w:t>
      </w:r>
      <w:proofErr w:type="spellEnd"/>
      <w:r w:rsidRPr="00267FC5">
        <w:rPr>
          <w:rFonts w:ascii="Arial" w:hAnsi="Arial" w:cs="Arial"/>
          <w:i/>
          <w:iCs/>
          <w:color w:val="333333"/>
          <w:shd w:val="clear" w:color="auto" w:fill="FFFFFF"/>
        </w:rPr>
        <w:t>.</w:t>
      </w:r>
      <w:r w:rsidRPr="0053687F">
        <w:rPr>
          <w:rFonts w:ascii="Arial" w:hAnsi="Arial" w:cs="Arial"/>
          <w:color w:val="333333"/>
          <w:shd w:val="clear" w:color="auto" w:fill="FFFFFF"/>
        </w:rPr>
        <w:t xml:space="preserve"> </w:t>
      </w:r>
    </w:p>
    <w:p w14:paraId="0637AE33" w14:textId="77777777" w:rsidR="008D1943" w:rsidRDefault="008D1943" w:rsidP="008D1943">
      <w:pPr>
        <w:spacing w:line="360" w:lineRule="auto"/>
        <w:ind w:firstLine="720"/>
        <w:jc w:val="both"/>
        <w:rPr>
          <w:rFonts w:ascii="Arial" w:hAnsi="Arial" w:cs="Arial"/>
          <w:color w:val="333333"/>
          <w:shd w:val="clear" w:color="auto" w:fill="FFFFFF"/>
        </w:rPr>
      </w:pPr>
      <w:r w:rsidRPr="0053687F">
        <w:rPr>
          <w:rFonts w:ascii="Arial" w:hAnsi="Arial" w:cs="Arial"/>
          <w:color w:val="333333"/>
          <w:shd w:val="clear" w:color="auto" w:fill="FFFFFF"/>
        </w:rPr>
        <w:t xml:space="preserve">The time increments </w:t>
      </w:r>
      <w:proofErr w:type="spellStart"/>
      <w:r w:rsidRPr="00267FC5">
        <w:rPr>
          <w:rFonts w:ascii="Arial" w:hAnsi="Arial" w:cs="Arial"/>
          <w:i/>
          <w:iCs/>
          <w:color w:val="333333"/>
          <w:shd w:val="clear" w:color="auto" w:fill="FFFFFF"/>
        </w:rPr>
        <w:t>Δt</w:t>
      </w:r>
      <w:proofErr w:type="spellEnd"/>
      <w:r w:rsidRPr="00267FC5">
        <w:rPr>
          <w:rFonts w:ascii="Arial" w:hAnsi="Arial" w:cs="Arial"/>
          <w:i/>
          <w:iCs/>
          <w:color w:val="333333"/>
          <w:shd w:val="clear" w:color="auto" w:fill="FFFFFF"/>
        </w:rPr>
        <w:t xml:space="preserve"> </w:t>
      </w:r>
      <w:r w:rsidRPr="0053687F">
        <w:rPr>
          <w:rFonts w:ascii="Arial" w:hAnsi="Arial" w:cs="Arial"/>
          <w:color w:val="333333"/>
          <w:shd w:val="clear" w:color="auto" w:fill="FFFFFF"/>
        </w:rPr>
        <w:t xml:space="preserve">are the independent variable that we manipulate (x-axis), and the partition function </w:t>
      </w:r>
      <w:proofErr w:type="spellStart"/>
      <w:r w:rsidRPr="00267FC5">
        <w:rPr>
          <w:rFonts w:ascii="Arial" w:hAnsi="Arial" w:cs="Arial"/>
          <w:i/>
          <w:iCs/>
          <w:color w:val="333333"/>
          <w:shd w:val="clear" w:color="auto" w:fill="FFFFFF"/>
        </w:rPr>
        <w:t>S</w:t>
      </w:r>
      <w:r w:rsidRPr="00267FC5">
        <w:rPr>
          <w:rFonts w:ascii="Arial" w:hAnsi="Arial" w:cs="Arial"/>
          <w:i/>
          <w:iCs/>
          <w:color w:val="333333"/>
          <w:shd w:val="clear" w:color="auto" w:fill="FFFFFF"/>
          <w:vertAlign w:val="subscript"/>
        </w:rPr>
        <w:t>q</w:t>
      </w:r>
      <w:proofErr w:type="spellEnd"/>
      <w:r w:rsidRPr="00267FC5">
        <w:rPr>
          <w:rFonts w:ascii="Arial" w:hAnsi="Arial" w:cs="Arial"/>
          <w:i/>
          <w:iCs/>
          <w:color w:val="333333"/>
          <w:shd w:val="clear" w:color="auto" w:fill="FFFFFF"/>
        </w:rPr>
        <w:t xml:space="preserve"> (t, </w:t>
      </w:r>
      <w:proofErr w:type="spellStart"/>
      <w:r w:rsidRPr="00267FC5">
        <w:rPr>
          <w:rFonts w:ascii="Arial" w:hAnsi="Arial" w:cs="Arial"/>
          <w:i/>
          <w:iCs/>
          <w:color w:val="333333"/>
          <w:shd w:val="clear" w:color="auto" w:fill="FFFFFF"/>
        </w:rPr>
        <w:t>Δt</w:t>
      </w:r>
      <w:proofErr w:type="spellEnd"/>
      <w:r w:rsidRPr="00267FC5">
        <w:rPr>
          <w:rFonts w:ascii="Arial" w:hAnsi="Arial" w:cs="Arial"/>
          <w:i/>
          <w:iCs/>
          <w:color w:val="333333"/>
          <w:shd w:val="clear" w:color="auto" w:fill="FFFFFF"/>
        </w:rPr>
        <w:t>)</w:t>
      </w:r>
      <w:r w:rsidRPr="0053687F">
        <w:rPr>
          <w:rFonts w:ascii="Arial" w:hAnsi="Arial" w:cs="Arial"/>
          <w:color w:val="333333"/>
          <w:shd w:val="clear" w:color="auto" w:fill="FFFFFF"/>
        </w:rPr>
        <w:t xml:space="preserve"> is the dependent variable. This function is computed several times over for different values of </w:t>
      </w:r>
      <w:r w:rsidRPr="00267FC5">
        <w:rPr>
          <w:rFonts w:ascii="Arial" w:hAnsi="Arial" w:cs="Arial"/>
          <w:i/>
          <w:iCs/>
          <w:color w:val="333333"/>
          <w:shd w:val="clear" w:color="auto" w:fill="FFFFFF"/>
        </w:rPr>
        <w:t>q</w:t>
      </w:r>
      <w:r w:rsidRPr="0053687F">
        <w:rPr>
          <w:rFonts w:ascii="Arial" w:hAnsi="Arial" w:cs="Arial"/>
          <w:color w:val="333333"/>
          <w:shd w:val="clear" w:color="auto" w:fill="FFFFFF"/>
        </w:rPr>
        <w:t>. Then we estimate the scaling function ԏ(q) by running OLS linear regression on the different lines of the graph for different values of q</w:t>
      </w:r>
      <w:r>
        <w:rPr>
          <w:rFonts w:ascii="Arial" w:hAnsi="Arial" w:cs="Arial"/>
          <w:color w:val="333333"/>
          <w:shd w:val="clear" w:color="auto" w:fill="FFFFFF"/>
        </w:rPr>
        <w:t xml:space="preserve"> </w:t>
      </w:r>
      <w:sdt>
        <w:sdtPr>
          <w:rPr>
            <w:rFonts w:ascii="Arial" w:hAnsi="Arial" w:cs="Arial"/>
            <w:color w:val="333333"/>
            <w:shd w:val="clear" w:color="auto" w:fill="FFFFFF"/>
          </w:rPr>
          <w:id w:val="61325577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Cal97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[71]</w:t>
          </w:r>
          <w:r>
            <w:rPr>
              <w:rFonts w:ascii="Arial" w:hAnsi="Arial" w:cs="Arial"/>
              <w:color w:val="333333"/>
              <w:shd w:val="clear" w:color="auto" w:fill="FFFFFF"/>
            </w:rPr>
            <w:fldChar w:fldCharType="end"/>
          </w:r>
        </w:sdtContent>
      </w:sdt>
      <w:r w:rsidRPr="0053687F">
        <w:rPr>
          <w:rFonts w:ascii="Arial" w:hAnsi="Arial" w:cs="Arial"/>
          <w:color w:val="333333"/>
          <w:shd w:val="clear" w:color="auto" w:fill="FFFFFF"/>
        </w:rPr>
        <w:t>.</w:t>
      </w:r>
      <w:r>
        <w:rPr>
          <w:rFonts w:ascii="Arial" w:hAnsi="Arial" w:cs="Arial"/>
          <w:color w:val="333333"/>
          <w:shd w:val="clear" w:color="auto" w:fill="FFFFFF"/>
        </w:rPr>
        <w:t xml:space="preserve"> </w:t>
      </w:r>
    </w:p>
    <w:p w14:paraId="2122956C" w14:textId="77777777" w:rsidR="008D1943" w:rsidRDefault="00000000" w:rsidP="008D1943">
      <w:pPr>
        <w:spacing w:line="360" w:lineRule="auto"/>
        <w:ind w:left="720"/>
        <w:jc w:val="right"/>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r>
              <m:rPr>
                <m:sty m:val="p"/>
              </m:rPr>
              <w:rPr>
                <w:rFonts w:ascii="Cambria Math" w:hAnsi="Cambria Math" w:cs="Arial"/>
                <w:color w:val="333333"/>
                <w:shd w:val="clear" w:color="auto" w:fill="FFFFFF"/>
              </w:rPr>
              <m:t>ln</m:t>
            </m:r>
          </m:fName>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S</m:t>
                        </m:r>
                      </m:e>
                      <m:sub>
                        <m:r>
                          <w:rPr>
                            <w:rFonts w:ascii="Cambria Math" w:hAnsi="Cambria Math" w:cs="Arial"/>
                            <w:color w:val="333333"/>
                            <w:shd w:val="clear" w:color="auto" w:fill="FFFFFF"/>
                          </w:rPr>
                          <m:t>q</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T,∆t</m:t>
                        </m:r>
                      </m:e>
                    </m:d>
                  </m:e>
                </m:d>
              </m:e>
            </m:d>
          </m:e>
        </m:func>
        <m:r>
          <w:rPr>
            <w:rFonts w:ascii="Cambria Math" w:hAnsi="Cambria Math" w:cs="Arial"/>
            <w:color w:val="333333"/>
            <w:shd w:val="clear" w:color="auto" w:fill="FFFFFF"/>
          </w:rPr>
          <m:t xml:space="preserve">= </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τ(q)</m:t>
            </m:r>
          </m:e>
        </m:acc>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ln</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func>
        <m:r>
          <w:rPr>
            <w:rFonts w:ascii="Cambria Math" w:hAnsi="Cambria Math" w:cs="Arial"/>
            <w:color w:val="333333"/>
            <w:shd w:val="clear" w:color="auto" w:fill="FFFFFF"/>
          </w:rPr>
          <m:t>+</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c(q)</m:t>
            </m:r>
          </m:e>
        </m:acc>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(T</m:t>
        </m:r>
      </m:oMath>
      <w:r w:rsidR="008D1943">
        <w:rPr>
          <w:rFonts w:ascii="Arial" w:hAnsi="Arial" w:cs="Arial"/>
          <w:color w:val="333333"/>
          <w:shd w:val="clear" w:color="auto" w:fill="FFFFFF"/>
        </w:rPr>
        <w:t>)</w:t>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t>3.1.7</w:t>
      </w:r>
    </w:p>
    <w:p w14:paraId="46CB213B" w14:textId="77777777" w:rsidR="008D1943" w:rsidRDefault="008D1943" w:rsidP="008D1943">
      <w:pPr>
        <w:spacing w:line="360" w:lineRule="auto"/>
        <w:ind w:firstLine="720"/>
        <w:jc w:val="both"/>
        <w:rPr>
          <w:rFonts w:ascii="Arial" w:hAnsi="Arial" w:cs="Arial"/>
          <w:color w:val="333333"/>
          <w:shd w:val="clear" w:color="auto" w:fill="FFFFFF"/>
        </w:rPr>
      </w:pPr>
      <w:r w:rsidRPr="0053687F">
        <w:rPr>
          <w:rFonts w:ascii="Arial" w:hAnsi="Arial" w:cs="Arial"/>
          <w:color w:val="333333"/>
          <w:shd w:val="clear" w:color="auto" w:fill="FFFFFF"/>
        </w:rPr>
        <w:t xml:space="preserve">We run OLS regression on the partition function curve for each q. The gradient of the straight line is the value of </w:t>
      </w:r>
      <w:bookmarkStart w:id="704" w:name="_Hlk111636600"/>
      <w:r w:rsidRPr="0053687F">
        <w:rPr>
          <w:rFonts w:ascii="Arial" w:hAnsi="Arial" w:cs="Arial"/>
          <w:color w:val="333333"/>
          <w:shd w:val="clear" w:color="auto" w:fill="FFFFFF"/>
        </w:rPr>
        <w:t>ԏ</w:t>
      </w:r>
      <w:r w:rsidRPr="00CB3EB5">
        <w:rPr>
          <w:rFonts w:ascii="Arial" w:hAnsi="Arial" w:cs="Arial"/>
          <w:color w:val="333333"/>
          <w:shd w:val="clear" w:color="auto" w:fill="FFFFFF"/>
        </w:rPr>
        <w:t>(q</w:t>
      </w:r>
      <w:bookmarkEnd w:id="704"/>
      <w:r w:rsidRPr="00CB3EB5">
        <w:rPr>
          <w:rFonts w:ascii="Arial" w:hAnsi="Arial" w:cs="Arial"/>
          <w:color w:val="333333"/>
          <w:shd w:val="clear" w:color="auto" w:fill="FFFFFF"/>
        </w:rPr>
        <w:t>)</w:t>
      </w:r>
      <w:r>
        <w:rPr>
          <w:rFonts w:ascii="Arial" w:hAnsi="Arial" w:cs="Arial"/>
          <w:color w:val="333333"/>
          <w:shd w:val="clear" w:color="auto" w:fill="FFFFFF"/>
        </w:rPr>
        <w:t xml:space="preserve"> for that value of </w:t>
      </w:r>
      <w:r w:rsidRPr="00267FC5">
        <w:rPr>
          <w:rFonts w:ascii="Arial" w:hAnsi="Arial" w:cs="Arial"/>
          <w:i/>
          <w:iCs/>
          <w:color w:val="333333"/>
          <w:shd w:val="clear" w:color="auto" w:fill="FFFFFF"/>
        </w:rPr>
        <w:t>q</w:t>
      </w:r>
      <w:r>
        <w:rPr>
          <w:rFonts w:ascii="Arial" w:hAnsi="Arial" w:cs="Arial"/>
          <w:color w:val="333333"/>
          <w:shd w:val="clear" w:color="auto" w:fill="FFFFFF"/>
        </w:rPr>
        <w:t xml:space="preserve">. Through all the different OLSs, we will have many different values for </w:t>
      </w:r>
      <w:bookmarkStart w:id="705" w:name="_Hlk111636676"/>
      <w:r w:rsidRPr="00CB3EB5">
        <w:rPr>
          <w:rFonts w:ascii="Arial" w:hAnsi="Arial" w:cs="Arial"/>
          <w:color w:val="333333"/>
          <w:shd w:val="clear" w:color="auto" w:fill="FFFFFF"/>
        </w:rPr>
        <w:t>ԏ(q</w:t>
      </w:r>
      <w:r>
        <w:rPr>
          <w:rFonts w:ascii="Arial" w:hAnsi="Arial" w:cs="Arial"/>
          <w:color w:val="333333"/>
          <w:shd w:val="clear" w:color="auto" w:fill="FFFFFF"/>
        </w:rPr>
        <w:t xml:space="preserve">) </w:t>
      </w:r>
      <w:bookmarkEnd w:id="705"/>
      <w:r>
        <w:rPr>
          <w:rFonts w:ascii="Arial" w:hAnsi="Arial" w:cs="Arial"/>
          <w:color w:val="333333"/>
          <w:shd w:val="clear" w:color="auto" w:fill="FFFFFF"/>
        </w:rPr>
        <w:t xml:space="preserve">and the intercept </w:t>
      </w:r>
      <w:r w:rsidRPr="00267FC5">
        <w:rPr>
          <w:rFonts w:ascii="Arial" w:hAnsi="Arial" w:cs="Arial"/>
          <w:i/>
          <w:iCs/>
          <w:color w:val="333333"/>
          <w:shd w:val="clear" w:color="auto" w:fill="FFFFFF"/>
        </w:rPr>
        <w:t>c(q)</w:t>
      </w:r>
      <w:r>
        <w:rPr>
          <w:rFonts w:ascii="Arial" w:hAnsi="Arial" w:cs="Arial"/>
          <w:color w:val="333333"/>
          <w:shd w:val="clear" w:color="auto" w:fill="FFFFFF"/>
        </w:rPr>
        <w:t xml:space="preserve"> for different values of </w:t>
      </w:r>
      <w:r w:rsidRPr="00267FC5">
        <w:rPr>
          <w:rFonts w:ascii="Arial" w:hAnsi="Arial" w:cs="Arial"/>
          <w:i/>
          <w:iCs/>
          <w:color w:val="333333"/>
          <w:shd w:val="clear" w:color="auto" w:fill="FFFFFF"/>
        </w:rPr>
        <w:t>q.</w:t>
      </w:r>
      <w:r>
        <w:rPr>
          <w:rFonts w:ascii="Arial" w:hAnsi="Arial" w:cs="Arial"/>
          <w:color w:val="333333"/>
          <w:shd w:val="clear" w:color="auto" w:fill="FFFFFF"/>
        </w:rPr>
        <w:t xml:space="preserve"> </w:t>
      </w:r>
    </w:p>
    <w:p w14:paraId="79C6BBD5"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Next, we will use non-linear regression to estimate non-linear curve</w:t>
      </w:r>
      <w:r w:rsidRPr="00C67CBC">
        <w:rPr>
          <w:rFonts w:ascii="Arial" w:hAnsi="Arial" w:cs="Arial"/>
          <w:color w:val="333333"/>
          <w:shd w:val="clear" w:color="auto" w:fill="FFFFFF"/>
        </w:rPr>
        <w:t xml:space="preserve"> </w:t>
      </w:r>
      <w:r w:rsidRPr="00CB3EB5">
        <w:rPr>
          <w:rFonts w:ascii="Arial" w:hAnsi="Arial" w:cs="Arial"/>
          <w:color w:val="333333"/>
          <w:shd w:val="clear" w:color="auto" w:fill="FFFFFF"/>
        </w:rPr>
        <w:t>ԏ(q</w:t>
      </w:r>
      <w:r>
        <w:rPr>
          <w:rFonts w:ascii="Arial" w:hAnsi="Arial" w:cs="Arial"/>
          <w:color w:val="333333"/>
          <w:shd w:val="clear" w:color="auto" w:fill="FFFFFF"/>
        </w:rPr>
        <w:t xml:space="preserve">) that goes through all the estimated values as closely as possible. Next, we find the Hurst exponent </w:t>
      </w:r>
      <w:r w:rsidRPr="00267FC5">
        <w:rPr>
          <w:rFonts w:ascii="Arial" w:hAnsi="Arial" w:cs="Arial"/>
          <w:i/>
          <w:iCs/>
          <w:color w:val="333333"/>
          <w:shd w:val="clear" w:color="auto" w:fill="FFFFFF"/>
        </w:rPr>
        <w:t>H</w:t>
      </w:r>
      <w:r>
        <w:rPr>
          <w:rFonts w:ascii="Arial" w:hAnsi="Arial" w:cs="Arial"/>
          <w:color w:val="333333"/>
          <w:shd w:val="clear" w:color="auto" w:fill="FFFFFF"/>
        </w:rPr>
        <w:t xml:space="preserve">. Using the estimated scaling function </w:t>
      </w:r>
      <w:r w:rsidRPr="00CB3EB5">
        <w:rPr>
          <w:rFonts w:ascii="Arial" w:hAnsi="Arial" w:cs="Arial"/>
          <w:color w:val="333333"/>
          <w:shd w:val="clear" w:color="auto" w:fill="FFFFFF"/>
        </w:rPr>
        <w:t>ԏ(q</w:t>
      </w:r>
      <w:r>
        <w:rPr>
          <w:rFonts w:ascii="Arial" w:hAnsi="Arial" w:cs="Arial"/>
          <w:color w:val="333333"/>
          <w:shd w:val="clear" w:color="auto" w:fill="FFFFFF"/>
        </w:rPr>
        <w:t xml:space="preserve">) and the following formula, we solve for H. This is derived in </w:t>
      </w:r>
      <w:sdt>
        <w:sdtPr>
          <w:rPr>
            <w:rFonts w:ascii="Arial" w:hAnsi="Arial" w:cs="Arial"/>
            <w:color w:val="333333"/>
            <w:shd w:val="clear" w:color="auto" w:fill="FFFFFF"/>
          </w:rPr>
          <w:id w:val="-25791212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Man97 \l 2057 </w:instrText>
          </w:r>
          <w:r>
            <w:rPr>
              <w:rFonts w:ascii="Arial" w:hAnsi="Arial" w:cs="Arial"/>
              <w:color w:val="333333"/>
              <w:shd w:val="clear" w:color="auto" w:fill="FFFFFF"/>
            </w:rPr>
            <w:fldChar w:fldCharType="separate"/>
          </w:r>
          <w:r w:rsidRPr="00267FC5">
            <w:rPr>
              <w:rFonts w:ascii="Arial" w:hAnsi="Arial" w:cs="Arial"/>
              <w:noProof/>
              <w:color w:val="333333"/>
              <w:shd w:val="clear" w:color="auto" w:fill="FFFFFF"/>
            </w:rPr>
            <w:t>[13]</w:t>
          </w:r>
          <w:r>
            <w:rPr>
              <w:rFonts w:ascii="Arial" w:hAnsi="Arial" w:cs="Arial"/>
              <w:color w:val="333333"/>
              <w:shd w:val="clear" w:color="auto" w:fill="FFFFFF"/>
            </w:rPr>
            <w:fldChar w:fldCharType="end"/>
          </w:r>
        </w:sdtContent>
      </w:sdt>
      <w:r>
        <w:rPr>
          <w:rFonts w:ascii="Arial" w:hAnsi="Arial" w:cs="Arial"/>
          <w:color w:val="333333"/>
          <w:shd w:val="clear" w:color="auto" w:fill="FFFFFF"/>
        </w:rPr>
        <w:t>.</w:t>
      </w:r>
    </w:p>
    <w:p w14:paraId="5820CDB1" w14:textId="77777777" w:rsidR="008D1943" w:rsidRDefault="00000000" w:rsidP="008D1943">
      <w:pPr>
        <w:spacing w:line="360" w:lineRule="auto"/>
        <w:jc w:val="right"/>
        <w:rPr>
          <w:rFonts w:ascii="Arial" w:hAnsi="Arial" w:cs="Arial"/>
          <w:color w:val="333333"/>
          <w:shd w:val="clear" w:color="auto" w:fill="FFFFFF"/>
        </w:rPr>
      </w:p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τ</m:t>
            </m:r>
          </m:e>
          <m:sub>
            <m:r>
              <w:rPr>
                <w:rFonts w:ascii="Cambria Math" w:hAnsi="Cambria Math" w:cs="Arial"/>
                <w:color w:val="333333"/>
                <w:shd w:val="clear" w:color="auto" w:fill="FFFFFF"/>
              </w:rPr>
              <m:t>x</m:t>
            </m:r>
          </m:sub>
        </m:sSub>
        <m:d>
          <m:dPr>
            <m:ctrlPr>
              <w:rPr>
                <w:rFonts w:ascii="Cambria Math" w:hAnsi="Cambria Math" w:cs="Arial"/>
                <w:i/>
                <w:color w:val="333333"/>
                <w:shd w:val="clear" w:color="auto" w:fill="FFFFFF"/>
              </w:rPr>
            </m:ctrlPr>
          </m:dPr>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H</m:t>
                </m:r>
              </m:den>
            </m:f>
          </m:e>
        </m:d>
        <m:r>
          <w:rPr>
            <w:rFonts w:ascii="Cambria Math" w:hAnsi="Cambria Math" w:cs="Arial"/>
            <w:color w:val="333333"/>
            <w:shd w:val="clear" w:color="auto" w:fill="FFFFFF"/>
          </w:rPr>
          <m:t>=0</m:t>
        </m:r>
      </m:oMath>
      <w:r w:rsidR="008D1943">
        <w:rPr>
          <w:rFonts w:ascii="Arial" w:hAnsi="Arial" w:cs="Arial"/>
          <w:color w:val="333333"/>
          <w:shd w:val="clear" w:color="auto" w:fill="FFFFFF"/>
        </w:rPr>
        <w:t xml:space="preserve"> </w:t>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t xml:space="preserve">  3.1.8</w:t>
      </w:r>
    </w:p>
    <w:p w14:paraId="7D7FEE1E" w14:textId="77777777" w:rsidR="008D1943" w:rsidRPr="00D87B0B" w:rsidRDefault="008D1943" w:rsidP="008D1943">
      <w:pPr>
        <w:spacing w:line="360" w:lineRule="auto"/>
        <w:jc w:val="center"/>
        <w:rPr>
          <w:rFonts w:ascii="Arial" w:hAnsi="Arial" w:cs="Arial"/>
          <w:color w:val="333333"/>
          <w:shd w:val="clear" w:color="auto" w:fill="FFFFFF"/>
        </w:rPr>
      </w:pPr>
      <m:oMathPara>
        <m:oMathParaPr>
          <m:jc m:val="center"/>
        </m:oMathParaPr>
        <m:oMath>
          <m:r>
            <w:rPr>
              <w:rFonts w:ascii="Cambria Math" w:hAnsi="Cambria Math" w:cs="Arial"/>
              <w:color w:val="333333"/>
              <w:shd w:val="clear" w:color="auto" w:fill="FFFFFF"/>
            </w:rPr>
            <m:t xml:space="preserve"> ∴</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 xml:space="preserve">  </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H</m:t>
                  </m:r>
                </m:e>
              </m:acc>
              <m:r>
                <w:rPr>
                  <w:rFonts w:ascii="Cambria Math" w:hAnsi="Cambria Math" w:cs="Arial"/>
                  <w:color w:val="333333"/>
                  <w:shd w:val="clear" w:color="auto" w:fill="FFFFFF"/>
                </w:rPr>
                <m:t xml:space="preserve"> =</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sSup>
                    <m:sSupPr>
                      <m:ctrlPr>
                        <w:rPr>
                          <w:rFonts w:ascii="Cambria Math" w:hAnsi="Cambria Math" w:cs="Arial"/>
                          <w:i/>
                          <w:color w:val="333333"/>
                          <w:shd w:val="clear" w:color="auto" w:fill="FFFFFF"/>
                        </w:rPr>
                      </m:ctrlPr>
                    </m:sSupPr>
                    <m:e>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τ</m:t>
                          </m:r>
                        </m:e>
                      </m:acc>
                    </m:e>
                    <m:sup>
                      <m:r>
                        <w:rPr>
                          <w:rFonts w:ascii="Cambria Math" w:hAnsi="Cambria Math" w:cs="Arial"/>
                          <w:color w:val="333333"/>
                          <w:shd w:val="clear" w:color="auto" w:fill="FFFFFF"/>
                        </w:rPr>
                        <m:t>-1</m:t>
                      </m:r>
                    </m:sup>
                  </m:sSup>
                  <m:r>
                    <w:rPr>
                      <w:rFonts w:ascii="Cambria Math" w:hAnsi="Cambria Math" w:cs="Arial"/>
                      <w:color w:val="333333"/>
                      <w:shd w:val="clear" w:color="auto" w:fill="FFFFFF"/>
                    </w:rPr>
                    <m:t>(0)</m:t>
                  </m:r>
                </m:den>
              </m:f>
            </m:e>
          </m:acc>
        </m:oMath>
      </m:oMathPara>
    </w:p>
    <w:p w14:paraId="2FDEE78A"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We find hurst exponent taking the inverse of the estimated scaling function. </w:t>
      </w:r>
      <w:r w:rsidRPr="00B04B34">
        <w:rPr>
          <w:rFonts w:ascii="Arial" w:hAnsi="Arial" w:cs="Arial"/>
          <w:color w:val="333333"/>
          <w:shd w:val="clear" w:color="auto" w:fill="FFFFFF"/>
        </w:rPr>
        <w:t>Then we estimate the multifractal spectrum f(a) by performing a Legendre transform on ԏ(q).</w:t>
      </w:r>
      <w:r>
        <w:rPr>
          <w:rFonts w:ascii="Arial" w:hAnsi="Arial" w:cs="Arial"/>
          <w:color w:val="333333"/>
          <w:shd w:val="clear" w:color="auto" w:fill="FFFFFF"/>
        </w:rPr>
        <w:t xml:space="preserve"> The Legendre transform is defined as a technique that is used to convert functions of one quantity such as position, pressure, or temperature into functions of the conjugate quantity i.e., momentum, volume, entropy, respectively. In Mechanics, there are two </w:t>
      </w:r>
      <w:r>
        <w:rPr>
          <w:rFonts w:ascii="Arial" w:hAnsi="Arial" w:cs="Arial"/>
          <w:color w:val="333333"/>
          <w:shd w:val="clear" w:color="auto" w:fill="FFFFFF"/>
        </w:rPr>
        <w:lastRenderedPageBreak/>
        <w:t xml:space="preserve">common approaches to describing motion – the </w:t>
      </w:r>
      <w:proofErr w:type="spellStart"/>
      <w:r>
        <w:rPr>
          <w:rFonts w:ascii="Arial" w:hAnsi="Arial" w:cs="Arial"/>
          <w:color w:val="333333"/>
          <w:shd w:val="clear" w:color="auto" w:fill="FFFFFF"/>
        </w:rPr>
        <w:t>Lagrangian</w:t>
      </w:r>
      <w:proofErr w:type="spellEnd"/>
      <w:r>
        <w:rPr>
          <w:rFonts w:ascii="Arial" w:hAnsi="Arial" w:cs="Arial"/>
          <w:color w:val="333333"/>
          <w:shd w:val="clear" w:color="auto" w:fill="FFFFFF"/>
        </w:rPr>
        <w:t xml:space="preserve"> and the Hamiltonian. The Legendre transform is a technique that is used to convert a </w:t>
      </w:r>
      <w:proofErr w:type="spellStart"/>
      <w:r>
        <w:rPr>
          <w:rFonts w:ascii="Arial" w:hAnsi="Arial" w:cs="Arial"/>
          <w:color w:val="333333"/>
          <w:shd w:val="clear" w:color="auto" w:fill="FFFFFF"/>
        </w:rPr>
        <w:t>Lagrangian</w:t>
      </w:r>
      <w:proofErr w:type="spellEnd"/>
      <w:r>
        <w:rPr>
          <w:rFonts w:ascii="Arial" w:hAnsi="Arial" w:cs="Arial"/>
          <w:color w:val="333333"/>
          <w:shd w:val="clear" w:color="auto" w:fill="FFFFFF"/>
        </w:rPr>
        <w:t xml:space="preserve"> function </w:t>
      </w:r>
      <w:r w:rsidRPr="00267FC5">
        <w:rPr>
          <w:rFonts w:ascii="Arial" w:hAnsi="Arial" w:cs="Arial"/>
          <w:i/>
          <w:iCs/>
          <w:color w:val="333333"/>
          <w:shd w:val="clear" w:color="auto" w:fill="FFFFFF"/>
        </w:rPr>
        <w:t>L (x, dx/dt, t)</w:t>
      </w:r>
      <w:r>
        <w:rPr>
          <w:rFonts w:ascii="Arial" w:hAnsi="Arial" w:cs="Arial"/>
          <w:color w:val="333333"/>
          <w:shd w:val="clear" w:color="auto" w:fill="FFFFFF"/>
        </w:rPr>
        <w:t xml:space="preserve"> which describes a particle’s velocity to a Hamiltonian function </w:t>
      </w:r>
      <w:r w:rsidRPr="00267FC5">
        <w:rPr>
          <w:rFonts w:ascii="Arial" w:hAnsi="Arial" w:cs="Arial"/>
          <w:i/>
          <w:iCs/>
          <w:color w:val="333333"/>
          <w:shd w:val="clear" w:color="auto" w:fill="FFFFFF"/>
        </w:rPr>
        <w:t>H (x, dL/(dx/dt), t)</w:t>
      </w:r>
      <w:r>
        <w:rPr>
          <w:rFonts w:ascii="Arial" w:hAnsi="Arial" w:cs="Arial"/>
          <w:color w:val="333333"/>
          <w:shd w:val="clear" w:color="auto" w:fill="FFFFFF"/>
        </w:rPr>
        <w:t xml:space="preserve"> which describes its momentum. The function is the following:</w:t>
      </w:r>
    </w:p>
    <w:p w14:paraId="15656F87" w14:textId="77777777" w:rsidR="008D1943" w:rsidRDefault="008D1943" w:rsidP="008D1943">
      <w:pPr>
        <w:spacing w:line="360" w:lineRule="auto"/>
        <w:jc w:val="right"/>
        <w:rPr>
          <w:rFonts w:ascii="Arial" w:hAnsi="Arial" w:cs="Arial"/>
          <w:color w:val="333333"/>
          <w:shd w:val="clear" w:color="auto" w:fill="FFFFFF"/>
        </w:rPr>
      </w:pPr>
      <w:r w:rsidRPr="00267FC5">
        <w:rPr>
          <w:rFonts w:ascii="Arial" w:hAnsi="Arial" w:cs="Arial"/>
          <w:i/>
          <w:iCs/>
          <w:color w:val="333333"/>
          <w:shd w:val="clear" w:color="auto" w:fill="FFFFFF"/>
        </w:rPr>
        <w:t xml:space="preserve">  H(p) = </w:t>
      </w:r>
      <w:proofErr w:type="gramStart"/>
      <w:r w:rsidRPr="00267FC5">
        <w:rPr>
          <w:rFonts w:ascii="Arial" w:hAnsi="Arial" w:cs="Arial"/>
          <w:i/>
          <w:iCs/>
          <w:color w:val="333333"/>
          <w:shd w:val="clear" w:color="auto" w:fill="FFFFFF"/>
        </w:rPr>
        <w:t>sup[</w:t>
      </w:r>
      <w:proofErr w:type="spellStart"/>
      <w:proofErr w:type="gramEnd"/>
      <w:r w:rsidRPr="00267FC5">
        <w:rPr>
          <w:rFonts w:ascii="Arial" w:hAnsi="Arial" w:cs="Arial"/>
          <w:i/>
          <w:iCs/>
          <w:color w:val="333333"/>
          <w:shd w:val="clear" w:color="auto" w:fill="FFFFFF"/>
        </w:rPr>
        <w:t>xp</w:t>
      </w:r>
      <w:proofErr w:type="spellEnd"/>
      <w:r w:rsidRPr="00267FC5">
        <w:rPr>
          <w:rFonts w:ascii="Arial" w:hAnsi="Arial" w:cs="Arial"/>
          <w:i/>
          <w:iCs/>
          <w:color w:val="333333"/>
          <w:shd w:val="clear" w:color="auto" w:fill="FFFFFF"/>
        </w:rPr>
        <w:t xml:space="preserve"> – f(x)]</w:t>
      </w:r>
      <w:r>
        <w:rPr>
          <w:rFonts w:ascii="Arial" w:hAnsi="Arial" w:cs="Arial"/>
          <w:i/>
          <w:iCs/>
          <w:color w:val="333333"/>
          <w:shd w:val="clear" w:color="auto" w:fill="FFFFFF"/>
        </w:rPr>
        <w:t>,</w:t>
      </w:r>
      <w:r w:rsidRPr="00267FC5">
        <w:rPr>
          <w:rFonts w:ascii="Arial" w:hAnsi="Arial" w:cs="Arial"/>
          <w:i/>
          <w:iCs/>
          <w:color w:val="333333"/>
          <w:shd w:val="clear" w:color="auto" w:fill="FFFFFF"/>
        </w:rPr>
        <w:t xml:space="preserve"> </w:t>
      </w:r>
      <w:r w:rsidRPr="00267FC5">
        <w:rPr>
          <w:rFonts w:ascii="Arial" w:hAnsi="Arial" w:cs="Arial"/>
          <w:i/>
          <w:iCs/>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t>3.1.9</w:t>
      </w:r>
    </w:p>
    <w:p w14:paraId="6F745213"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where </w:t>
      </w:r>
      <w:r w:rsidRPr="00267FC5">
        <w:rPr>
          <w:rFonts w:ascii="Arial" w:hAnsi="Arial" w:cs="Arial"/>
          <w:i/>
          <w:iCs/>
          <w:color w:val="333333"/>
          <w:shd w:val="clear" w:color="auto" w:fill="FFFFFF"/>
        </w:rPr>
        <w:t xml:space="preserve">p = </w:t>
      </w:r>
      <w:proofErr w:type="spellStart"/>
      <w:r w:rsidRPr="00267FC5">
        <w:rPr>
          <w:rFonts w:ascii="Arial" w:hAnsi="Arial" w:cs="Arial"/>
          <w:i/>
          <w:iCs/>
          <w:color w:val="333333"/>
          <w:shd w:val="clear" w:color="auto" w:fill="FFFFFF"/>
        </w:rPr>
        <w:t>df</w:t>
      </w:r>
      <w:proofErr w:type="spellEnd"/>
      <w:r w:rsidRPr="00267FC5">
        <w:rPr>
          <w:rFonts w:ascii="Arial" w:hAnsi="Arial" w:cs="Arial"/>
          <w:i/>
          <w:iCs/>
          <w:color w:val="333333"/>
          <w:shd w:val="clear" w:color="auto" w:fill="FFFFFF"/>
        </w:rPr>
        <w:t>(x)/dx</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sup</w:t>
      </w:r>
      <w:r>
        <w:rPr>
          <w:rFonts w:ascii="Arial" w:hAnsi="Arial" w:cs="Arial"/>
          <w:color w:val="333333"/>
          <w:shd w:val="clear" w:color="auto" w:fill="FFFFFF"/>
        </w:rPr>
        <w:t xml:space="preserve"> is the supremum function. The supremum of a subset </w:t>
      </w:r>
      <w:r w:rsidRPr="00267FC5">
        <w:rPr>
          <w:rFonts w:ascii="Arial" w:hAnsi="Arial" w:cs="Arial"/>
          <w:i/>
          <w:iCs/>
          <w:color w:val="333333"/>
          <w:shd w:val="clear" w:color="auto" w:fill="FFFFFF"/>
        </w:rPr>
        <w:t>S</w:t>
      </w:r>
      <w:r>
        <w:rPr>
          <w:rFonts w:ascii="Arial" w:hAnsi="Arial" w:cs="Arial"/>
          <w:color w:val="333333"/>
          <w:shd w:val="clear" w:color="auto" w:fill="FFFFFF"/>
        </w:rPr>
        <w:t xml:space="preserve"> of a partially ordered set </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is the least element in T that is greater than or equal to all elements of </w:t>
      </w:r>
      <w:r w:rsidRPr="00267FC5">
        <w:rPr>
          <w:rFonts w:ascii="Arial" w:hAnsi="Arial" w:cs="Arial"/>
          <w:i/>
          <w:iCs/>
          <w:color w:val="333333"/>
          <w:shd w:val="clear" w:color="auto" w:fill="FFFFFF"/>
        </w:rPr>
        <w:t>S</w:t>
      </w:r>
      <w:r>
        <w:rPr>
          <w:rFonts w:ascii="Arial" w:hAnsi="Arial" w:cs="Arial"/>
          <w:color w:val="333333"/>
          <w:shd w:val="clear" w:color="auto" w:fill="FFFFFF"/>
        </w:rPr>
        <w:t xml:space="preserve"> if such an element exists. If the transform has a negative sign, then instead of supremum we use infimum. The scaling function should be concave, so we can define the multifractal spectrum of the price process as:</w:t>
      </w:r>
    </w:p>
    <w:p w14:paraId="5C7DA068" w14:textId="77777777" w:rsidR="008D1943" w:rsidRPr="00CB7E5E" w:rsidRDefault="00000000" w:rsidP="008D1943">
      <w:pPr>
        <w:spacing w:line="360" w:lineRule="auto"/>
        <w:jc w:val="right"/>
        <w:rPr>
          <w:rFonts w:ascii="Arial" w:hAnsi="Arial" w:cs="Arial"/>
          <w:color w:val="333333"/>
          <w:shd w:val="clear" w:color="auto" w:fill="FFFFFF"/>
        </w:rPr>
      </w:pPr>
      <m:oMath>
        <m:acc>
          <m:accPr>
            <m:ctrlPr>
              <w:rPr>
                <w:rFonts w:ascii="Cambria Math" w:hAnsi="Cambria Math" w:cs="Arial"/>
                <w:i/>
                <w:color w:val="333333"/>
                <w:highlight w:val="yellow"/>
                <w:shd w:val="clear" w:color="auto" w:fill="FFFFFF"/>
              </w:rPr>
            </m:ctrlPr>
          </m:accPr>
          <m:e>
            <m:r>
              <w:rPr>
                <w:rFonts w:ascii="Cambria Math" w:hAnsi="Cambria Math" w:cs="Arial"/>
                <w:color w:val="333333"/>
                <w:highlight w:val="yellow"/>
                <w:shd w:val="clear" w:color="auto" w:fill="FFFFFF"/>
              </w:rPr>
              <m:t>f</m:t>
            </m:r>
          </m:e>
        </m:acc>
        <m:d>
          <m:dPr>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 xml:space="preserve"> α</m:t>
            </m:r>
          </m:e>
        </m:d>
        <m:r>
          <w:rPr>
            <w:rFonts w:ascii="Cambria Math" w:hAnsi="Cambria Math" w:cs="Arial"/>
            <w:color w:val="333333"/>
            <w:highlight w:val="yellow"/>
            <w:shd w:val="clear" w:color="auto" w:fill="FFFFFF"/>
          </w:rPr>
          <m:t>=</m:t>
        </m:r>
        <m:r>
          <m:rPr>
            <m:sty m:val="p"/>
          </m:rPr>
          <w:rPr>
            <w:rFonts w:ascii="Cambria Math" w:hAnsi="Cambria Math" w:cs="Arial"/>
            <w:color w:val="333333"/>
            <w:highlight w:val="yellow"/>
            <w:shd w:val="clear" w:color="auto" w:fill="FFFFFF"/>
          </w:rPr>
          <m:t>inf⁡</m:t>
        </m:r>
        <m:r>
          <w:rPr>
            <w:rFonts w:ascii="Cambria Math" w:hAnsi="Cambria Math" w:cs="Arial"/>
            <w:color w:val="333333"/>
            <w:highlight w:val="yellow"/>
            <w:shd w:val="clear" w:color="auto" w:fill="FFFFFF"/>
          </w:rPr>
          <m:t>[qa-</m:t>
        </m:r>
        <m:acc>
          <m:accPr>
            <m:ctrlPr>
              <w:rPr>
                <w:rFonts w:ascii="Cambria Math" w:hAnsi="Cambria Math" w:cs="Arial"/>
                <w:i/>
                <w:color w:val="333333"/>
                <w:highlight w:val="yellow"/>
                <w:shd w:val="clear" w:color="auto" w:fill="FFFFFF"/>
              </w:rPr>
            </m:ctrlPr>
          </m:accPr>
          <m:e>
            <m:r>
              <w:rPr>
                <w:rFonts w:ascii="Cambria Math" w:hAnsi="Cambria Math" w:cs="Arial"/>
                <w:color w:val="333333"/>
                <w:highlight w:val="yellow"/>
                <w:shd w:val="clear" w:color="auto" w:fill="FFFFFF"/>
              </w:rPr>
              <m:t>τ(q)]+</m:t>
            </m:r>
            <m:r>
              <w:rPr>
                <w:rFonts w:ascii="Cambria Math" w:hAnsi="Cambria Math" w:cs="Arial"/>
                <w:color w:val="333333"/>
                <w:highlight w:val="green"/>
                <w:shd w:val="clear" w:color="auto" w:fill="FFFFFF"/>
              </w:rPr>
              <m:t>D</m:t>
            </m:r>
          </m:e>
        </m:acc>
      </m:oMath>
      <w:r w:rsidR="008D1943">
        <w:rPr>
          <w:rFonts w:ascii="Arial" w:hAnsi="Arial" w:cs="Arial"/>
          <w:color w:val="333333"/>
          <w:shd w:val="clear" w:color="auto" w:fill="FFFFFF"/>
        </w:rPr>
        <w:t>,</w:t>
      </w:r>
      <w:r w:rsidR="008D1943">
        <w:rPr>
          <w:rFonts w:ascii="Arial" w:hAnsi="Arial" w:cs="Arial"/>
          <w:color w:val="333333"/>
          <w:shd w:val="clear" w:color="auto" w:fill="FFFFFF"/>
        </w:rPr>
        <w:tab/>
        <w:t xml:space="preserve">         </w:t>
      </w:r>
      <w:r w:rsidR="008D1943">
        <w:rPr>
          <w:rFonts w:ascii="Arial" w:hAnsi="Arial" w:cs="Arial"/>
          <w:color w:val="333333"/>
          <w:shd w:val="clear" w:color="auto" w:fill="FFFFFF"/>
        </w:rPr>
        <w:tab/>
        <w:t xml:space="preserve"> </w:t>
      </w:r>
      <w:r w:rsidR="008D1943">
        <w:rPr>
          <w:rFonts w:ascii="Arial" w:hAnsi="Arial" w:cs="Arial"/>
          <w:color w:val="333333"/>
          <w:shd w:val="clear" w:color="auto" w:fill="FFFFFF"/>
        </w:rPr>
        <w:tab/>
      </w:r>
      <w:r w:rsidR="008D1943">
        <w:rPr>
          <w:rFonts w:ascii="Arial" w:hAnsi="Arial" w:cs="Arial"/>
          <w:color w:val="333333"/>
          <w:shd w:val="clear" w:color="auto" w:fill="FFFFFF"/>
        </w:rPr>
        <w:tab/>
        <w:t>3.1.10</w:t>
      </w:r>
    </w:p>
    <w:p w14:paraId="5A7F9936" w14:textId="77777777" w:rsidR="008D1943" w:rsidRDefault="008D1943" w:rsidP="008D1943">
      <w:pPr>
        <w:spacing w:line="360" w:lineRule="auto"/>
        <w:jc w:val="both"/>
        <w:rPr>
          <w:rFonts w:ascii="Arial" w:hAnsi="Arial" w:cs="Arial"/>
          <w:color w:val="333333"/>
          <w:shd w:val="clear" w:color="auto" w:fill="FFFFFF"/>
        </w:rPr>
      </w:pPr>
      <w:r w:rsidRPr="00B04B34">
        <w:rPr>
          <w:rFonts w:ascii="Arial" w:hAnsi="Arial" w:cs="Arial"/>
          <w:color w:val="333333"/>
          <w:shd w:val="clear" w:color="auto" w:fill="FFFFFF"/>
        </w:rPr>
        <w:t xml:space="preserve">where inf refers to infimum. Infimum of a subset </w:t>
      </w:r>
      <w:r w:rsidRPr="00267FC5">
        <w:rPr>
          <w:rFonts w:ascii="Arial" w:hAnsi="Arial" w:cs="Arial"/>
          <w:i/>
          <w:iCs/>
          <w:color w:val="333333"/>
          <w:shd w:val="clear" w:color="auto" w:fill="FFFFFF"/>
        </w:rPr>
        <w:t>S</w:t>
      </w:r>
      <w:r w:rsidRPr="00B04B34">
        <w:rPr>
          <w:rFonts w:ascii="Arial" w:hAnsi="Arial" w:cs="Arial"/>
          <w:color w:val="333333"/>
          <w:shd w:val="clear" w:color="auto" w:fill="FFFFFF"/>
        </w:rPr>
        <w:t xml:space="preserve"> of a partially ordered set </w:t>
      </w:r>
      <w:r w:rsidRPr="00267FC5">
        <w:rPr>
          <w:rFonts w:ascii="Arial" w:hAnsi="Arial" w:cs="Arial"/>
          <w:i/>
          <w:iCs/>
          <w:color w:val="333333"/>
          <w:shd w:val="clear" w:color="auto" w:fill="FFFFFF"/>
        </w:rPr>
        <w:t>T</w:t>
      </w:r>
      <w:r w:rsidRPr="00B04B34">
        <w:rPr>
          <w:rFonts w:ascii="Arial" w:hAnsi="Arial" w:cs="Arial"/>
          <w:color w:val="333333"/>
          <w:shd w:val="clear" w:color="auto" w:fill="FFFFFF"/>
        </w:rPr>
        <w:t xml:space="preserve"> is the greatest element in </w:t>
      </w:r>
      <w:r w:rsidRPr="00267FC5">
        <w:rPr>
          <w:rFonts w:ascii="Arial" w:hAnsi="Arial" w:cs="Arial"/>
          <w:i/>
          <w:iCs/>
          <w:color w:val="333333"/>
          <w:shd w:val="clear" w:color="auto" w:fill="FFFFFF"/>
        </w:rPr>
        <w:t>T</w:t>
      </w:r>
      <w:r w:rsidRPr="00B04B34">
        <w:rPr>
          <w:rFonts w:ascii="Arial" w:hAnsi="Arial" w:cs="Arial"/>
          <w:color w:val="333333"/>
          <w:shd w:val="clear" w:color="auto" w:fill="FFFFFF"/>
        </w:rPr>
        <w:t xml:space="preserve"> that is less than or equal to all elements of </w:t>
      </w:r>
      <w:r w:rsidRPr="00267FC5">
        <w:rPr>
          <w:rFonts w:ascii="Arial" w:hAnsi="Arial" w:cs="Arial"/>
          <w:i/>
          <w:iCs/>
          <w:color w:val="333333"/>
          <w:shd w:val="clear" w:color="auto" w:fill="FFFFFF"/>
        </w:rPr>
        <w:t>S</w:t>
      </w:r>
      <w:r w:rsidRPr="00B04B34">
        <w:rPr>
          <w:rFonts w:ascii="Arial" w:hAnsi="Arial" w:cs="Arial"/>
          <w:color w:val="333333"/>
          <w:shd w:val="clear" w:color="auto" w:fill="FFFFFF"/>
        </w:rPr>
        <w:t xml:space="preserve"> if such an element exists.</w:t>
      </w:r>
      <w:r>
        <w:rPr>
          <w:rFonts w:ascii="Arial" w:hAnsi="Arial" w:cs="Arial"/>
          <w:color w:val="333333"/>
          <w:shd w:val="clear" w:color="auto" w:fill="FFFFFF"/>
        </w:rPr>
        <w:t xml:space="preserve"> </w:t>
      </w:r>
      <w:r w:rsidRPr="00267FC5">
        <w:rPr>
          <w:rFonts w:ascii="Arial" w:hAnsi="Arial" w:cs="Arial"/>
          <w:color w:val="333333"/>
          <w:shd w:val="clear" w:color="auto" w:fill="FFFFFF"/>
        </w:rPr>
        <w:t>Multifractal analysis aims to describe the singularity structure of a dataset, which reflects the varying degrees of irregularity, concentration of values, and scaling properties across different scales. Singularities are points in the data where certain properties deviate significantly from the expected regular behaviour. In financial time series, these singularities could correspond to extreme events, crashes or volatile periods. The multifractal spectrum characterises the scaling exponents that quantify the local regularity or singularity at various points within the dataset. These scaling exponents correspond to the Hölder exponent (</w:t>
      </w:r>
      <w:r w:rsidRPr="00267FC5">
        <w:rPr>
          <w:rFonts w:ascii="Cambria Math" w:hAnsi="Cambria Math" w:cs="Arial"/>
          <w:i/>
          <w:iCs/>
          <w:color w:val="333333"/>
          <w:shd w:val="clear" w:color="auto" w:fill="FFFFFF"/>
        </w:rPr>
        <w:t>⍺</w:t>
      </w:r>
      <w:r w:rsidRPr="00267FC5">
        <w:rPr>
          <w:rFonts w:ascii="Cambria Math" w:hAnsi="Cambria Math" w:cs="Arial"/>
          <w:color w:val="333333"/>
          <w:shd w:val="clear" w:color="auto" w:fill="FFFFFF"/>
        </w:rPr>
        <w:t xml:space="preserve">), </w:t>
      </w:r>
      <w:r w:rsidRPr="00267FC5">
        <w:rPr>
          <w:rFonts w:ascii="Arial" w:hAnsi="Arial" w:cs="Arial"/>
          <w:color w:val="333333"/>
          <w:shd w:val="clear" w:color="auto" w:fill="FFFFFF"/>
        </w:rPr>
        <w:t xml:space="preserve">which describe the local scaling properties of the data. High </w:t>
      </w:r>
      <w:r w:rsidRPr="00267FC5">
        <w:rPr>
          <w:rFonts w:ascii="Cambria Math" w:hAnsi="Cambria Math" w:cs="Arial"/>
          <w:i/>
          <w:iCs/>
          <w:color w:val="333333"/>
          <w:shd w:val="clear" w:color="auto" w:fill="FFFFFF"/>
        </w:rPr>
        <w:t>⍺</w:t>
      </w:r>
      <w:r w:rsidRPr="00267FC5">
        <w:rPr>
          <w:rFonts w:ascii="Arial" w:hAnsi="Arial" w:cs="Arial"/>
          <w:color w:val="333333"/>
          <w:shd w:val="clear" w:color="auto" w:fill="FFFFFF"/>
        </w:rPr>
        <w:t xml:space="preserve"> values</w:t>
      </w:r>
      <w:r>
        <w:rPr>
          <w:rFonts w:ascii="Arial" w:hAnsi="Arial" w:cs="Arial"/>
          <w:color w:val="333333"/>
          <w:shd w:val="clear" w:color="auto" w:fill="FFFFFF"/>
        </w:rPr>
        <w:t xml:space="preserve"> show</w:t>
      </w:r>
      <w:r w:rsidRPr="00267FC5">
        <w:rPr>
          <w:rFonts w:ascii="Arial" w:hAnsi="Arial" w:cs="Arial"/>
          <w:color w:val="333333"/>
          <w:shd w:val="clear" w:color="auto" w:fill="FFFFFF"/>
        </w:rPr>
        <w:t xml:space="preserve"> regularity, while low </w:t>
      </w:r>
      <w:r w:rsidRPr="00267FC5">
        <w:rPr>
          <w:rFonts w:ascii="Cambria Math" w:hAnsi="Cambria Math" w:cs="Arial"/>
          <w:color w:val="333333"/>
          <w:shd w:val="clear" w:color="auto" w:fill="FFFFFF"/>
        </w:rPr>
        <w:t>⍺</w:t>
      </w:r>
      <w:r w:rsidRPr="00267FC5">
        <w:rPr>
          <w:rFonts w:ascii="Arial" w:hAnsi="Arial" w:cs="Arial"/>
          <w:color w:val="333333"/>
          <w:shd w:val="clear" w:color="auto" w:fill="FFFFFF"/>
        </w:rPr>
        <w:t xml:space="preserve"> values indicate singularity. Hölder exponent should not be confused with Hurst exponent or </w:t>
      </w:r>
      <w:proofErr w:type="spellStart"/>
      <w:r w:rsidRPr="00267FC5">
        <w:rPr>
          <w:rFonts w:ascii="Arial" w:hAnsi="Arial" w:cs="Arial"/>
          <w:color w:val="333333"/>
          <w:shd w:val="clear" w:color="auto" w:fill="FFFFFF"/>
        </w:rPr>
        <w:t>Hausdorff</w:t>
      </w:r>
      <w:proofErr w:type="spellEnd"/>
      <w:r w:rsidRPr="00267FC5">
        <w:rPr>
          <w:rFonts w:ascii="Arial" w:hAnsi="Arial" w:cs="Arial"/>
          <w:color w:val="333333"/>
          <w:shd w:val="clear" w:color="auto" w:fill="FFFFFF"/>
        </w:rPr>
        <w:t xml:space="preserve"> dimension. These are related concepts but not the same. Hölder exponents are used in multifractal analysis to characterise the local scaling properties of a dataset. They indicate how the regularity or singularity of a function varies at different points within the data. The Hölder exponent α quantifies the rate of decay or growth of the function's oscillations. High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 xml:space="preserve"> values suggest local regularity, while low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 xml:space="preserve"> values indicate local singularity. In the context of multifractal analysis, α can vary across different points, allowing for the characterisation of complex and irregular datasets. The multifractal spectrum </w:t>
      </w:r>
      <w:r w:rsidRPr="00267FC5">
        <w:rPr>
          <w:rFonts w:ascii="Cambria Math" w:hAnsi="Cambria Math" w:cs="Arial"/>
          <w:color w:val="333333"/>
          <w:shd w:val="clear" w:color="auto" w:fill="FFFFFF"/>
        </w:rPr>
        <w:t>𝜏(q</w:t>
      </w:r>
      <w:r w:rsidRPr="007233C1">
        <w:rPr>
          <w:rFonts w:ascii="Cambria Math" w:hAnsi="Cambria Math" w:cs="Arial"/>
          <w:color w:val="333333"/>
          <w:highlight w:val="green"/>
          <w:shd w:val="clear" w:color="auto" w:fill="FFFFFF"/>
        </w:rPr>
        <w:t>) (</w:t>
      </w:r>
      <w:r w:rsidRPr="007233C1">
        <w:rPr>
          <w:rFonts w:ascii="Arial" w:hAnsi="Arial" w:cs="Arial"/>
          <w:color w:val="333333"/>
          <w:highlight w:val="green"/>
          <w:shd w:val="clear" w:color="auto" w:fill="FFFFFF"/>
        </w:rPr>
        <w:t>sometimes also known as mass exponent or scaling function)</w:t>
      </w:r>
      <w:r w:rsidRPr="00267FC5">
        <w:rPr>
          <w:rFonts w:ascii="Arial" w:hAnsi="Arial" w:cs="Arial"/>
          <w:color w:val="333333"/>
          <w:shd w:val="clear" w:color="auto" w:fill="FFFFFF"/>
        </w:rPr>
        <w:t xml:space="preserve"> is related to the singularity spectrum </w:t>
      </w:r>
      <w:proofErr w:type="gramStart"/>
      <w:r w:rsidRPr="00267FC5">
        <w:rPr>
          <w:rFonts w:ascii="Arial" w:hAnsi="Arial" w:cs="Arial"/>
          <w:i/>
          <w:iCs/>
          <w:color w:val="333333"/>
          <w:shd w:val="clear" w:color="auto" w:fill="FFFFFF"/>
        </w:rPr>
        <w:t>f(</w:t>
      </w:r>
      <w:proofErr w:type="gramEnd"/>
      <w:r w:rsidRPr="00267FC5">
        <w:rPr>
          <w:rFonts w:ascii="Cambria Math" w:hAnsi="Cambria Math" w:cs="Arial"/>
          <w:i/>
          <w:iCs/>
          <w:color w:val="333333"/>
          <w:shd w:val="clear" w:color="auto" w:fill="FFFFFF"/>
        </w:rPr>
        <w:t>⍺)</w:t>
      </w:r>
      <w:r w:rsidRPr="00267FC5">
        <w:rPr>
          <w:rFonts w:ascii="Cambria Math" w:hAnsi="Cambria Math" w:cs="Arial"/>
          <w:color w:val="333333"/>
          <w:shd w:val="clear" w:color="auto" w:fill="FFFFFF"/>
        </w:rPr>
        <w:t xml:space="preserve"> </w:t>
      </w:r>
      <w:r w:rsidRPr="00267FC5">
        <w:rPr>
          <w:rFonts w:ascii="Arial" w:hAnsi="Arial" w:cs="Arial"/>
          <w:color w:val="333333"/>
          <w:shd w:val="clear" w:color="auto" w:fill="FFFFFF"/>
        </w:rPr>
        <w:t xml:space="preserve">through Legendre </w:t>
      </w:r>
      <w:r w:rsidRPr="00267FC5">
        <w:rPr>
          <w:rFonts w:ascii="Arial" w:hAnsi="Arial" w:cs="Arial"/>
          <w:color w:val="333333"/>
          <w:shd w:val="clear" w:color="auto" w:fill="FFFFFF"/>
        </w:rPr>
        <w:lastRenderedPageBreak/>
        <w:t xml:space="preserve">transform which is used to obtain </w:t>
      </w:r>
      <w:r w:rsidRPr="00267FC5">
        <w:rPr>
          <w:rFonts w:ascii="Cambria Math" w:hAnsi="Cambria Math" w:cs="Arial"/>
          <w:color w:val="333333"/>
          <w:shd w:val="clear" w:color="auto" w:fill="FFFFFF"/>
        </w:rPr>
        <w:t>𝜏(q)</w:t>
      </w:r>
      <w:r w:rsidRPr="00267FC5">
        <w:rPr>
          <w:rFonts w:ascii="Arial" w:hAnsi="Arial" w:cs="Arial"/>
          <w:color w:val="333333"/>
          <w:shd w:val="clear" w:color="auto" w:fill="FFFFFF"/>
        </w:rPr>
        <w:t xml:space="preserve"> from </w:t>
      </w:r>
      <w:proofErr w:type="gramStart"/>
      <w:r w:rsidRPr="00267FC5">
        <w:rPr>
          <w:rFonts w:ascii="Arial" w:hAnsi="Arial" w:cs="Arial"/>
          <w:i/>
          <w:iCs/>
          <w:color w:val="333333"/>
          <w:shd w:val="clear" w:color="auto" w:fill="FFFFFF"/>
        </w:rPr>
        <w:t>f(</w:t>
      </w:r>
      <w:proofErr w:type="gramEnd"/>
      <w:r w:rsidRPr="00267FC5">
        <w:rPr>
          <w:rFonts w:ascii="Cambria Math" w:hAnsi="Cambria Math" w:cs="Arial"/>
          <w:i/>
          <w:iCs/>
          <w:color w:val="333333"/>
          <w:shd w:val="clear" w:color="auto" w:fill="FFFFFF"/>
        </w:rPr>
        <w:t>⍺)</w:t>
      </w:r>
      <w:r w:rsidRPr="00267FC5">
        <w:rPr>
          <w:rFonts w:ascii="Cambria Math" w:hAnsi="Cambria Math" w:cs="Arial"/>
          <w:color w:val="333333"/>
          <w:shd w:val="clear" w:color="auto" w:fill="FFFFFF"/>
        </w:rPr>
        <w:t xml:space="preserve"> </w:t>
      </w:r>
      <w:r w:rsidRPr="00267FC5">
        <w:rPr>
          <w:rFonts w:ascii="Arial" w:hAnsi="Arial" w:cs="Arial"/>
          <w:color w:val="333333"/>
          <w:shd w:val="clear" w:color="auto" w:fill="FFFFFF"/>
        </w:rPr>
        <w:t xml:space="preserve">and vice versa. The transformation ensures that </w:t>
      </w:r>
      <w:r w:rsidRPr="00267FC5">
        <w:rPr>
          <w:rFonts w:ascii="Cambria Math" w:hAnsi="Cambria Math" w:cs="Arial"/>
          <w:color w:val="333333"/>
          <w:shd w:val="clear" w:color="auto" w:fill="FFFFFF"/>
        </w:rPr>
        <w:t>𝜏(q)</w:t>
      </w:r>
      <w:r w:rsidRPr="00267FC5">
        <w:rPr>
          <w:rFonts w:ascii="Arial" w:hAnsi="Arial" w:cs="Arial"/>
          <w:color w:val="333333"/>
          <w:shd w:val="clear" w:color="auto" w:fill="FFFFFF"/>
        </w:rPr>
        <w:t xml:space="preserve"> is a concave function of </w:t>
      </w:r>
      <w:r w:rsidRPr="00267FC5">
        <w:rPr>
          <w:rFonts w:ascii="Arial" w:hAnsi="Arial" w:cs="Arial"/>
          <w:i/>
          <w:iCs/>
          <w:color w:val="333333"/>
          <w:shd w:val="clear" w:color="auto" w:fill="FFFFFF"/>
        </w:rPr>
        <w:t>q</w:t>
      </w:r>
      <w:r w:rsidRPr="00267FC5">
        <w:rPr>
          <w:rFonts w:ascii="Arial" w:hAnsi="Arial" w:cs="Arial"/>
          <w:color w:val="333333"/>
          <w:shd w:val="clear" w:color="auto" w:fill="FFFFFF"/>
        </w:rPr>
        <w:t xml:space="preserve">, and </w:t>
      </w:r>
      <w:proofErr w:type="gramStart"/>
      <w:r w:rsidRPr="00267FC5">
        <w:rPr>
          <w:rFonts w:ascii="Arial" w:hAnsi="Arial" w:cs="Arial"/>
          <w:i/>
          <w:iCs/>
          <w:color w:val="333333"/>
          <w:shd w:val="clear" w:color="auto" w:fill="FFFFFF"/>
        </w:rPr>
        <w:t>f(</w:t>
      </w:r>
      <w:proofErr w:type="gramEnd"/>
      <w:r w:rsidRPr="00267FC5">
        <w:rPr>
          <w:rFonts w:ascii="Cambria Math" w:hAnsi="Cambria Math" w:cs="Arial"/>
          <w:i/>
          <w:iCs/>
          <w:color w:val="333333"/>
          <w:shd w:val="clear" w:color="auto" w:fill="FFFFFF"/>
        </w:rPr>
        <w:t>⍺)</w:t>
      </w:r>
      <w:r w:rsidRPr="00267FC5">
        <w:rPr>
          <w:rFonts w:ascii="Cambria Math" w:hAnsi="Cambria Math" w:cs="Arial"/>
          <w:color w:val="333333"/>
          <w:shd w:val="clear" w:color="auto" w:fill="FFFFFF"/>
        </w:rPr>
        <w:t xml:space="preserve"> </w:t>
      </w:r>
      <w:r w:rsidRPr="00267FC5">
        <w:rPr>
          <w:rFonts w:ascii="Arial" w:hAnsi="Arial" w:cs="Arial"/>
          <w:color w:val="333333"/>
          <w:shd w:val="clear" w:color="auto" w:fill="FFFFFF"/>
        </w:rPr>
        <w:t>is its convex conjugate. Concavity of the infimum operator is related to the multifractal scaling properties and reflects the existence of different scaling behaviours at various points within the dataset.</w:t>
      </w:r>
      <w:r w:rsidRPr="00920B98">
        <w:rPr>
          <w:rFonts w:ascii="Arial" w:hAnsi="Arial" w:cs="Arial"/>
          <w:color w:val="333333"/>
          <w:shd w:val="clear" w:color="auto" w:fill="FFFFFF"/>
        </w:rPr>
        <w:t xml:space="preserve"> </w:t>
      </w:r>
      <w:r w:rsidRPr="00920B98">
        <w:rPr>
          <w:rFonts w:ascii="Cambria Math" w:hAnsi="Cambria Math" w:cs="Arial"/>
          <w:color w:val="333333"/>
          <w:shd w:val="clear" w:color="auto" w:fill="FFFFFF"/>
        </w:rPr>
        <w:t xml:space="preserve"> </w:t>
      </w:r>
      <w:r w:rsidRPr="00920B98">
        <w:rPr>
          <w:rFonts w:ascii="Arial" w:hAnsi="Arial" w:cs="Arial"/>
          <w:color w:val="333333"/>
          <w:shd w:val="clear" w:color="auto" w:fill="FFFFFF"/>
        </w:rPr>
        <w:t>Usi</w:t>
      </w:r>
      <w:r w:rsidRPr="00B04B34">
        <w:rPr>
          <w:rFonts w:ascii="Arial" w:hAnsi="Arial" w:cs="Arial"/>
          <w:color w:val="333333"/>
          <w:shd w:val="clear" w:color="auto" w:fill="FFFFFF"/>
        </w:rPr>
        <w:t xml:space="preserve">ng the estimated multifractal spectrum </w:t>
      </w:r>
      <w:r w:rsidRPr="00267FC5">
        <w:rPr>
          <w:rFonts w:ascii="Arial" w:hAnsi="Arial" w:cs="Arial"/>
          <w:i/>
          <w:iCs/>
          <w:color w:val="333333"/>
          <w:shd w:val="clear" w:color="auto" w:fill="FFFFFF"/>
        </w:rPr>
        <w:t>f(a)</w:t>
      </w:r>
      <w:r w:rsidRPr="00B04B34">
        <w:rPr>
          <w:rFonts w:ascii="Arial" w:hAnsi="Arial" w:cs="Arial"/>
          <w:color w:val="333333"/>
          <w:shd w:val="clear" w:color="auto" w:fill="FFFFFF"/>
        </w:rPr>
        <w:t xml:space="preserve">, we can find the most probable </w:t>
      </w:r>
      <w:bookmarkStart w:id="706" w:name="_Hlk111648438"/>
      <w:proofErr w:type="spellStart"/>
      <w:r w:rsidRPr="00B04B34">
        <w:rPr>
          <w:rFonts w:ascii="Arial" w:hAnsi="Arial" w:cs="Arial"/>
          <w:color w:val="333333"/>
          <w:shd w:val="clear" w:color="auto" w:fill="FFFFFF"/>
        </w:rPr>
        <w:t>Hӧlder</w:t>
      </w:r>
      <w:proofErr w:type="spellEnd"/>
      <w:r w:rsidRPr="00B04B34">
        <w:rPr>
          <w:rFonts w:ascii="Arial" w:hAnsi="Arial" w:cs="Arial"/>
          <w:color w:val="333333"/>
          <w:shd w:val="clear" w:color="auto" w:fill="FFFFFF"/>
        </w:rPr>
        <w:t xml:space="preserve"> </w:t>
      </w:r>
      <w:bookmarkEnd w:id="706"/>
      <w:r w:rsidRPr="00B04B34">
        <w:rPr>
          <w:rFonts w:ascii="Arial" w:hAnsi="Arial" w:cs="Arial"/>
          <w:color w:val="333333"/>
          <w:shd w:val="clear" w:color="auto" w:fill="FFFFFF"/>
        </w:rPr>
        <w:t xml:space="preserve">exponent. </w:t>
      </w:r>
    </w:p>
    <w:p w14:paraId="6C2587E1" w14:textId="77777777" w:rsidR="008D1943" w:rsidRPr="00C362FE" w:rsidRDefault="00000000" w:rsidP="008D1943">
      <w:pPr>
        <w:spacing w:line="360" w:lineRule="auto"/>
        <w:jc w:val="right"/>
        <w:rPr>
          <w:rFonts w:ascii="Arial" w:hAnsi="Arial" w:cs="Arial"/>
          <w:color w:val="333333"/>
          <w:shd w:val="clear" w:color="auto" w:fill="FFFFFF"/>
        </w:rPr>
      </w:pPr>
      <m:oMath>
        <m:acc>
          <m:accPr>
            <m:ctrlPr>
              <w:rPr>
                <w:rFonts w:ascii="Cambria Math" w:hAnsi="Cambria Math" w:cs="Arial"/>
                <w:i/>
                <w:color w:val="333333"/>
                <w:shd w:val="clear" w:color="auto" w:fill="FFFFFF"/>
              </w:rPr>
            </m:ctrlPr>
          </m:acc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α</m:t>
                </m:r>
              </m:e>
              <m:sub>
                <m:r>
                  <w:rPr>
                    <w:rFonts w:ascii="Cambria Math" w:hAnsi="Cambria Math" w:cs="Arial"/>
                    <w:color w:val="333333"/>
                    <w:shd w:val="clear" w:color="auto" w:fill="FFFFFF"/>
                  </w:rPr>
                  <m:t>0</m:t>
                </m:r>
              </m:sub>
            </m:sSub>
          </m:e>
        </m:acc>
        <m:r>
          <w:rPr>
            <w:rFonts w:ascii="Cambria Math" w:hAnsi="Cambria Math" w:cs="Arial"/>
            <w:color w:val="333333"/>
            <w:shd w:val="clear" w:color="auto" w:fill="FFFFFF"/>
          </w:rPr>
          <m:t>=</m:t>
        </m:r>
        <m:acc>
          <m:accPr>
            <m:ctrlPr>
              <w:rPr>
                <w:rFonts w:ascii="Cambria Math" w:hAnsi="Cambria Math" w:cs="Arial"/>
                <w:color w:val="333333"/>
                <w:shd w:val="clear" w:color="auto" w:fill="FFFFFF"/>
              </w:rPr>
            </m:ctrlPr>
          </m:acc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f</m:t>
                </m:r>
              </m:e>
              <m:sup>
                <m:r>
                  <w:rPr>
                    <w:rFonts w:ascii="Cambria Math" w:hAnsi="Cambria Math" w:cs="Arial"/>
                    <w:color w:val="333333"/>
                    <w:shd w:val="clear" w:color="auto" w:fill="FFFFFF"/>
                  </w:rPr>
                  <m:t>-1</m:t>
                </m:r>
              </m:sup>
            </m:sSup>
          </m:e>
        </m:acc>
        <m:r>
          <m:rPr>
            <m:sty m:val="p"/>
          </m:rPr>
          <w:rPr>
            <w:rFonts w:ascii="Cambria Math" w:hAnsi="Cambria Math" w:cs="Arial"/>
            <w:color w:val="333333"/>
            <w:shd w:val="clear" w:color="auto" w:fill="FFFFFF"/>
          </w:rPr>
          <m:t>⁡(max</m:t>
        </m:r>
        <m:r>
          <w:rPr>
            <w:rFonts w:ascii="Cambria Math" w:hAnsi="Cambria Math" w:cs="Arial"/>
            <w:color w:val="333333"/>
            <w:shd w:val="clear" w:color="auto" w:fill="FFFFFF"/>
          </w:rPr>
          <m:t>[</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f(a)])</m:t>
            </m:r>
          </m:e>
        </m:acc>
      </m:oMath>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t>3.1.11</w:t>
      </w:r>
    </w:p>
    <w:p w14:paraId="76DAA5B7" w14:textId="77777777" w:rsidR="008D1943" w:rsidRDefault="008D1943" w:rsidP="008D1943">
      <w:pPr>
        <w:spacing w:line="360" w:lineRule="auto"/>
        <w:jc w:val="both"/>
        <w:rPr>
          <w:rFonts w:ascii="Arial" w:hAnsi="Arial" w:cs="Arial"/>
          <w:color w:val="333333"/>
          <w:shd w:val="clear" w:color="auto" w:fill="FFFFFF"/>
        </w:rPr>
      </w:pPr>
      <w:r w:rsidRPr="00267FC5">
        <w:rPr>
          <w:rFonts w:ascii="Cambria Math" w:hAnsi="Cambria Math" w:cs="Arial"/>
          <w:i/>
          <w:iCs/>
          <w:color w:val="333333"/>
          <w:shd w:val="clear" w:color="auto" w:fill="FFFFFF"/>
        </w:rPr>
        <w:t>⍺</w:t>
      </w:r>
      <w:r w:rsidRPr="00267FC5">
        <w:rPr>
          <w:rFonts w:ascii="Arial" w:hAnsi="Arial" w:cs="Arial"/>
          <w:i/>
          <w:iCs/>
          <w:color w:val="333333"/>
          <w:shd w:val="clear" w:color="auto" w:fill="FFFFFF"/>
          <w:vertAlign w:val="subscript"/>
        </w:rPr>
        <w:t>0</w:t>
      </w:r>
      <w:r w:rsidRPr="00B04B34">
        <w:rPr>
          <w:rFonts w:ascii="Arial" w:hAnsi="Arial" w:cs="Arial"/>
          <w:color w:val="333333"/>
          <w:shd w:val="clear" w:color="auto" w:fill="FFFFFF"/>
        </w:rPr>
        <w:t xml:space="preserve"> is the value of the </w:t>
      </w:r>
      <w:proofErr w:type="spellStart"/>
      <w:r w:rsidRPr="00B04B34">
        <w:rPr>
          <w:rFonts w:ascii="Arial" w:hAnsi="Arial" w:cs="Arial"/>
          <w:color w:val="333333"/>
          <w:shd w:val="clear" w:color="auto" w:fill="FFFFFF"/>
        </w:rPr>
        <w:t>Hӧlder</w:t>
      </w:r>
      <w:proofErr w:type="spellEnd"/>
      <w:r w:rsidRPr="00B04B34">
        <w:rPr>
          <w:rFonts w:ascii="Arial" w:hAnsi="Arial" w:cs="Arial"/>
          <w:color w:val="333333"/>
          <w:shd w:val="clear" w:color="auto" w:fill="FFFFFF"/>
        </w:rPr>
        <w:t xml:space="preserve"> exponent ɑ for which </w:t>
      </w:r>
      <w:proofErr w:type="gramStart"/>
      <w:r w:rsidRPr="00267FC5">
        <w:rPr>
          <w:rFonts w:ascii="Arial" w:hAnsi="Arial" w:cs="Arial"/>
          <w:i/>
          <w:iCs/>
          <w:color w:val="333333"/>
          <w:shd w:val="clear" w:color="auto" w:fill="FFFFFF"/>
        </w:rPr>
        <w:t>f(</w:t>
      </w:r>
      <w:proofErr w:type="gramEnd"/>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vertAlign w:val="subscript"/>
        </w:rPr>
        <w:t>0</w:t>
      </w:r>
      <w:r w:rsidRPr="00267FC5">
        <w:rPr>
          <w:rFonts w:ascii="Arial" w:hAnsi="Arial" w:cs="Arial"/>
          <w:i/>
          <w:iCs/>
          <w:color w:val="333333"/>
          <w:shd w:val="clear" w:color="auto" w:fill="FFFFFF"/>
        </w:rPr>
        <w:t>) = 1</w:t>
      </w:r>
      <w:r w:rsidRPr="00B04B34">
        <w:rPr>
          <w:rFonts w:ascii="Arial" w:hAnsi="Arial" w:cs="Arial"/>
          <w:color w:val="333333"/>
          <w:shd w:val="clear" w:color="auto" w:fill="FFFFFF"/>
        </w:rPr>
        <w:t xml:space="preserve">. This should also be the maximum value of the multifractal spectrum. If the data is multifractal, then it has different </w:t>
      </w:r>
      <w:proofErr w:type="spellStart"/>
      <w:r w:rsidRPr="00B04B34">
        <w:rPr>
          <w:rFonts w:ascii="Arial" w:hAnsi="Arial" w:cs="Arial"/>
          <w:color w:val="333333"/>
          <w:shd w:val="clear" w:color="auto" w:fill="FFFFFF"/>
        </w:rPr>
        <w:t>Hӧlder</w:t>
      </w:r>
      <w:proofErr w:type="spellEnd"/>
      <w:r w:rsidRPr="00B04B34">
        <w:rPr>
          <w:rFonts w:ascii="Arial" w:hAnsi="Arial" w:cs="Arial"/>
          <w:color w:val="333333"/>
          <w:shd w:val="clear" w:color="auto" w:fill="FFFFFF"/>
        </w:rPr>
        <w:t xml:space="preserve"> exponents at different timepoints and </w:t>
      </w:r>
      <w:r w:rsidRPr="00267FC5">
        <w:rPr>
          <w:rFonts w:ascii="Arial" w:hAnsi="Arial" w:cs="Arial"/>
          <w:i/>
          <w:iCs/>
          <w:color w:val="333333"/>
          <w:shd w:val="clear" w:color="auto" w:fill="FFFFFF"/>
        </w:rPr>
        <w:t>ɑ</w:t>
      </w:r>
      <w:r w:rsidRPr="00267FC5">
        <w:rPr>
          <w:rFonts w:ascii="Arial" w:hAnsi="Arial" w:cs="Arial"/>
          <w:i/>
          <w:iCs/>
          <w:color w:val="333333"/>
          <w:shd w:val="clear" w:color="auto" w:fill="FFFFFF"/>
          <w:vertAlign w:val="subscript"/>
        </w:rPr>
        <w:t>0</w:t>
      </w:r>
      <w:r w:rsidRPr="00B04B34">
        <w:rPr>
          <w:rFonts w:ascii="Arial" w:hAnsi="Arial" w:cs="Arial"/>
          <w:color w:val="333333"/>
          <w:shd w:val="clear" w:color="auto" w:fill="FFFFFF"/>
        </w:rPr>
        <w:t xml:space="preserve"> is the most commonly occurring exponent in the data. Using the estimated values for </w:t>
      </w:r>
      <w:r w:rsidRPr="00267FC5">
        <w:rPr>
          <w:rFonts w:ascii="Arial" w:hAnsi="Arial" w:cs="Arial"/>
          <w:i/>
          <w:iCs/>
          <w:color w:val="333333"/>
          <w:shd w:val="clear" w:color="auto" w:fill="FFFFFF"/>
        </w:rPr>
        <w:t>H</w:t>
      </w:r>
      <w:r w:rsidRPr="00B04B34">
        <w:rPr>
          <w:rFonts w:ascii="Arial" w:hAnsi="Arial" w:cs="Arial"/>
          <w:color w:val="333333"/>
          <w:shd w:val="clear" w:color="auto" w:fill="FFFFFF"/>
        </w:rPr>
        <w:t xml:space="preserve"> and </w:t>
      </w:r>
      <w:r w:rsidRPr="00267FC5">
        <w:rPr>
          <w:rFonts w:ascii="Arial" w:hAnsi="Arial" w:cs="Arial"/>
          <w:i/>
          <w:iCs/>
          <w:color w:val="333333"/>
          <w:shd w:val="clear" w:color="auto" w:fill="FFFFFF"/>
        </w:rPr>
        <w:t>ɑ</w:t>
      </w:r>
      <w:r w:rsidRPr="00267FC5">
        <w:rPr>
          <w:rFonts w:ascii="Arial" w:hAnsi="Arial" w:cs="Arial"/>
          <w:i/>
          <w:iCs/>
          <w:color w:val="333333"/>
          <w:shd w:val="clear" w:color="auto" w:fill="FFFFFF"/>
          <w:vertAlign w:val="subscript"/>
        </w:rPr>
        <w:t>0</w:t>
      </w:r>
      <w:r w:rsidRPr="00B04B34">
        <w:rPr>
          <w:rFonts w:ascii="Arial" w:hAnsi="Arial" w:cs="Arial"/>
          <w:color w:val="333333"/>
          <w:shd w:val="clear" w:color="auto" w:fill="FFFFFF"/>
        </w:rPr>
        <w:t xml:space="preserve">, estimate the log-normal distribution parameters for the multiplicative cascade – </w:t>
      </w:r>
      <w:bookmarkStart w:id="707" w:name="_Hlk112416021"/>
      <w:r w:rsidRPr="00267FC5">
        <w:rPr>
          <w:rFonts w:ascii="Arial" w:hAnsi="Arial" w:cs="Arial"/>
          <w:i/>
          <w:iCs/>
          <w:color w:val="333333"/>
          <w:shd w:val="clear" w:color="auto" w:fill="FFFFFF"/>
        </w:rPr>
        <w:t>λ</w:t>
      </w:r>
      <w:r w:rsidRPr="00B04B34">
        <w:rPr>
          <w:rFonts w:ascii="Arial" w:hAnsi="Arial" w:cs="Arial"/>
          <w:color w:val="333333"/>
          <w:shd w:val="clear" w:color="auto" w:fill="FFFFFF"/>
        </w:rPr>
        <w:t xml:space="preserve"> and </w:t>
      </w:r>
      <w:r w:rsidRPr="00267FC5">
        <w:rPr>
          <w:rFonts w:ascii="Arial" w:hAnsi="Arial" w:cs="Arial"/>
          <w:i/>
          <w:iCs/>
          <w:color w:val="333333"/>
          <w:shd w:val="clear" w:color="auto" w:fill="FFFFFF"/>
        </w:rPr>
        <w:t>σ</w:t>
      </w:r>
      <w:r w:rsidRPr="00267FC5">
        <w:rPr>
          <w:rFonts w:ascii="Arial" w:hAnsi="Arial" w:cs="Arial"/>
          <w:i/>
          <w:iCs/>
          <w:color w:val="333333"/>
          <w:shd w:val="clear" w:color="auto" w:fill="FFFFFF"/>
          <w:vertAlign w:val="superscript"/>
        </w:rPr>
        <w:t>2</w:t>
      </w:r>
      <w:bookmarkEnd w:id="707"/>
      <w:r w:rsidRPr="00B04B34">
        <w:rPr>
          <w:rFonts w:ascii="Arial" w:hAnsi="Arial" w:cs="Arial"/>
          <w:color w:val="333333"/>
          <w:shd w:val="clear" w:color="auto" w:fill="FFFFFF"/>
        </w:rPr>
        <w:t xml:space="preserve">. The MMAR involves generating a multiplicative cascade, whose masses are drawn from a continuous probability distribution. The most common distribution used for these cascades is the lognormal distribution with a mean </w:t>
      </w:r>
      <w:r w:rsidRPr="00267FC5">
        <w:rPr>
          <w:rFonts w:ascii="Arial" w:hAnsi="Arial" w:cs="Arial"/>
          <w:i/>
          <w:iCs/>
          <w:color w:val="333333"/>
          <w:shd w:val="clear" w:color="auto" w:fill="FFFFFF"/>
        </w:rPr>
        <w:t xml:space="preserve">λ </w:t>
      </w:r>
      <w:r w:rsidRPr="00B04B34">
        <w:rPr>
          <w:rFonts w:ascii="Arial" w:hAnsi="Arial" w:cs="Arial"/>
          <w:color w:val="333333"/>
          <w:shd w:val="clear" w:color="auto" w:fill="FFFFFF"/>
        </w:rPr>
        <w:t xml:space="preserve">and a variance </w:t>
      </w:r>
      <w:r w:rsidRPr="00267FC5">
        <w:rPr>
          <w:rFonts w:ascii="Arial" w:hAnsi="Arial" w:cs="Arial"/>
          <w:i/>
          <w:iCs/>
          <w:color w:val="333333"/>
          <w:shd w:val="clear" w:color="auto" w:fill="FFFFFF"/>
        </w:rPr>
        <w:t>σ</w:t>
      </w:r>
      <w:r w:rsidRPr="00267FC5">
        <w:rPr>
          <w:rFonts w:ascii="Arial" w:hAnsi="Arial" w:cs="Arial"/>
          <w:i/>
          <w:iCs/>
          <w:color w:val="333333"/>
          <w:shd w:val="clear" w:color="auto" w:fill="FFFFFF"/>
          <w:vertAlign w:val="superscript"/>
        </w:rPr>
        <w:t>2</w:t>
      </w:r>
      <w:r w:rsidRPr="00B04B34">
        <w:rPr>
          <w:rFonts w:ascii="Arial" w:hAnsi="Arial" w:cs="Arial"/>
          <w:color w:val="333333"/>
          <w:shd w:val="clear" w:color="auto" w:fill="FFFFFF"/>
        </w:rPr>
        <w:t xml:space="preserve">. </w:t>
      </w:r>
      <w:sdt>
        <w:sdtPr>
          <w:rPr>
            <w:rFonts w:ascii="Arial" w:hAnsi="Arial" w:cs="Arial"/>
            <w:color w:val="333333"/>
            <w:shd w:val="clear" w:color="auto" w:fill="FFFFFF"/>
          </w:rPr>
          <w:id w:val="1069769033"/>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Man97 \l 2057 </w:instrText>
          </w:r>
          <w:r>
            <w:rPr>
              <w:rFonts w:ascii="Arial" w:hAnsi="Arial" w:cs="Arial"/>
              <w:color w:val="333333"/>
              <w:shd w:val="clear" w:color="auto" w:fill="FFFFFF"/>
            </w:rPr>
            <w:fldChar w:fldCharType="separate"/>
          </w:r>
          <w:r w:rsidRPr="00267FC5">
            <w:rPr>
              <w:rFonts w:ascii="Arial" w:hAnsi="Arial" w:cs="Arial"/>
              <w:noProof/>
              <w:color w:val="333333"/>
              <w:shd w:val="clear" w:color="auto" w:fill="FFFFFF"/>
            </w:rPr>
            <w:t>[13]</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B04B34">
        <w:rPr>
          <w:rFonts w:ascii="Arial" w:hAnsi="Arial" w:cs="Arial"/>
          <w:color w:val="333333"/>
          <w:shd w:val="clear" w:color="auto" w:fill="FFFFFF"/>
        </w:rPr>
        <w:t>showed that these two parameters are determined using H and ɑ</w:t>
      </w:r>
      <w:r w:rsidRPr="00B04B34">
        <w:rPr>
          <w:rFonts w:ascii="Arial" w:hAnsi="Arial" w:cs="Arial"/>
          <w:color w:val="333333"/>
          <w:shd w:val="clear" w:color="auto" w:fill="FFFFFF"/>
          <w:vertAlign w:val="subscript"/>
        </w:rPr>
        <w:t>0</w:t>
      </w:r>
      <w:r w:rsidRPr="00B04B34">
        <w:rPr>
          <w:rFonts w:ascii="Arial" w:hAnsi="Arial" w:cs="Arial"/>
          <w:color w:val="333333"/>
          <w:shd w:val="clear" w:color="auto" w:fill="FFFFFF"/>
        </w:rPr>
        <w:t>:</w:t>
      </w:r>
    </w:p>
    <w:p w14:paraId="3D145BBC" w14:textId="77777777" w:rsidR="008D1943" w:rsidRDefault="00000000" w:rsidP="008D1943">
      <w:pPr>
        <w:spacing w:line="360" w:lineRule="auto"/>
        <w:jc w:val="right"/>
        <w:rPr>
          <w:rFonts w:ascii="Arial" w:hAnsi="Arial" w:cs="Arial"/>
          <w:color w:val="333333"/>
          <w:shd w:val="clear" w:color="auto" w:fill="FFFFFF"/>
        </w:rPr>
      </w:pPr>
      <m:oMath>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λ</m:t>
            </m:r>
          </m:e>
        </m:acc>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acc>
              <m:accPr>
                <m:ctrlPr>
                  <w:rPr>
                    <w:rFonts w:ascii="Cambria Math" w:hAnsi="Cambria Math" w:cs="Arial"/>
                    <w:i/>
                    <w:color w:val="333333"/>
                    <w:shd w:val="clear" w:color="auto" w:fill="FFFFFF"/>
                  </w:rPr>
                </m:ctrlPr>
              </m:acc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α</m:t>
                    </m:r>
                  </m:e>
                  <m:sub>
                    <m:r>
                      <w:rPr>
                        <w:rFonts w:ascii="Cambria Math" w:hAnsi="Cambria Math" w:cs="Arial"/>
                        <w:color w:val="333333"/>
                        <w:shd w:val="clear" w:color="auto" w:fill="FFFFFF"/>
                      </w:rPr>
                      <m:t>0</m:t>
                    </m:r>
                  </m:sub>
                </m:sSub>
              </m:e>
            </m:acc>
          </m:num>
          <m:den>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H</m:t>
                </m:r>
              </m:e>
            </m:acc>
          </m:den>
        </m:f>
      </m:oMath>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t>3.1.12</w:t>
      </w:r>
    </w:p>
    <w:p w14:paraId="511017AF" w14:textId="77777777" w:rsidR="008D1943" w:rsidRPr="00D7658A" w:rsidRDefault="00000000" w:rsidP="008D1943">
      <w:pPr>
        <w:spacing w:line="360" w:lineRule="auto"/>
        <w:jc w:val="center"/>
        <w:rPr>
          <w:rFonts w:ascii="Arial" w:hAnsi="Arial" w:cs="Arial"/>
          <w:color w:val="333333"/>
          <w:highlight w:val="yellow"/>
          <w:shd w:val="clear" w:color="auto" w:fill="FFFFFF"/>
        </w:rPr>
      </w:pPr>
      <m:oMathPara>
        <m:oMathParaPr>
          <m:jc m:val="center"/>
        </m:oMathParaPr>
        <m:oMath>
          <m:acc>
            <m:accPr>
              <m:ctrlPr>
                <w:rPr>
                  <w:rFonts w:ascii="Cambria Math" w:hAnsi="Cambria Math" w:cs="Arial"/>
                  <w:i/>
                  <w:color w:val="333333"/>
                  <w:shd w:val="clear" w:color="auto" w:fill="FFFFFF"/>
                </w:rPr>
              </m:ctrlPr>
            </m:acc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e>
          </m:acc>
          <m:r>
            <w:rPr>
              <w:rFonts w:ascii="Cambria Math" w:hAnsi="Cambria Math" w:cs="Arial"/>
              <w:color w:val="333333"/>
              <w:shd w:val="clear" w:color="auto" w:fill="FFFFFF"/>
            </w:rPr>
            <m:t xml:space="preserve">= </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2(</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λ</m:t>
                  </m:r>
                </m:e>
              </m:acc>
              <m:r>
                <w:rPr>
                  <w:rFonts w:ascii="Cambria Math" w:hAnsi="Cambria Math" w:cs="Arial"/>
                  <w:color w:val="333333"/>
                  <w:shd w:val="clear" w:color="auto" w:fill="FFFFFF"/>
                </w:rPr>
                <m:t>-1)</m:t>
              </m:r>
            </m:num>
            <m:den>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[b]</m:t>
              </m:r>
            </m:den>
          </m:f>
        </m:oMath>
      </m:oMathPara>
    </w:p>
    <w:p w14:paraId="71696CFD" w14:textId="77777777" w:rsidR="008D1943" w:rsidRDefault="008D1943" w:rsidP="008D1943">
      <w:pPr>
        <w:spacing w:line="360" w:lineRule="auto"/>
        <w:ind w:firstLine="720"/>
        <w:jc w:val="both"/>
        <w:rPr>
          <w:rFonts w:ascii="Arial" w:hAnsi="Arial" w:cs="Arial"/>
          <w:color w:val="333333"/>
          <w:shd w:val="clear" w:color="auto" w:fill="FFFFFF"/>
        </w:rPr>
      </w:pPr>
      <w:r w:rsidRPr="00851DCD">
        <w:rPr>
          <w:rFonts w:ascii="Arial" w:hAnsi="Arial" w:cs="Arial"/>
          <w:color w:val="333333"/>
          <w:shd w:val="clear" w:color="auto" w:fill="FFFFFF"/>
        </w:rPr>
        <w:t xml:space="preserve">We will use these two estimators to generate randomly distributed Multipliers </w:t>
      </w:r>
      <w:r w:rsidRPr="00267FC5">
        <w:rPr>
          <w:rFonts w:ascii="Arial" w:hAnsi="Arial" w:cs="Arial"/>
          <w:i/>
          <w:iCs/>
          <w:color w:val="333333"/>
          <w:shd w:val="clear" w:color="auto" w:fill="FFFFFF"/>
        </w:rPr>
        <w:t>M</w:t>
      </w:r>
      <w:r w:rsidRPr="00267FC5">
        <w:rPr>
          <w:rFonts w:ascii="Arial" w:hAnsi="Arial" w:cs="Arial"/>
          <w:i/>
          <w:iCs/>
          <w:color w:val="333333"/>
          <w:shd w:val="clear" w:color="auto" w:fill="FFFFFF"/>
          <w:vertAlign w:val="subscript"/>
        </w:rPr>
        <w:t>i</w:t>
      </w:r>
      <w:r w:rsidRPr="00851DCD">
        <w:rPr>
          <w:rFonts w:ascii="Arial" w:hAnsi="Arial" w:cs="Arial"/>
          <w:color w:val="333333"/>
          <w:shd w:val="clear" w:color="auto" w:fill="FFFFFF"/>
        </w:rPr>
        <w:t xml:space="preserve"> to </w:t>
      </w:r>
      <w:r w:rsidRPr="00267FC5">
        <w:rPr>
          <w:rFonts w:ascii="Arial" w:hAnsi="Arial" w:cs="Arial"/>
          <w:color w:val="333333"/>
          <w:shd w:val="clear" w:color="auto" w:fill="FFFFFF"/>
        </w:rPr>
        <w:t>construct multifractal cascades for the MMAR simulation. First, we choose the number of b-</w:t>
      </w:r>
      <w:proofErr w:type="spellStart"/>
      <w:r w:rsidRPr="00267FC5">
        <w:rPr>
          <w:rFonts w:ascii="Arial" w:hAnsi="Arial" w:cs="Arial"/>
          <w:color w:val="333333"/>
          <w:shd w:val="clear" w:color="auto" w:fill="FFFFFF"/>
        </w:rPr>
        <w:t>adic</w:t>
      </w:r>
      <w:proofErr w:type="spellEnd"/>
      <w:r w:rsidRPr="00267FC5">
        <w:rPr>
          <w:rFonts w:ascii="Arial" w:hAnsi="Arial" w:cs="Arial"/>
          <w:color w:val="333333"/>
          <w:shd w:val="clear" w:color="auto" w:fill="FFFFFF"/>
        </w:rPr>
        <w:t xml:space="preserve"> intervals</w:t>
      </w:r>
      <w:r w:rsidRPr="00851DCD">
        <w:rPr>
          <w:rFonts w:ascii="Arial" w:hAnsi="Arial" w:cs="Arial"/>
          <w:color w:val="333333"/>
          <w:shd w:val="clear" w:color="auto" w:fill="FFFFFF"/>
        </w:rPr>
        <w:t xml:space="preserve"> into which we</w:t>
      </w:r>
      <w:r w:rsidRPr="00B04B34">
        <w:rPr>
          <w:rFonts w:ascii="Arial" w:hAnsi="Arial" w:cs="Arial"/>
          <w:color w:val="333333"/>
          <w:shd w:val="clear" w:color="auto" w:fill="FFFFFF"/>
        </w:rPr>
        <w:t xml:space="preserve"> will divide our time series at every step </w:t>
      </w:r>
      <w:r w:rsidRPr="00267FC5">
        <w:rPr>
          <w:rFonts w:ascii="Arial" w:hAnsi="Arial" w:cs="Arial"/>
          <w:i/>
          <w:iCs/>
          <w:color w:val="333333"/>
          <w:shd w:val="clear" w:color="auto" w:fill="FFFFFF"/>
        </w:rPr>
        <w:t>k</w:t>
      </w:r>
      <w:r w:rsidRPr="00B04B34">
        <w:rPr>
          <w:rFonts w:ascii="Arial" w:hAnsi="Arial" w:cs="Arial"/>
          <w:color w:val="333333"/>
          <w:shd w:val="clear" w:color="auto" w:fill="FFFFFF"/>
        </w:rPr>
        <w:t xml:space="preserve">. So, at every step </w:t>
      </w:r>
      <w:r w:rsidRPr="00267FC5">
        <w:rPr>
          <w:rFonts w:ascii="Arial" w:hAnsi="Arial" w:cs="Arial"/>
          <w:i/>
          <w:iCs/>
          <w:color w:val="333333"/>
          <w:shd w:val="clear" w:color="auto" w:fill="FFFFFF"/>
        </w:rPr>
        <w:t>k</w:t>
      </w:r>
      <w:r w:rsidRPr="00B04B34">
        <w:rPr>
          <w:rFonts w:ascii="Arial" w:hAnsi="Arial" w:cs="Arial"/>
          <w:color w:val="333333"/>
          <w:shd w:val="clear" w:color="auto" w:fill="FFFFFF"/>
        </w:rPr>
        <w:t xml:space="preserve">, there should be </w:t>
      </w:r>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perscript"/>
        </w:rPr>
        <w:t>k</w:t>
      </w:r>
      <w:r w:rsidRPr="00B04B34">
        <w:rPr>
          <w:rFonts w:ascii="Arial" w:hAnsi="Arial" w:cs="Arial"/>
          <w:color w:val="333333"/>
          <w:shd w:val="clear" w:color="auto" w:fill="FFFFFF"/>
        </w:rPr>
        <w:t xml:space="preserve"> intervals in total. For example, if we choose the number of intervals as 2, then we have 1 interval at step zero; 2 intervals at step one; 4 at step two and so on. Then choose some masses </w:t>
      </w:r>
      <w:r w:rsidRPr="00267FC5">
        <w:rPr>
          <w:rFonts w:ascii="Arial" w:hAnsi="Arial" w:cs="Arial"/>
          <w:i/>
          <w:iCs/>
          <w:color w:val="333333"/>
          <w:shd w:val="clear" w:color="auto" w:fill="FFFFFF"/>
        </w:rPr>
        <w:t>m</w:t>
      </w:r>
      <w:r w:rsidRPr="00267FC5">
        <w:rPr>
          <w:rFonts w:ascii="Arial" w:hAnsi="Arial" w:cs="Arial"/>
          <w:i/>
          <w:iCs/>
          <w:color w:val="333333"/>
          <w:shd w:val="clear" w:color="auto" w:fill="FFFFFF"/>
          <w:vertAlign w:val="subscript"/>
        </w:rPr>
        <w:t>0</w:t>
      </w:r>
      <w:r w:rsidRPr="00B04B34">
        <w:rPr>
          <w:rFonts w:ascii="Arial" w:hAnsi="Arial" w:cs="Arial"/>
          <w:color w:val="333333"/>
          <w:shd w:val="clear" w:color="auto" w:fill="FFFFFF"/>
        </w:rPr>
        <w:t xml:space="preserve"> and </w:t>
      </w:r>
      <w:r w:rsidRPr="00267FC5">
        <w:rPr>
          <w:rFonts w:ascii="Arial" w:hAnsi="Arial" w:cs="Arial"/>
          <w:i/>
          <w:iCs/>
          <w:color w:val="333333"/>
          <w:shd w:val="clear" w:color="auto" w:fill="FFFFFF"/>
        </w:rPr>
        <w:t>m</w:t>
      </w:r>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w:t>
      </w:r>
      <w:r w:rsidRPr="00B04B34">
        <w:rPr>
          <w:rFonts w:ascii="Arial" w:hAnsi="Arial" w:cs="Arial"/>
          <w:color w:val="333333"/>
          <w:shd w:val="clear" w:color="auto" w:fill="FFFFFF"/>
        </w:rPr>
        <w:t xml:space="preserve"> The height of the graph for that interval is the mass of the interval will be multiplied by the allocated mass </w:t>
      </w:r>
      <w:r w:rsidRPr="00267FC5">
        <w:rPr>
          <w:rFonts w:ascii="Arial" w:hAnsi="Arial" w:cs="Arial"/>
          <w:i/>
          <w:iCs/>
          <w:color w:val="333333"/>
          <w:shd w:val="clear" w:color="auto" w:fill="FFFFFF"/>
        </w:rPr>
        <w:t>m</w:t>
      </w:r>
      <w:r w:rsidRPr="00267FC5">
        <w:rPr>
          <w:rFonts w:ascii="Arial" w:hAnsi="Arial" w:cs="Arial"/>
          <w:i/>
          <w:iCs/>
          <w:color w:val="333333"/>
          <w:shd w:val="clear" w:color="auto" w:fill="FFFFFF"/>
          <w:vertAlign w:val="subscript"/>
        </w:rPr>
        <w:t>i</w:t>
      </w:r>
      <w:r w:rsidRPr="00B04B34">
        <w:rPr>
          <w:rFonts w:ascii="Arial" w:hAnsi="Arial" w:cs="Arial"/>
          <w:color w:val="333333"/>
          <w:shd w:val="clear" w:color="auto" w:fill="FFFFFF"/>
        </w:rPr>
        <w:t xml:space="preserve">. This would give us a simple cascade but if we were to continue this process, we would get a graph with a series of bars that look like scaled versions of each other. We need to introduce randomness into the system so instead of having static mass allocations, give them some probabilities of occurrence. Our mass allocations have been mutually exclusive so if one side had </w:t>
      </w:r>
      <w:r w:rsidRPr="00267FC5">
        <w:rPr>
          <w:rFonts w:ascii="Arial" w:hAnsi="Arial" w:cs="Arial"/>
          <w:i/>
          <w:iCs/>
          <w:color w:val="333333"/>
          <w:shd w:val="clear" w:color="auto" w:fill="FFFFFF"/>
        </w:rPr>
        <w:t>m</w:t>
      </w:r>
      <w:r w:rsidRPr="00267FC5">
        <w:rPr>
          <w:rFonts w:ascii="Arial" w:hAnsi="Arial" w:cs="Arial"/>
          <w:i/>
          <w:iCs/>
          <w:color w:val="333333"/>
          <w:shd w:val="clear" w:color="auto" w:fill="FFFFFF"/>
          <w:vertAlign w:val="subscript"/>
        </w:rPr>
        <w:t>0</w:t>
      </w:r>
      <w:r w:rsidRPr="00B04B34">
        <w:rPr>
          <w:rFonts w:ascii="Arial" w:hAnsi="Arial" w:cs="Arial"/>
          <w:color w:val="333333"/>
          <w:shd w:val="clear" w:color="auto" w:fill="FFFFFF"/>
        </w:rPr>
        <w:t xml:space="preserve"> then the other side had </w:t>
      </w:r>
      <w:r w:rsidRPr="00267FC5">
        <w:rPr>
          <w:rFonts w:ascii="Arial" w:hAnsi="Arial" w:cs="Arial"/>
          <w:i/>
          <w:iCs/>
          <w:color w:val="333333"/>
          <w:shd w:val="clear" w:color="auto" w:fill="FFFFFF"/>
        </w:rPr>
        <w:t>m</w:t>
      </w:r>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 xml:space="preserve"> </w:t>
      </w:r>
      <w:r w:rsidRPr="00B04B34">
        <w:rPr>
          <w:rFonts w:ascii="Arial" w:hAnsi="Arial" w:cs="Arial"/>
          <w:color w:val="333333"/>
          <w:shd w:val="clear" w:color="auto" w:fill="FFFFFF"/>
        </w:rPr>
        <w:t xml:space="preserve">and </w:t>
      </w:r>
      <w:r w:rsidRPr="00267FC5">
        <w:rPr>
          <w:rFonts w:ascii="Arial" w:hAnsi="Arial" w:cs="Arial"/>
          <w:i/>
          <w:iCs/>
          <w:color w:val="333333"/>
          <w:shd w:val="clear" w:color="auto" w:fill="FFFFFF"/>
        </w:rPr>
        <w:t>m</w:t>
      </w:r>
      <w:r w:rsidRPr="00267FC5">
        <w:rPr>
          <w:rFonts w:ascii="Arial" w:hAnsi="Arial" w:cs="Arial"/>
          <w:i/>
          <w:iCs/>
          <w:color w:val="333333"/>
          <w:shd w:val="clear" w:color="auto" w:fill="FFFFFF"/>
          <w:vertAlign w:val="subscript"/>
        </w:rPr>
        <w:t>0</w:t>
      </w:r>
      <w:r w:rsidRPr="00267FC5">
        <w:rPr>
          <w:rFonts w:ascii="Arial" w:hAnsi="Arial" w:cs="Arial"/>
          <w:i/>
          <w:iCs/>
          <w:color w:val="333333"/>
          <w:shd w:val="clear" w:color="auto" w:fill="FFFFFF"/>
        </w:rPr>
        <w:t xml:space="preserve"> + m</w:t>
      </w:r>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 xml:space="preserve"> = 1</w:t>
      </w:r>
      <w:r w:rsidRPr="00B04B34">
        <w:rPr>
          <w:rFonts w:ascii="Arial" w:hAnsi="Arial" w:cs="Arial"/>
          <w:color w:val="333333"/>
          <w:shd w:val="clear" w:color="auto" w:fill="FFFFFF"/>
        </w:rPr>
        <w:t xml:space="preserve">. Since the mass is conserved as in laws of physics, such multiplicative cascade is called conservative. </w:t>
      </w:r>
      <w:r>
        <w:rPr>
          <w:rFonts w:ascii="Arial" w:hAnsi="Arial" w:cs="Arial"/>
          <w:color w:val="333333"/>
          <w:shd w:val="clear" w:color="auto" w:fill="FFFFFF"/>
        </w:rPr>
        <w:t>T</w:t>
      </w:r>
      <w:r w:rsidRPr="00A26529">
        <w:rPr>
          <w:rFonts w:ascii="Arial" w:hAnsi="Arial" w:cs="Arial"/>
          <w:color w:val="333333"/>
          <w:shd w:val="clear" w:color="auto" w:fill="FFFFFF"/>
        </w:rPr>
        <w:t xml:space="preserve">he mass of each interval, </w:t>
      </w:r>
      <w:r w:rsidRPr="00A26529">
        <w:rPr>
          <w:rFonts w:ascii="Arial" w:hAnsi="Arial" w:cs="Arial"/>
          <w:color w:val="333333"/>
          <w:shd w:val="clear" w:color="auto" w:fill="FFFFFF"/>
        </w:rPr>
        <w:lastRenderedPageBreak/>
        <w:t>which can be interpreted as the probability mass, is redistributed such that the total always sums to 1.</w:t>
      </w:r>
      <w:r>
        <w:rPr>
          <w:rFonts w:ascii="Arial" w:hAnsi="Arial" w:cs="Arial"/>
          <w:color w:val="333333"/>
          <w:shd w:val="clear" w:color="auto" w:fill="FFFFFF"/>
        </w:rPr>
        <w:t xml:space="preserve"> </w:t>
      </w:r>
      <w:r w:rsidRPr="00B04B34">
        <w:rPr>
          <w:rFonts w:ascii="Arial" w:hAnsi="Arial" w:cs="Arial"/>
          <w:color w:val="333333"/>
          <w:shd w:val="clear" w:color="auto" w:fill="FFFFFF"/>
        </w:rPr>
        <w:t xml:space="preserve">However, if the mass allocations are independent of each other, this would mean that their sum does not have to add up to 1 each time but the expected sum of the distribution should be one. In other words, the total weight of all masses on average should add to one. In fact, we don’t even need to have discrete probabilities or multipliers. </w:t>
      </w:r>
    </w:p>
    <w:p w14:paraId="74870CA2" w14:textId="77777777" w:rsidR="008D1943" w:rsidRPr="00B04B34" w:rsidRDefault="008D1943" w:rsidP="008D1943">
      <w:pPr>
        <w:spacing w:line="360" w:lineRule="auto"/>
        <w:ind w:firstLine="720"/>
        <w:jc w:val="both"/>
        <w:rPr>
          <w:rFonts w:ascii="Arial" w:hAnsi="Arial" w:cs="Arial"/>
          <w:color w:val="333333"/>
          <w:shd w:val="clear" w:color="auto" w:fill="FFFFFF"/>
        </w:rPr>
      </w:pPr>
      <w:r w:rsidRPr="00B04B34">
        <w:rPr>
          <w:rFonts w:ascii="Arial" w:hAnsi="Arial" w:cs="Arial"/>
          <w:color w:val="333333"/>
          <w:shd w:val="clear" w:color="auto" w:fill="FFFFFF"/>
        </w:rPr>
        <w:t xml:space="preserve">We can draw them from a continuous probability distribution. We can replace our discrete multipliers with some random multipliers draw from a distribution of our choice. The expected sum of the multipliers should equal to one. This second type of multiplicative cascade is called a canonical cascade, and it is the most used type in simulating MMAR model and the one we will be using as well. </w:t>
      </w:r>
      <w:r w:rsidRPr="00A26529">
        <w:rPr>
          <w:rFonts w:ascii="Arial" w:hAnsi="Arial" w:cs="Arial"/>
          <w:color w:val="333333"/>
          <w:shd w:val="clear" w:color="auto" w:fill="FFFFFF"/>
        </w:rPr>
        <w:t>The mass of each interval</w:t>
      </w:r>
      <w:r>
        <w:rPr>
          <w:rFonts w:ascii="Arial" w:hAnsi="Arial" w:cs="Arial"/>
          <w:color w:val="333333"/>
          <w:shd w:val="clear" w:color="auto" w:fill="FFFFFF"/>
        </w:rPr>
        <w:t xml:space="preserve"> in canonical cascade</w:t>
      </w:r>
      <w:r w:rsidRPr="00A26529">
        <w:rPr>
          <w:rFonts w:ascii="Arial" w:hAnsi="Arial" w:cs="Arial"/>
          <w:color w:val="333333"/>
          <w:shd w:val="clear" w:color="auto" w:fill="FFFFFF"/>
        </w:rPr>
        <w:t xml:space="preserve"> can vary independently, and while the sum might not always be 1 in every specific instance, the expected sum over </w:t>
      </w:r>
      <w:proofErr w:type="gramStart"/>
      <w:r w:rsidRPr="00A26529">
        <w:rPr>
          <w:rFonts w:ascii="Arial" w:hAnsi="Arial" w:cs="Arial"/>
          <w:color w:val="333333"/>
          <w:shd w:val="clear" w:color="auto" w:fill="FFFFFF"/>
        </w:rPr>
        <w:t>a large number of</w:t>
      </w:r>
      <w:proofErr w:type="gramEnd"/>
      <w:r w:rsidRPr="00A26529">
        <w:rPr>
          <w:rFonts w:ascii="Arial" w:hAnsi="Arial" w:cs="Arial"/>
          <w:color w:val="333333"/>
          <w:shd w:val="clear" w:color="auto" w:fill="FFFFFF"/>
        </w:rPr>
        <w:t xml:space="preserve"> instances or iterations is 1. This maintains the overall conservation of mass (or probability mass) in a statistical sense.</w:t>
      </w:r>
      <w:r>
        <w:rPr>
          <w:rFonts w:ascii="Arial" w:hAnsi="Arial" w:cs="Arial"/>
          <w:color w:val="333333"/>
          <w:shd w:val="clear" w:color="auto" w:fill="FFFFFF"/>
        </w:rPr>
        <w:t xml:space="preserve"> </w:t>
      </w:r>
      <w:r w:rsidRPr="00B04B34">
        <w:rPr>
          <w:rFonts w:ascii="Arial" w:hAnsi="Arial" w:cs="Arial"/>
          <w:color w:val="333333"/>
          <w:shd w:val="clear" w:color="auto" w:fill="FFFFFF"/>
        </w:rPr>
        <w:t>We will also use binomial cascade meaning we will split each interval into two i.e. b = 2.</w:t>
      </w:r>
    </w:p>
    <w:p w14:paraId="7BFCA440" w14:textId="77777777" w:rsidR="008D1943" w:rsidRDefault="008D1943" w:rsidP="008D1943">
      <w:pPr>
        <w:spacing w:line="360" w:lineRule="auto"/>
        <w:ind w:firstLine="720"/>
        <w:rPr>
          <w:rFonts w:ascii="Arial" w:hAnsi="Arial" w:cs="Arial"/>
          <w:color w:val="333333"/>
          <w:shd w:val="clear" w:color="auto" w:fill="FFFFFF"/>
        </w:rPr>
      </w:pPr>
      <w:r w:rsidRPr="00B04B34">
        <w:rPr>
          <w:rFonts w:ascii="Arial" w:hAnsi="Arial" w:cs="Arial"/>
          <w:color w:val="333333"/>
          <w:shd w:val="clear" w:color="auto" w:fill="FFFFFF"/>
        </w:rPr>
        <w:t xml:space="preserve">From </w:t>
      </w:r>
      <w:sdt>
        <w:sdtPr>
          <w:rPr>
            <w:rFonts w:ascii="Arial" w:hAnsi="Arial" w:cs="Arial"/>
            <w:color w:val="333333"/>
            <w:shd w:val="clear" w:color="auto" w:fill="FFFFFF"/>
          </w:rPr>
          <w:id w:val="133240424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Man97 \l 2057 </w:instrText>
          </w:r>
          <w:r>
            <w:rPr>
              <w:rFonts w:ascii="Arial" w:hAnsi="Arial" w:cs="Arial"/>
              <w:color w:val="333333"/>
              <w:shd w:val="clear" w:color="auto" w:fill="FFFFFF"/>
            </w:rPr>
            <w:fldChar w:fldCharType="separate"/>
          </w:r>
          <w:r w:rsidRPr="00267FC5">
            <w:rPr>
              <w:rFonts w:ascii="Arial" w:hAnsi="Arial" w:cs="Arial"/>
              <w:noProof/>
              <w:color w:val="333333"/>
              <w:shd w:val="clear" w:color="auto" w:fill="FFFFFF"/>
            </w:rPr>
            <w:t>[13]</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B04B34">
        <w:rPr>
          <w:rFonts w:ascii="Arial" w:hAnsi="Arial" w:cs="Arial"/>
          <w:color w:val="333333"/>
          <w:shd w:val="clear" w:color="auto" w:fill="FFFFFF"/>
        </w:rPr>
        <w:t>we get that:</w:t>
      </w:r>
    </w:p>
    <w:p w14:paraId="26361FC4" w14:textId="77777777" w:rsidR="008D1943" w:rsidRPr="00547EF0" w:rsidRDefault="008D1943" w:rsidP="008D1943">
      <w:pPr>
        <w:spacing w:line="360" w:lineRule="auto"/>
        <w:ind w:firstLine="720"/>
        <w:jc w:val="right"/>
        <w:rPr>
          <w:rFonts w:ascii="Arial" w:hAnsi="Arial" w:cs="Arial"/>
          <w:color w:val="333333"/>
          <w:shd w:val="clear" w:color="auto" w:fill="FFFFFF"/>
        </w:rPr>
      </w:pPr>
      <w:r>
        <w:rPr>
          <w:rFonts w:ascii="Arial" w:hAnsi="Arial" w:cs="Arial"/>
          <w:color w:val="333333"/>
          <w:shd w:val="clear" w:color="auto" w:fill="FFFFFF"/>
        </w:rPr>
        <w:t xml:space="preserve">                  </w:t>
      </w:r>
      <m:oMath>
        <m:r>
          <w:rPr>
            <w:rFonts w:ascii="Cambria Math" w:hAnsi="Cambria Math" w:cs="Arial"/>
            <w:color w:val="333333"/>
            <w:shd w:val="clear" w:color="auto" w:fill="FFFFFF"/>
          </w:rPr>
          <m:t>V=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log</m:t>
            </m:r>
          </m:e>
          <m:sub>
            <m:r>
              <w:rPr>
                <w:rFonts w:ascii="Cambria Math" w:hAnsi="Cambria Math" w:cs="Arial"/>
                <w:color w:val="333333"/>
                <w:shd w:val="clear" w:color="auto" w:fill="FFFFFF"/>
              </w:rPr>
              <m:t>b</m:t>
            </m:r>
          </m:sub>
        </m:sSub>
        <m:r>
          <w:rPr>
            <w:rFonts w:ascii="Cambria Math" w:hAnsi="Cambria Math" w:cs="Arial"/>
            <w:color w:val="333333"/>
            <w:shd w:val="clear" w:color="auto" w:fill="FFFFFF"/>
          </w:rPr>
          <m:t>M~N(</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 xml:space="preserve">λ, </m:t>
            </m:r>
          </m:e>
        </m:acc>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oMath>
      <w:r>
        <w:rPr>
          <w:rFonts w:ascii="Arial" w:hAnsi="Arial" w:cs="Arial"/>
          <w:color w:val="333333"/>
          <w:shd w:val="clear" w:color="auto" w:fill="FFFFFF"/>
        </w:rPr>
        <w:t xml:space="preserve">) </w:t>
      </w:r>
      <w:r>
        <w:rPr>
          <w:rFonts w:ascii="Arial" w:hAnsi="Arial" w:cs="Arial"/>
          <w:color w:val="333333"/>
          <w:shd w:val="clear" w:color="auto" w:fill="FFFFFF"/>
        </w:rPr>
        <w:tab/>
        <w:t xml:space="preserve">   </w:t>
      </w:r>
      <w:r>
        <w:rPr>
          <w:rFonts w:ascii="Arial" w:hAnsi="Arial" w:cs="Arial"/>
          <w:color w:val="333333"/>
          <w:shd w:val="clear" w:color="auto" w:fill="FFFFFF"/>
        </w:rPr>
        <w:tab/>
        <w:t xml:space="preserve">             </w:t>
      </w:r>
      <w:r>
        <w:rPr>
          <w:rFonts w:ascii="Arial" w:hAnsi="Arial" w:cs="Arial"/>
          <w:color w:val="333333"/>
          <w:shd w:val="clear" w:color="auto" w:fill="FFFFFF"/>
        </w:rPr>
        <w:tab/>
        <w:t>3.1.13</w:t>
      </w:r>
    </w:p>
    <w:p w14:paraId="056D6711" w14:textId="77777777" w:rsidR="008D1943" w:rsidRPr="00B04B34" w:rsidRDefault="008D1943" w:rsidP="008D1943">
      <w:pPr>
        <w:spacing w:line="360" w:lineRule="auto"/>
        <w:jc w:val="center"/>
        <w:rPr>
          <w:rFonts w:ascii="Arial" w:hAnsi="Arial" w:cs="Arial"/>
          <w:color w:val="333333"/>
          <w:shd w:val="clear" w:color="auto" w:fill="FFFFFF"/>
        </w:rPr>
      </w:pPr>
      <m:oMathPara>
        <m:oMath>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M</m:t>
              </m:r>
            </m:e>
          </m:d>
          <m:r>
            <w:rPr>
              <w:rFonts w:ascii="Cambria Math" w:hAnsi="Cambria Math" w:cs="Arial"/>
              <w:color w:val="333333"/>
              <w:shd w:val="clear" w:color="auto" w:fill="FFFFFF"/>
            </w:rPr>
            <m:t>= 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-Vlnb</m:t>
                  </m:r>
                </m:sup>
              </m:sSup>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b</m:t>
              </m:r>
            </m:den>
          </m:f>
        </m:oMath>
      </m:oMathPara>
    </w:p>
    <w:p w14:paraId="5117A7E1" w14:textId="77777777" w:rsidR="008D1943" w:rsidRPr="00B04B34" w:rsidRDefault="008D1943" w:rsidP="008D1943">
      <w:pPr>
        <w:spacing w:line="360" w:lineRule="auto"/>
        <w:rPr>
          <w:rFonts w:ascii="Arial" w:hAnsi="Arial" w:cs="Arial"/>
          <w:color w:val="333333"/>
          <w:shd w:val="clear" w:color="auto" w:fill="FFFFFF"/>
        </w:rPr>
      </w:pPr>
    </w:p>
    <w:p w14:paraId="13903F21" w14:textId="77777777" w:rsidR="008D1943" w:rsidRDefault="008D1943" w:rsidP="008D1943">
      <w:pPr>
        <w:spacing w:line="360" w:lineRule="auto"/>
        <w:rPr>
          <w:rFonts w:ascii="Arial" w:hAnsi="Arial" w:cs="Arial"/>
          <w:color w:val="333333"/>
          <w:shd w:val="clear" w:color="auto" w:fill="FFFFFF"/>
        </w:rPr>
      </w:pPr>
      <w:r w:rsidRPr="00B04B34">
        <w:rPr>
          <w:rFonts w:ascii="Arial" w:hAnsi="Arial" w:cs="Arial"/>
          <w:color w:val="333333"/>
          <w:shd w:val="clear" w:color="auto" w:fill="FFFFFF"/>
        </w:rPr>
        <w:t xml:space="preserve"> where </w:t>
      </w:r>
      <w:r w:rsidRPr="00267FC5">
        <w:rPr>
          <w:rFonts w:ascii="Arial" w:hAnsi="Arial" w:cs="Arial"/>
          <w:i/>
          <w:iCs/>
          <w:color w:val="333333"/>
          <w:shd w:val="clear" w:color="auto" w:fill="FFFFFF"/>
        </w:rPr>
        <w:t>V ~ N (λ, σ</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vertAlign w:val="subscript"/>
        </w:rPr>
        <w:softHyphen/>
      </w:r>
      <w:r w:rsidRPr="00267FC5">
        <w:rPr>
          <w:rFonts w:ascii="Arial" w:hAnsi="Arial" w:cs="Arial"/>
          <w:i/>
          <w:iCs/>
          <w:color w:val="333333"/>
          <w:shd w:val="clear" w:color="auto" w:fill="FFFFFF"/>
        </w:rPr>
        <w:t xml:space="preserve">) </w:t>
      </w:r>
      <w:r w:rsidRPr="00B04B34">
        <w:rPr>
          <w:rFonts w:ascii="Arial" w:hAnsi="Arial" w:cs="Arial"/>
          <w:color w:val="333333"/>
          <w:shd w:val="clear" w:color="auto" w:fill="FFFFFF"/>
        </w:rPr>
        <w:t>and as we established before</w:t>
      </w:r>
      <w:r>
        <w:rPr>
          <w:rFonts w:ascii="Arial" w:hAnsi="Arial" w:cs="Arial"/>
          <w:color w:val="333333"/>
          <w:shd w:val="clear" w:color="auto" w:fill="FFFFFF"/>
        </w:rPr>
        <w:t xml:space="preserve"> in 3.1.12</w:t>
      </w:r>
      <w:r w:rsidRPr="00B04B34">
        <w:rPr>
          <w:rFonts w:ascii="Arial" w:hAnsi="Arial" w:cs="Arial"/>
          <w:color w:val="333333"/>
          <w:shd w:val="clear" w:color="auto" w:fill="FFFFFF"/>
        </w:rPr>
        <w:t>:</w:t>
      </w:r>
    </w:p>
    <w:p w14:paraId="1FD2870B" w14:textId="77777777" w:rsidR="008D1943" w:rsidRPr="00547EF0" w:rsidRDefault="00000000" w:rsidP="008D1943">
      <w:pPr>
        <w:spacing w:line="360" w:lineRule="auto"/>
        <w:rPr>
          <w:rFonts w:ascii="Arial" w:hAnsi="Arial" w:cs="Arial"/>
          <w:color w:val="333333"/>
          <w:shd w:val="clear" w:color="auto" w:fill="FFFFFF"/>
        </w:rPr>
      </w:pPr>
      <m:oMathPara>
        <m:oMath>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λ</m:t>
              </m:r>
            </m:e>
          </m:acc>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acc>
                <m:accPr>
                  <m:ctrlPr>
                    <w:rPr>
                      <w:rFonts w:ascii="Cambria Math" w:hAnsi="Cambria Math" w:cs="Arial"/>
                      <w:i/>
                      <w:color w:val="333333"/>
                      <w:shd w:val="clear" w:color="auto" w:fill="FFFFFF"/>
                    </w:rPr>
                  </m:ctrlPr>
                </m:acc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α</m:t>
                      </m:r>
                    </m:e>
                    <m:sub>
                      <m:r>
                        <w:rPr>
                          <w:rFonts w:ascii="Cambria Math" w:hAnsi="Cambria Math" w:cs="Arial"/>
                          <w:color w:val="333333"/>
                          <w:shd w:val="clear" w:color="auto" w:fill="FFFFFF"/>
                        </w:rPr>
                        <m:t>0</m:t>
                      </m:r>
                    </m:sub>
                  </m:sSub>
                </m:e>
              </m:acc>
            </m:num>
            <m:den>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H</m:t>
                  </m:r>
                </m:e>
              </m:acc>
            </m:den>
          </m:f>
        </m:oMath>
      </m:oMathPara>
    </w:p>
    <w:p w14:paraId="6A93715B" w14:textId="77777777" w:rsidR="008D1943" w:rsidRPr="00B04B34" w:rsidRDefault="00000000" w:rsidP="008D1943">
      <w:pPr>
        <w:spacing w:line="360" w:lineRule="auto"/>
        <w:rPr>
          <w:rFonts w:ascii="Arial" w:hAnsi="Arial" w:cs="Arial"/>
          <w:color w:val="333333"/>
          <w:shd w:val="clear" w:color="auto" w:fill="FFFFFF"/>
        </w:rPr>
      </w:pPr>
      <m:oMathPara>
        <m:oMath>
          <m:acc>
            <m:accPr>
              <m:ctrlPr>
                <w:rPr>
                  <w:rFonts w:ascii="Cambria Math" w:hAnsi="Cambria Math" w:cs="Arial"/>
                  <w:i/>
                  <w:color w:val="333333"/>
                  <w:shd w:val="clear" w:color="auto" w:fill="FFFFFF"/>
                </w:rPr>
              </m:ctrlPr>
            </m:acc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e>
          </m:acc>
          <m:r>
            <w:rPr>
              <w:rFonts w:ascii="Cambria Math" w:hAnsi="Cambria Math" w:cs="Arial"/>
              <w:color w:val="333333"/>
              <w:shd w:val="clear" w:color="auto" w:fill="FFFFFF"/>
            </w:rPr>
            <m:t xml:space="preserve">= </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2(</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λ</m:t>
                  </m:r>
                </m:e>
              </m:acc>
              <m:r>
                <w:rPr>
                  <w:rFonts w:ascii="Cambria Math" w:hAnsi="Cambria Math" w:cs="Arial"/>
                  <w:color w:val="333333"/>
                  <w:shd w:val="clear" w:color="auto" w:fill="FFFFFF"/>
                </w:rPr>
                <m:t>-1)</m:t>
              </m:r>
            </m:num>
            <m:den>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[b]</m:t>
              </m:r>
            </m:den>
          </m:f>
        </m:oMath>
      </m:oMathPara>
    </w:p>
    <w:p w14:paraId="3570B163" w14:textId="77777777" w:rsidR="008D1943" w:rsidRDefault="008D1943" w:rsidP="008D1943">
      <w:pPr>
        <w:spacing w:line="360" w:lineRule="auto"/>
        <w:ind w:firstLine="720"/>
        <w:jc w:val="both"/>
        <w:rPr>
          <w:rFonts w:ascii="Arial" w:hAnsi="Arial" w:cs="Arial"/>
          <w:color w:val="333333"/>
          <w:shd w:val="clear" w:color="auto" w:fill="FFFFFF"/>
        </w:rPr>
      </w:pPr>
      <w:r w:rsidRPr="00B04B34">
        <w:rPr>
          <w:rFonts w:ascii="Arial" w:hAnsi="Arial" w:cs="Arial"/>
          <w:color w:val="333333"/>
          <w:shd w:val="clear" w:color="auto" w:fill="FFFFFF"/>
        </w:rPr>
        <w:t xml:space="preserve">The trading time cumulative distribution function (CDF) </w:t>
      </w:r>
      <w:r w:rsidRPr="00267FC5">
        <w:rPr>
          <w:rFonts w:ascii="Arial" w:hAnsi="Arial" w:cs="Arial"/>
          <w:i/>
          <w:iCs/>
          <w:color w:val="333333"/>
          <w:shd w:val="clear" w:color="auto" w:fill="FFFFFF"/>
        </w:rPr>
        <w:t>θ(t)</w:t>
      </w:r>
      <w:r w:rsidRPr="00B04B34">
        <w:rPr>
          <w:rFonts w:ascii="Arial" w:hAnsi="Arial" w:cs="Arial"/>
          <w:color w:val="333333"/>
          <w:shd w:val="clear" w:color="auto" w:fill="FFFFFF"/>
        </w:rPr>
        <w:t xml:space="preserve"> is the main component of MMAR and requires both high kurtosis and volatility clustering to generate our simulated returns. To compute </w:t>
      </w:r>
      <w:proofErr w:type="gramStart"/>
      <w:r w:rsidRPr="00B04B34">
        <w:rPr>
          <w:rFonts w:ascii="Arial" w:hAnsi="Arial" w:cs="Arial"/>
          <w:color w:val="333333"/>
          <w:shd w:val="clear" w:color="auto" w:fill="FFFFFF"/>
        </w:rPr>
        <w:t>CDF</w:t>
      </w:r>
      <w:proofErr w:type="gramEnd"/>
      <w:r w:rsidRPr="00B04B34">
        <w:rPr>
          <w:rFonts w:ascii="Arial" w:hAnsi="Arial" w:cs="Arial"/>
          <w:color w:val="333333"/>
          <w:shd w:val="clear" w:color="auto" w:fill="FFFFFF"/>
        </w:rPr>
        <w:t xml:space="preserve"> we will compute the cumulative sum of the cascade from time 0 to the end of time T for each value of </w:t>
      </w:r>
      <w:r w:rsidRPr="00267FC5">
        <w:rPr>
          <w:rFonts w:ascii="Arial" w:hAnsi="Arial" w:cs="Arial"/>
          <w:i/>
          <w:iCs/>
          <w:color w:val="333333"/>
          <w:shd w:val="clear" w:color="auto" w:fill="FFFFFF"/>
        </w:rPr>
        <w:t>t</w:t>
      </w:r>
      <w:r w:rsidRPr="00B04B34">
        <w:rPr>
          <w:rFonts w:ascii="Arial" w:hAnsi="Arial" w:cs="Arial"/>
          <w:color w:val="333333"/>
          <w:shd w:val="clear" w:color="auto" w:fill="FFFFFF"/>
        </w:rPr>
        <w:t xml:space="preserve">. </w:t>
      </w:r>
    </w:p>
    <w:p w14:paraId="3F51EA12" w14:textId="77777777" w:rsidR="008D1943" w:rsidRPr="00547EF0" w:rsidRDefault="008D1943" w:rsidP="008D1943">
      <w:pPr>
        <w:spacing w:line="360" w:lineRule="auto"/>
        <w:jc w:val="right"/>
        <w:rPr>
          <w:rFonts w:ascii="Arial" w:hAnsi="Arial" w:cs="Arial"/>
          <w:color w:val="333333"/>
          <w:shd w:val="clear" w:color="auto" w:fill="FFFFFF"/>
        </w:rPr>
      </w:pPr>
      <m:oMath>
        <m:r>
          <w:rPr>
            <w:rFonts w:ascii="Cambria Math" w:hAnsi="Cambria Math" w:cs="Arial"/>
            <w:color w:val="333333"/>
            <w:shd w:val="clear" w:color="auto" w:fill="FFFFFF"/>
          </w:rPr>
          <m:t>θ</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CDF</m:t>
            </m:r>
          </m:e>
          <m:sub>
            <m:r>
              <w:rPr>
                <w:rFonts w:ascii="Cambria Math" w:hAnsi="Cambria Math" w:cs="Arial"/>
                <w:color w:val="333333"/>
                <w:shd w:val="clear" w:color="auto" w:fill="FFFFFF"/>
              </w:rPr>
              <m:t>μ</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i=0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μ(i)</m:t>
            </m:r>
          </m:e>
        </m:nary>
      </m:oMath>
      <w:r>
        <w:rPr>
          <w:rFonts w:ascii="Arial" w:hAnsi="Arial" w:cs="Arial"/>
          <w:color w:val="333333"/>
          <w:shd w:val="clear" w:color="auto" w:fill="FFFFFF"/>
        </w:rPr>
        <w:t xml:space="preserve">                                       3.1.14</w:t>
      </w:r>
    </w:p>
    <w:p w14:paraId="448D9CD7" w14:textId="77777777" w:rsidR="008D1943" w:rsidRDefault="008D1943" w:rsidP="008D1943">
      <w:pPr>
        <w:spacing w:line="360" w:lineRule="auto"/>
        <w:jc w:val="center"/>
        <w:rPr>
          <w:rFonts w:ascii="Arial" w:hAnsi="Arial" w:cs="Arial"/>
          <w:color w:val="333333"/>
          <w:highlight w:val="yellow"/>
          <w:shd w:val="clear" w:color="auto" w:fill="FFFFFF"/>
        </w:rPr>
      </w:pPr>
    </w:p>
    <w:p w14:paraId="07C6B7F4" w14:textId="77777777" w:rsidR="008D1943" w:rsidRPr="00B04B34" w:rsidRDefault="008D1943" w:rsidP="008D1943">
      <w:pPr>
        <w:spacing w:line="360" w:lineRule="auto"/>
        <w:ind w:firstLine="720"/>
        <w:jc w:val="both"/>
        <w:rPr>
          <w:rFonts w:ascii="Arial" w:hAnsi="Arial" w:cs="Arial"/>
          <w:color w:val="333333"/>
          <w:shd w:val="clear" w:color="auto" w:fill="FFFFFF"/>
        </w:rPr>
      </w:pPr>
      <w:r w:rsidRPr="00B04B34">
        <w:rPr>
          <w:rFonts w:ascii="Arial" w:hAnsi="Arial" w:cs="Arial"/>
          <w:color w:val="333333"/>
          <w:shd w:val="clear" w:color="auto" w:fill="FFFFFF"/>
        </w:rPr>
        <w:lastRenderedPageBreak/>
        <w:t xml:space="preserve">Fractional Brownian Motion is the other component of MMAR model. This is the component that allows us to simulate random walks with Hurst component other than 0.5. </w:t>
      </w:r>
    </w:p>
    <w:p w14:paraId="6D8BC8EE" w14:textId="77777777" w:rsidR="008D1943" w:rsidRDefault="008D1943" w:rsidP="008D1943">
      <w:pPr>
        <w:spacing w:line="360" w:lineRule="auto"/>
        <w:rPr>
          <w:rFonts w:ascii="Arial" w:hAnsi="Arial" w:cs="Arial"/>
          <w:color w:val="333333"/>
          <w:shd w:val="clear" w:color="auto" w:fill="FFFFFF"/>
        </w:rPr>
      </w:pPr>
      <w:r w:rsidRPr="00B04B34">
        <w:rPr>
          <w:rFonts w:ascii="Arial" w:hAnsi="Arial" w:cs="Arial"/>
          <w:color w:val="333333"/>
          <w:shd w:val="clear" w:color="auto" w:fill="FFFFFF"/>
        </w:rPr>
        <w:t>B</w:t>
      </w:r>
      <w:r w:rsidRPr="00B04B34">
        <w:rPr>
          <w:rFonts w:ascii="Arial" w:hAnsi="Arial" w:cs="Arial"/>
          <w:color w:val="333333"/>
          <w:shd w:val="clear" w:color="auto" w:fill="FFFFFF"/>
          <w:vertAlign w:val="subscript"/>
        </w:rPr>
        <w:t>H</w:t>
      </w:r>
      <w:r w:rsidRPr="00B04B34">
        <w:rPr>
          <w:rFonts w:ascii="Arial" w:hAnsi="Arial" w:cs="Arial"/>
          <w:color w:val="333333"/>
          <w:shd w:val="clear" w:color="auto" w:fill="FFFFFF"/>
        </w:rPr>
        <w:t>(t) is a stochastic process characterized by the following equation:</w:t>
      </w:r>
    </w:p>
    <w:p w14:paraId="26A842A1" w14:textId="77777777" w:rsidR="008D1943" w:rsidRDefault="00000000" w:rsidP="008D1943">
      <w:pPr>
        <w:spacing w:line="360" w:lineRule="auto"/>
        <w:jc w:val="right"/>
        <w:rPr>
          <w:rFonts w:ascii="Arial" w:hAnsi="Arial" w:cs="Arial"/>
          <w:color w:val="333333"/>
          <w:shd w:val="clear" w:color="auto" w:fill="FFFFFF"/>
        </w:rPr>
      </w:p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m:rPr>
                <m:sty m:val="p"/>
              </m:rPr>
              <w:rPr>
                <w:rFonts w:ascii="Cambria Math" w:hAnsi="Cambria Math" w:cs="Arial"/>
                <w:color w:val="333333"/>
                <w:shd w:val="clear" w:color="auto" w:fill="FFFFFF"/>
              </w:rPr>
              <m:t>Γ</m:t>
            </m:r>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den>
        </m:f>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0</m:t>
            </m:r>
          </m:sup>
          <m:e>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m:t>
                    </m:r>
                  </m:e>
                </m:d>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m:t>
            </m:r>
            <m:d>
              <m:dPr>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e>
            </m:d>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m:t>
                        </m:r>
                      </m:e>
                    </m:d>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]dB(s))</m:t>
                </m:r>
              </m:e>
            </m:nary>
          </m:e>
        </m:nary>
      </m:oMath>
      <w:r w:rsidR="008D1943">
        <w:rPr>
          <w:rFonts w:ascii="Arial" w:hAnsi="Arial" w:cs="Arial"/>
          <w:color w:val="333333"/>
          <w:shd w:val="clear" w:color="auto" w:fill="FFFFFF"/>
        </w:rPr>
        <w:tab/>
        <w:t>3.1.15</w:t>
      </w:r>
    </w:p>
    <w:p w14:paraId="2010F12F" w14:textId="77777777" w:rsidR="008D1943" w:rsidRPr="002719EF" w:rsidRDefault="008D1943" w:rsidP="008D1943">
      <w:pPr>
        <w:spacing w:line="360" w:lineRule="auto"/>
        <w:rPr>
          <w:rFonts w:ascii="Arial" w:hAnsi="Arial" w:cs="Arial"/>
          <w:color w:val="333333"/>
          <w:shd w:val="clear" w:color="auto" w:fill="FFFFFF"/>
        </w:rPr>
      </w:pPr>
      <w:r w:rsidRPr="002719EF">
        <w:rPr>
          <w:rFonts w:ascii="Arial" w:hAnsi="Arial" w:cs="Arial"/>
          <w:color w:val="333333"/>
          <w:shd w:val="clear" w:color="auto" w:fill="FFFFFF"/>
        </w:rPr>
        <w:t>where:</w:t>
      </w:r>
    </w:p>
    <w:p w14:paraId="4501519F" w14:textId="77777777" w:rsidR="008D1943" w:rsidRPr="00267FC5" w:rsidRDefault="008D1943" w:rsidP="008D1943">
      <w:pPr>
        <w:spacing w:line="360" w:lineRule="auto"/>
        <w:rPr>
          <w:rFonts w:ascii="Arial" w:hAnsi="Arial" w:cs="Arial"/>
          <w:i/>
          <w:noProof/>
          <w:color w:val="333333"/>
          <w:shd w:val="clear" w:color="auto" w:fill="FFFFFF"/>
        </w:rPr>
      </w:pPr>
      <m:oMath>
        <m:r>
          <w:rPr>
            <w:rFonts w:ascii="Cambria Math" w:hAnsi="Cambria Math" w:cs="Arial"/>
            <w:color w:val="333333"/>
            <w:shd w:val="clear" w:color="auto" w:fill="FFFFFF"/>
          </w:rPr>
          <m:t>Γ(z)</m:t>
        </m:r>
      </m:oMath>
      <w:r w:rsidRPr="006B508D">
        <w:rPr>
          <w:rFonts w:ascii="Arial" w:hAnsi="Arial" w:cs="Arial"/>
          <w:noProof/>
          <w:color w:val="333333"/>
          <w:shd w:val="clear" w:color="auto" w:fill="FFFFFF"/>
        </w:rPr>
        <w:t xml:space="preserve"> represents the Euler Gamma function </w:t>
      </w:r>
      <m:oMath>
        <m:nary>
          <m:naryPr>
            <m:limLoc m:val="subSup"/>
            <m:ctrlPr>
              <w:rPr>
                <w:rFonts w:ascii="Cambria Math" w:hAnsi="Cambria Math" w:cs="Arial"/>
                <w:i/>
                <w:noProof/>
                <w:color w:val="333333"/>
                <w:shd w:val="clear" w:color="auto" w:fill="FFFFFF"/>
              </w:rPr>
            </m:ctrlPr>
          </m:naryPr>
          <m:sub>
            <m:r>
              <w:rPr>
                <w:rFonts w:ascii="Cambria Math" w:hAnsi="Cambria Math" w:cs="Arial"/>
                <w:noProof/>
                <w:color w:val="333333"/>
                <w:shd w:val="clear" w:color="auto" w:fill="FFFFFF"/>
              </w:rPr>
              <m:t>-∞</m:t>
            </m:r>
          </m:sub>
          <m:sup>
            <m:r>
              <w:rPr>
                <w:rFonts w:ascii="Cambria Math" w:hAnsi="Cambria Math" w:cs="Arial"/>
                <w:noProof/>
                <w:color w:val="333333"/>
                <w:shd w:val="clear" w:color="auto" w:fill="FFFFFF"/>
              </w:rPr>
              <m:t>0</m:t>
            </m:r>
          </m:sup>
          <m:e>
            <m:d>
              <m:dPr>
                <m:begChr m:val="["/>
                <m:endChr m:val="]"/>
                <m:ctrlPr>
                  <w:rPr>
                    <w:rFonts w:ascii="Cambria Math" w:hAnsi="Cambria Math" w:cs="Arial"/>
                    <w:i/>
                    <w:noProof/>
                    <w:color w:val="333333"/>
                    <w:shd w:val="clear" w:color="auto" w:fill="FFFFFF"/>
                  </w:rPr>
                </m:ctrlPr>
              </m:dPr>
              <m:e>
                <m:sSup>
                  <m:sSupPr>
                    <m:ctrlPr>
                      <w:rPr>
                        <w:rFonts w:ascii="Cambria Math" w:hAnsi="Cambria Math" w:cs="Arial"/>
                        <w:i/>
                        <w:noProof/>
                        <w:color w:val="333333"/>
                        <w:shd w:val="clear" w:color="auto" w:fill="FFFFFF"/>
                      </w:rPr>
                    </m:ctrlPr>
                  </m:sSupPr>
                  <m:e>
                    <m:r>
                      <w:rPr>
                        <w:rFonts w:ascii="Cambria Math" w:hAnsi="Cambria Math" w:cs="Arial"/>
                        <w:noProof/>
                        <w:color w:val="333333"/>
                        <w:shd w:val="clear" w:color="auto" w:fill="FFFFFF"/>
                      </w:rPr>
                      <m:t>x</m:t>
                    </m:r>
                  </m:e>
                  <m:sup>
                    <m:r>
                      <w:rPr>
                        <w:rFonts w:ascii="Cambria Math" w:hAnsi="Cambria Math" w:cs="Arial"/>
                        <w:noProof/>
                        <w:color w:val="333333"/>
                        <w:shd w:val="clear" w:color="auto" w:fill="FFFFFF"/>
                      </w:rPr>
                      <m:t>z-1</m:t>
                    </m:r>
                  </m:sup>
                </m:sSup>
                <m:sSup>
                  <m:sSupPr>
                    <m:ctrlPr>
                      <w:rPr>
                        <w:rFonts w:ascii="Cambria Math" w:hAnsi="Cambria Math" w:cs="Arial"/>
                        <w:i/>
                        <w:noProof/>
                        <w:color w:val="333333"/>
                        <w:shd w:val="clear" w:color="auto" w:fill="FFFFFF"/>
                      </w:rPr>
                    </m:ctrlPr>
                  </m:sSupPr>
                  <m:e>
                    <m:r>
                      <w:rPr>
                        <w:rFonts w:ascii="Cambria Math" w:hAnsi="Cambria Math" w:cs="Arial"/>
                        <w:noProof/>
                        <w:color w:val="333333"/>
                        <w:shd w:val="clear" w:color="auto" w:fill="FFFFFF"/>
                      </w:rPr>
                      <m:t>e</m:t>
                    </m:r>
                  </m:e>
                  <m:sup>
                    <m:r>
                      <w:rPr>
                        <w:rFonts w:ascii="Cambria Math" w:hAnsi="Cambria Math" w:cs="Arial"/>
                        <w:noProof/>
                        <w:color w:val="333333"/>
                        <w:shd w:val="clear" w:color="auto" w:fill="FFFFFF"/>
                      </w:rPr>
                      <m:t>-x</m:t>
                    </m:r>
                  </m:sup>
                </m:sSup>
              </m:e>
            </m:d>
            <m:r>
              <w:rPr>
                <w:rFonts w:ascii="Cambria Math" w:hAnsi="Cambria Math" w:cs="Arial"/>
                <w:noProof/>
                <w:color w:val="333333"/>
                <w:shd w:val="clear" w:color="auto" w:fill="FFFFFF"/>
              </w:rPr>
              <m:t>dx</m:t>
            </m:r>
          </m:e>
        </m:nary>
      </m:oMath>
      <w:r w:rsidRPr="00267FC5">
        <w:rPr>
          <w:rFonts w:ascii="Arial" w:hAnsi="Arial" w:cs="Arial"/>
          <w:i/>
          <w:noProof/>
          <w:color w:val="333333"/>
          <w:shd w:val="clear" w:color="auto" w:fill="FFFFFF"/>
        </w:rPr>
        <w:t>;</w:t>
      </w:r>
    </w:p>
    <w:p w14:paraId="5EA5076B" w14:textId="77777777" w:rsidR="008D1943" w:rsidRPr="00267FC5" w:rsidRDefault="008D1943" w:rsidP="008D1943">
      <w:pPr>
        <w:spacing w:line="360" w:lineRule="auto"/>
        <w:rPr>
          <w:rFonts w:ascii="Arial" w:hAnsi="Arial" w:cs="Arial"/>
          <w:i/>
          <w:iCs/>
          <w:noProof/>
          <w:color w:val="333333"/>
          <w:shd w:val="clear" w:color="auto" w:fill="FFFFFF"/>
        </w:rPr>
      </w:pPr>
      <w:r w:rsidRPr="00267FC5">
        <w:rPr>
          <w:rFonts w:ascii="Arial" w:hAnsi="Arial" w:cs="Arial"/>
          <w:i/>
          <w:iCs/>
          <w:noProof/>
          <w:color w:val="333333"/>
          <w:shd w:val="clear" w:color="auto" w:fill="FFFFFF"/>
        </w:rPr>
        <w:t>H</w:t>
      </w:r>
      <w:r w:rsidRPr="006B508D">
        <w:rPr>
          <w:rFonts w:ascii="Arial" w:hAnsi="Arial" w:cs="Arial"/>
          <w:noProof/>
          <w:color w:val="333333"/>
          <w:shd w:val="clear" w:color="auto" w:fill="FFFFFF"/>
        </w:rPr>
        <w:t xml:space="preserve"> represents the Hurst exponent, </w:t>
      </w:r>
      <w:r w:rsidRPr="00267FC5">
        <w:rPr>
          <w:rFonts w:ascii="Arial" w:hAnsi="Arial" w:cs="Arial"/>
          <w:i/>
          <w:iCs/>
          <w:noProof/>
          <w:color w:val="333333"/>
          <w:shd w:val="clear" w:color="auto" w:fill="FFFFFF"/>
        </w:rPr>
        <w:t>0 &lt; H &lt; 1;</w:t>
      </w:r>
    </w:p>
    <w:p w14:paraId="7C1A78B9" w14:textId="77777777" w:rsidR="008D1943" w:rsidRPr="006B508D" w:rsidRDefault="008D1943" w:rsidP="008D1943">
      <w:pPr>
        <w:spacing w:line="360" w:lineRule="auto"/>
        <w:rPr>
          <w:rFonts w:ascii="Arial" w:hAnsi="Arial" w:cs="Arial"/>
          <w:noProof/>
          <w:color w:val="333333"/>
          <w:shd w:val="clear" w:color="auto" w:fill="FFFFFF"/>
        </w:rPr>
      </w:pPr>
      <w:r w:rsidRPr="00267FC5">
        <w:rPr>
          <w:rFonts w:ascii="Arial" w:hAnsi="Arial" w:cs="Arial"/>
          <w:i/>
          <w:iCs/>
          <w:noProof/>
          <w:color w:val="333333"/>
          <w:shd w:val="clear" w:color="auto" w:fill="FFFFFF"/>
        </w:rPr>
        <w:t>B(s)</w:t>
      </w:r>
      <w:r w:rsidRPr="006B508D">
        <w:rPr>
          <w:rFonts w:ascii="Arial" w:hAnsi="Arial" w:cs="Arial"/>
          <w:noProof/>
          <w:color w:val="333333"/>
          <w:shd w:val="clear" w:color="auto" w:fill="FFFFFF"/>
        </w:rPr>
        <w:t xml:space="preserve"> represents a typical stochastic Brownian motion with </w:t>
      </w:r>
      <w:r w:rsidRPr="00267FC5">
        <w:rPr>
          <w:rFonts w:ascii="Arial" w:hAnsi="Arial" w:cs="Arial"/>
          <w:i/>
          <w:iCs/>
          <w:noProof/>
          <w:color w:val="333333"/>
          <w:shd w:val="clear" w:color="auto" w:fill="FFFFFF"/>
        </w:rPr>
        <w:t>H = 0.5;</w:t>
      </w:r>
    </w:p>
    <w:p w14:paraId="1E963DC8" w14:textId="77777777" w:rsidR="008D1943" w:rsidRPr="006B508D" w:rsidRDefault="008D1943" w:rsidP="008D1943">
      <w:pPr>
        <w:spacing w:line="360" w:lineRule="auto"/>
        <w:rPr>
          <w:rFonts w:ascii="Arial" w:hAnsi="Arial" w:cs="Arial"/>
          <w:noProof/>
          <w:color w:val="333333"/>
          <w:shd w:val="clear" w:color="auto" w:fill="FFFFFF"/>
        </w:rPr>
      </w:pPr>
      <w:r w:rsidRPr="00267FC5">
        <w:rPr>
          <w:rFonts w:ascii="Arial" w:hAnsi="Arial" w:cs="Arial"/>
          <w:i/>
          <w:iCs/>
          <w:noProof/>
          <w:color w:val="333333"/>
          <w:shd w:val="clear" w:color="auto" w:fill="FFFFFF"/>
        </w:rPr>
        <w:t>t</w:t>
      </w:r>
      <w:r w:rsidRPr="006B508D">
        <w:rPr>
          <w:rFonts w:ascii="Arial" w:hAnsi="Arial" w:cs="Arial"/>
          <w:noProof/>
          <w:color w:val="333333"/>
          <w:shd w:val="clear" w:color="auto" w:fill="FFFFFF"/>
        </w:rPr>
        <w:t xml:space="preserve"> represents time.</w:t>
      </w:r>
    </w:p>
    <w:p w14:paraId="04CCDCC7" w14:textId="77777777" w:rsidR="008D1943" w:rsidRPr="00B04B34" w:rsidRDefault="008D1943" w:rsidP="008D1943">
      <w:pPr>
        <w:spacing w:line="360" w:lineRule="auto"/>
        <w:ind w:firstLine="720"/>
        <w:jc w:val="both"/>
        <w:rPr>
          <w:rFonts w:ascii="Arial" w:hAnsi="Arial" w:cs="Arial"/>
          <w:color w:val="333333"/>
          <w:shd w:val="clear" w:color="auto" w:fill="FFFFFF"/>
        </w:rPr>
      </w:pPr>
      <w:r w:rsidRPr="00B04B34">
        <w:rPr>
          <w:rFonts w:ascii="Arial" w:hAnsi="Arial" w:cs="Arial"/>
          <w:color w:val="333333"/>
          <w:shd w:val="clear" w:color="auto" w:fill="FFFFFF"/>
        </w:rPr>
        <w:t>These equations are used to simulate a random process with H ≠ 0.5</w:t>
      </w:r>
      <w:r w:rsidRPr="005146C6">
        <w:rPr>
          <w:rFonts w:ascii="Arial" w:hAnsi="Arial" w:cs="Arial"/>
          <w:color w:val="333333"/>
          <w:shd w:val="clear" w:color="auto" w:fill="FFFFFF"/>
        </w:rPr>
        <w:t xml:space="preserve">. </w:t>
      </w:r>
      <w:r w:rsidRPr="00267FC5">
        <w:rPr>
          <w:rFonts w:ascii="Arial" w:hAnsi="Arial" w:cs="Arial"/>
          <w:color w:val="333333"/>
          <w:shd w:val="clear" w:color="auto" w:fill="FFFFFF"/>
        </w:rPr>
        <w:t>Imagine that we have a white noise process, which we can think of as a river of constantly fluctuating white noise. We want to integrate this white noise process to obtain a process with a Hurst exponent other than 0.5. We can do this by building a dam across the river. The dam will smooth out the white noise process, and the Hurst exponent of the resulting process will depend on the height of the dam. The Wiener integral is the mathematical equivalent of building a dam across a river of white noise. The Hurst exponent of the resulting process will depend on the parameters of the Wiener integral</w:t>
      </w:r>
      <w:r w:rsidRPr="005146C6">
        <w:rPr>
          <w:rFonts w:ascii="Arial" w:hAnsi="Arial" w:cs="Arial"/>
          <w:color w:val="333333"/>
          <w:shd w:val="clear" w:color="auto" w:fill="FFFFFF"/>
        </w:rPr>
        <w:t xml:space="preserve"> </w:t>
      </w:r>
      <w:sdt>
        <w:sdtPr>
          <w:rPr>
            <w:rFonts w:ascii="Arial" w:hAnsi="Arial" w:cs="Arial"/>
            <w:color w:val="333333"/>
            <w:shd w:val="clear" w:color="auto" w:fill="FFFFFF"/>
          </w:rPr>
          <w:id w:val="1769739396"/>
          <w:citation/>
        </w:sdtPr>
        <w:sdtContent>
          <w:r w:rsidRPr="005146C6">
            <w:rPr>
              <w:rFonts w:ascii="Arial" w:hAnsi="Arial" w:cs="Arial"/>
              <w:color w:val="333333"/>
              <w:shd w:val="clear" w:color="auto" w:fill="FFFFFF"/>
            </w:rPr>
            <w:fldChar w:fldCharType="begin"/>
          </w:r>
          <w:r w:rsidRPr="00267FC5">
            <w:rPr>
              <w:rFonts w:ascii="Arial" w:hAnsi="Arial" w:cs="Arial"/>
              <w:color w:val="333333"/>
              <w:shd w:val="clear" w:color="auto" w:fill="FFFFFF"/>
            </w:rPr>
            <w:instrText xml:space="preserve"> CITATION Ben77 \l 2057 </w:instrText>
          </w:r>
          <w:r w:rsidRPr="005146C6">
            <w:rPr>
              <w:rFonts w:ascii="Arial" w:hAnsi="Arial" w:cs="Arial"/>
              <w:color w:val="333333"/>
              <w:shd w:val="clear" w:color="auto" w:fill="FFFFFF"/>
            </w:rPr>
            <w:fldChar w:fldCharType="separate"/>
          </w:r>
          <w:r w:rsidRPr="00311E4B">
            <w:rPr>
              <w:rFonts w:ascii="Arial" w:hAnsi="Arial" w:cs="Arial"/>
              <w:noProof/>
              <w:color w:val="333333"/>
              <w:shd w:val="clear" w:color="auto" w:fill="FFFFFF"/>
            </w:rPr>
            <w:t>[72]</w:t>
          </w:r>
          <w:r w:rsidRPr="005146C6">
            <w:rPr>
              <w:rFonts w:ascii="Arial" w:hAnsi="Arial" w:cs="Arial"/>
              <w:color w:val="333333"/>
              <w:shd w:val="clear" w:color="auto" w:fill="FFFFFF"/>
            </w:rPr>
            <w:fldChar w:fldCharType="end"/>
          </w:r>
        </w:sdtContent>
      </w:sdt>
      <w:r w:rsidRPr="005146C6">
        <w:rPr>
          <w:rFonts w:ascii="Arial" w:hAnsi="Arial" w:cs="Arial"/>
          <w:color w:val="333333"/>
          <w:shd w:val="clear" w:color="auto" w:fill="FFFFFF"/>
        </w:rPr>
        <w:t>.</w:t>
      </w:r>
      <w:r>
        <w:rPr>
          <w:rFonts w:ascii="Arial" w:hAnsi="Arial" w:cs="Arial"/>
          <w:color w:val="333333"/>
          <w:shd w:val="clear" w:color="auto" w:fill="FFFFFF"/>
        </w:rPr>
        <w:t xml:space="preserve"> </w:t>
      </w:r>
      <w:r w:rsidRPr="00B04B34">
        <w:rPr>
          <w:rFonts w:ascii="Arial" w:hAnsi="Arial" w:cs="Arial"/>
          <w:color w:val="333333"/>
          <w:shd w:val="clear" w:color="auto" w:fill="FFFFFF"/>
        </w:rPr>
        <w:t xml:space="preserve">Simulating </w:t>
      </w:r>
      <w:proofErr w:type="spellStart"/>
      <w:r w:rsidRPr="00B04B34">
        <w:rPr>
          <w:rFonts w:ascii="Arial" w:hAnsi="Arial" w:cs="Arial"/>
          <w:color w:val="333333"/>
          <w:shd w:val="clear" w:color="auto" w:fill="FFFFFF"/>
        </w:rPr>
        <w:t>fBm</w:t>
      </w:r>
      <w:proofErr w:type="spellEnd"/>
      <w:r w:rsidRPr="00B04B34">
        <w:rPr>
          <w:rFonts w:ascii="Arial" w:hAnsi="Arial" w:cs="Arial"/>
          <w:color w:val="333333"/>
          <w:shd w:val="clear" w:color="auto" w:fill="FFFFFF"/>
        </w:rPr>
        <w:t xml:space="preserve"> requires setting the length of the </w:t>
      </w:r>
      <w:proofErr w:type="spellStart"/>
      <w:r w:rsidRPr="00B04B34">
        <w:rPr>
          <w:rFonts w:ascii="Arial" w:hAnsi="Arial" w:cs="Arial"/>
          <w:color w:val="333333"/>
          <w:shd w:val="clear" w:color="auto" w:fill="FFFFFF"/>
        </w:rPr>
        <w:t>fBm</w:t>
      </w:r>
      <w:proofErr w:type="spellEnd"/>
      <w:r w:rsidRPr="00B04B34">
        <w:rPr>
          <w:rFonts w:ascii="Arial" w:hAnsi="Arial" w:cs="Arial"/>
          <w:color w:val="333333"/>
          <w:shd w:val="clear" w:color="auto" w:fill="FFFFFF"/>
        </w:rPr>
        <w:t xml:space="preserve"> process. </w:t>
      </w:r>
      <w:sdt>
        <w:sdtPr>
          <w:rPr>
            <w:rFonts w:ascii="Arial" w:hAnsi="Arial" w:cs="Arial"/>
            <w:color w:val="333333"/>
            <w:shd w:val="clear" w:color="auto" w:fill="FFFFFF"/>
          </w:rPr>
          <w:id w:val="-62862899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Man97 \l 2057 </w:instrText>
          </w:r>
          <w:r>
            <w:rPr>
              <w:rFonts w:ascii="Arial" w:hAnsi="Arial" w:cs="Arial"/>
              <w:color w:val="333333"/>
              <w:shd w:val="clear" w:color="auto" w:fill="FFFFFF"/>
            </w:rPr>
            <w:fldChar w:fldCharType="separate"/>
          </w:r>
          <w:r w:rsidRPr="00267FC5">
            <w:rPr>
              <w:rFonts w:ascii="Arial" w:hAnsi="Arial" w:cs="Arial"/>
              <w:noProof/>
              <w:color w:val="333333"/>
              <w:shd w:val="clear" w:color="auto" w:fill="FFFFFF"/>
            </w:rPr>
            <w:t>[13]</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B04B34">
        <w:rPr>
          <w:rFonts w:ascii="Arial" w:hAnsi="Arial" w:cs="Arial"/>
          <w:color w:val="333333"/>
          <w:shd w:val="clear" w:color="auto" w:fill="FFFFFF"/>
        </w:rPr>
        <w:t xml:space="preserve">has not said anything of their </w:t>
      </w:r>
      <w:proofErr w:type="spellStart"/>
      <w:r w:rsidRPr="00B04B34">
        <w:rPr>
          <w:rFonts w:ascii="Arial" w:hAnsi="Arial" w:cs="Arial"/>
          <w:color w:val="333333"/>
          <w:shd w:val="clear" w:color="auto" w:fill="FFFFFF"/>
        </w:rPr>
        <w:t>fBm</w:t>
      </w:r>
      <w:proofErr w:type="spellEnd"/>
      <w:r w:rsidRPr="00B04B34">
        <w:rPr>
          <w:rFonts w:ascii="Arial" w:hAnsi="Arial" w:cs="Arial"/>
          <w:color w:val="333333"/>
          <w:shd w:val="clear" w:color="auto" w:fill="FFFFFF"/>
        </w:rPr>
        <w:t xml:space="preserve"> settings. We would manually adjust the simulated data until the median standard deviation of returns was approximately equal to that of real data. </w:t>
      </w:r>
    </w:p>
    <w:p w14:paraId="423E7DD5" w14:textId="77777777" w:rsidR="008D1943" w:rsidRDefault="008D1943" w:rsidP="008D1943">
      <w:pPr>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 xml:space="preserve">The last step is to merge the trading time CDF with the </w:t>
      </w:r>
      <w:proofErr w:type="spellStart"/>
      <w:r w:rsidRPr="00267FC5">
        <w:rPr>
          <w:rFonts w:ascii="Arial" w:hAnsi="Arial" w:cs="Arial"/>
          <w:color w:val="333333"/>
          <w:shd w:val="clear" w:color="auto" w:fill="FFFFFF"/>
        </w:rPr>
        <w:t>fBm</w:t>
      </w:r>
      <w:proofErr w:type="spellEnd"/>
      <w:r w:rsidRPr="00267FC5">
        <w:rPr>
          <w:rFonts w:ascii="Arial" w:hAnsi="Arial" w:cs="Arial"/>
          <w:color w:val="333333"/>
          <w:shd w:val="clear" w:color="auto" w:fill="FFFFFF"/>
        </w:rPr>
        <w:t xml:space="preserve"> for simulation of overall returns X(t). Wengert (2010) offered MMAR code for users of MATLAB software which we adjusted for Python when constructing multiplicative cascade.</w:t>
      </w:r>
      <w:r w:rsidRPr="00B04B34">
        <w:rPr>
          <w:rFonts w:ascii="Arial" w:hAnsi="Arial" w:cs="Arial"/>
          <w:color w:val="333333"/>
          <w:shd w:val="clear" w:color="auto" w:fill="FFFFFF"/>
        </w:rPr>
        <w:t xml:space="preserve"> </w:t>
      </w:r>
    </w:p>
    <w:p w14:paraId="726E2F6A" w14:textId="77777777" w:rsidR="008D1943" w:rsidRPr="001C5A4E"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The methodology for generating multifractal simulations can be summarised as follows. </w:t>
      </w:r>
      <w:r w:rsidRPr="001C5A4E">
        <w:rPr>
          <w:rFonts w:ascii="Arial" w:hAnsi="Arial" w:cs="Arial"/>
          <w:color w:val="333333"/>
          <w:shd w:val="clear" w:color="auto" w:fill="FFFFFF"/>
        </w:rPr>
        <w:t xml:space="preserve">Estimate the Hurst exponent and the multifractal spectrum </w:t>
      </w:r>
      <w:r w:rsidRPr="00267FC5">
        <w:rPr>
          <w:rFonts w:ascii="Arial" w:hAnsi="Arial" w:cs="Arial"/>
          <w:i/>
          <w:iCs/>
          <w:color w:val="333333"/>
          <w:shd w:val="clear" w:color="auto" w:fill="FFFFFF"/>
        </w:rPr>
        <w:t>f(a)</w:t>
      </w:r>
      <w:r w:rsidRPr="001C5A4E">
        <w:rPr>
          <w:rFonts w:ascii="Arial" w:hAnsi="Arial" w:cs="Arial"/>
          <w:color w:val="333333"/>
          <w:shd w:val="clear" w:color="auto" w:fill="FFFFFF"/>
        </w:rPr>
        <w:t xml:space="preserve">. The latter describes the distribution of the fluctuations of the time series. </w:t>
      </w:r>
      <w:r>
        <w:rPr>
          <w:rFonts w:ascii="Arial" w:hAnsi="Arial" w:cs="Arial"/>
          <w:color w:val="333333"/>
          <w:shd w:val="clear" w:color="auto" w:fill="FFFFFF"/>
        </w:rPr>
        <w:t>So, we f</w:t>
      </w:r>
      <w:r w:rsidRPr="001C5A4E">
        <w:rPr>
          <w:rFonts w:ascii="Arial" w:hAnsi="Arial" w:cs="Arial"/>
          <w:color w:val="333333"/>
          <w:shd w:val="clear" w:color="auto" w:fill="FFFFFF"/>
        </w:rPr>
        <w:t xml:space="preserve">ind the four empirical parameters </w:t>
      </w:r>
      <w:r w:rsidRPr="00267FC5">
        <w:rPr>
          <w:rFonts w:ascii="Arial" w:hAnsi="Arial" w:cs="Arial"/>
          <w:i/>
          <w:iCs/>
          <w:color w:val="333333"/>
          <w:shd w:val="clear" w:color="auto" w:fill="FFFFFF"/>
        </w:rPr>
        <w:t>H, α, λ, σ</w:t>
      </w:r>
      <w:proofErr w:type="gramStart"/>
      <w:r w:rsidRPr="00267FC5">
        <w:rPr>
          <w:rFonts w:ascii="Arial" w:hAnsi="Arial" w:cs="Arial"/>
          <w:i/>
          <w:iCs/>
          <w:color w:val="333333"/>
          <w:shd w:val="clear" w:color="auto" w:fill="FFFFFF"/>
          <w:vertAlign w:val="superscript"/>
        </w:rPr>
        <w:t>2</w:t>
      </w:r>
      <w:r w:rsidRPr="001C5A4E">
        <w:rPr>
          <w:rFonts w:ascii="Arial" w:hAnsi="Arial" w:cs="Arial"/>
          <w:color w:val="333333"/>
          <w:shd w:val="clear" w:color="auto" w:fill="FFFFFF"/>
          <w:vertAlign w:val="subscript"/>
        </w:rPr>
        <w:t xml:space="preserve"> </w:t>
      </w:r>
      <w:r>
        <w:rPr>
          <w:rFonts w:ascii="Arial" w:hAnsi="Arial" w:cs="Arial"/>
          <w:color w:val="333333"/>
          <w:shd w:val="clear" w:color="auto" w:fill="FFFFFF"/>
          <w:vertAlign w:val="subscript"/>
        </w:rPr>
        <w:t xml:space="preserve"> </w:t>
      </w:r>
      <w:r w:rsidRPr="001C5A4E">
        <w:rPr>
          <w:rFonts w:ascii="Arial" w:hAnsi="Arial" w:cs="Arial"/>
          <w:color w:val="333333"/>
          <w:shd w:val="clear" w:color="auto" w:fill="FFFFFF"/>
        </w:rPr>
        <w:t>by</w:t>
      </w:r>
      <w:proofErr w:type="gramEnd"/>
      <w:r w:rsidRPr="001C5A4E">
        <w:rPr>
          <w:rFonts w:ascii="Arial" w:hAnsi="Arial" w:cs="Arial"/>
          <w:color w:val="333333"/>
          <w:shd w:val="clear" w:color="auto" w:fill="FFFFFF"/>
        </w:rPr>
        <w:t xml:space="preserve"> calculating </w:t>
      </w:r>
      <w:r>
        <w:rPr>
          <w:rFonts w:ascii="Arial" w:hAnsi="Arial" w:cs="Arial"/>
          <w:color w:val="333333"/>
          <w:shd w:val="clear" w:color="auto" w:fill="FFFFFF"/>
        </w:rPr>
        <w:t xml:space="preserve">the </w:t>
      </w:r>
      <w:r w:rsidRPr="001C5A4E">
        <w:rPr>
          <w:rFonts w:ascii="Arial" w:hAnsi="Arial" w:cs="Arial"/>
          <w:color w:val="333333"/>
          <w:shd w:val="clear" w:color="auto" w:fill="FFFFFF"/>
        </w:rPr>
        <w:t xml:space="preserve">partition function </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S</w:t>
      </w:r>
      <w:r>
        <w:rPr>
          <w:rFonts w:ascii="Arial" w:hAnsi="Arial" w:cs="Arial"/>
          <w:i/>
          <w:iCs/>
          <w:color w:val="333333"/>
          <w:shd w:val="clear" w:color="auto" w:fill="FFFFFF"/>
          <w:vertAlign w:val="subscript"/>
        </w:rPr>
        <w:t>q</w:t>
      </w:r>
      <w:proofErr w:type="spellEnd"/>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T,</w:t>
      </w:r>
      <w:r>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Δt</w:t>
      </w:r>
      <w:proofErr w:type="spellEnd"/>
      <w:r w:rsidRPr="00267FC5">
        <w:rPr>
          <w:rFonts w:ascii="Arial" w:hAnsi="Arial" w:cs="Arial"/>
          <w:i/>
          <w:iCs/>
          <w:color w:val="333333"/>
          <w:shd w:val="clear" w:color="auto" w:fill="FFFFFF"/>
        </w:rPr>
        <w:t>)</w:t>
      </w:r>
      <w:r w:rsidRPr="001C5A4E">
        <w:rPr>
          <w:rFonts w:ascii="Arial" w:hAnsi="Arial" w:cs="Arial"/>
          <w:color w:val="333333"/>
          <w:shd w:val="clear" w:color="auto" w:fill="FFFFFF"/>
        </w:rPr>
        <w:t xml:space="preserve">, </w:t>
      </w:r>
      <w:r>
        <w:rPr>
          <w:rFonts w:ascii="Arial" w:hAnsi="Arial" w:cs="Arial"/>
          <w:color w:val="333333"/>
          <w:shd w:val="clear" w:color="auto" w:fill="FFFFFF"/>
        </w:rPr>
        <w:t xml:space="preserve">the </w:t>
      </w:r>
      <w:r w:rsidRPr="001C5A4E">
        <w:rPr>
          <w:rFonts w:ascii="Arial" w:hAnsi="Arial" w:cs="Arial"/>
          <w:color w:val="333333"/>
          <w:shd w:val="clear" w:color="auto" w:fill="FFFFFF"/>
        </w:rPr>
        <w:t xml:space="preserve">scaling function </w:t>
      </w:r>
      <w:r>
        <w:rPr>
          <w:rFonts w:ascii="Cambria Math" w:hAnsi="Cambria Math" w:cs="Cambria Math"/>
          <w:color w:val="333333"/>
          <w:shd w:val="clear" w:color="auto" w:fill="FFFFFF"/>
        </w:rPr>
        <w:t>𝜏</w:t>
      </w:r>
      <w:r w:rsidRPr="001C5A4E">
        <w:rPr>
          <w:rFonts w:ascii="Arial" w:hAnsi="Arial" w:cs="Arial"/>
          <w:color w:val="333333"/>
          <w:shd w:val="clear" w:color="auto" w:fill="FFFFFF"/>
        </w:rPr>
        <w:t>(q)</w:t>
      </w:r>
      <w:r>
        <w:rPr>
          <w:rFonts w:ascii="Arial" w:hAnsi="Arial" w:cs="Arial"/>
          <w:color w:val="333333"/>
          <w:shd w:val="clear" w:color="auto" w:fill="FFFFFF"/>
        </w:rPr>
        <w:t>,</w:t>
      </w:r>
      <w:r w:rsidRPr="001C5A4E">
        <w:rPr>
          <w:rFonts w:ascii="Arial" w:hAnsi="Arial" w:cs="Arial"/>
          <w:color w:val="333333"/>
          <w:shd w:val="clear" w:color="auto" w:fill="FFFFFF"/>
        </w:rPr>
        <w:t xml:space="preserve"> and </w:t>
      </w:r>
      <w:r>
        <w:rPr>
          <w:rFonts w:ascii="Arial" w:hAnsi="Arial" w:cs="Arial"/>
          <w:color w:val="333333"/>
          <w:shd w:val="clear" w:color="auto" w:fill="FFFFFF"/>
        </w:rPr>
        <w:t xml:space="preserve">the </w:t>
      </w:r>
      <w:r w:rsidRPr="001C5A4E">
        <w:rPr>
          <w:rFonts w:ascii="Arial" w:hAnsi="Arial" w:cs="Arial"/>
          <w:color w:val="333333"/>
          <w:shd w:val="clear" w:color="auto" w:fill="FFFFFF"/>
        </w:rPr>
        <w:t xml:space="preserve">multiplicative spectrum </w:t>
      </w:r>
      <w:r w:rsidRPr="00267FC5">
        <w:rPr>
          <w:rFonts w:ascii="Arial" w:hAnsi="Arial" w:cs="Arial"/>
          <w:i/>
          <w:iCs/>
          <w:color w:val="333333"/>
          <w:shd w:val="clear" w:color="auto" w:fill="FFFFFF"/>
        </w:rPr>
        <w:t>f(a)</w:t>
      </w:r>
      <w:r w:rsidRPr="001C5A4E">
        <w:rPr>
          <w:rFonts w:ascii="Arial" w:hAnsi="Arial" w:cs="Arial"/>
          <w:color w:val="333333"/>
          <w:shd w:val="clear" w:color="auto" w:fill="FFFFFF"/>
        </w:rPr>
        <w:t>.</w:t>
      </w:r>
      <w:r>
        <w:rPr>
          <w:rFonts w:ascii="Arial" w:hAnsi="Arial" w:cs="Arial"/>
          <w:color w:val="333333"/>
          <w:shd w:val="clear" w:color="auto" w:fill="FFFFFF"/>
        </w:rPr>
        <w:t xml:space="preserve"> Then we generate a lognormal multiplicative cascade. This is a random process that is used to generate multifractal data.  It is created by repeatedly dividing a time series into </w:t>
      </w:r>
      <w:proofErr w:type="gramStart"/>
      <w:r>
        <w:rPr>
          <w:rFonts w:ascii="Arial" w:hAnsi="Arial" w:cs="Arial"/>
          <w:color w:val="333333"/>
          <w:shd w:val="clear" w:color="auto" w:fill="FFFFFF"/>
        </w:rPr>
        <w:t>smaller and smaller</w:t>
      </w:r>
      <w:proofErr w:type="gramEnd"/>
      <w:r>
        <w:rPr>
          <w:rFonts w:ascii="Arial" w:hAnsi="Arial" w:cs="Arial"/>
          <w:color w:val="333333"/>
          <w:shd w:val="clear" w:color="auto" w:fill="FFFFFF"/>
        </w:rPr>
        <w:t xml:space="preserve"> intervals and then assigning random </w:t>
      </w:r>
      <w:r>
        <w:rPr>
          <w:rFonts w:ascii="Arial" w:hAnsi="Arial" w:cs="Arial"/>
          <w:color w:val="333333"/>
          <w:shd w:val="clear" w:color="auto" w:fill="FFFFFF"/>
        </w:rPr>
        <w:lastRenderedPageBreak/>
        <w:t xml:space="preserve">multipliers to each interval. The multipliers are drawn from a lognormal distribution, which means they have a long right tail. This ensures that the cascade has a high degree of variability. Next, we convert the lognormal multiplicative cascade into a cumulative distribution function (CDF). This function maps each possible value of a random variable. CDF can be computed using the following simplified mapping: </w:t>
      </w:r>
      <m:oMath>
        <m:r>
          <w:rPr>
            <w:rFonts w:ascii="Cambria Math" w:hAnsi="Cambria Math" w:cs="Arial"/>
            <w:color w:val="333333"/>
            <w:shd w:val="clear" w:color="auto" w:fill="FFFFFF"/>
          </w:rPr>
          <m:t>CDF(x) = exp(-</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|(ln(x) - λ)|</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 (2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oMath>
      <w:r>
        <w:rPr>
          <w:rFonts w:ascii="Arial" w:hAnsi="Arial" w:cs="Arial"/>
          <w:color w:val="333333"/>
          <w:shd w:val="clear" w:color="auto" w:fill="FFFFFF"/>
        </w:rPr>
        <w:t xml:space="preserve"> In other words, we </w:t>
      </w:r>
      <w:r w:rsidRPr="001C5A4E">
        <w:rPr>
          <w:rFonts w:ascii="Arial" w:hAnsi="Arial" w:cs="Arial"/>
          <w:color w:val="333333"/>
          <w:shd w:val="clear" w:color="auto" w:fill="FFFFFF"/>
        </w:rPr>
        <w:t xml:space="preserve">simulate two random processes which are used as the two components of the MMAR </w:t>
      </w:r>
      <w:proofErr w:type="spellStart"/>
      <w:r w:rsidRPr="001C5A4E">
        <w:rPr>
          <w:rFonts w:ascii="Arial" w:hAnsi="Arial" w:cs="Arial"/>
          <w:color w:val="333333"/>
          <w:shd w:val="clear" w:color="auto" w:fill="FFFFFF"/>
        </w:rPr>
        <w:t>i</w:t>
      </w:r>
      <w:proofErr w:type="spellEnd"/>
      <w:r w:rsidRPr="001C5A4E">
        <w:rPr>
          <w:rFonts w:ascii="Arial" w:hAnsi="Arial" w:cs="Arial"/>
          <w:color w:val="333333"/>
          <w:shd w:val="clear" w:color="auto" w:fill="FFFFFF"/>
        </w:rPr>
        <w:t xml:space="preserve">) trading time function </w:t>
      </w:r>
      <w:r w:rsidRPr="00267FC5">
        <w:rPr>
          <w:rFonts w:ascii="Arial" w:hAnsi="Arial" w:cs="Arial"/>
          <w:i/>
          <w:iCs/>
          <w:color w:val="333333"/>
          <w:shd w:val="clear" w:color="auto" w:fill="FFFFFF"/>
        </w:rPr>
        <w:t>ϴ(t</w:t>
      </w:r>
      <w:r w:rsidRPr="001C5A4E">
        <w:rPr>
          <w:rFonts w:ascii="Arial" w:hAnsi="Arial" w:cs="Arial"/>
          <w:color w:val="333333"/>
          <w:shd w:val="clear" w:color="auto" w:fill="FFFFFF"/>
        </w:rPr>
        <w:t xml:space="preserve">) made by converting a lognormal multiplicative cascade into a cumulative distribution and ii) </w:t>
      </w:r>
      <w:proofErr w:type="spellStart"/>
      <w:r w:rsidRPr="001C5A4E">
        <w:rPr>
          <w:rFonts w:ascii="Arial" w:hAnsi="Arial" w:cs="Arial"/>
          <w:color w:val="333333"/>
          <w:shd w:val="clear" w:color="auto" w:fill="FFFFFF"/>
        </w:rPr>
        <w:t>fBm</w:t>
      </w:r>
      <w:proofErr w:type="spellEnd"/>
      <w:r w:rsidRPr="001C5A4E">
        <w:rPr>
          <w:rFonts w:ascii="Arial" w:hAnsi="Arial" w:cs="Arial"/>
          <w:color w:val="333333"/>
          <w:shd w:val="clear" w:color="auto" w:fill="FFFFFF"/>
        </w:rPr>
        <w:t xml:space="preserve"> which is like a random walk but the changes do not have to be independent.</w:t>
      </w:r>
      <w:r>
        <w:rPr>
          <w:rFonts w:ascii="Arial" w:hAnsi="Arial" w:cs="Arial"/>
          <w:color w:val="333333"/>
          <w:shd w:val="clear" w:color="auto" w:fill="FFFFFF"/>
        </w:rPr>
        <w:t xml:space="preserve">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is a random process that is used to model long term trends in a time series. It is created by adding together a series of independent random walks, each of which has a Hurst exponent of </w:t>
      </w:r>
      <w:r w:rsidRPr="00267FC5">
        <w:rPr>
          <w:rFonts w:ascii="Arial" w:hAnsi="Arial" w:cs="Arial"/>
          <w:i/>
          <w:iCs/>
          <w:color w:val="333333"/>
          <w:shd w:val="clear" w:color="auto" w:fill="FFFFFF"/>
        </w:rPr>
        <w:t>H</w:t>
      </w:r>
      <w:r>
        <w:rPr>
          <w:rFonts w:ascii="Arial" w:hAnsi="Arial" w:cs="Arial"/>
          <w:color w:val="333333"/>
          <w:shd w:val="clear" w:color="auto" w:fill="FFFFFF"/>
        </w:rPr>
        <w:t>.</w:t>
      </w:r>
      <w:r w:rsidRPr="001C5A4E">
        <w:rPr>
          <w:rFonts w:ascii="Arial" w:hAnsi="Arial" w:cs="Arial"/>
          <w:color w:val="333333"/>
          <w:shd w:val="clear" w:color="auto" w:fill="FFFFFF"/>
        </w:rPr>
        <w:t xml:space="preserve"> Then we plug trading time into </w:t>
      </w:r>
      <w:proofErr w:type="spellStart"/>
      <w:r w:rsidRPr="001C5A4E">
        <w:rPr>
          <w:rFonts w:ascii="Arial" w:hAnsi="Arial" w:cs="Arial"/>
          <w:color w:val="333333"/>
          <w:shd w:val="clear" w:color="auto" w:fill="FFFFFF"/>
        </w:rPr>
        <w:t>fBm</w:t>
      </w:r>
      <w:proofErr w:type="spellEnd"/>
      <w:r w:rsidRPr="001C5A4E">
        <w:rPr>
          <w:rFonts w:ascii="Arial" w:hAnsi="Arial" w:cs="Arial"/>
          <w:color w:val="333333"/>
          <w:shd w:val="clear" w:color="auto" w:fill="FFFFFF"/>
        </w:rPr>
        <w:t xml:space="preserve"> so we can interpret the compound process as simulation of price growth over time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bscript"/>
        </w:rPr>
        <w:t>t</w:t>
      </w:r>
      <w:proofErr w:type="spellEnd"/>
      <w:r w:rsidRPr="00267FC5">
        <w:rPr>
          <w:rFonts w:ascii="Arial" w:hAnsi="Arial" w:cs="Arial"/>
          <w:i/>
          <w:iCs/>
          <w:color w:val="333333"/>
          <w:shd w:val="clear" w:color="auto" w:fill="FFFFFF"/>
        </w:rPr>
        <w:t xml:space="preserve"> = B</w:t>
      </w:r>
      <w:r w:rsidRPr="00267FC5">
        <w:rPr>
          <w:rFonts w:ascii="Arial" w:hAnsi="Arial" w:cs="Arial"/>
          <w:i/>
          <w:iCs/>
          <w:color w:val="333333"/>
          <w:shd w:val="clear" w:color="auto" w:fill="FFFFFF"/>
          <w:vertAlign w:val="subscript"/>
        </w:rPr>
        <w:t>H</w:t>
      </w:r>
      <w:r w:rsidRPr="00267FC5">
        <w:rPr>
          <w:rFonts w:ascii="Arial" w:hAnsi="Arial" w:cs="Arial"/>
          <w:i/>
          <w:iCs/>
          <w:color w:val="333333"/>
          <w:shd w:val="clear" w:color="auto" w:fill="FFFFFF"/>
        </w:rPr>
        <w:t>[ϴ(t)]</w:t>
      </w:r>
      <w:r w:rsidRPr="001C5A4E">
        <w:rPr>
          <w:rFonts w:ascii="Arial" w:hAnsi="Arial" w:cs="Arial"/>
          <w:color w:val="333333"/>
          <w:shd w:val="clear" w:color="auto" w:fill="FFFFFF"/>
        </w:rPr>
        <w:t>.</w:t>
      </w:r>
      <w:r>
        <w:rPr>
          <w:rFonts w:ascii="Arial" w:hAnsi="Arial" w:cs="Arial"/>
          <w:color w:val="333333"/>
          <w:shd w:val="clear" w:color="auto" w:fill="FFFFFF"/>
        </w:rPr>
        <w:t xml:space="preserve"> In other words, we combine the CDF of the lognormal multiplicative cascade with the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process. The result is a time series that has both long term trends and short-term fluctuations. </w:t>
      </w:r>
    </w:p>
    <w:p w14:paraId="081DE9F3" w14:textId="77777777" w:rsidR="008D1943" w:rsidRPr="00267FC5" w:rsidRDefault="008D1943" w:rsidP="008D1943">
      <w:pPr>
        <w:spacing w:line="360" w:lineRule="auto"/>
        <w:ind w:firstLine="720"/>
        <w:jc w:val="both"/>
        <w:rPr>
          <w:rFonts w:ascii="Arial" w:hAnsi="Arial" w:cs="Arial"/>
          <w:color w:val="333333"/>
          <w:shd w:val="clear" w:color="auto" w:fill="FFFFFF"/>
        </w:rPr>
      </w:pPr>
      <w:r w:rsidRPr="007233C1">
        <w:rPr>
          <w:rFonts w:ascii="Arial" w:hAnsi="Arial" w:cs="Arial"/>
          <w:color w:val="333333"/>
          <w:highlight w:val="green"/>
          <w:shd w:val="clear" w:color="auto" w:fill="FFFFFF"/>
        </w:rPr>
        <w:t>The pseudo-code in Appendix 8.2 provides a simplified implementation of this process. Achieving a complete implementation is an area of ongoing work and constitutes a significant part of our planned future developments.</w:t>
      </w:r>
    </w:p>
    <w:p w14:paraId="7EA4CD17" w14:textId="77777777" w:rsidR="008D1943" w:rsidRDefault="008D1943" w:rsidP="008D1943">
      <w:pPr>
        <w:spacing w:line="360" w:lineRule="auto"/>
        <w:rPr>
          <w:rFonts w:ascii="Arial" w:hAnsi="Arial" w:cs="Arial"/>
          <w:color w:val="333333"/>
          <w:shd w:val="clear" w:color="auto" w:fill="FFFFFF"/>
        </w:rPr>
      </w:pPr>
    </w:p>
    <w:p w14:paraId="135CE5F1" w14:textId="77777777" w:rsidR="008D1943" w:rsidRPr="00086F3C" w:rsidRDefault="008D1943" w:rsidP="008D1943">
      <w:pPr>
        <w:spacing w:line="276" w:lineRule="auto"/>
        <w:jc w:val="both"/>
        <w:rPr>
          <w:rFonts w:ascii="Arial" w:hAnsi="Arial" w:cs="Arial"/>
          <w:i/>
          <w:iCs/>
          <w:color w:val="333333"/>
          <w:shd w:val="clear" w:color="auto" w:fill="FFFFFF"/>
        </w:rPr>
        <w:sectPr w:rsidR="008D1943" w:rsidRPr="00086F3C" w:rsidSect="008D1943">
          <w:headerReference w:type="default" r:id="rId48"/>
          <w:headerReference w:type="first" r:id="rId49"/>
          <w:pgSz w:w="12240" w:h="15840"/>
          <w:pgMar w:top="1440" w:right="1440" w:bottom="1440" w:left="1440" w:header="720" w:footer="720" w:gutter="0"/>
          <w:cols w:space="720"/>
          <w:docGrid w:linePitch="360"/>
        </w:sectPr>
      </w:pPr>
    </w:p>
    <w:p w14:paraId="6DEE0851" w14:textId="77777777" w:rsidR="008D1943" w:rsidRPr="00987227" w:rsidRDefault="008D1943" w:rsidP="008D1943">
      <w:pPr>
        <w:pStyle w:val="Heading1"/>
        <w:tabs>
          <w:tab w:val="num" w:pos="567"/>
        </w:tabs>
        <w:spacing w:before="480" w:after="60"/>
        <w:jc w:val="center"/>
        <w:rPr>
          <w:rFonts w:ascii="Arial" w:eastAsia="Arial" w:hAnsi="Arial" w:cs="Arial"/>
          <w:b/>
          <w:bCs/>
          <w:color w:val="000000" w:themeColor="text1"/>
        </w:rPr>
      </w:pPr>
      <w:bookmarkStart w:id="708" w:name="_Toc202695084"/>
      <w:r>
        <w:rPr>
          <w:rFonts w:ascii="Arial" w:eastAsia="Arial" w:hAnsi="Arial" w:cs="Arial"/>
          <w:b/>
          <w:bCs/>
          <w:color w:val="000000" w:themeColor="text1"/>
        </w:rPr>
        <w:lastRenderedPageBreak/>
        <w:t>CHAPTER</w:t>
      </w:r>
      <w:r w:rsidRPr="00987227">
        <w:rPr>
          <w:rFonts w:ascii="Arial" w:eastAsia="Arial" w:hAnsi="Arial" w:cs="Arial"/>
          <w:b/>
          <w:bCs/>
          <w:color w:val="000000" w:themeColor="text1"/>
        </w:rPr>
        <w:t xml:space="preserve"> 4 – EVALUATION METRICS</w:t>
      </w:r>
      <w:bookmarkEnd w:id="708"/>
    </w:p>
    <w:p w14:paraId="5FC20D5A" w14:textId="77777777" w:rsidR="008D1943" w:rsidRDefault="008D1943" w:rsidP="008D1943">
      <w:pPr>
        <w:spacing w:after="60" w:line="360" w:lineRule="auto"/>
        <w:jc w:val="both"/>
        <w:rPr>
          <w:rFonts w:ascii="Arial" w:eastAsia="Arial" w:hAnsi="Arial" w:cs="Arial"/>
          <w:color w:val="000000" w:themeColor="text1"/>
          <w:sz w:val="20"/>
          <w:szCs w:val="20"/>
        </w:rPr>
      </w:pPr>
    </w:p>
    <w:p w14:paraId="32870E30" w14:textId="77777777" w:rsidR="008D1943" w:rsidRPr="00267FC5" w:rsidRDefault="008D1943" w:rsidP="008D1943">
      <w:pPr>
        <w:pStyle w:val="Heading2"/>
        <w:spacing w:line="360" w:lineRule="auto"/>
        <w:rPr>
          <w:b/>
          <w:bCs/>
          <w:i/>
          <w:iCs/>
          <w:sz w:val="20"/>
          <w:szCs w:val="20"/>
        </w:rPr>
      </w:pPr>
      <w:bookmarkStart w:id="709" w:name="_Toc202695085"/>
      <w:r w:rsidRPr="00267FC5">
        <w:rPr>
          <w:b/>
          <w:bCs/>
          <w:sz w:val="20"/>
          <w:szCs w:val="20"/>
        </w:rPr>
        <w:t>4.1 INTRODUCTION</w:t>
      </w:r>
      <w:bookmarkEnd w:id="709"/>
    </w:p>
    <w:p w14:paraId="02380EC6" w14:textId="77777777" w:rsidR="008D1943" w:rsidRPr="00267FC5" w:rsidRDefault="008D1943" w:rsidP="008D1943">
      <w:pPr>
        <w:spacing w:line="360" w:lineRule="auto"/>
        <w:ind w:firstLine="720"/>
        <w:jc w:val="both"/>
        <w:rPr>
          <w:rStyle w:val="SubtleEmphasis"/>
          <w:rFonts w:ascii="Arial" w:eastAsia="Arial" w:hAnsi="Arial" w:cs="Arial"/>
          <w:i w:val="0"/>
          <w:iCs w:val="0"/>
          <w:color w:val="000000" w:themeColor="text1"/>
        </w:rPr>
      </w:pPr>
      <w:r w:rsidRPr="00267FC5">
        <w:rPr>
          <w:rFonts w:ascii="Arial" w:eastAsia="Arial" w:hAnsi="Arial" w:cs="Arial"/>
          <w:color w:val="000000" w:themeColor="text1"/>
        </w:rPr>
        <w:t>Evaluation metrics are fundamental tools for assessing the performance of predictive models. This chapter focuses on three widely used metrics: Root Mean Squared Error (RMSE), Mean Absolute Error (MAE), and Mean Absolute Percentage Error (MAPE). These metrics quantify prediction accuracy by comparing predicted values against observed data. While this chapter does not present novel evaluation metrics, it provides a detailed exploration of these standard measures, highlighting their strengths, limitations, and applications.</w:t>
      </w:r>
    </w:p>
    <w:p w14:paraId="3B9B7269" w14:textId="77777777" w:rsidR="008D1943" w:rsidRDefault="008D1943" w:rsidP="008D1943">
      <w:pPr>
        <w:pStyle w:val="Heading2"/>
        <w:spacing w:line="360" w:lineRule="auto"/>
        <w:rPr>
          <w:rFonts w:ascii="Arial" w:eastAsia="Arial" w:hAnsi="Arial" w:cs="Arial"/>
          <w:color w:val="000000" w:themeColor="text1"/>
        </w:rPr>
      </w:pPr>
      <w:bookmarkStart w:id="710" w:name="_Toc202695086"/>
      <w:r w:rsidRPr="00267FC5">
        <w:rPr>
          <w:b/>
          <w:bCs/>
          <w:sz w:val="20"/>
          <w:szCs w:val="20"/>
        </w:rPr>
        <w:t>4.2 ROOT MEAN SQUARED ERROR</w:t>
      </w:r>
      <w:bookmarkEnd w:id="710"/>
    </w:p>
    <w:p w14:paraId="5580EDA1"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R</w:t>
      </w:r>
      <w:r w:rsidRPr="1D0A8684">
        <w:rPr>
          <w:rFonts w:ascii="Arial" w:eastAsia="Arial" w:hAnsi="Arial" w:cs="Arial"/>
          <w:color w:val="000000" w:themeColor="text1"/>
        </w:rPr>
        <w:t>oot mean squared error (RMSE)</w:t>
      </w:r>
      <w:r>
        <w:rPr>
          <w:rFonts w:ascii="Arial" w:eastAsia="Arial" w:hAnsi="Arial" w:cs="Arial"/>
          <w:color w:val="000000" w:themeColor="text1"/>
        </w:rPr>
        <w:t xml:space="preserve"> </w:t>
      </w:r>
      <w:sdt>
        <w:sdtPr>
          <w:rPr>
            <w:rFonts w:ascii="Arial" w:eastAsia="Arial" w:hAnsi="Arial" w:cs="Arial"/>
            <w:color w:val="000000" w:themeColor="text1"/>
          </w:rPr>
          <w:id w:val="-1694845199"/>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Jam19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[73]</w:t>
          </w:r>
          <w:r>
            <w:rPr>
              <w:rFonts w:ascii="Arial" w:eastAsia="Arial" w:hAnsi="Arial" w:cs="Arial"/>
              <w:color w:val="000000" w:themeColor="text1"/>
            </w:rPr>
            <w:fldChar w:fldCharType="end"/>
          </w:r>
        </w:sdtContent>
      </w:sdt>
      <w:r w:rsidRPr="1D0A8684">
        <w:rPr>
          <w:rFonts w:ascii="Arial" w:eastAsia="Arial" w:hAnsi="Arial" w:cs="Arial"/>
          <w:color w:val="000000" w:themeColor="text1"/>
        </w:rPr>
        <w:t xml:space="preserve"> or root mean square deviation is one of the most used </w:t>
      </w:r>
      <w:r w:rsidRPr="0089107E">
        <w:rPr>
          <w:rFonts w:ascii="Arial" w:eastAsia="Arial" w:hAnsi="Arial" w:cs="Arial"/>
          <w:color w:val="000000" w:themeColor="text1"/>
        </w:rPr>
        <w:t xml:space="preserve">metrics to assess the quality of a forecast. </w:t>
      </w:r>
      <w:r w:rsidRPr="007210F0">
        <w:rPr>
          <w:rFonts w:ascii="Arial" w:eastAsia="Arial" w:hAnsi="Arial" w:cs="Arial"/>
          <w:color w:val="000000" w:themeColor="text1"/>
        </w:rPr>
        <w:t>It shows how far the predictions deviate from the actual values ​​measured using the Euclidean distance.</w:t>
      </w:r>
      <w:r>
        <w:rPr>
          <w:rFonts w:ascii="Arial" w:eastAsia="Arial" w:hAnsi="Arial" w:cs="Arial"/>
          <w:color w:val="000000" w:themeColor="text1"/>
        </w:rPr>
        <w:t xml:space="preserve"> </w:t>
      </w:r>
      <w:r w:rsidRPr="009A7B23">
        <w:rPr>
          <w:rFonts w:ascii="Arial" w:eastAsia="Arial" w:hAnsi="Arial" w:cs="Arial"/>
          <w:color w:val="000000" w:themeColor="text1"/>
        </w:rPr>
        <w:t>RMSE is commonly used in supervised learning applications because the RMSE uses and requires real measurements at each predicted data point.</w:t>
      </w:r>
    </w:p>
    <w:p w14:paraId="4E290EE8"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RMSE </w:t>
      </w:r>
      <w:r w:rsidRPr="1D0A8684">
        <w:rPr>
          <w:rFonts w:ascii="Arial" w:eastAsia="Arial" w:hAnsi="Arial" w:cs="Arial"/>
          <w:color w:val="000000" w:themeColor="text1"/>
        </w:rPr>
        <w:t xml:space="preserve">is the square root of the mean of the square of all the errors. </w:t>
      </w:r>
      <w:r w:rsidRPr="008731B0">
        <w:rPr>
          <w:rFonts w:ascii="Arial" w:eastAsia="Arial" w:hAnsi="Arial" w:cs="Arial"/>
          <w:color w:val="000000" w:themeColor="text1"/>
        </w:rPr>
        <w:t>The use of RMSE is very common and is considered an excellent general-purpose</w:t>
      </w:r>
      <w:r>
        <w:rPr>
          <w:rFonts w:ascii="Arial" w:eastAsia="Arial" w:hAnsi="Arial" w:cs="Arial"/>
          <w:color w:val="000000" w:themeColor="text1"/>
        </w:rPr>
        <w:t xml:space="preserve"> measure of</w:t>
      </w:r>
      <w:r w:rsidRPr="008731B0">
        <w:rPr>
          <w:rFonts w:ascii="Arial" w:eastAsia="Arial" w:hAnsi="Arial" w:cs="Arial"/>
          <w:color w:val="000000" w:themeColor="text1"/>
        </w:rPr>
        <w:t xml:space="preserve"> error for numerical predictions.</w:t>
      </w:r>
    </w:p>
    <w:p w14:paraId="182DB6D2" w14:textId="77777777" w:rsidR="008D1943" w:rsidRPr="007063ED" w:rsidRDefault="008D1943" w:rsidP="008D1943">
      <w:pPr>
        <w:spacing w:before="240" w:after="60" w:line="360" w:lineRule="auto"/>
        <w:jc w:val="right"/>
        <w:rPr>
          <w:noProof/>
        </w:rPr>
      </w:pPr>
      <m:oMath>
        <m:r>
          <w:rPr>
            <w:rFonts w:ascii="Cambria Math" w:hAnsi="Cambria Math"/>
            <w:noProof/>
          </w:rPr>
          <m:t xml:space="preserve">RMSE= </m:t>
        </m:r>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noProof/>
                  </w:rPr>
                  <m:t>1</m:t>
                </m:r>
              </m:num>
              <m:den>
                <m:r>
                  <w:rPr>
                    <w:rFonts w:ascii="Cambria Math" w:hAnsi="Cambria Math"/>
                    <w:noProof/>
                  </w:rPr>
                  <m:t>n</m:t>
                </m:r>
              </m:den>
            </m:f>
            <m:nary>
              <m:naryPr>
                <m:chr m:val="∑"/>
                <m:limLoc m:val="undOvr"/>
                <m:ctrlPr>
                  <w:rPr>
                    <w:rFonts w:ascii="Cambria Math" w:hAnsi="Cambria Math"/>
                    <w:i/>
                    <w:noProof/>
                  </w:rPr>
                </m:ctrlPr>
              </m:naryPr>
              <m:sub>
                <m:r>
                  <w:rPr>
                    <w:rFonts w:ascii="Cambria Math" w:hAnsi="Cambria Math"/>
                    <w:noProof/>
                  </w:rPr>
                  <m:t>i=1</m:t>
                </m:r>
              </m:sub>
              <m:sup>
                <m:r>
                  <w:rPr>
                    <w:rFonts w:ascii="Cambria Math" w:hAnsi="Cambria Math"/>
                    <w:noProof/>
                  </w:rPr>
                  <m:t>n</m:t>
                </m:r>
              </m:sup>
              <m:e>
                <m:sSup>
                  <m:sSupPr>
                    <m:ctrlPr>
                      <w:rPr>
                        <w:rFonts w:ascii="Cambria Math" w:hAnsi="Cambria Math"/>
                        <w:i/>
                        <w:noProof/>
                      </w:rPr>
                    </m:ctrlPr>
                  </m:sSupPr>
                  <m:e>
                    <m:r>
                      <w:rPr>
                        <w:rFonts w:ascii="Cambria Math" w:hAnsi="Cambria Math"/>
                        <w:noProof/>
                      </w:rPr>
                      <m:t>(</m:t>
                    </m:r>
                    <m:sSub>
                      <m:sSubPr>
                        <m:ctrlPr>
                          <w:rPr>
                            <w:rFonts w:ascii="Cambria Math" w:hAnsi="Cambria Math"/>
                            <w:i/>
                            <w:noProof/>
                          </w:rPr>
                        </m:ctrlPr>
                      </m:sSubPr>
                      <m:e>
                        <m:r>
                          <w:rPr>
                            <w:rFonts w:ascii="Cambria Math" w:hAnsi="Cambria Math"/>
                            <w:noProof/>
                          </w:rPr>
                          <m:t>S</m:t>
                        </m:r>
                      </m:e>
                      <m:sub>
                        <m:r>
                          <w:rPr>
                            <w:rFonts w:ascii="Cambria Math" w:hAnsi="Cambria Math"/>
                            <w:noProof/>
                          </w:rPr>
                          <m:t>i</m:t>
                        </m:r>
                      </m:sub>
                    </m:sSub>
                    <m:r>
                      <w:rPr>
                        <w:rFonts w:ascii="Cambria Math" w:hAnsi="Cambria Math"/>
                        <w:noProof/>
                      </w:rPr>
                      <m:t>-</m:t>
                    </m:r>
                    <m:sSub>
                      <m:sSubPr>
                        <m:ctrlPr>
                          <w:rPr>
                            <w:rFonts w:ascii="Cambria Math" w:hAnsi="Cambria Math"/>
                            <w:i/>
                            <w:noProof/>
                          </w:rPr>
                        </m:ctrlPr>
                      </m:sSubPr>
                      <m:e>
                        <m:r>
                          <w:rPr>
                            <w:rFonts w:ascii="Cambria Math" w:hAnsi="Cambria Math"/>
                            <w:noProof/>
                          </w:rPr>
                          <m:t>O</m:t>
                        </m:r>
                      </m:e>
                      <m:sub>
                        <m:r>
                          <w:rPr>
                            <w:rFonts w:ascii="Cambria Math" w:hAnsi="Cambria Math"/>
                            <w:noProof/>
                          </w:rPr>
                          <m:t>i</m:t>
                        </m:r>
                      </m:sub>
                    </m:sSub>
                    <m:r>
                      <w:rPr>
                        <w:rFonts w:ascii="Cambria Math" w:hAnsi="Cambria Math"/>
                        <w:noProof/>
                      </w:rPr>
                      <m:t>)</m:t>
                    </m:r>
                  </m:e>
                  <m:sup>
                    <m:r>
                      <w:rPr>
                        <w:rFonts w:ascii="Cambria Math" w:hAnsi="Cambria Math"/>
                        <w:noProof/>
                      </w:rPr>
                      <m:t>2</m:t>
                    </m:r>
                  </m:sup>
                </m:sSup>
              </m:e>
            </m:nary>
          </m:e>
        </m:rad>
      </m:oMath>
      <w:r>
        <w:rPr>
          <w:noProof/>
        </w:rPr>
        <w:tab/>
        <w:t>,</w:t>
      </w:r>
      <w:r>
        <w:rPr>
          <w:noProof/>
        </w:rPr>
        <w:tab/>
      </w:r>
      <w:r>
        <w:rPr>
          <w:noProof/>
        </w:rPr>
        <w:tab/>
      </w:r>
      <w:r>
        <w:rPr>
          <w:noProof/>
        </w:rPr>
        <w:tab/>
      </w:r>
      <w:r>
        <w:rPr>
          <w:noProof/>
        </w:rPr>
        <w:tab/>
        <w:t>4.1.1.</w:t>
      </w:r>
    </w:p>
    <w:p w14:paraId="2CCB5648" w14:textId="77777777" w:rsidR="008D1943" w:rsidRPr="0089107E" w:rsidRDefault="008D1943" w:rsidP="008D1943">
      <w:pPr>
        <w:spacing w:after="60" w:line="360" w:lineRule="auto"/>
        <w:jc w:val="both"/>
        <w:rPr>
          <w:rFonts w:ascii="Arial" w:eastAsia="Arial" w:hAnsi="Arial" w:cs="Arial"/>
          <w:color w:val="000000" w:themeColor="text1"/>
        </w:rPr>
      </w:pPr>
      <w:r w:rsidRPr="1D0A8684">
        <w:rPr>
          <w:rFonts w:ascii="Arial" w:eastAsia="Arial" w:hAnsi="Arial" w:cs="Arial"/>
          <w:color w:val="000000" w:themeColor="text1"/>
        </w:rPr>
        <w:t xml:space="preserve">where Oi are the observations, Si predicted values of a variable, and </w:t>
      </w:r>
      <w:proofErr w:type="spellStart"/>
      <w:r w:rsidRPr="1D0A8684">
        <w:rPr>
          <w:rFonts w:ascii="Arial" w:eastAsia="Arial" w:hAnsi="Arial" w:cs="Arial"/>
          <w:color w:val="000000" w:themeColor="text1"/>
        </w:rPr>
        <w:t>n</w:t>
      </w:r>
      <w:proofErr w:type="spellEnd"/>
      <w:r w:rsidRPr="1D0A8684">
        <w:rPr>
          <w:rFonts w:ascii="Arial" w:eastAsia="Arial" w:hAnsi="Arial" w:cs="Arial"/>
          <w:color w:val="000000" w:themeColor="text1"/>
        </w:rPr>
        <w:t xml:space="preserve"> the number of observations available for analysis. RMSE is a good measure of accuracy, </w:t>
      </w:r>
      <w:r w:rsidRPr="0089107E">
        <w:rPr>
          <w:rFonts w:ascii="Arial" w:eastAsia="Arial" w:hAnsi="Arial" w:cs="Arial"/>
          <w:color w:val="000000" w:themeColor="text1"/>
        </w:rPr>
        <w:t>but only for comparing the prediction errors of different models</w:t>
      </w:r>
      <w:r w:rsidRPr="1D0A8684">
        <w:rPr>
          <w:rFonts w:ascii="Arial" w:eastAsia="Arial" w:hAnsi="Arial" w:cs="Arial"/>
          <w:color w:val="000000" w:themeColor="text1"/>
        </w:rPr>
        <w:t xml:space="preserve"> or model configurations for a particular variable and not between variables, as it is scale dependent.</w:t>
      </w:r>
    </w:p>
    <w:p w14:paraId="0FB9C048" w14:textId="77777777" w:rsidR="008D1943" w:rsidRPr="00E23990" w:rsidRDefault="008D1943" w:rsidP="008D1943">
      <w:pPr>
        <w:spacing w:after="60" w:line="360" w:lineRule="auto"/>
        <w:jc w:val="both"/>
        <w:rPr>
          <w:rFonts w:ascii="Arial" w:eastAsia="Arial" w:hAnsi="Arial" w:cs="Arial"/>
          <w:color w:val="000000" w:themeColor="text1"/>
        </w:rPr>
      </w:pPr>
      <w:r>
        <w:rPr>
          <w:rFonts w:ascii="Arial" w:eastAsia="Arial" w:hAnsi="Arial" w:cs="Arial"/>
          <w:color w:val="000000" w:themeColor="text1"/>
        </w:rPr>
        <w:t xml:space="preserve">4.1.2 </w:t>
      </w:r>
      <w:r w:rsidRPr="00267FC5">
        <w:rPr>
          <w:rFonts w:ascii="Arial" w:eastAsia="Arial" w:hAnsi="Arial" w:cs="Arial"/>
          <w:color w:val="000000" w:themeColor="text1"/>
        </w:rPr>
        <w:t xml:space="preserve">is a restatement of </w:t>
      </w:r>
      <w:r>
        <w:rPr>
          <w:rFonts w:ascii="Arial" w:eastAsia="Arial" w:hAnsi="Arial" w:cs="Arial"/>
          <w:color w:val="000000" w:themeColor="text1"/>
        </w:rPr>
        <w:t>4.1.1</w:t>
      </w:r>
      <w:r w:rsidRPr="00267FC5">
        <w:rPr>
          <w:rFonts w:ascii="Arial" w:eastAsia="Arial" w:hAnsi="Arial" w:cs="Arial"/>
          <w:color w:val="000000" w:themeColor="text1"/>
        </w:rPr>
        <w:t xml:space="preserve"> but uses different notations for predicted </w:t>
      </w:r>
      <w:r>
        <w:rPr>
          <w:rFonts w:ascii="Arial" w:eastAsia="Arial" w:hAnsi="Arial" w:cs="Arial"/>
          <w:color w:val="000000" w:themeColor="text1"/>
        </w:rPr>
        <w:t xml:space="preserve">and observed </w:t>
      </w:r>
      <w:r w:rsidRPr="00267FC5">
        <w:rPr>
          <w:rFonts w:ascii="Arial" w:eastAsia="Arial" w:hAnsi="Arial" w:cs="Arial"/>
          <w:color w:val="000000" w:themeColor="text1"/>
        </w:rPr>
        <w:t>values</w:t>
      </w:r>
      <w:r>
        <w:rPr>
          <w:rFonts w:ascii="Arial" w:eastAsia="Arial" w:hAnsi="Arial" w:cs="Arial"/>
          <w:color w:val="000000" w:themeColor="text1"/>
        </w:rPr>
        <w:t>.</w:t>
      </w:r>
      <w:r w:rsidRPr="00267FC5">
        <w:rPr>
          <w:rFonts w:ascii="Arial" w:eastAsia="Arial" w:hAnsi="Arial" w:cs="Arial"/>
          <w:color w:val="000000" w:themeColor="text1"/>
        </w:rPr>
        <w:t xml:space="preserve"> It emphasi</w:t>
      </w:r>
      <w:r>
        <w:rPr>
          <w:rFonts w:ascii="Arial" w:eastAsia="Arial" w:hAnsi="Arial" w:cs="Arial"/>
          <w:color w:val="000000" w:themeColor="text1"/>
        </w:rPr>
        <w:t>s</w:t>
      </w:r>
      <w:r w:rsidRPr="00267FC5">
        <w:rPr>
          <w:rFonts w:ascii="Arial" w:eastAsia="Arial" w:hAnsi="Arial" w:cs="Arial"/>
          <w:color w:val="000000" w:themeColor="text1"/>
        </w:rPr>
        <w:t>es the normali</w:t>
      </w:r>
      <w:r>
        <w:rPr>
          <w:rFonts w:ascii="Arial" w:eastAsia="Arial" w:hAnsi="Arial" w:cs="Arial"/>
          <w:color w:val="000000" w:themeColor="text1"/>
        </w:rPr>
        <w:t>s</w:t>
      </w:r>
      <w:r w:rsidRPr="00267FC5">
        <w:rPr>
          <w:rFonts w:ascii="Arial" w:eastAsia="Arial" w:hAnsi="Arial" w:cs="Arial"/>
          <w:color w:val="000000" w:themeColor="text1"/>
        </w:rPr>
        <w:t>ation step by n, which ensures that RMSE reflects the average error magnitude rather than a cumulative measure. This normali</w:t>
      </w:r>
      <w:r>
        <w:rPr>
          <w:rFonts w:ascii="Arial" w:eastAsia="Arial" w:hAnsi="Arial" w:cs="Arial"/>
          <w:color w:val="000000" w:themeColor="text1"/>
        </w:rPr>
        <w:t>s</w:t>
      </w:r>
      <w:r w:rsidRPr="00267FC5">
        <w:rPr>
          <w:rFonts w:ascii="Arial" w:eastAsia="Arial" w:hAnsi="Arial" w:cs="Arial"/>
          <w:color w:val="000000" w:themeColor="text1"/>
        </w:rPr>
        <w:t xml:space="preserve">ation is critical </w:t>
      </w:r>
      <w:r w:rsidRPr="00267FC5">
        <w:rPr>
          <w:rFonts w:ascii="Arial" w:eastAsia="Arial" w:hAnsi="Arial" w:cs="Arial"/>
          <w:color w:val="000000" w:themeColor="text1"/>
        </w:rPr>
        <w:lastRenderedPageBreak/>
        <w:t xml:space="preserve">for datasets with varying sizes, as it provides a consistent scale for comparison. </w:t>
      </w:r>
      <w:r w:rsidRPr="1D0A8684">
        <w:rPr>
          <w:rFonts w:ascii="Arial" w:eastAsia="Arial" w:hAnsi="Arial" w:cs="Arial"/>
          <w:color w:val="000000" w:themeColor="text1"/>
        </w:rPr>
        <w:t xml:space="preserve">To </w:t>
      </w:r>
      <w:bookmarkStart w:id="711" w:name="_Hlk113967821"/>
      <w:r w:rsidRPr="1D0A8684">
        <w:rPr>
          <w:rFonts w:ascii="Arial" w:eastAsia="Arial" w:hAnsi="Arial" w:cs="Arial"/>
          <w:color w:val="000000" w:themeColor="text1"/>
        </w:rPr>
        <w:t>c</w:t>
      </w:r>
      <w:r>
        <w:rPr>
          <w:rFonts w:ascii="Arial" w:eastAsia="Arial" w:hAnsi="Arial" w:cs="Arial"/>
          <w:color w:val="000000" w:themeColor="text1"/>
        </w:rPr>
        <w:t>alculate</w:t>
      </w:r>
      <w:bookmarkEnd w:id="711"/>
      <w:r w:rsidRPr="1D0A8684">
        <w:rPr>
          <w:rFonts w:ascii="Arial" w:eastAsia="Arial" w:hAnsi="Arial" w:cs="Arial"/>
          <w:color w:val="000000" w:themeColor="text1"/>
        </w:rPr>
        <w:t xml:space="preserve"> RMSE, c</w:t>
      </w:r>
      <w:r>
        <w:rPr>
          <w:rFonts w:ascii="Arial" w:eastAsia="Arial" w:hAnsi="Arial" w:cs="Arial"/>
          <w:color w:val="000000" w:themeColor="text1"/>
        </w:rPr>
        <w:t>ompute</w:t>
      </w:r>
      <w:r w:rsidRPr="1D0A8684">
        <w:rPr>
          <w:rFonts w:ascii="Arial" w:eastAsia="Arial" w:hAnsi="Arial" w:cs="Arial"/>
          <w:color w:val="000000" w:themeColor="text1"/>
        </w:rPr>
        <w:t xml:space="preserve"> the difference between prediction and </w:t>
      </w:r>
      <w:r>
        <w:rPr>
          <w:rFonts w:ascii="Arial" w:eastAsia="Arial" w:hAnsi="Arial" w:cs="Arial"/>
          <w:color w:val="000000" w:themeColor="text1"/>
        </w:rPr>
        <w:t>actual</w:t>
      </w:r>
      <w:r w:rsidRPr="1D0A8684">
        <w:rPr>
          <w:rFonts w:ascii="Arial" w:eastAsia="Arial" w:hAnsi="Arial" w:cs="Arial"/>
          <w:color w:val="000000" w:themeColor="text1"/>
        </w:rPr>
        <w:t xml:space="preserve"> for each data point, c</w:t>
      </w:r>
      <w:r>
        <w:rPr>
          <w:rFonts w:ascii="Arial" w:eastAsia="Arial" w:hAnsi="Arial" w:cs="Arial"/>
          <w:color w:val="000000" w:themeColor="text1"/>
        </w:rPr>
        <w:t>alculate</w:t>
      </w:r>
      <w:r w:rsidRPr="1D0A8684">
        <w:rPr>
          <w:rFonts w:ascii="Arial" w:eastAsia="Arial" w:hAnsi="Arial" w:cs="Arial"/>
          <w:color w:val="000000" w:themeColor="text1"/>
        </w:rPr>
        <w:t xml:space="preserve"> the norm of residual for each data point, compute the mean of residuals and take the square root of th</w:t>
      </w:r>
      <w:r>
        <w:rPr>
          <w:rFonts w:ascii="Arial" w:eastAsia="Arial" w:hAnsi="Arial" w:cs="Arial"/>
          <w:color w:val="000000" w:themeColor="text1"/>
        </w:rPr>
        <w:t>is average.</w:t>
      </w:r>
    </w:p>
    <w:p w14:paraId="64123F81" w14:textId="77777777" w:rsidR="008D1943" w:rsidRDefault="008D1943" w:rsidP="008D1943">
      <w:pPr>
        <w:spacing w:after="60" w:line="360" w:lineRule="auto"/>
        <w:jc w:val="right"/>
        <w:rPr>
          <w:rFonts w:ascii="Arial" w:eastAsia="Arial" w:hAnsi="Arial" w:cs="Arial"/>
          <w:color w:val="000000" w:themeColor="text1"/>
        </w:rPr>
      </w:pPr>
      <m:oMath>
        <m:r>
          <w:rPr>
            <w:rFonts w:ascii="Cambria Math" w:hAnsi="Cambria Math"/>
            <w:noProof/>
          </w:rPr>
          <m:t xml:space="preserve">RMSE= </m:t>
        </m:r>
        <m:rad>
          <m:radPr>
            <m:degHide m:val="1"/>
            <m:ctrlPr>
              <w:rPr>
                <w:rFonts w:ascii="Cambria Math" w:hAnsi="Cambria Math"/>
                <w:i/>
                <w:noProof/>
              </w:rPr>
            </m:ctrlPr>
          </m:radPr>
          <m:deg/>
          <m:e>
            <m:nary>
              <m:naryPr>
                <m:chr m:val="∑"/>
                <m:limLoc m:val="undOvr"/>
                <m:ctrlPr>
                  <w:rPr>
                    <w:rFonts w:ascii="Cambria Math" w:hAnsi="Cambria Math"/>
                    <w:i/>
                    <w:noProof/>
                  </w:rPr>
                </m:ctrlPr>
              </m:naryPr>
              <m:sub>
                <m:r>
                  <w:rPr>
                    <w:rFonts w:ascii="Cambria Math" w:hAnsi="Cambria Math"/>
                    <w:noProof/>
                  </w:rPr>
                  <m:t>i=1</m:t>
                </m:r>
              </m:sub>
              <m:sup>
                <m:r>
                  <w:rPr>
                    <w:rFonts w:ascii="Cambria Math" w:hAnsi="Cambria Math"/>
                    <w:noProof/>
                  </w:rPr>
                  <m:t>n</m:t>
                </m:r>
              </m:sup>
              <m:e>
                <m:sSup>
                  <m:sSupPr>
                    <m:ctrlPr>
                      <w:rPr>
                        <w:rFonts w:ascii="Cambria Math" w:hAnsi="Cambria Math"/>
                        <w:i/>
                        <w:noProof/>
                      </w:rPr>
                    </m:ctrlPr>
                  </m:sSupPr>
                  <m:e>
                    <m:f>
                      <m:fPr>
                        <m:ctrlPr>
                          <w:rPr>
                            <w:rFonts w:ascii="Cambria Math" w:hAnsi="Cambria Math"/>
                            <w:i/>
                            <w:noProof/>
                          </w:rPr>
                        </m:ctrlPr>
                      </m:fPr>
                      <m:num>
                        <m:r>
                          <w:rPr>
                            <w:rFonts w:ascii="Cambria Math" w:hAnsi="Cambria Math"/>
                            <w:noProof/>
                          </w:rPr>
                          <m:t>(</m:t>
                        </m:r>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y</m:t>
                                </m:r>
                              </m:e>
                            </m:acc>
                          </m:e>
                          <m:sub>
                            <m:r>
                              <w:rPr>
                                <w:rFonts w:ascii="Cambria Math" w:hAnsi="Cambria Math"/>
                                <w:noProof/>
                              </w:rPr>
                              <m:t>i</m:t>
                            </m:r>
                          </m:sub>
                        </m:sSub>
                        <m:r>
                          <w:rPr>
                            <w:rFonts w:ascii="Cambria Math" w:hAnsi="Cambria Math"/>
                            <w:noProof/>
                          </w:rPr>
                          <m:t>-</m:t>
                        </m:r>
                        <m:sSub>
                          <m:sSubPr>
                            <m:ctrlPr>
                              <w:rPr>
                                <w:rFonts w:ascii="Cambria Math" w:hAnsi="Cambria Math"/>
                                <w:i/>
                                <w:noProof/>
                              </w:rPr>
                            </m:ctrlPr>
                          </m:sSubPr>
                          <m:e>
                            <m:r>
                              <w:rPr>
                                <w:rFonts w:ascii="Cambria Math" w:hAnsi="Cambria Math"/>
                                <w:noProof/>
                              </w:rPr>
                              <m:t>y</m:t>
                            </m:r>
                          </m:e>
                          <m:sub>
                            <m:r>
                              <w:rPr>
                                <w:rFonts w:ascii="Cambria Math" w:hAnsi="Cambria Math"/>
                                <w:noProof/>
                              </w:rPr>
                              <m:t>i</m:t>
                            </m:r>
                          </m:sub>
                        </m:sSub>
                        <m:r>
                          <w:rPr>
                            <w:rFonts w:ascii="Cambria Math" w:hAnsi="Cambria Math"/>
                            <w:noProof/>
                          </w:rPr>
                          <m:t>)</m:t>
                        </m:r>
                      </m:num>
                      <m:den>
                        <m:r>
                          <w:rPr>
                            <w:rFonts w:ascii="Cambria Math" w:hAnsi="Cambria Math"/>
                            <w:noProof/>
                          </w:rPr>
                          <m:t>n</m:t>
                        </m:r>
                      </m:den>
                    </m:f>
                  </m:e>
                  <m:sup>
                    <m:r>
                      <w:rPr>
                        <w:rFonts w:ascii="Cambria Math" w:hAnsi="Cambria Math"/>
                        <w:noProof/>
                      </w:rPr>
                      <m:t>2</m:t>
                    </m:r>
                  </m:sup>
                </m:sSup>
              </m:e>
            </m:nary>
          </m:e>
        </m:rad>
      </m:oMath>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4.1.2</w:t>
      </w:r>
    </w:p>
    <w:p w14:paraId="2B1B1E4B" w14:textId="77777777" w:rsidR="008D1943" w:rsidRDefault="008D1943" w:rsidP="008D1943">
      <w:pPr>
        <w:spacing w:after="60" w:line="360" w:lineRule="auto"/>
        <w:jc w:val="both"/>
        <w:rPr>
          <w:rFonts w:ascii="Arial" w:eastAsia="Arial" w:hAnsi="Arial" w:cs="Arial"/>
          <w:color w:val="000000" w:themeColor="text1"/>
        </w:rPr>
      </w:pPr>
      <w:r w:rsidRPr="1D0A8684">
        <w:rPr>
          <w:rFonts w:ascii="Arial" w:eastAsia="Arial" w:hAnsi="Arial" w:cs="Arial"/>
          <w:color w:val="000000" w:themeColor="text1"/>
        </w:rPr>
        <w:t>where n is the number of observations, y(</w:t>
      </w:r>
      <w:proofErr w:type="spellStart"/>
      <w:r w:rsidRPr="1D0A8684">
        <w:rPr>
          <w:rFonts w:ascii="Arial" w:eastAsia="Arial" w:hAnsi="Arial" w:cs="Arial"/>
          <w:color w:val="000000" w:themeColor="text1"/>
        </w:rPr>
        <w:t>i</w:t>
      </w:r>
      <w:proofErr w:type="spellEnd"/>
      <w:r w:rsidRPr="1D0A8684">
        <w:rPr>
          <w:rFonts w:ascii="Arial" w:eastAsia="Arial" w:hAnsi="Arial" w:cs="Arial"/>
          <w:color w:val="000000" w:themeColor="text1"/>
        </w:rPr>
        <w:t>) is the observed value, and ŷ(</w:t>
      </w:r>
      <w:proofErr w:type="spellStart"/>
      <w:r w:rsidRPr="1D0A8684">
        <w:rPr>
          <w:rFonts w:ascii="Arial" w:eastAsia="Arial" w:hAnsi="Arial" w:cs="Arial"/>
          <w:color w:val="000000" w:themeColor="text1"/>
        </w:rPr>
        <w:t>i</w:t>
      </w:r>
      <w:proofErr w:type="spellEnd"/>
      <w:r w:rsidRPr="1D0A8684">
        <w:rPr>
          <w:rFonts w:ascii="Arial" w:eastAsia="Arial" w:hAnsi="Arial" w:cs="Arial"/>
          <w:color w:val="000000" w:themeColor="text1"/>
        </w:rPr>
        <w:t>) is its predicted value.</w:t>
      </w:r>
    </w:p>
    <w:p w14:paraId="4A65E256" w14:textId="77777777" w:rsidR="008D1943"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4.1.3</w:t>
      </w:r>
      <w:r w:rsidRPr="00AE7395">
        <w:rPr>
          <w:rFonts w:ascii="Arial" w:eastAsia="Arial" w:hAnsi="Arial" w:cs="Arial"/>
          <w:color w:val="000000" w:themeColor="text1"/>
        </w:rPr>
        <w:t xml:space="preserve"> introduces the use of a norm (</w:t>
      </w:r>
      <w:r w:rsidRPr="00AE7395">
        <w:rPr>
          <w:rFonts w:ascii="Cambria Math" w:eastAsia="Arial" w:hAnsi="Cambria Math" w:cs="Cambria Math"/>
          <w:color w:val="000000" w:themeColor="text1"/>
        </w:rPr>
        <w:t>∣∣⋅∣∣</w:t>
      </w:r>
      <w:r w:rsidRPr="00AE7395">
        <w:rPr>
          <w:rFonts w:ascii="Arial" w:eastAsia="Arial" w:hAnsi="Arial" w:cs="Arial"/>
          <w:color w:val="000000" w:themeColor="text1"/>
        </w:rPr>
        <w:t>)</w:t>
      </w:r>
      <w:r>
        <w:rPr>
          <w:rFonts w:ascii="Arial" w:eastAsia="Arial" w:hAnsi="Arial" w:cs="Arial"/>
          <w:color w:val="000000" w:themeColor="text1"/>
        </w:rPr>
        <w:t xml:space="preserve"> </w:t>
      </w:r>
      <w:r w:rsidRPr="00AE7395">
        <w:rPr>
          <w:rFonts w:ascii="Arial" w:eastAsia="Arial" w:hAnsi="Arial" w:cs="Arial"/>
          <w:color w:val="000000" w:themeColor="text1"/>
        </w:rPr>
        <w:t xml:space="preserve">for computing residuals, connecting RMSE to broader mathematical contexts such as vector norms. The use of norms highlights RMSE's interpretation as a Euclidean distance between predicted and observed values in </w:t>
      </w:r>
      <w:r w:rsidRPr="1D0A8684">
        <w:rPr>
          <w:rFonts w:ascii="Cambria Math" w:eastAsia="Arial" w:hAnsi="Cambria Math" w:cs="Cambria Math"/>
          <w:color w:val="000000" w:themeColor="text1"/>
        </w:rPr>
        <w:t>ℝ</w:t>
      </w:r>
      <w:r w:rsidRPr="1D0A8684">
        <w:rPr>
          <w:rFonts w:ascii="Arial" w:eastAsia="Arial" w:hAnsi="Arial" w:cs="Arial"/>
          <w:color w:val="000000" w:themeColor="text1"/>
        </w:rPr>
        <w:t>ⁿ</w:t>
      </w:r>
      <w:r w:rsidRPr="00AE7395">
        <w:rPr>
          <w:rFonts w:ascii="Arial" w:eastAsia="Arial" w:hAnsi="Arial" w:cs="Arial"/>
          <w:color w:val="000000" w:themeColor="text1"/>
        </w:rPr>
        <w:t>. This interpretation is especially relevant for geometric or spatial data where distances are meaningful.</w:t>
      </w:r>
      <w:r>
        <w:rPr>
          <w:rFonts w:ascii="Arial" w:eastAsia="Arial" w:hAnsi="Arial" w:cs="Arial"/>
          <w:color w:val="000000" w:themeColor="text1"/>
        </w:rPr>
        <w:t xml:space="preserve"> </w:t>
      </w:r>
    </w:p>
    <w:p w14:paraId="41A8D4D5" w14:textId="77777777" w:rsidR="008D1943" w:rsidRPr="00275D58" w:rsidRDefault="008D1943" w:rsidP="008D1943">
      <w:pPr>
        <w:spacing w:after="60" w:line="360" w:lineRule="auto"/>
        <w:jc w:val="right"/>
        <w:rPr>
          <w:rFonts w:ascii="Arial" w:eastAsia="Arial" w:hAnsi="Arial" w:cs="Arial"/>
          <w:color w:val="000000" w:themeColor="text1"/>
        </w:rPr>
      </w:pPr>
      <m:oMath>
        <m:r>
          <w:rPr>
            <w:rFonts w:ascii="Cambria Math" w:hAnsi="Cambria Math"/>
            <w:noProof/>
          </w:rPr>
          <m:t xml:space="preserve">RMSE= </m:t>
        </m:r>
        <m:rad>
          <m:radPr>
            <m:degHide m:val="1"/>
            <m:ctrlPr>
              <w:rPr>
                <w:rFonts w:ascii="Cambria Math" w:hAnsi="Cambria Math"/>
                <w:i/>
                <w:noProof/>
              </w:rPr>
            </m:ctrlPr>
          </m:radPr>
          <m:deg/>
          <m:e>
            <m:nary>
              <m:naryPr>
                <m:chr m:val="∑"/>
                <m:limLoc m:val="undOvr"/>
                <m:ctrlPr>
                  <w:rPr>
                    <w:rFonts w:ascii="Cambria Math" w:hAnsi="Cambria Math"/>
                    <w:i/>
                    <w:noProof/>
                  </w:rPr>
                </m:ctrlPr>
              </m:naryPr>
              <m:sub>
                <m:r>
                  <w:rPr>
                    <w:rFonts w:ascii="Cambria Math" w:hAnsi="Cambria Math"/>
                    <w:noProof/>
                  </w:rPr>
                  <m:t>i=1</m:t>
                </m:r>
              </m:sub>
              <m:sup>
                <m:r>
                  <w:rPr>
                    <w:rFonts w:ascii="Cambria Math" w:hAnsi="Cambria Math"/>
                    <w:noProof/>
                  </w:rPr>
                  <m:t>n</m:t>
                </m:r>
              </m:sup>
              <m:e>
                <m:sSup>
                  <m:sSupPr>
                    <m:ctrlPr>
                      <w:rPr>
                        <w:rFonts w:ascii="Cambria Math" w:hAnsi="Cambria Math"/>
                        <w:i/>
                        <w:noProof/>
                      </w:rPr>
                    </m:ctrlPr>
                  </m:sSupPr>
                  <m:e>
                    <m:f>
                      <m:fPr>
                        <m:ctrlPr>
                          <w:rPr>
                            <w:rFonts w:ascii="Cambria Math" w:hAnsi="Cambria Math"/>
                            <w:i/>
                            <w:noProof/>
                          </w:rPr>
                        </m:ctrlPr>
                      </m:fPr>
                      <m:num>
                        <m:r>
                          <w:rPr>
                            <w:rFonts w:ascii="Cambria Math" w:hAnsi="Cambria Math"/>
                            <w:noProof/>
                          </w:rPr>
                          <m:t>|</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y</m:t>
                                </m:r>
                              </m:e>
                              <m:sub>
                                <m:r>
                                  <w:rPr>
                                    <w:rFonts w:ascii="Cambria Math" w:hAnsi="Cambria Math"/>
                                    <w:noProof/>
                                  </w:rPr>
                                  <m:t>i</m:t>
                                </m:r>
                              </m:sub>
                            </m:sSub>
                            <m:r>
                              <w:rPr>
                                <w:rFonts w:ascii="Cambria Math" w:hAnsi="Cambria Math"/>
                                <w:noProof/>
                              </w:rPr>
                              <m:t>-</m:t>
                            </m:r>
                            <m:sSub>
                              <m:sSubPr>
                                <m:ctrlPr>
                                  <w:rPr>
                                    <w:rFonts w:ascii="Cambria Math" w:hAnsi="Cambria Math"/>
                                    <w:i/>
                                    <w:noProof/>
                                  </w:rPr>
                                </m:ctrlPr>
                              </m:sSubPr>
                              <m:e>
                                <m:acc>
                                  <m:accPr>
                                    <m:ctrlPr>
                                      <w:rPr>
                                        <w:rFonts w:ascii="Cambria Math" w:hAnsi="Cambria Math"/>
                                        <w:i/>
                                        <w:noProof/>
                                      </w:rPr>
                                    </m:ctrlPr>
                                  </m:accPr>
                                  <m:e>
                                    <m:r>
                                      <w:rPr>
                                        <w:rFonts w:ascii="Cambria Math" w:hAnsi="Cambria Math"/>
                                        <w:noProof/>
                                      </w:rPr>
                                      <m:t>y</m:t>
                                    </m:r>
                                  </m:e>
                                </m:acc>
                              </m:e>
                              <m:sub>
                                <m:r>
                                  <w:rPr>
                                    <w:rFonts w:ascii="Cambria Math" w:hAnsi="Cambria Math"/>
                                    <w:noProof/>
                                  </w:rPr>
                                  <m:t>i</m:t>
                                </m:r>
                              </m:sub>
                            </m:sSub>
                          </m:e>
                        </m:d>
                        <m:r>
                          <w:rPr>
                            <w:rFonts w:ascii="Cambria Math" w:hAnsi="Cambria Math"/>
                            <w:noProof/>
                          </w:rPr>
                          <m:t>|</m:t>
                        </m:r>
                      </m:num>
                      <m:den>
                        <m:r>
                          <w:rPr>
                            <w:rFonts w:ascii="Cambria Math" w:hAnsi="Cambria Math"/>
                            <w:noProof/>
                          </w:rPr>
                          <m:t>n</m:t>
                        </m:r>
                      </m:den>
                    </m:f>
                  </m:e>
                  <m:sup>
                    <m:r>
                      <w:rPr>
                        <w:rFonts w:ascii="Cambria Math" w:hAnsi="Cambria Math"/>
                        <w:noProof/>
                      </w:rPr>
                      <m:t>2</m:t>
                    </m:r>
                  </m:sup>
                </m:sSup>
              </m:e>
            </m:nary>
          </m:e>
        </m:rad>
      </m:oMath>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4.1.3</w:t>
      </w:r>
    </w:p>
    <w:p w14:paraId="04F9D62F" w14:textId="77777777" w:rsidR="008D1943" w:rsidRDefault="008D1943" w:rsidP="008D1943">
      <w:pPr>
        <w:spacing w:after="60" w:line="360" w:lineRule="auto"/>
        <w:jc w:val="both"/>
        <w:rPr>
          <w:rFonts w:ascii="Arial" w:eastAsia="Arial" w:hAnsi="Arial" w:cs="Arial"/>
          <w:color w:val="000000" w:themeColor="text1"/>
        </w:rPr>
      </w:pPr>
      <w:r w:rsidRPr="1D0A8684">
        <w:rPr>
          <w:rFonts w:ascii="Arial" w:eastAsia="Arial" w:hAnsi="Arial" w:cs="Arial"/>
          <w:color w:val="000000" w:themeColor="text1"/>
        </w:rPr>
        <w:t xml:space="preserve">where </w:t>
      </w:r>
      <w:r w:rsidRPr="00267FC5">
        <w:rPr>
          <w:rFonts w:ascii="Arial" w:eastAsia="Arial" w:hAnsi="Arial" w:cs="Arial"/>
          <w:i/>
          <w:iCs/>
          <w:color w:val="000000" w:themeColor="text1"/>
        </w:rPr>
        <w:t>N</w:t>
      </w:r>
      <w:r w:rsidRPr="1D0A8684">
        <w:rPr>
          <w:rFonts w:ascii="Arial" w:eastAsia="Arial" w:hAnsi="Arial" w:cs="Arial"/>
          <w:color w:val="000000" w:themeColor="text1"/>
        </w:rPr>
        <w:t xml:space="preserve"> is the number of data points, </w:t>
      </w:r>
      <w:r w:rsidRPr="00267FC5">
        <w:rPr>
          <w:rFonts w:ascii="Arial" w:eastAsia="Arial" w:hAnsi="Arial" w:cs="Arial"/>
          <w:i/>
          <w:iCs/>
          <w:color w:val="000000" w:themeColor="text1"/>
        </w:rPr>
        <w:t>y(</w:t>
      </w:r>
      <w:proofErr w:type="spellStart"/>
      <w:r w:rsidRPr="00267FC5">
        <w:rPr>
          <w:rFonts w:ascii="Arial" w:eastAsia="Arial" w:hAnsi="Arial" w:cs="Arial"/>
          <w:i/>
          <w:iCs/>
          <w:color w:val="000000" w:themeColor="text1"/>
        </w:rPr>
        <w:t>i</w:t>
      </w:r>
      <w:proofErr w:type="spellEnd"/>
      <w:r w:rsidRPr="00267FC5">
        <w:rPr>
          <w:rFonts w:ascii="Arial" w:eastAsia="Arial" w:hAnsi="Arial" w:cs="Arial"/>
          <w:i/>
          <w:iCs/>
          <w:color w:val="000000" w:themeColor="text1"/>
        </w:rPr>
        <w:t>)</w:t>
      </w:r>
      <w:r w:rsidRPr="1D0A8684">
        <w:rPr>
          <w:rFonts w:ascii="Arial" w:eastAsia="Arial" w:hAnsi="Arial" w:cs="Arial"/>
          <w:color w:val="000000" w:themeColor="text1"/>
        </w:rPr>
        <w:t xml:space="preserve"> is the </w:t>
      </w:r>
      <w:proofErr w:type="spellStart"/>
      <w:r w:rsidRPr="1D0A8684">
        <w:rPr>
          <w:rFonts w:ascii="Arial" w:eastAsia="Arial" w:hAnsi="Arial" w:cs="Arial"/>
          <w:color w:val="000000" w:themeColor="text1"/>
        </w:rPr>
        <w:t>i-th</w:t>
      </w:r>
      <w:proofErr w:type="spellEnd"/>
      <w:r w:rsidRPr="1D0A8684">
        <w:rPr>
          <w:rFonts w:ascii="Arial" w:eastAsia="Arial" w:hAnsi="Arial" w:cs="Arial"/>
          <w:color w:val="000000" w:themeColor="text1"/>
        </w:rPr>
        <w:t xml:space="preserve"> measurement, and </w:t>
      </w:r>
      <w:r w:rsidRPr="00267FC5">
        <w:rPr>
          <w:rFonts w:ascii="Arial" w:eastAsia="Arial" w:hAnsi="Arial" w:cs="Arial"/>
          <w:i/>
          <w:iCs/>
          <w:color w:val="000000" w:themeColor="text1"/>
        </w:rPr>
        <w:t>ŷ(</w:t>
      </w:r>
      <w:proofErr w:type="spellStart"/>
      <w:r w:rsidRPr="00267FC5">
        <w:rPr>
          <w:rFonts w:ascii="Arial" w:eastAsia="Arial" w:hAnsi="Arial" w:cs="Arial"/>
          <w:i/>
          <w:iCs/>
          <w:color w:val="000000" w:themeColor="text1"/>
        </w:rPr>
        <w:t>i</w:t>
      </w:r>
      <w:proofErr w:type="spellEnd"/>
      <w:r w:rsidRPr="00267FC5">
        <w:rPr>
          <w:rFonts w:ascii="Arial" w:eastAsia="Arial" w:hAnsi="Arial" w:cs="Arial"/>
          <w:i/>
          <w:iCs/>
          <w:color w:val="000000" w:themeColor="text1"/>
        </w:rPr>
        <w:t>)</w:t>
      </w:r>
      <w:r w:rsidRPr="1D0A8684">
        <w:rPr>
          <w:rFonts w:ascii="Arial" w:eastAsia="Arial" w:hAnsi="Arial" w:cs="Arial"/>
          <w:color w:val="000000" w:themeColor="text1"/>
        </w:rPr>
        <w:t xml:space="preserve"> is its corresponding prediction. </w:t>
      </w:r>
    </w:p>
    <w:p w14:paraId="7F9A84A3" w14:textId="77777777" w:rsidR="008D1943" w:rsidRPr="00E578F5"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By squaring errors and calculating a mean, </w:t>
      </w:r>
      <w:r w:rsidRPr="00E578F5">
        <w:rPr>
          <w:rFonts w:ascii="Arial" w:eastAsia="Arial" w:hAnsi="Arial" w:cs="Arial"/>
          <w:color w:val="000000" w:themeColor="text1"/>
        </w:rPr>
        <w:t>the RMSE can be strongly influenced by some predictions much worse than others.</w:t>
      </w:r>
      <w:r w:rsidRPr="1D0A8684">
        <w:rPr>
          <w:rFonts w:ascii="Arial" w:eastAsia="Arial" w:hAnsi="Arial" w:cs="Arial"/>
          <w:color w:val="000000" w:themeColor="text1"/>
        </w:rPr>
        <w:t xml:space="preserve"> If this is undesirable, using the absolute value of residuals and/or calculating median can </w:t>
      </w:r>
      <w:r>
        <w:rPr>
          <w:rFonts w:ascii="Arial" w:eastAsia="Arial" w:hAnsi="Arial" w:cs="Arial"/>
          <w:color w:val="000000" w:themeColor="text1"/>
        </w:rPr>
        <w:t>provide</w:t>
      </w:r>
      <w:r w:rsidRPr="1D0A8684">
        <w:rPr>
          <w:rFonts w:ascii="Arial" w:eastAsia="Arial" w:hAnsi="Arial" w:cs="Arial"/>
          <w:color w:val="000000" w:themeColor="text1"/>
        </w:rPr>
        <w:t xml:space="preserve"> a better idea of how a model performs </w:t>
      </w:r>
      <w:r>
        <w:rPr>
          <w:rFonts w:ascii="Arial" w:eastAsia="Arial" w:hAnsi="Arial" w:cs="Arial"/>
          <w:color w:val="000000" w:themeColor="text1"/>
        </w:rPr>
        <w:t>for</w:t>
      </w:r>
      <w:r w:rsidRPr="1D0A8684">
        <w:rPr>
          <w:rFonts w:ascii="Arial" w:eastAsia="Arial" w:hAnsi="Arial" w:cs="Arial"/>
          <w:color w:val="000000" w:themeColor="text1"/>
        </w:rPr>
        <w:t xml:space="preserve"> most predictions, without </w:t>
      </w:r>
      <w:r>
        <w:rPr>
          <w:rFonts w:ascii="Arial" w:eastAsia="Arial" w:hAnsi="Arial" w:cs="Arial"/>
          <w:color w:val="000000" w:themeColor="text1"/>
        </w:rPr>
        <w:t>further</w:t>
      </w:r>
      <w:r w:rsidRPr="1D0A8684">
        <w:rPr>
          <w:rFonts w:ascii="Arial" w:eastAsia="Arial" w:hAnsi="Arial" w:cs="Arial"/>
          <w:color w:val="000000" w:themeColor="text1"/>
        </w:rPr>
        <w:t xml:space="preserve"> influence from </w:t>
      </w:r>
      <w:r>
        <w:rPr>
          <w:rFonts w:ascii="Arial" w:eastAsia="Arial" w:hAnsi="Arial" w:cs="Arial"/>
          <w:color w:val="000000" w:themeColor="text1"/>
        </w:rPr>
        <w:t>the anomalously</w:t>
      </w:r>
      <w:r w:rsidRPr="1D0A8684">
        <w:rPr>
          <w:rFonts w:ascii="Arial" w:eastAsia="Arial" w:hAnsi="Arial" w:cs="Arial"/>
          <w:color w:val="000000" w:themeColor="text1"/>
        </w:rPr>
        <w:t xml:space="preserve"> poor predictions.</w:t>
      </w:r>
    </w:p>
    <w:p w14:paraId="65DF70ED" w14:textId="77777777" w:rsidR="008D1943" w:rsidRPr="00E578F5" w:rsidRDefault="008D1943" w:rsidP="008D1943">
      <w:pPr>
        <w:spacing w:after="60" w:line="360" w:lineRule="auto"/>
        <w:ind w:firstLine="720"/>
        <w:jc w:val="both"/>
        <w:rPr>
          <w:rFonts w:ascii="Arial" w:eastAsia="Arial" w:hAnsi="Arial" w:cs="Arial"/>
          <w:color w:val="000000" w:themeColor="text1"/>
        </w:rPr>
      </w:pPr>
      <w:r w:rsidRPr="00E578F5">
        <w:rPr>
          <w:rFonts w:ascii="Arial" w:eastAsia="Arial" w:hAnsi="Arial" w:cs="Arial"/>
          <w:color w:val="000000" w:themeColor="text1"/>
        </w:rPr>
        <w:t>In machine learning,</w:t>
      </w:r>
      <w:r>
        <w:rPr>
          <w:rFonts w:ascii="Arial" w:eastAsia="Arial" w:hAnsi="Arial" w:cs="Arial"/>
          <w:color w:val="000000" w:themeColor="text1"/>
        </w:rPr>
        <w:t xml:space="preserve"> RMSE</w:t>
      </w:r>
      <w:r w:rsidRPr="00E578F5">
        <w:rPr>
          <w:rFonts w:ascii="Arial" w:eastAsia="Arial" w:hAnsi="Arial" w:cs="Arial"/>
          <w:color w:val="000000" w:themeColor="text1"/>
        </w:rPr>
        <w:t xml:space="preserve"> is a single number that is extremely useful for evaluating a model's performance, whether during training, cross-validation, or post-deployment monitoring. </w:t>
      </w:r>
      <w:r w:rsidRPr="1D0A8684">
        <w:rPr>
          <w:rFonts w:ascii="Arial" w:eastAsia="Arial" w:hAnsi="Arial" w:cs="Arial"/>
          <w:color w:val="000000" w:themeColor="text1"/>
        </w:rPr>
        <w:t>It is a proper scoring rule that is intuitive to understand and compatible with some of the most common statistical assumptions.</w:t>
      </w:r>
    </w:p>
    <w:p w14:paraId="47FC1CC6"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From a mathematical perspective and ignoring the division by n under the square root, the first thing we can notice is a resemblance to the formula for the Euclidean distance between two vectors in </w:t>
      </w:r>
      <w:r w:rsidRPr="00267FC5">
        <w:rPr>
          <w:rFonts w:ascii="Cambria Math" w:eastAsia="Arial" w:hAnsi="Cambria Math" w:cs="Cambria Math"/>
          <w:i/>
          <w:iCs/>
          <w:color w:val="000000" w:themeColor="text1"/>
        </w:rPr>
        <w:t>ℝ</w:t>
      </w:r>
      <w:r w:rsidRPr="00267FC5">
        <w:rPr>
          <w:rFonts w:ascii="Arial" w:eastAsia="Arial" w:hAnsi="Arial" w:cs="Arial"/>
          <w:i/>
          <w:iCs/>
          <w:color w:val="000000" w:themeColor="text1"/>
        </w:rPr>
        <w:t>ⁿ</w:t>
      </w:r>
      <w:r w:rsidRPr="1D0A8684">
        <w:rPr>
          <w:rFonts w:ascii="Arial" w:eastAsia="Arial" w:hAnsi="Arial" w:cs="Arial"/>
          <w:color w:val="000000" w:themeColor="text1"/>
        </w:rPr>
        <w:t>:</w:t>
      </w:r>
    </w:p>
    <w:p w14:paraId="2DE8A841" w14:textId="77777777" w:rsidR="008D1943"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m:t>distance</m:t>
        </m:r>
        <m:d>
          <m:dPr>
            <m:ctrlPr>
              <w:rPr>
                <w:rFonts w:ascii="Cambria Math" w:eastAsia="Arial" w:hAnsi="Cambria Math" w:cs="Arial"/>
                <w:i/>
                <w:color w:val="000000" w:themeColor="text1"/>
              </w:rPr>
            </m:ctrlPr>
          </m:dPr>
          <m:e>
            <m:r>
              <w:rPr>
                <w:rFonts w:ascii="Cambria Math" w:eastAsia="Arial" w:hAnsi="Cambria Math" w:cs="Arial"/>
                <w:color w:val="000000" w:themeColor="text1"/>
              </w:rPr>
              <m:t>x,y</m:t>
            </m:r>
          </m:e>
        </m:d>
        <m:r>
          <w:rPr>
            <w:rFonts w:ascii="Cambria Math" w:eastAsia="Arial" w:hAnsi="Cambria Math" w:cs="Arial"/>
            <w:color w:val="000000" w:themeColor="text1"/>
          </w:rPr>
          <m:t>=</m:t>
        </m:r>
        <m:rad>
          <m:radPr>
            <m:degHide m:val="1"/>
            <m:ctrlPr>
              <w:rPr>
                <w:rFonts w:ascii="Cambria Math" w:eastAsia="Arial" w:hAnsi="Cambria Math" w:cs="Arial"/>
                <w:i/>
                <w:color w:val="000000" w:themeColor="text1"/>
              </w:rPr>
            </m:ctrlPr>
          </m:radPr>
          <m:deg/>
          <m:e>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n</m:t>
                </m:r>
              </m:sup>
              <m:e>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i</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i</m:t>
                        </m:r>
                      </m:sub>
                    </m:sSub>
                    <m:r>
                      <w:rPr>
                        <w:rFonts w:ascii="Cambria Math" w:eastAsia="Arial" w:hAnsi="Cambria Math" w:cs="Arial"/>
                        <w:color w:val="000000" w:themeColor="text1"/>
                      </w:rPr>
                      <m:t>)</m:t>
                    </m:r>
                  </m:e>
                  <m:sup>
                    <m:r>
                      <w:rPr>
                        <w:rFonts w:ascii="Cambria Math" w:eastAsia="Arial" w:hAnsi="Cambria Math" w:cs="Arial"/>
                        <w:color w:val="000000" w:themeColor="text1"/>
                      </w:rPr>
                      <m:t>2</m:t>
                    </m:r>
                  </m:sup>
                </m:sSup>
              </m:e>
            </m:nary>
          </m:e>
        </m:rad>
      </m:oMath>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t>4.1.4</w:t>
      </w:r>
    </w:p>
    <w:p w14:paraId="518B94A9"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lastRenderedPageBreak/>
        <w:t>This tells us heuristically that RMSE can be thought of as some kind of (normalized) distance between the vector of predicted values and the vector of observed values.</w:t>
      </w:r>
    </w:p>
    <w:p w14:paraId="72D3096F"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If we keep the number of observations fixed</w:t>
      </w:r>
      <w:r>
        <w:rPr>
          <w:rFonts w:ascii="Arial" w:eastAsia="Arial" w:hAnsi="Arial" w:cs="Arial"/>
          <w:color w:val="000000" w:themeColor="text1"/>
        </w:rPr>
        <w:t xml:space="preserve"> as </w:t>
      </w:r>
      <w:r w:rsidRPr="00267FC5">
        <w:rPr>
          <w:rFonts w:ascii="Arial" w:eastAsia="Arial" w:hAnsi="Arial" w:cs="Arial"/>
          <w:i/>
          <w:iCs/>
          <w:color w:val="000000" w:themeColor="text1"/>
        </w:rPr>
        <w:t>n</w:t>
      </w:r>
      <w:r w:rsidRPr="1D0A8684">
        <w:rPr>
          <w:rFonts w:ascii="Arial" w:eastAsia="Arial" w:hAnsi="Arial" w:cs="Arial"/>
          <w:color w:val="000000" w:themeColor="text1"/>
        </w:rPr>
        <w:t xml:space="preserve">, all it does is rescale the Euclidean distance by a factor of </w:t>
      </w:r>
      <w:r w:rsidRPr="00267FC5">
        <w:rPr>
          <w:rFonts w:ascii="Arial" w:eastAsia="Arial" w:hAnsi="Arial" w:cs="Arial"/>
          <w:i/>
          <w:iCs/>
          <w:color w:val="000000" w:themeColor="text1"/>
        </w:rPr>
        <w:t>√(1/n).</w:t>
      </w:r>
      <w:r w:rsidRPr="1D0A8684">
        <w:rPr>
          <w:rFonts w:ascii="Arial" w:eastAsia="Arial" w:hAnsi="Arial" w:cs="Arial"/>
          <w:color w:val="000000" w:themeColor="text1"/>
        </w:rPr>
        <w:t xml:space="preserve"> If we assume that our observed values are determined by adding random “errors” to each of the predicted values, we obtain as follows:</w:t>
      </w:r>
    </w:p>
    <w:p w14:paraId="251DD2B3" w14:textId="77777777" w:rsidR="008D1943" w:rsidRDefault="008D1943" w:rsidP="008D1943">
      <w:pPr>
        <w:spacing w:after="60" w:line="360" w:lineRule="auto"/>
        <w:jc w:val="center"/>
        <w:rPr>
          <w:rFonts w:ascii="Arial" w:eastAsia="Arial" w:hAnsi="Arial" w:cs="Arial"/>
          <w:color w:val="000000" w:themeColor="text1"/>
        </w:rPr>
      </w:pPr>
      <w:r>
        <w:rPr>
          <w:noProof/>
        </w:rPr>
        <w:drawing>
          <wp:inline distT="0" distB="0" distL="0" distR="0" wp14:anchorId="5150EE9C" wp14:editId="28DEA5DF">
            <wp:extent cx="3933825" cy="361950"/>
            <wp:effectExtent l="0" t="0" r="0" b="0"/>
            <wp:docPr id="2147279480" name="Picture 214727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279480"/>
                    <pic:cNvPicPr/>
                  </pic:nvPicPr>
                  <pic:blipFill>
                    <a:blip r:embed="rId50">
                      <a:extLst>
                        <a:ext uri="{28A0092B-C50C-407E-A947-70E740481C1C}">
                          <a14:useLocalDpi xmlns:a14="http://schemas.microsoft.com/office/drawing/2010/main" val="0"/>
                        </a:ext>
                      </a:extLst>
                    </a:blip>
                    <a:stretch>
                      <a:fillRect/>
                    </a:stretch>
                  </pic:blipFill>
                  <pic:spPr>
                    <a:xfrm>
                      <a:off x="0" y="0"/>
                      <a:ext cx="3933825" cy="361950"/>
                    </a:xfrm>
                    <a:prstGeom prst="rect">
                      <a:avLst/>
                    </a:prstGeom>
                  </pic:spPr>
                </pic:pic>
              </a:graphicData>
            </a:graphic>
          </wp:inline>
        </w:drawing>
      </w:r>
    </w:p>
    <w:p w14:paraId="0428DBBF"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These errors are random variables and might have Gaussian distribution with mean </w:t>
      </w:r>
      <w:r w:rsidRPr="00267FC5">
        <w:rPr>
          <w:rFonts w:ascii="Arial" w:eastAsia="Arial" w:hAnsi="Arial" w:cs="Arial"/>
          <w:i/>
          <w:iCs/>
          <w:color w:val="000000" w:themeColor="text1"/>
        </w:rPr>
        <w:t>μ</w:t>
      </w:r>
      <w:r w:rsidRPr="1D0A8684">
        <w:rPr>
          <w:rFonts w:ascii="Arial" w:eastAsia="Arial" w:hAnsi="Arial" w:cs="Arial"/>
          <w:color w:val="000000" w:themeColor="text1"/>
        </w:rPr>
        <w:t xml:space="preserve"> and standard deviation </w:t>
      </w:r>
      <w:r w:rsidRPr="00267FC5">
        <w:rPr>
          <w:rFonts w:ascii="Arial" w:eastAsia="Arial" w:hAnsi="Arial" w:cs="Arial"/>
          <w:i/>
          <w:iCs/>
          <w:color w:val="000000" w:themeColor="text1"/>
        </w:rPr>
        <w:t>σ</w:t>
      </w:r>
      <w:r w:rsidRPr="1D0A8684">
        <w:rPr>
          <w:rFonts w:ascii="Arial" w:eastAsia="Arial" w:hAnsi="Arial" w:cs="Arial"/>
          <w:color w:val="000000" w:themeColor="text1"/>
        </w:rPr>
        <w:t xml:space="preserve">, but any other distribution with a square-integrable probability density function would also work. We want to think of </w:t>
      </w:r>
      <w:r w:rsidRPr="00267FC5">
        <w:rPr>
          <w:rFonts w:ascii="Arial" w:eastAsia="Arial" w:hAnsi="Arial" w:cs="Arial"/>
          <w:i/>
          <w:iCs/>
          <w:color w:val="000000" w:themeColor="text1"/>
        </w:rPr>
        <w:t>ŷᵢ</w:t>
      </w:r>
      <w:r w:rsidRPr="1D0A8684">
        <w:rPr>
          <w:rFonts w:ascii="Arial" w:eastAsia="Arial" w:hAnsi="Arial" w:cs="Arial"/>
          <w:color w:val="000000" w:themeColor="text1"/>
        </w:rPr>
        <w:t xml:space="preserve"> as an underlying physical quantity, such as the exact distance from </w:t>
      </w:r>
      <w:r w:rsidRPr="1D0A8684">
        <w:rPr>
          <w:rFonts w:ascii="Arial" w:eastAsia="Arial" w:hAnsi="Arial" w:cs="Arial"/>
          <w:i/>
          <w:iCs/>
          <w:color w:val="000000" w:themeColor="text1"/>
        </w:rPr>
        <w:t>A</w:t>
      </w:r>
      <w:r w:rsidRPr="1D0A8684">
        <w:rPr>
          <w:rFonts w:ascii="Arial" w:eastAsia="Arial" w:hAnsi="Arial" w:cs="Arial"/>
          <w:color w:val="000000" w:themeColor="text1"/>
        </w:rPr>
        <w:t xml:space="preserve"> to </w:t>
      </w:r>
      <w:r w:rsidRPr="1D0A8684">
        <w:rPr>
          <w:rFonts w:ascii="Arial" w:eastAsia="Arial" w:hAnsi="Arial" w:cs="Arial"/>
          <w:i/>
          <w:iCs/>
          <w:color w:val="000000" w:themeColor="text1"/>
        </w:rPr>
        <w:t>B</w:t>
      </w:r>
      <w:r w:rsidRPr="1D0A8684">
        <w:rPr>
          <w:rFonts w:ascii="Arial" w:eastAsia="Arial" w:hAnsi="Arial" w:cs="Arial"/>
          <w:color w:val="000000" w:themeColor="text1"/>
        </w:rPr>
        <w:t xml:space="preserve"> at a particular point in time. Our observed quantity </w:t>
      </w:r>
      <w:r w:rsidRPr="00267FC5">
        <w:rPr>
          <w:rFonts w:ascii="Arial" w:eastAsia="Arial" w:hAnsi="Arial" w:cs="Arial"/>
          <w:i/>
          <w:iCs/>
          <w:color w:val="000000" w:themeColor="text1"/>
        </w:rPr>
        <w:t>yᵢ</w:t>
      </w:r>
      <w:r w:rsidRPr="1D0A8684">
        <w:rPr>
          <w:rFonts w:ascii="Arial" w:eastAsia="Arial" w:hAnsi="Arial" w:cs="Arial"/>
          <w:color w:val="000000" w:themeColor="text1"/>
        </w:rPr>
        <w:t xml:space="preserve"> would then be the distance from </w:t>
      </w:r>
      <w:r w:rsidRPr="1D0A8684">
        <w:rPr>
          <w:rFonts w:ascii="Arial" w:eastAsia="Arial" w:hAnsi="Arial" w:cs="Arial"/>
          <w:i/>
          <w:iCs/>
          <w:color w:val="000000" w:themeColor="text1"/>
        </w:rPr>
        <w:t xml:space="preserve">A </w:t>
      </w:r>
      <w:r w:rsidRPr="1D0A8684">
        <w:rPr>
          <w:rFonts w:ascii="Arial" w:eastAsia="Arial" w:hAnsi="Arial" w:cs="Arial"/>
          <w:color w:val="000000" w:themeColor="text1"/>
        </w:rPr>
        <w:t xml:space="preserve">to the </w:t>
      </w:r>
      <w:r w:rsidRPr="1D0A8684">
        <w:rPr>
          <w:rFonts w:ascii="Arial" w:eastAsia="Arial" w:hAnsi="Arial" w:cs="Arial"/>
          <w:i/>
          <w:iCs/>
          <w:color w:val="000000" w:themeColor="text1"/>
        </w:rPr>
        <w:t>B</w:t>
      </w:r>
      <w:r w:rsidRPr="1D0A8684">
        <w:rPr>
          <w:rFonts w:ascii="Arial" w:eastAsia="Arial" w:hAnsi="Arial" w:cs="Arial"/>
          <w:color w:val="000000" w:themeColor="text1"/>
        </w:rPr>
        <w:t xml:space="preserve"> as we measure it, with some errors coming from mis-calibration of our measure tool and measurement noise from external interference.</w:t>
      </w:r>
    </w:p>
    <w:p w14:paraId="2E82E323"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The mean </w:t>
      </w:r>
      <w:r w:rsidRPr="00267FC5">
        <w:rPr>
          <w:rFonts w:ascii="Arial" w:eastAsia="Arial" w:hAnsi="Arial" w:cs="Arial"/>
          <w:i/>
          <w:iCs/>
          <w:color w:val="000000" w:themeColor="text1"/>
        </w:rPr>
        <w:t>μ</w:t>
      </w:r>
      <w:r w:rsidRPr="1D0A8684">
        <w:rPr>
          <w:rFonts w:ascii="Arial" w:eastAsia="Arial" w:hAnsi="Arial" w:cs="Arial"/>
          <w:color w:val="000000" w:themeColor="text1"/>
        </w:rPr>
        <w:t xml:space="preserve"> of the distribution of our errors </w:t>
      </w:r>
      <w:r w:rsidRPr="00EA6D92">
        <w:rPr>
          <w:rFonts w:ascii="Arial" w:eastAsia="Arial" w:hAnsi="Arial" w:cs="Arial"/>
          <w:color w:val="000000" w:themeColor="text1"/>
        </w:rPr>
        <w:t>will correspond to the continuous bias that comes from poor calibration</w:t>
      </w:r>
      <w:r w:rsidRPr="1D0A8684">
        <w:rPr>
          <w:rFonts w:ascii="Arial" w:eastAsia="Arial" w:hAnsi="Arial" w:cs="Arial"/>
          <w:color w:val="000000" w:themeColor="text1"/>
        </w:rPr>
        <w:t xml:space="preserve">, while the standard deviation </w:t>
      </w:r>
      <w:r w:rsidRPr="00267FC5">
        <w:rPr>
          <w:rFonts w:ascii="Arial" w:eastAsia="Arial" w:hAnsi="Arial" w:cs="Arial"/>
          <w:i/>
          <w:iCs/>
          <w:color w:val="000000" w:themeColor="text1"/>
        </w:rPr>
        <w:t>σ</w:t>
      </w:r>
      <w:r w:rsidRPr="1D0A8684">
        <w:rPr>
          <w:rFonts w:ascii="Arial" w:eastAsia="Arial" w:hAnsi="Arial" w:cs="Arial"/>
          <w:color w:val="000000" w:themeColor="text1"/>
        </w:rPr>
        <w:t xml:space="preserve"> would correspond to the amount of measurement noise.</w:t>
      </w:r>
      <w:r>
        <w:rPr>
          <w:rFonts w:ascii="Arial" w:eastAsia="Arial" w:hAnsi="Arial" w:cs="Arial"/>
          <w:color w:val="000000" w:themeColor="text1"/>
        </w:rPr>
        <w:t xml:space="preserve"> Now</w:t>
      </w:r>
      <w:r w:rsidRPr="1D0A8684">
        <w:rPr>
          <w:rFonts w:ascii="Arial" w:eastAsia="Arial" w:hAnsi="Arial" w:cs="Arial"/>
          <w:color w:val="000000" w:themeColor="text1"/>
        </w:rPr>
        <w:t xml:space="preserve"> </w:t>
      </w:r>
      <w:r>
        <w:rPr>
          <w:rFonts w:ascii="Arial" w:eastAsia="Arial" w:hAnsi="Arial" w:cs="Arial"/>
          <w:color w:val="000000" w:themeColor="text1"/>
        </w:rPr>
        <w:t>i</w:t>
      </w:r>
      <w:r w:rsidRPr="1D0A8684">
        <w:rPr>
          <w:rFonts w:ascii="Arial" w:eastAsia="Arial" w:hAnsi="Arial" w:cs="Arial"/>
          <w:color w:val="000000" w:themeColor="text1"/>
        </w:rPr>
        <w:t xml:space="preserve">magine </w:t>
      </w:r>
      <w:r>
        <w:rPr>
          <w:rFonts w:ascii="Arial" w:eastAsia="Arial" w:hAnsi="Arial" w:cs="Arial"/>
          <w:color w:val="000000" w:themeColor="text1"/>
        </w:rPr>
        <w:t>t</w:t>
      </w:r>
      <w:r w:rsidRPr="1D0A8684">
        <w:rPr>
          <w:rFonts w:ascii="Arial" w:eastAsia="Arial" w:hAnsi="Arial" w:cs="Arial"/>
          <w:color w:val="000000" w:themeColor="text1"/>
        </w:rPr>
        <w:t xml:space="preserve">hat we know the mean </w:t>
      </w:r>
      <w:r w:rsidRPr="00267FC5">
        <w:rPr>
          <w:rFonts w:ascii="Arial" w:eastAsia="Arial" w:hAnsi="Arial" w:cs="Arial"/>
          <w:i/>
          <w:iCs/>
          <w:color w:val="000000" w:themeColor="text1"/>
        </w:rPr>
        <w:t>μ</w:t>
      </w:r>
      <w:r w:rsidRPr="1D0A8684">
        <w:rPr>
          <w:rFonts w:ascii="Arial" w:eastAsia="Arial" w:hAnsi="Arial" w:cs="Arial"/>
          <w:color w:val="000000" w:themeColor="text1"/>
        </w:rPr>
        <w:t xml:space="preserve"> of the distribution for our errors exactly and would like to estimate the standard deviation </w:t>
      </w:r>
      <w:r w:rsidRPr="00267FC5">
        <w:rPr>
          <w:rFonts w:ascii="Arial" w:eastAsia="Arial" w:hAnsi="Arial" w:cs="Arial"/>
          <w:i/>
          <w:iCs/>
          <w:color w:val="000000" w:themeColor="text1"/>
        </w:rPr>
        <w:t>σ</w:t>
      </w:r>
      <w:r w:rsidRPr="1D0A8684">
        <w:rPr>
          <w:rFonts w:ascii="Arial" w:eastAsia="Arial" w:hAnsi="Arial" w:cs="Arial"/>
          <w:color w:val="000000" w:themeColor="text1"/>
        </w:rPr>
        <w:t>. We can see that:</w:t>
      </w:r>
    </w:p>
    <w:p w14:paraId="6E508AC2" w14:textId="77777777" w:rsidR="008D1943" w:rsidRPr="004D1279"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m:t>E</m:t>
        </m:r>
        <m:d>
          <m:dPr>
            <m:begChr m:val="["/>
            <m:endChr m:val="]"/>
            <m:ctrlPr>
              <w:rPr>
                <w:rFonts w:ascii="Cambria Math" w:eastAsia="Arial" w:hAnsi="Cambria Math" w:cs="Arial"/>
                <w:i/>
                <w:color w:val="000000" w:themeColor="text1"/>
              </w:rPr>
            </m:ctrlPr>
          </m:dPr>
          <m:e>
            <m:f>
              <m:fPr>
                <m:ctrlPr>
                  <w:rPr>
                    <w:rFonts w:ascii="Cambria Math" w:eastAsia="Arial" w:hAnsi="Cambria Math" w:cs="Arial"/>
                    <w:i/>
                    <w:color w:val="000000" w:themeColor="text1"/>
                  </w:rPr>
                </m:ctrlPr>
              </m:fPr>
              <m:num>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n</m:t>
                    </m:r>
                  </m:sup>
                  <m:e>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acc>
                          <m:accPr>
                            <m:ctrlPr>
                              <w:rPr>
                                <w:rFonts w:ascii="Cambria Math" w:eastAsia="Arial" w:hAnsi="Cambria Math" w:cs="Arial"/>
                                <w:i/>
                                <w:color w:val="000000" w:themeColor="text1"/>
                              </w:rPr>
                            </m:ctrlPr>
                          </m:accPr>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i</m:t>
                                </m:r>
                              </m:sub>
                            </m:sSub>
                          </m:e>
                        </m:acc>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i</m:t>
                            </m:r>
                          </m:sub>
                        </m:sSub>
                        <m:r>
                          <w:rPr>
                            <w:rFonts w:ascii="Cambria Math" w:eastAsia="Arial" w:hAnsi="Cambria Math" w:cs="Arial"/>
                            <w:color w:val="000000" w:themeColor="text1"/>
                          </w:rPr>
                          <m:t>)</m:t>
                        </m:r>
                      </m:e>
                      <m:sup>
                        <m:r>
                          <w:rPr>
                            <w:rFonts w:ascii="Cambria Math" w:eastAsia="Arial" w:hAnsi="Cambria Math" w:cs="Arial"/>
                            <w:color w:val="000000" w:themeColor="text1"/>
                          </w:rPr>
                          <m:t>2</m:t>
                        </m:r>
                      </m:sup>
                    </m:sSup>
                  </m:e>
                </m:nary>
              </m:num>
              <m:den>
                <m:r>
                  <w:rPr>
                    <w:rFonts w:ascii="Cambria Math" w:eastAsia="Arial" w:hAnsi="Cambria Math" w:cs="Arial"/>
                    <w:color w:val="000000" w:themeColor="text1"/>
                  </w:rPr>
                  <m:t>n</m:t>
                </m:r>
              </m:den>
            </m:f>
          </m:e>
        </m:d>
        <m:r>
          <w:rPr>
            <w:rFonts w:ascii="Cambria Math" w:eastAsia="Arial" w:hAnsi="Cambria Math" w:cs="Arial"/>
            <w:color w:val="000000" w:themeColor="text1"/>
          </w:rPr>
          <m:t>=E</m:t>
        </m:r>
        <m:d>
          <m:dPr>
            <m:begChr m:val="["/>
            <m:endChr m:val="]"/>
            <m:ctrlPr>
              <w:rPr>
                <w:rFonts w:ascii="Cambria Math" w:eastAsia="Arial" w:hAnsi="Cambria Math" w:cs="Arial"/>
                <w:i/>
                <w:color w:val="000000" w:themeColor="text1"/>
              </w:rPr>
            </m:ctrlPr>
          </m:dPr>
          <m:e>
            <m:f>
              <m:fPr>
                <m:ctrlPr>
                  <w:rPr>
                    <w:rFonts w:ascii="Cambria Math" w:eastAsia="Arial" w:hAnsi="Cambria Math" w:cs="Arial"/>
                    <w:i/>
                    <w:color w:val="000000" w:themeColor="text1"/>
                  </w:rPr>
                </m:ctrlPr>
              </m:fPr>
              <m:num>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n</m:t>
                    </m:r>
                  </m:sup>
                  <m:e>
                    <m:sSup>
                      <m:sSupPr>
                        <m:ctrlPr>
                          <w:rPr>
                            <w:rFonts w:ascii="Cambria Math" w:eastAsia="Arial" w:hAnsi="Cambria Math" w:cs="Arial"/>
                            <w:i/>
                            <w:color w:val="000000" w:themeColor="text1"/>
                          </w:rPr>
                        </m:ctrlPr>
                      </m:sSupPr>
                      <m:e>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ϵ</m:t>
                            </m:r>
                          </m:e>
                          <m:sub>
                            <m:r>
                              <w:rPr>
                                <w:rFonts w:ascii="Cambria Math" w:eastAsia="Arial" w:hAnsi="Cambria Math" w:cs="Arial"/>
                                <w:color w:val="000000" w:themeColor="text1"/>
                              </w:rPr>
                              <m:t>i</m:t>
                            </m:r>
                          </m:sub>
                        </m:sSub>
                      </m:e>
                      <m:sup>
                        <m:r>
                          <w:rPr>
                            <w:rFonts w:ascii="Cambria Math" w:eastAsia="Arial" w:hAnsi="Cambria Math" w:cs="Arial"/>
                            <w:color w:val="000000" w:themeColor="text1"/>
                          </w:rPr>
                          <m:t>2</m:t>
                        </m:r>
                      </m:sup>
                    </m:sSup>
                  </m:e>
                </m:nary>
              </m:num>
              <m:den>
                <m:r>
                  <w:rPr>
                    <w:rFonts w:ascii="Cambria Math" w:eastAsia="Arial" w:hAnsi="Cambria Math" w:cs="Arial"/>
                    <w:color w:val="000000" w:themeColor="text1"/>
                  </w:rPr>
                  <m:t>n</m:t>
                </m:r>
              </m:den>
            </m:f>
          </m:e>
        </m:d>
        <m:r>
          <w:rPr>
            <w:rFonts w:ascii="Cambria Math" w:eastAsia="Arial" w:hAnsi="Cambria Math" w:cs="Arial"/>
            <w:color w:val="000000" w:themeColor="text1"/>
          </w:rPr>
          <m:t>=</m:t>
        </m:r>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r>
              <w:rPr>
                <w:rFonts w:ascii="Cambria Math" w:eastAsia="Arial" w:hAnsi="Cambria Math" w:cs="Arial"/>
                <w:color w:val="000000" w:themeColor="text1"/>
              </w:rPr>
              <m:t>n</m:t>
            </m:r>
          </m:den>
        </m:f>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n</m:t>
            </m:r>
          </m:sup>
          <m:e>
            <m:r>
              <w:rPr>
                <w:rFonts w:ascii="Cambria Math" w:eastAsia="Arial" w:hAnsi="Cambria Math" w:cs="Arial"/>
                <w:color w:val="000000" w:themeColor="text1"/>
              </w:rPr>
              <m:t>E</m:t>
            </m:r>
            <m:d>
              <m:dPr>
                <m:begChr m:val="["/>
                <m:endChr m:val="]"/>
                <m:ctrlPr>
                  <w:rPr>
                    <w:rFonts w:ascii="Cambria Math" w:eastAsia="Arial" w:hAnsi="Cambria Math" w:cs="Arial"/>
                    <w:i/>
                    <w:color w:val="000000" w:themeColor="text1"/>
                  </w:rPr>
                </m:ctrlPr>
              </m:dPr>
              <m:e>
                <m:sSubSup>
                  <m:sSubSupPr>
                    <m:ctrlPr>
                      <w:rPr>
                        <w:rFonts w:ascii="Cambria Math" w:eastAsia="Arial" w:hAnsi="Cambria Math" w:cs="Arial"/>
                        <w:i/>
                        <w:color w:val="000000" w:themeColor="text1"/>
                      </w:rPr>
                    </m:ctrlPr>
                  </m:sSubSupPr>
                  <m:e>
                    <m:r>
                      <w:rPr>
                        <w:rFonts w:ascii="Cambria Math" w:eastAsia="Arial" w:hAnsi="Cambria Math" w:cs="Arial"/>
                        <w:color w:val="000000" w:themeColor="text1"/>
                      </w:rPr>
                      <m:t>ϵ</m:t>
                    </m:r>
                  </m:e>
                  <m:sub>
                    <m:r>
                      <w:rPr>
                        <w:rFonts w:ascii="Cambria Math" w:eastAsia="Arial" w:hAnsi="Cambria Math" w:cs="Arial"/>
                        <w:color w:val="000000" w:themeColor="text1"/>
                      </w:rPr>
                      <m:t>i</m:t>
                    </m:r>
                  </m:sub>
                  <m:sup>
                    <m:r>
                      <w:rPr>
                        <w:rFonts w:ascii="Cambria Math" w:eastAsia="Arial" w:hAnsi="Cambria Math" w:cs="Arial"/>
                        <w:color w:val="000000" w:themeColor="text1"/>
                      </w:rPr>
                      <m:t>2</m:t>
                    </m:r>
                  </m:sup>
                </m:sSubSup>
              </m:e>
            </m:d>
            <m:r>
              <w:rPr>
                <w:rFonts w:ascii="Cambria Math" w:eastAsia="Arial" w:hAnsi="Cambria Math" w:cs="Arial"/>
                <w:color w:val="000000" w:themeColor="text1"/>
              </w:rPr>
              <m:t>=E</m:t>
            </m:r>
            <m:d>
              <m:dPr>
                <m:begChr m:val="["/>
                <m:endChr m:val="]"/>
                <m:ctrlPr>
                  <w:rPr>
                    <w:rFonts w:ascii="Cambria Math" w:eastAsia="Arial" w:hAnsi="Cambria Math" w:cs="Arial"/>
                    <w:i/>
                    <w:color w:val="000000" w:themeColor="text1"/>
                  </w:rPr>
                </m:ctrlPr>
              </m:dPr>
              <m:e>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ϵ</m:t>
                    </m:r>
                  </m:e>
                  <m:sup>
                    <m:r>
                      <w:rPr>
                        <w:rFonts w:ascii="Cambria Math" w:eastAsia="Arial" w:hAnsi="Cambria Math" w:cs="Arial"/>
                        <w:color w:val="000000" w:themeColor="text1"/>
                      </w:rPr>
                      <m:t>2</m:t>
                    </m:r>
                  </m:sup>
                </m:sSup>
              </m:e>
            </m:d>
            <m:r>
              <w:rPr>
                <w:rFonts w:ascii="Cambria Math" w:eastAsia="Arial" w:hAnsi="Cambria Math" w:cs="Arial"/>
                <w:color w:val="000000" w:themeColor="text1"/>
              </w:rPr>
              <m:t>=Var</m:t>
            </m:r>
            <m:d>
              <m:dPr>
                <m:ctrlPr>
                  <w:rPr>
                    <w:rFonts w:ascii="Cambria Math" w:eastAsia="Arial" w:hAnsi="Cambria Math" w:cs="Arial"/>
                    <w:i/>
                    <w:color w:val="000000" w:themeColor="text1"/>
                  </w:rPr>
                </m:ctrlPr>
              </m:dPr>
              <m:e>
                <m:r>
                  <w:rPr>
                    <w:rFonts w:ascii="Cambria Math" w:eastAsia="Arial" w:hAnsi="Cambria Math" w:cs="Arial"/>
                    <w:color w:val="000000" w:themeColor="text1"/>
                  </w:rPr>
                  <m:t>ϵ</m:t>
                </m:r>
              </m:e>
            </m:d>
            <m:r>
              <w:rPr>
                <w:rFonts w:ascii="Cambria Math" w:eastAsia="Arial" w:hAnsi="Cambria Math" w:cs="Arial"/>
                <w:color w:val="000000" w:themeColor="text1"/>
              </w:rPr>
              <m:t>+E[</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ϵ]</m:t>
                </m:r>
              </m:e>
              <m:sup>
                <m:r>
                  <w:rPr>
                    <w:rFonts w:ascii="Cambria Math" w:eastAsia="Arial" w:hAnsi="Cambria Math" w:cs="Arial"/>
                    <w:color w:val="000000" w:themeColor="text1"/>
                  </w:rPr>
                  <m:t>2</m:t>
                </m:r>
              </m:sup>
            </m:sSup>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σ</m:t>
                </m:r>
              </m:e>
              <m:sup>
                <m:r>
                  <w:rPr>
                    <w:rFonts w:ascii="Cambria Math" w:eastAsia="Arial" w:hAnsi="Cambria Math" w:cs="Arial"/>
                    <w:color w:val="000000" w:themeColor="text1"/>
                  </w:rPr>
                  <m:t>2</m:t>
                </m:r>
              </m:sup>
            </m:sSup>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μ</m:t>
                </m:r>
              </m:e>
              <m:sup>
                <m:r>
                  <w:rPr>
                    <w:rFonts w:ascii="Cambria Math" w:eastAsia="Arial" w:hAnsi="Cambria Math" w:cs="Arial"/>
                    <w:color w:val="000000" w:themeColor="text1"/>
                  </w:rPr>
                  <m:t>2</m:t>
                </m:r>
              </m:sup>
            </m:sSup>
          </m:e>
        </m:nary>
      </m:oMath>
      <w:r>
        <w:rPr>
          <w:rFonts w:ascii="Arial" w:eastAsia="Arial" w:hAnsi="Arial" w:cs="Arial"/>
          <w:color w:val="000000" w:themeColor="text1"/>
        </w:rPr>
        <w:t xml:space="preserve">    4.1.5</w:t>
      </w:r>
    </w:p>
    <w:p w14:paraId="22E81489" w14:textId="77777777" w:rsidR="008D1943" w:rsidRPr="00267FC5" w:rsidRDefault="008D1943" w:rsidP="008D1943">
      <w:pPr>
        <w:spacing w:after="60" w:line="360" w:lineRule="auto"/>
        <w:jc w:val="both"/>
        <w:rPr>
          <w:rFonts w:ascii="Arial" w:eastAsia="Arial" w:hAnsi="Arial" w:cs="Arial"/>
          <w:color w:val="000000" w:themeColor="text1"/>
        </w:rPr>
      </w:pPr>
      <w:r w:rsidRPr="1D0A8684">
        <w:rPr>
          <w:rFonts w:ascii="Arial" w:eastAsia="Arial" w:hAnsi="Arial" w:cs="Arial"/>
          <w:color w:val="000000" w:themeColor="text1"/>
        </w:rPr>
        <w:t xml:space="preserve">Here </w:t>
      </w:r>
      <w:proofErr w:type="gramStart"/>
      <w:r w:rsidRPr="00267FC5">
        <w:rPr>
          <w:rFonts w:ascii="Arial" w:eastAsia="Arial" w:hAnsi="Arial" w:cs="Arial"/>
          <w:i/>
          <w:iCs/>
          <w:color w:val="000000" w:themeColor="text1"/>
        </w:rPr>
        <w:t>E[</w:t>
      </w:r>
      <w:proofErr w:type="gramEnd"/>
      <w:r w:rsidRPr="00267FC5">
        <w:rPr>
          <w:rFonts w:ascii="Arial" w:eastAsia="Arial" w:hAnsi="Arial" w:cs="Arial"/>
          <w:i/>
          <w:iCs/>
          <w:color w:val="000000" w:themeColor="text1"/>
        </w:rPr>
        <w:t>…]</w:t>
      </w:r>
      <w:r w:rsidRPr="1D0A8684">
        <w:rPr>
          <w:rFonts w:ascii="Arial" w:eastAsia="Arial" w:hAnsi="Arial" w:cs="Arial"/>
          <w:color w:val="000000" w:themeColor="text1"/>
        </w:rPr>
        <w:t xml:space="preserve"> is the expectation, and </w:t>
      </w:r>
      <w:proofErr w:type="gramStart"/>
      <w:r w:rsidRPr="00267FC5">
        <w:rPr>
          <w:rFonts w:ascii="Arial" w:eastAsia="Arial" w:hAnsi="Arial" w:cs="Arial"/>
          <w:i/>
          <w:iCs/>
          <w:color w:val="000000" w:themeColor="text1"/>
        </w:rPr>
        <w:t>Var(</w:t>
      </w:r>
      <w:proofErr w:type="gramEnd"/>
      <w:r w:rsidRPr="00267FC5">
        <w:rPr>
          <w:rFonts w:ascii="Arial" w:eastAsia="Arial" w:hAnsi="Arial" w:cs="Arial"/>
          <w:i/>
          <w:iCs/>
          <w:color w:val="000000" w:themeColor="text1"/>
        </w:rPr>
        <w:t>…)</w:t>
      </w:r>
      <w:r w:rsidRPr="1D0A8684">
        <w:rPr>
          <w:rFonts w:ascii="Arial" w:eastAsia="Arial" w:hAnsi="Arial" w:cs="Arial"/>
          <w:color w:val="000000" w:themeColor="text1"/>
        </w:rPr>
        <w:t xml:space="preserve"> is the variance</w:t>
      </w:r>
      <w:r w:rsidRPr="00267FC5">
        <w:rPr>
          <w:rFonts w:ascii="Arial" w:eastAsia="Arial" w:hAnsi="Arial" w:cs="Arial"/>
          <w:color w:val="000000" w:themeColor="text1"/>
        </w:rPr>
        <w:t xml:space="preserve">. We can replace the mean of the expectations </w:t>
      </w:r>
      <w:r w:rsidRPr="00267FC5">
        <w:rPr>
          <w:rFonts w:ascii="Arial" w:eastAsia="Arial" w:hAnsi="Arial" w:cs="Arial"/>
          <w:i/>
          <w:iCs/>
          <w:color w:val="000000" w:themeColor="text1"/>
        </w:rPr>
        <w:t>E[ϵᵢ²]</w:t>
      </w:r>
      <w:r w:rsidRPr="00267FC5">
        <w:rPr>
          <w:rFonts w:ascii="Arial" w:eastAsia="Arial" w:hAnsi="Arial" w:cs="Arial"/>
          <w:color w:val="000000" w:themeColor="text1"/>
        </w:rPr>
        <w:t xml:space="preserve"> with the </w:t>
      </w:r>
      <w:r w:rsidRPr="00267FC5">
        <w:rPr>
          <w:rFonts w:ascii="Arial" w:eastAsia="Arial" w:hAnsi="Arial" w:cs="Arial"/>
          <w:i/>
          <w:iCs/>
          <w:color w:val="000000" w:themeColor="text1"/>
        </w:rPr>
        <w:t>E[ϵ²]</w:t>
      </w:r>
      <w:r w:rsidRPr="00267FC5">
        <w:rPr>
          <w:rFonts w:ascii="Arial" w:eastAsia="Arial" w:hAnsi="Arial" w:cs="Arial"/>
          <w:color w:val="000000" w:themeColor="text1"/>
        </w:rPr>
        <w:t xml:space="preserve"> where </w:t>
      </w:r>
      <w:r w:rsidRPr="00267FC5">
        <w:rPr>
          <w:rFonts w:ascii="Arial" w:eastAsia="Arial" w:hAnsi="Arial" w:cs="Arial"/>
          <w:i/>
          <w:iCs/>
          <w:color w:val="000000" w:themeColor="text1"/>
        </w:rPr>
        <w:t>ϵ</w:t>
      </w:r>
      <w:r w:rsidRPr="00267FC5">
        <w:rPr>
          <w:rFonts w:ascii="Arial" w:eastAsia="Arial" w:hAnsi="Arial" w:cs="Arial"/>
          <w:color w:val="000000" w:themeColor="text1"/>
        </w:rPr>
        <w:t xml:space="preserve"> is a variable with the same distribution as each of the </w:t>
      </w:r>
      <w:r w:rsidRPr="00267FC5">
        <w:rPr>
          <w:rFonts w:ascii="Arial" w:eastAsia="Arial" w:hAnsi="Arial" w:cs="Arial"/>
          <w:i/>
          <w:iCs/>
          <w:color w:val="000000" w:themeColor="text1"/>
        </w:rPr>
        <w:t>ϵ</w:t>
      </w:r>
      <w:r w:rsidRPr="00267FC5">
        <w:rPr>
          <w:rFonts w:ascii="Arial" w:eastAsia="Arial" w:hAnsi="Arial" w:cs="Arial"/>
          <w:color w:val="000000" w:themeColor="text1"/>
        </w:rPr>
        <w:t>ᵢ, because the errors ϵᵢ are identically distributed, and thus their squares all have the same expectation.</w:t>
      </w:r>
    </w:p>
    <w:p w14:paraId="3C68A05D"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We assumed that we already knew </w:t>
      </w:r>
      <w:r w:rsidRPr="00267FC5">
        <w:rPr>
          <w:rFonts w:ascii="Arial" w:eastAsia="Arial" w:hAnsi="Arial" w:cs="Arial"/>
          <w:i/>
          <w:iCs/>
          <w:color w:val="000000" w:themeColor="text1"/>
        </w:rPr>
        <w:t>μ</w:t>
      </w:r>
      <w:r w:rsidRPr="1D0A8684">
        <w:rPr>
          <w:rFonts w:ascii="Arial" w:eastAsia="Arial" w:hAnsi="Arial" w:cs="Arial"/>
          <w:color w:val="000000" w:themeColor="text1"/>
        </w:rPr>
        <w:t xml:space="preserve"> exactly. </w:t>
      </w:r>
      <w:r>
        <w:rPr>
          <w:rFonts w:ascii="Arial" w:eastAsia="Arial" w:hAnsi="Arial" w:cs="Arial"/>
          <w:color w:val="000000" w:themeColor="text1"/>
        </w:rPr>
        <w:t xml:space="preserve">In other words, </w:t>
      </w:r>
      <w:r w:rsidRPr="1D0A8684">
        <w:rPr>
          <w:rFonts w:ascii="Arial" w:eastAsia="Arial" w:hAnsi="Arial" w:cs="Arial"/>
          <w:color w:val="000000" w:themeColor="text1"/>
        </w:rPr>
        <w:t xml:space="preserve">the persistent bias in our instruments is a known bias, rather than an unknown bias. </w:t>
      </w:r>
      <w:r w:rsidRPr="000806E0">
        <w:rPr>
          <w:rFonts w:ascii="Arial" w:eastAsia="Arial" w:hAnsi="Arial" w:cs="Arial"/>
          <w:color w:val="000000" w:themeColor="text1"/>
        </w:rPr>
        <w:t xml:space="preserve">So, we can also correct this bias from the start by subtracting μ from all our raw observations. </w:t>
      </w:r>
      <w:r w:rsidRPr="00F1380C">
        <w:rPr>
          <w:rFonts w:ascii="Arial" w:eastAsia="Arial" w:hAnsi="Arial" w:cs="Arial"/>
          <w:color w:val="000000" w:themeColor="text1"/>
        </w:rPr>
        <w:t xml:space="preserve">That is, we can also </w:t>
      </w:r>
      <w:r w:rsidRPr="00F1380C">
        <w:rPr>
          <w:rFonts w:ascii="Arial" w:eastAsia="Arial" w:hAnsi="Arial" w:cs="Arial"/>
          <w:color w:val="000000" w:themeColor="text1"/>
        </w:rPr>
        <w:lastRenderedPageBreak/>
        <w:t>assume that our error</w:t>
      </w:r>
      <w:r>
        <w:rPr>
          <w:rFonts w:ascii="Arial" w:eastAsia="Arial" w:hAnsi="Arial" w:cs="Arial"/>
          <w:color w:val="000000" w:themeColor="text1"/>
        </w:rPr>
        <w:t>s</w:t>
      </w:r>
      <w:r w:rsidRPr="00F1380C">
        <w:rPr>
          <w:rFonts w:ascii="Arial" w:eastAsia="Arial" w:hAnsi="Arial" w:cs="Arial"/>
          <w:color w:val="000000" w:themeColor="text1"/>
        </w:rPr>
        <w:t xml:space="preserve"> have been distributed </w:t>
      </w:r>
      <w:r w:rsidRPr="1D0A8684">
        <w:rPr>
          <w:rFonts w:ascii="Arial" w:eastAsia="Arial" w:hAnsi="Arial" w:cs="Arial"/>
          <w:color w:val="000000" w:themeColor="text1"/>
        </w:rPr>
        <w:t xml:space="preserve">with mean </w:t>
      </w:r>
      <w:r w:rsidRPr="00267FC5">
        <w:rPr>
          <w:rFonts w:ascii="Arial" w:eastAsia="Arial" w:hAnsi="Arial" w:cs="Arial"/>
          <w:i/>
          <w:iCs/>
          <w:color w:val="000000" w:themeColor="text1"/>
        </w:rPr>
        <w:t>μ = 0.</w:t>
      </w:r>
      <w:r w:rsidRPr="1D0A8684">
        <w:rPr>
          <w:rFonts w:ascii="Arial" w:eastAsia="Arial" w:hAnsi="Arial" w:cs="Arial"/>
          <w:color w:val="000000" w:themeColor="text1"/>
        </w:rPr>
        <w:t xml:space="preserve"> Plugging this into the equation above and taking the square root of both sides then yields:</w:t>
      </w:r>
    </w:p>
    <w:p w14:paraId="14DCEC66" w14:textId="77777777" w:rsidR="008D1943" w:rsidRDefault="00000000" w:rsidP="008D1943">
      <w:pPr>
        <w:spacing w:after="60" w:line="360" w:lineRule="auto"/>
        <w:jc w:val="right"/>
        <w:rPr>
          <w:rFonts w:ascii="Arial" w:eastAsia="Arial" w:hAnsi="Arial" w:cs="Arial"/>
          <w:color w:val="000000" w:themeColor="text1"/>
        </w:rPr>
      </w:pPr>
      <m:oMath>
        <m:rad>
          <m:radPr>
            <m:degHide m:val="1"/>
            <m:ctrlPr>
              <w:rPr>
                <w:rFonts w:ascii="Cambria Math" w:eastAsia="Arial" w:hAnsi="Cambria Math" w:cs="Arial"/>
                <w:i/>
                <w:color w:val="000000" w:themeColor="text1"/>
              </w:rPr>
            </m:ctrlPr>
          </m:radPr>
          <m:deg/>
          <m:e>
            <m:r>
              <w:rPr>
                <w:rFonts w:ascii="Cambria Math" w:eastAsia="Arial" w:hAnsi="Cambria Math" w:cs="Arial"/>
                <w:color w:val="000000" w:themeColor="text1"/>
              </w:rPr>
              <m:t>E</m:t>
            </m:r>
            <m:d>
              <m:dPr>
                <m:begChr m:val="["/>
                <m:endChr m:val="]"/>
                <m:ctrlPr>
                  <w:rPr>
                    <w:rFonts w:ascii="Cambria Math" w:eastAsia="Arial" w:hAnsi="Cambria Math" w:cs="Arial"/>
                    <w:i/>
                    <w:color w:val="000000" w:themeColor="text1"/>
                  </w:rPr>
                </m:ctrlPr>
              </m:dPr>
              <m:e>
                <m:f>
                  <m:fPr>
                    <m:ctrlPr>
                      <w:rPr>
                        <w:rFonts w:ascii="Cambria Math" w:eastAsia="Arial" w:hAnsi="Cambria Math" w:cs="Arial"/>
                        <w:i/>
                        <w:color w:val="000000" w:themeColor="text1"/>
                      </w:rPr>
                    </m:ctrlPr>
                  </m:fPr>
                  <m:num>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n</m:t>
                        </m:r>
                      </m:sup>
                      <m:e>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acc>
                                  <m:accPr>
                                    <m:ctrlPr>
                                      <w:rPr>
                                        <w:rFonts w:ascii="Cambria Math" w:eastAsia="Arial" w:hAnsi="Cambria Math" w:cs="Arial"/>
                                        <w:i/>
                                        <w:color w:val="000000" w:themeColor="text1"/>
                                      </w:rPr>
                                    </m:ctrlPr>
                                  </m:accPr>
                                  <m:e>
                                    <m:r>
                                      <w:rPr>
                                        <w:rFonts w:ascii="Cambria Math" w:eastAsia="Arial" w:hAnsi="Cambria Math" w:cs="Arial"/>
                                        <w:color w:val="000000" w:themeColor="text1"/>
                                      </w:rPr>
                                      <m:t>y</m:t>
                                    </m:r>
                                  </m:e>
                                </m:acc>
                              </m:e>
                              <m:sub>
                                <m:r>
                                  <w:rPr>
                                    <w:rFonts w:ascii="Cambria Math" w:eastAsia="Arial" w:hAnsi="Cambria Math" w:cs="Arial"/>
                                    <w:color w:val="000000" w:themeColor="text1"/>
                                  </w:rPr>
                                  <m:t>i</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i</m:t>
                                </m:r>
                              </m:sub>
                            </m:sSub>
                            <m:r>
                              <w:rPr>
                                <w:rFonts w:ascii="Cambria Math" w:eastAsia="Arial" w:hAnsi="Cambria Math" w:cs="Arial"/>
                                <w:color w:val="000000" w:themeColor="text1"/>
                              </w:rPr>
                              <m:t>)</m:t>
                            </m:r>
                          </m:e>
                          <m:sup>
                            <m:r>
                              <w:rPr>
                                <w:rFonts w:ascii="Cambria Math" w:eastAsia="Arial" w:hAnsi="Cambria Math" w:cs="Arial"/>
                                <w:color w:val="000000" w:themeColor="text1"/>
                              </w:rPr>
                              <m:t>2</m:t>
                            </m:r>
                          </m:sup>
                        </m:sSup>
                      </m:e>
                    </m:nary>
                  </m:num>
                  <m:den>
                    <m:r>
                      <w:rPr>
                        <w:rFonts w:ascii="Cambria Math" w:eastAsia="Arial" w:hAnsi="Cambria Math" w:cs="Arial"/>
                        <w:color w:val="000000" w:themeColor="text1"/>
                      </w:rPr>
                      <m:t>n</m:t>
                    </m:r>
                  </m:den>
                </m:f>
              </m:e>
            </m:d>
          </m:e>
        </m:rad>
        <m:r>
          <w:rPr>
            <w:rFonts w:ascii="Cambria Math" w:eastAsia="Arial" w:hAnsi="Cambria Math" w:cs="Arial"/>
            <w:color w:val="000000" w:themeColor="text1"/>
          </w:rPr>
          <m:t xml:space="preserve"> =</m:t>
        </m:r>
        <m:rad>
          <m:radPr>
            <m:degHide m:val="1"/>
            <m:ctrlPr>
              <w:rPr>
                <w:rFonts w:ascii="Cambria Math" w:eastAsia="Arial" w:hAnsi="Cambria Math" w:cs="Arial"/>
                <w:i/>
                <w:color w:val="000000" w:themeColor="text1"/>
              </w:rPr>
            </m:ctrlPr>
          </m:radPr>
          <m:deg/>
          <m:e>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σ</m:t>
                </m:r>
              </m:e>
              <m:sup>
                <m:r>
                  <w:rPr>
                    <w:rFonts w:ascii="Cambria Math" w:eastAsia="Arial" w:hAnsi="Cambria Math" w:cs="Arial"/>
                    <w:color w:val="000000" w:themeColor="text1"/>
                  </w:rPr>
                  <m:t>2</m:t>
                </m:r>
              </m:sup>
            </m:sSup>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0</m:t>
                </m:r>
              </m:e>
              <m:sup>
                <m:r>
                  <w:rPr>
                    <w:rFonts w:ascii="Cambria Math" w:eastAsia="Arial" w:hAnsi="Cambria Math" w:cs="Arial"/>
                    <w:color w:val="000000" w:themeColor="text1"/>
                  </w:rPr>
                  <m:t>2</m:t>
                </m:r>
              </m:sup>
            </m:sSup>
          </m:e>
        </m:rad>
        <m:r>
          <w:rPr>
            <w:rFonts w:ascii="Cambria Math" w:eastAsia="Arial" w:hAnsi="Cambria Math" w:cs="Arial"/>
            <w:color w:val="000000" w:themeColor="text1"/>
          </w:rPr>
          <m:t>= σ</m:t>
        </m:r>
      </m:oMath>
      <w:r w:rsidR="008D1943">
        <w:rPr>
          <w:rFonts w:ascii="Arial" w:eastAsia="Arial" w:hAnsi="Arial" w:cs="Arial"/>
          <w:color w:val="000000" w:themeColor="text1"/>
        </w:rPr>
        <w:tab/>
        <w:t xml:space="preserve">                                 4.1.6</w:t>
      </w:r>
    </w:p>
    <w:p w14:paraId="7A65CC02" w14:textId="77777777" w:rsidR="008D1943" w:rsidRDefault="008D1943" w:rsidP="008D1943">
      <w:pPr>
        <w:spacing w:after="60" w:line="360" w:lineRule="auto"/>
        <w:jc w:val="both"/>
        <w:rPr>
          <w:rFonts w:ascii="Arial" w:eastAsia="Arial" w:hAnsi="Arial" w:cs="Arial"/>
          <w:color w:val="000000" w:themeColor="text1"/>
        </w:rPr>
      </w:pPr>
      <w:r>
        <w:rPr>
          <w:rFonts w:ascii="Arial" w:eastAsia="Arial" w:hAnsi="Arial" w:cs="Arial"/>
          <w:color w:val="000000" w:themeColor="text1"/>
        </w:rPr>
        <w:tab/>
      </w:r>
      <w:r w:rsidRPr="1D0A8684">
        <w:rPr>
          <w:rFonts w:ascii="Arial" w:eastAsia="Arial" w:hAnsi="Arial" w:cs="Arial"/>
          <w:color w:val="000000" w:themeColor="text1"/>
        </w:rPr>
        <w:t xml:space="preserve">If we removed the expectation </w:t>
      </w:r>
      <w:proofErr w:type="gramStart"/>
      <w:r w:rsidRPr="00267FC5">
        <w:rPr>
          <w:rFonts w:ascii="Arial" w:eastAsia="Arial" w:hAnsi="Arial" w:cs="Arial"/>
          <w:i/>
          <w:iCs/>
          <w:color w:val="000000" w:themeColor="text1"/>
        </w:rPr>
        <w:t>E[</w:t>
      </w:r>
      <w:proofErr w:type="gramEnd"/>
      <w:r w:rsidRPr="00267FC5">
        <w:rPr>
          <w:rFonts w:ascii="Arial" w:eastAsia="Arial" w:hAnsi="Arial" w:cs="Arial"/>
          <w:i/>
          <w:iCs/>
          <w:color w:val="000000" w:themeColor="text1"/>
        </w:rPr>
        <w:t xml:space="preserve"> </w:t>
      </w:r>
      <w:proofErr w:type="gramStart"/>
      <w:r w:rsidRPr="00267FC5">
        <w:rPr>
          <w:rFonts w:ascii="Arial" w:eastAsia="Arial" w:hAnsi="Arial" w:cs="Arial"/>
          <w:i/>
          <w:iCs/>
          <w:color w:val="000000" w:themeColor="text1"/>
        </w:rPr>
        <w:t>… ]</w:t>
      </w:r>
      <w:proofErr w:type="gramEnd"/>
      <w:r w:rsidRPr="1D0A8684">
        <w:rPr>
          <w:rFonts w:ascii="Arial" w:eastAsia="Arial" w:hAnsi="Arial" w:cs="Arial"/>
          <w:color w:val="000000" w:themeColor="text1"/>
        </w:rPr>
        <w:t xml:space="preserve"> from inside the square root, it is exactly our formula for RMSE fr</w:t>
      </w:r>
      <w:r>
        <w:rPr>
          <w:rFonts w:ascii="Arial" w:eastAsia="Arial" w:hAnsi="Arial" w:cs="Arial"/>
          <w:color w:val="000000" w:themeColor="text1"/>
        </w:rPr>
        <w:t>o</w:t>
      </w:r>
      <w:r w:rsidRPr="1D0A8684">
        <w:rPr>
          <w:rFonts w:ascii="Arial" w:eastAsia="Arial" w:hAnsi="Arial" w:cs="Arial"/>
          <w:color w:val="000000" w:themeColor="text1"/>
        </w:rPr>
        <w:t>m before</w:t>
      </w:r>
      <w:r>
        <w:rPr>
          <w:rFonts w:ascii="Arial" w:eastAsia="Arial" w:hAnsi="Arial" w:cs="Arial"/>
          <w:color w:val="000000" w:themeColor="text1"/>
        </w:rPr>
        <w:t xml:space="preserve"> </w:t>
      </w:r>
      <w:r w:rsidRPr="00267FC5">
        <w:rPr>
          <w:rFonts w:ascii="Arial" w:eastAsia="Arial" w:hAnsi="Arial" w:cs="Arial"/>
          <w:color w:val="000000" w:themeColor="text1"/>
        </w:rPr>
        <w:t>if the errors are unbiased (</w:t>
      </w:r>
      <w:r w:rsidRPr="00267FC5">
        <w:rPr>
          <w:rFonts w:ascii="Arial" w:eastAsia="Arial" w:hAnsi="Arial" w:cs="Arial"/>
          <w:i/>
          <w:iCs/>
          <w:color w:val="000000" w:themeColor="text1"/>
        </w:rPr>
        <w:t>μ=0</w:t>
      </w:r>
      <w:r>
        <w:rPr>
          <w:rFonts w:ascii="Arial" w:eastAsia="Arial" w:hAnsi="Arial" w:cs="Arial"/>
          <w:color w:val="000000" w:themeColor="text1"/>
        </w:rPr>
        <w:t>)</w:t>
      </w:r>
      <w:r w:rsidRPr="1D0A8684">
        <w:rPr>
          <w:rFonts w:ascii="Arial" w:eastAsia="Arial" w:hAnsi="Arial" w:cs="Arial"/>
          <w:color w:val="000000" w:themeColor="text1"/>
        </w:rPr>
        <w:t xml:space="preserve">. The </w:t>
      </w:r>
      <w:r>
        <w:rPr>
          <w:rFonts w:ascii="Arial" w:eastAsia="Arial" w:hAnsi="Arial" w:cs="Arial"/>
          <w:color w:val="000000" w:themeColor="text1"/>
        </w:rPr>
        <w:t>C</w:t>
      </w:r>
      <w:r w:rsidRPr="1D0A8684">
        <w:rPr>
          <w:rFonts w:ascii="Arial" w:eastAsia="Arial" w:hAnsi="Arial" w:cs="Arial"/>
          <w:color w:val="000000" w:themeColor="text1"/>
        </w:rPr>
        <w:t xml:space="preserve">entral </w:t>
      </w:r>
      <w:r>
        <w:rPr>
          <w:rFonts w:ascii="Arial" w:eastAsia="Arial" w:hAnsi="Arial" w:cs="Arial"/>
          <w:color w:val="000000" w:themeColor="text1"/>
        </w:rPr>
        <w:t>L</w:t>
      </w:r>
      <w:r w:rsidRPr="1D0A8684">
        <w:rPr>
          <w:rFonts w:ascii="Arial" w:eastAsia="Arial" w:hAnsi="Arial" w:cs="Arial"/>
          <w:color w:val="000000" w:themeColor="text1"/>
        </w:rPr>
        <w:t xml:space="preserve">imit </w:t>
      </w:r>
      <w:r>
        <w:rPr>
          <w:rFonts w:ascii="Arial" w:eastAsia="Arial" w:hAnsi="Arial" w:cs="Arial"/>
          <w:color w:val="000000" w:themeColor="text1"/>
        </w:rPr>
        <w:t>T</w:t>
      </w:r>
      <w:r w:rsidRPr="1D0A8684">
        <w:rPr>
          <w:rFonts w:ascii="Arial" w:eastAsia="Arial" w:hAnsi="Arial" w:cs="Arial"/>
          <w:color w:val="000000" w:themeColor="text1"/>
        </w:rPr>
        <w:t xml:space="preserve">heorem tells us that as n </w:t>
      </w:r>
      <w:r>
        <w:rPr>
          <w:rFonts w:ascii="Arial" w:eastAsia="Arial" w:hAnsi="Arial" w:cs="Arial"/>
          <w:color w:val="000000" w:themeColor="text1"/>
        </w:rPr>
        <w:t>increases</w:t>
      </w:r>
      <w:r w:rsidRPr="1D0A8684">
        <w:rPr>
          <w:rFonts w:ascii="Arial" w:eastAsia="Arial" w:hAnsi="Arial" w:cs="Arial"/>
          <w:color w:val="000000" w:themeColor="text1"/>
        </w:rPr>
        <w:t xml:space="preserve">, the variance of the quantity </w:t>
      </w:r>
      <w:r w:rsidRPr="00267FC5">
        <w:rPr>
          <w:rFonts w:ascii="Arial" w:eastAsia="Arial" w:hAnsi="Arial" w:cs="Arial"/>
          <w:i/>
          <w:iCs/>
          <w:color w:val="000000" w:themeColor="text1"/>
        </w:rPr>
        <w:t xml:space="preserve">Σᵢ (ŷᵢ — </w:t>
      </w:r>
      <w:proofErr w:type="gramStart"/>
      <w:r w:rsidRPr="00267FC5">
        <w:rPr>
          <w:rFonts w:ascii="Arial" w:eastAsia="Arial" w:hAnsi="Arial" w:cs="Arial"/>
          <w:i/>
          <w:iCs/>
          <w:color w:val="000000" w:themeColor="text1"/>
        </w:rPr>
        <w:t>yᵢ)²</w:t>
      </w:r>
      <w:proofErr w:type="gramEnd"/>
      <w:r w:rsidRPr="00267FC5">
        <w:rPr>
          <w:rFonts w:ascii="Arial" w:eastAsia="Arial" w:hAnsi="Arial" w:cs="Arial"/>
          <w:i/>
          <w:iCs/>
          <w:color w:val="000000" w:themeColor="text1"/>
        </w:rPr>
        <w:t xml:space="preserve"> / n = Σᵢ (ε</w:t>
      </w:r>
      <w:proofErr w:type="gramStart"/>
      <w:r w:rsidRPr="00267FC5">
        <w:rPr>
          <w:rFonts w:ascii="Arial" w:eastAsia="Arial" w:hAnsi="Arial" w:cs="Arial"/>
          <w:i/>
          <w:iCs/>
          <w:color w:val="000000" w:themeColor="text1"/>
        </w:rPr>
        <w:t>ᵢ)²</w:t>
      </w:r>
      <w:proofErr w:type="gramEnd"/>
      <w:r w:rsidRPr="00267FC5">
        <w:rPr>
          <w:rFonts w:ascii="Arial" w:eastAsia="Arial" w:hAnsi="Arial" w:cs="Arial"/>
          <w:i/>
          <w:iCs/>
          <w:color w:val="000000" w:themeColor="text1"/>
        </w:rPr>
        <w:t xml:space="preserve"> / n</w:t>
      </w:r>
      <w:r w:rsidRPr="1D0A8684">
        <w:rPr>
          <w:rFonts w:ascii="Arial" w:eastAsia="Arial" w:hAnsi="Arial" w:cs="Arial"/>
          <w:color w:val="000000" w:themeColor="text1"/>
        </w:rPr>
        <w:t xml:space="preserve"> should </w:t>
      </w:r>
      <w:r w:rsidRPr="005D7014">
        <w:rPr>
          <w:rFonts w:ascii="Arial" w:eastAsia="Arial" w:hAnsi="Arial" w:cs="Arial"/>
          <w:color w:val="000000" w:themeColor="text1"/>
        </w:rPr>
        <w:t xml:space="preserve">converge to </w:t>
      </w:r>
      <w:r w:rsidRPr="00267FC5">
        <w:rPr>
          <w:rFonts w:ascii="Arial" w:eastAsia="Arial" w:hAnsi="Arial" w:cs="Arial"/>
          <w:color w:val="000000" w:themeColor="text1"/>
        </w:rPr>
        <w:t>zero</w:t>
      </w:r>
      <w:r w:rsidRPr="005D7014">
        <w:rPr>
          <w:rFonts w:ascii="Arial" w:eastAsia="Arial" w:hAnsi="Arial" w:cs="Arial"/>
          <w:color w:val="000000" w:themeColor="text1"/>
        </w:rPr>
        <w:t>.</w:t>
      </w:r>
      <w:r w:rsidRPr="1D0A8684">
        <w:rPr>
          <w:rFonts w:ascii="Arial" w:eastAsia="Arial" w:hAnsi="Arial" w:cs="Arial"/>
          <w:color w:val="000000" w:themeColor="text1"/>
        </w:rPr>
        <w:t xml:space="preserve"> In fact, a more robust form of the central limit theorem tells us its variance should converge to 0 asymptotically like </w:t>
      </w:r>
      <w:r w:rsidRPr="00267FC5">
        <w:rPr>
          <w:rFonts w:ascii="Arial" w:eastAsia="Arial" w:hAnsi="Arial" w:cs="Arial"/>
          <w:i/>
          <w:iCs/>
          <w:color w:val="000000" w:themeColor="text1"/>
        </w:rPr>
        <w:t>1/n.</w:t>
      </w:r>
      <w:r w:rsidRPr="1D0A8684">
        <w:rPr>
          <w:rFonts w:ascii="Arial" w:eastAsia="Arial" w:hAnsi="Arial" w:cs="Arial"/>
          <w:color w:val="000000" w:themeColor="text1"/>
        </w:rPr>
        <w:t xml:space="preserve"> This tells us that </w:t>
      </w:r>
      <w:r w:rsidRPr="00267FC5">
        <w:rPr>
          <w:rFonts w:ascii="Arial" w:eastAsia="Arial" w:hAnsi="Arial" w:cs="Arial"/>
          <w:i/>
          <w:iCs/>
          <w:color w:val="000000" w:themeColor="text1"/>
        </w:rPr>
        <w:t xml:space="preserve">Σᵢ (ŷᵢ — </w:t>
      </w:r>
      <w:proofErr w:type="gramStart"/>
      <w:r w:rsidRPr="00267FC5">
        <w:rPr>
          <w:rFonts w:ascii="Arial" w:eastAsia="Arial" w:hAnsi="Arial" w:cs="Arial"/>
          <w:i/>
          <w:iCs/>
          <w:color w:val="000000" w:themeColor="text1"/>
        </w:rPr>
        <w:t>yᵢ)²</w:t>
      </w:r>
      <w:proofErr w:type="gramEnd"/>
      <w:r w:rsidRPr="00267FC5">
        <w:rPr>
          <w:rFonts w:ascii="Arial" w:eastAsia="Arial" w:hAnsi="Arial" w:cs="Arial"/>
          <w:i/>
          <w:iCs/>
          <w:color w:val="000000" w:themeColor="text1"/>
        </w:rPr>
        <w:t xml:space="preserve"> / n</w:t>
      </w:r>
      <w:r w:rsidRPr="1D0A8684">
        <w:rPr>
          <w:rFonts w:ascii="Arial" w:eastAsia="Arial" w:hAnsi="Arial" w:cs="Arial"/>
          <w:color w:val="000000" w:themeColor="text1"/>
        </w:rPr>
        <w:t xml:space="preserve"> is a good estimator for </w:t>
      </w:r>
      <w:proofErr w:type="gramStart"/>
      <w:r w:rsidRPr="00267FC5">
        <w:rPr>
          <w:rFonts w:ascii="Arial" w:eastAsia="Arial" w:hAnsi="Arial" w:cs="Arial"/>
          <w:i/>
          <w:iCs/>
          <w:color w:val="000000" w:themeColor="text1"/>
        </w:rPr>
        <w:t>E[</w:t>
      </w:r>
      <w:proofErr w:type="gramEnd"/>
      <w:r w:rsidRPr="00267FC5">
        <w:rPr>
          <w:rFonts w:ascii="Arial" w:eastAsia="Arial" w:hAnsi="Arial" w:cs="Arial"/>
          <w:i/>
          <w:iCs/>
          <w:color w:val="000000" w:themeColor="text1"/>
        </w:rPr>
        <w:t xml:space="preserve">Σᵢ (ŷᵢ — </w:t>
      </w:r>
      <w:proofErr w:type="gramStart"/>
      <w:r w:rsidRPr="00267FC5">
        <w:rPr>
          <w:rFonts w:ascii="Arial" w:eastAsia="Arial" w:hAnsi="Arial" w:cs="Arial"/>
          <w:i/>
          <w:iCs/>
          <w:color w:val="000000" w:themeColor="text1"/>
        </w:rPr>
        <w:t>yᵢ)²</w:t>
      </w:r>
      <w:proofErr w:type="gramEnd"/>
      <w:r w:rsidRPr="00267FC5">
        <w:rPr>
          <w:rFonts w:ascii="Arial" w:eastAsia="Arial" w:hAnsi="Arial" w:cs="Arial"/>
          <w:i/>
          <w:iCs/>
          <w:color w:val="000000" w:themeColor="text1"/>
        </w:rPr>
        <w:t xml:space="preserve"> / n] = σ².</w:t>
      </w:r>
      <w:r w:rsidRPr="1D0A8684">
        <w:rPr>
          <w:rFonts w:ascii="Arial" w:eastAsia="Arial" w:hAnsi="Arial" w:cs="Arial"/>
          <w:color w:val="000000" w:themeColor="text1"/>
        </w:rPr>
        <w:t xml:space="preserve"> </w:t>
      </w:r>
      <w:r w:rsidRPr="009C0AED">
        <w:rPr>
          <w:rFonts w:ascii="Arial" w:eastAsia="Arial" w:hAnsi="Arial" w:cs="Arial"/>
          <w:color w:val="000000" w:themeColor="text1"/>
        </w:rPr>
        <w:t xml:space="preserve">But then the RMSE is a good estimator of the standard deviation </w:t>
      </w:r>
      <w:r w:rsidRPr="00267FC5">
        <w:rPr>
          <w:rFonts w:ascii="Arial" w:eastAsia="Arial" w:hAnsi="Arial" w:cs="Arial"/>
          <w:i/>
          <w:iCs/>
          <w:color w:val="000000" w:themeColor="text1"/>
        </w:rPr>
        <w:t>σ</w:t>
      </w:r>
      <w:r w:rsidRPr="009C0AED">
        <w:rPr>
          <w:rFonts w:ascii="Arial" w:eastAsia="Arial" w:hAnsi="Arial" w:cs="Arial"/>
          <w:color w:val="000000" w:themeColor="text1"/>
        </w:rPr>
        <w:t xml:space="preserve"> of our error distribution. </w:t>
      </w:r>
      <w:r w:rsidRPr="00B350DC">
        <w:rPr>
          <w:rFonts w:ascii="Arial" w:eastAsia="Arial" w:hAnsi="Arial" w:cs="Arial"/>
          <w:color w:val="000000" w:themeColor="text1"/>
        </w:rPr>
        <w:t>We should also now have an explanation for division by n under the square root of the RMSE.</w:t>
      </w:r>
      <w:r w:rsidRPr="1D0A8684">
        <w:rPr>
          <w:rFonts w:ascii="Arial" w:eastAsia="Arial" w:hAnsi="Arial" w:cs="Arial"/>
          <w:color w:val="000000" w:themeColor="text1"/>
        </w:rPr>
        <w:t xml:space="preserve"> It allows us to estimate the standard deviation </w:t>
      </w:r>
      <w:r w:rsidRPr="00267FC5">
        <w:rPr>
          <w:rFonts w:ascii="Arial" w:eastAsia="Arial" w:hAnsi="Arial" w:cs="Arial"/>
          <w:i/>
          <w:iCs/>
          <w:color w:val="000000" w:themeColor="text1"/>
        </w:rPr>
        <w:t>σ</w:t>
      </w:r>
      <w:r w:rsidRPr="1D0A8684">
        <w:rPr>
          <w:rFonts w:ascii="Arial" w:eastAsia="Arial" w:hAnsi="Arial" w:cs="Arial"/>
          <w:color w:val="000000" w:themeColor="text1"/>
        </w:rPr>
        <w:t xml:space="preserve"> of the error for a typical single observation rather than some kind of “total error”. By dividing by</w:t>
      </w:r>
      <w:r w:rsidRPr="00267FC5">
        <w:rPr>
          <w:rFonts w:ascii="Arial" w:eastAsia="Arial" w:hAnsi="Arial" w:cs="Arial"/>
          <w:i/>
          <w:iCs/>
          <w:color w:val="000000" w:themeColor="text1"/>
        </w:rPr>
        <w:t xml:space="preserve"> n</w:t>
      </w:r>
      <w:r w:rsidRPr="1D0A8684">
        <w:rPr>
          <w:rFonts w:ascii="Arial" w:eastAsia="Arial" w:hAnsi="Arial" w:cs="Arial"/>
          <w:color w:val="000000" w:themeColor="text1"/>
        </w:rPr>
        <w:t>, we keep this measure of error consistent as we move from a small collection of observations to a larger collection, and it just becomes more accurate as we increase the number of observations. To paraphrase it another way, RMSE is a good way to answer the question: “</w:t>
      </w:r>
      <w:r w:rsidRPr="00505F13">
        <w:rPr>
          <w:rFonts w:ascii="Arial" w:eastAsia="Arial" w:hAnsi="Arial" w:cs="Arial"/>
          <w:i/>
          <w:iCs/>
          <w:color w:val="000000" w:themeColor="text1"/>
        </w:rPr>
        <w:t>How far off should we expect our model to be on its next prediction?</w:t>
      </w:r>
      <w:r w:rsidRPr="1D0A8684">
        <w:rPr>
          <w:rFonts w:ascii="Arial" w:eastAsia="Arial" w:hAnsi="Arial" w:cs="Arial"/>
          <w:color w:val="000000" w:themeColor="text1"/>
        </w:rPr>
        <w:t>”</w:t>
      </w:r>
    </w:p>
    <w:p w14:paraId="2E506974"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RMSE is a good measure to use if we want to estimate the standard deviation σ of a typical observed value from our model’s prediction, assuming that our observed data can be </w:t>
      </w:r>
      <w:r w:rsidRPr="00F152F7">
        <w:rPr>
          <w:rFonts w:ascii="Arial" w:eastAsia="Arial" w:hAnsi="Arial" w:cs="Arial"/>
          <w:color w:val="000000" w:themeColor="text1"/>
        </w:rPr>
        <w:t xml:space="preserve">decomposed </w:t>
      </w:r>
      <w:r w:rsidRPr="00267FC5">
        <w:rPr>
          <w:rFonts w:ascii="Arial" w:eastAsia="Arial" w:hAnsi="Arial" w:cs="Arial"/>
          <w:color w:val="000000" w:themeColor="text1"/>
        </w:rPr>
        <w:t>in accordance with Doob’s theorem</w:t>
      </w:r>
      <w:r w:rsidRPr="1D0A8684">
        <w:rPr>
          <w:rFonts w:ascii="Arial" w:eastAsia="Arial" w:hAnsi="Arial" w:cs="Arial"/>
          <w:color w:val="000000" w:themeColor="text1"/>
        </w:rPr>
        <w:t xml:space="preserve">: </w:t>
      </w:r>
    </w:p>
    <w:p w14:paraId="5DEA633A" w14:textId="77777777" w:rsidR="008D1943" w:rsidRDefault="008D1943" w:rsidP="008D1943">
      <w:pPr>
        <w:spacing w:after="60" w:line="360" w:lineRule="auto"/>
        <w:jc w:val="both"/>
        <w:rPr>
          <w:rFonts w:ascii="Arial" w:eastAsia="Arial" w:hAnsi="Arial" w:cs="Arial"/>
          <w:i/>
          <w:iCs/>
          <w:color w:val="000000" w:themeColor="text1"/>
        </w:rPr>
      </w:pPr>
      <w:r w:rsidRPr="1D0A8684">
        <w:rPr>
          <w:rFonts w:ascii="Arial" w:eastAsia="Arial" w:hAnsi="Arial" w:cs="Arial"/>
          <w:i/>
          <w:iCs/>
          <w:color w:val="000000" w:themeColor="text1"/>
        </w:rPr>
        <w:t>Observed value</w:t>
      </w:r>
      <w:r>
        <w:rPr>
          <w:rFonts w:ascii="Arial" w:eastAsia="Arial" w:hAnsi="Arial" w:cs="Arial"/>
          <w:i/>
          <w:iCs/>
          <w:color w:val="000000" w:themeColor="text1"/>
        </w:rPr>
        <w:t>=</w:t>
      </w:r>
      <w:r w:rsidRPr="1D0A8684">
        <w:rPr>
          <w:rFonts w:ascii="Arial" w:eastAsia="Arial" w:hAnsi="Arial" w:cs="Arial"/>
          <w:i/>
          <w:iCs/>
          <w:color w:val="000000" w:themeColor="text1"/>
        </w:rPr>
        <w:t xml:space="preserve"> predicted value + predictably distributed random noise with mean zero</w:t>
      </w:r>
    </w:p>
    <w:p w14:paraId="03ED8AFB" w14:textId="77777777" w:rsidR="008D1943" w:rsidRPr="00502A7F" w:rsidRDefault="008D1943" w:rsidP="008D1943">
      <w:pPr>
        <w:spacing w:after="60" w:line="360" w:lineRule="auto"/>
        <w:ind w:firstLine="720"/>
        <w:jc w:val="both"/>
        <w:rPr>
          <w:rFonts w:ascii="Arial" w:eastAsia="Arial" w:hAnsi="Arial" w:cs="Arial"/>
          <w:color w:val="000000" w:themeColor="text1"/>
        </w:rPr>
      </w:pPr>
      <w:r>
        <w:rPr>
          <w:rFonts w:ascii="Arial" w:eastAsia="Arial" w:hAnsi="Arial" w:cs="Arial"/>
          <w:color w:val="000000" w:themeColor="text1"/>
        </w:rPr>
        <w:t xml:space="preserve">There is a limitation here which is that Doob’s theorem requires that the stochastic process be a </w:t>
      </w:r>
      <w:proofErr w:type="spellStart"/>
      <w:r>
        <w:rPr>
          <w:rFonts w:ascii="Arial" w:eastAsia="Arial" w:hAnsi="Arial" w:cs="Arial"/>
          <w:color w:val="000000" w:themeColor="text1"/>
        </w:rPr>
        <w:t>semimartingale</w:t>
      </w:r>
      <w:proofErr w:type="spellEnd"/>
      <w:r>
        <w:rPr>
          <w:rFonts w:ascii="Arial" w:eastAsia="Arial" w:hAnsi="Arial" w:cs="Arial"/>
          <w:color w:val="000000" w:themeColor="text1"/>
        </w:rPr>
        <w:t xml:space="preserve"> but the </w:t>
      </w:r>
      <w:proofErr w:type="spellStart"/>
      <w:r>
        <w:rPr>
          <w:rFonts w:ascii="Arial" w:eastAsia="Arial" w:hAnsi="Arial" w:cs="Arial"/>
          <w:color w:val="000000" w:themeColor="text1"/>
        </w:rPr>
        <w:t>fBm</w:t>
      </w:r>
      <w:proofErr w:type="spellEnd"/>
      <w:r>
        <w:rPr>
          <w:rFonts w:ascii="Arial" w:eastAsia="Arial" w:hAnsi="Arial" w:cs="Arial"/>
          <w:color w:val="000000" w:themeColor="text1"/>
        </w:rPr>
        <w:t xml:space="preserve"> processes we are modelling are neither a </w:t>
      </w:r>
      <w:proofErr w:type="spellStart"/>
      <w:r>
        <w:rPr>
          <w:rFonts w:ascii="Arial" w:eastAsia="Arial" w:hAnsi="Arial" w:cs="Arial"/>
          <w:color w:val="000000" w:themeColor="text1"/>
        </w:rPr>
        <w:t>semimartingale</w:t>
      </w:r>
      <w:proofErr w:type="spellEnd"/>
      <w:r>
        <w:rPr>
          <w:rFonts w:ascii="Arial" w:eastAsia="Arial" w:hAnsi="Arial" w:cs="Arial"/>
          <w:color w:val="000000" w:themeColor="text1"/>
        </w:rPr>
        <w:t xml:space="preserve"> nor a weak martingale. It is a Gaussian process with stationary increments, but its sample paths are not of finite </w:t>
      </w:r>
      <w:proofErr w:type="gramStart"/>
      <w:r>
        <w:rPr>
          <w:rFonts w:ascii="Arial" w:eastAsia="Arial" w:hAnsi="Arial" w:cs="Arial"/>
          <w:color w:val="000000" w:themeColor="text1"/>
        </w:rPr>
        <w:t>variation</w:t>
      </w:r>
      <w:proofErr w:type="gramEnd"/>
      <w:r>
        <w:rPr>
          <w:rFonts w:ascii="Arial" w:eastAsia="Arial" w:hAnsi="Arial" w:cs="Arial"/>
          <w:color w:val="000000" w:themeColor="text1"/>
        </w:rPr>
        <w:t xml:space="preserve"> and its increments are not orthogonal to the past. Recently a concept of fractional </w:t>
      </w:r>
      <w:proofErr w:type="spellStart"/>
      <w:r>
        <w:rPr>
          <w:rFonts w:ascii="Arial" w:eastAsia="Arial" w:hAnsi="Arial" w:cs="Arial"/>
          <w:color w:val="000000" w:themeColor="text1"/>
        </w:rPr>
        <w:t>semimartingale</w:t>
      </w:r>
      <w:proofErr w:type="spellEnd"/>
      <w:r>
        <w:rPr>
          <w:rFonts w:ascii="Arial" w:eastAsia="Arial" w:hAnsi="Arial" w:cs="Arial"/>
          <w:color w:val="000000" w:themeColor="text1"/>
        </w:rPr>
        <w:t xml:space="preserve"> has gained traction but there is no consensus on the </w:t>
      </w:r>
      <w:proofErr w:type="gramStart"/>
      <w:r>
        <w:rPr>
          <w:rFonts w:ascii="Arial" w:eastAsia="Arial" w:hAnsi="Arial" w:cs="Arial"/>
          <w:color w:val="000000" w:themeColor="text1"/>
        </w:rPr>
        <w:t>definition</w:t>
      </w:r>
      <w:proofErr w:type="gramEnd"/>
      <w:r>
        <w:rPr>
          <w:rFonts w:ascii="Arial" w:eastAsia="Arial" w:hAnsi="Arial" w:cs="Arial"/>
          <w:color w:val="000000" w:themeColor="text1"/>
        </w:rPr>
        <w:t xml:space="preserve"> and the concept is still under development. </w:t>
      </w:r>
      <w:r w:rsidRPr="1D0A8684">
        <w:rPr>
          <w:rFonts w:ascii="Arial" w:eastAsia="Arial" w:hAnsi="Arial" w:cs="Arial"/>
          <w:color w:val="000000" w:themeColor="text1"/>
        </w:rPr>
        <w:t xml:space="preserve">The random noise here could be anything that our model does not capture (e.g., unknown variables that might influence the observed values). </w:t>
      </w:r>
      <w:r w:rsidRPr="000B5474">
        <w:rPr>
          <w:rFonts w:ascii="Arial" w:eastAsia="Arial" w:hAnsi="Arial" w:cs="Arial"/>
          <w:color w:val="000000" w:themeColor="text1"/>
        </w:rPr>
        <w:t xml:space="preserve">If the noise is small, as estimated by the RMSE, it generally means that our model predicts our observed data </w:t>
      </w:r>
      <w:r w:rsidRPr="000B5474">
        <w:rPr>
          <w:rFonts w:ascii="Arial" w:eastAsia="Arial" w:hAnsi="Arial" w:cs="Arial"/>
          <w:color w:val="000000" w:themeColor="text1"/>
        </w:rPr>
        <w:lastRenderedPageBreak/>
        <w:t xml:space="preserve">well, and if the RMSE is large, it usually means that our model does not consider important features located in our data. </w:t>
      </w:r>
      <w:r w:rsidRPr="1D0A8684">
        <w:rPr>
          <w:rFonts w:ascii="Arial" w:eastAsia="Arial" w:hAnsi="Arial" w:cs="Arial"/>
          <w:color w:val="000000" w:themeColor="text1"/>
        </w:rPr>
        <w:t>In machine learning and this paper, RMSE has a double purpose</w:t>
      </w:r>
      <w:r>
        <w:rPr>
          <w:rFonts w:ascii="Arial" w:eastAsia="Arial" w:hAnsi="Arial" w:cs="Arial"/>
          <w:color w:val="000000" w:themeColor="text1"/>
        </w:rPr>
        <w:t xml:space="preserve"> t</w:t>
      </w:r>
      <w:r w:rsidRPr="218DCDFB">
        <w:rPr>
          <w:rFonts w:ascii="Arial" w:eastAsia="Arial" w:hAnsi="Arial" w:cs="Arial"/>
          <w:color w:val="000000" w:themeColor="text1"/>
        </w:rPr>
        <w:t>o serve as a heuristic for training models</w:t>
      </w:r>
      <w:r>
        <w:rPr>
          <w:rFonts w:ascii="Arial" w:eastAsia="Arial" w:hAnsi="Arial" w:cs="Arial"/>
          <w:color w:val="000000" w:themeColor="text1"/>
        </w:rPr>
        <w:t xml:space="preserve"> and to</w:t>
      </w:r>
      <w:r w:rsidRPr="218DCDFB">
        <w:rPr>
          <w:rFonts w:ascii="Arial" w:eastAsia="Arial" w:hAnsi="Arial" w:cs="Arial"/>
          <w:color w:val="000000" w:themeColor="text1"/>
        </w:rPr>
        <w:t xml:space="preserve"> evaluate trained models for usefulness </w:t>
      </w:r>
      <w:r>
        <w:rPr>
          <w:rFonts w:ascii="Arial" w:eastAsia="Arial" w:hAnsi="Arial" w:cs="Arial"/>
          <w:color w:val="000000" w:themeColor="text1"/>
        </w:rPr>
        <w:t xml:space="preserve">and </w:t>
      </w:r>
      <w:r w:rsidRPr="218DCDFB">
        <w:rPr>
          <w:rFonts w:ascii="Arial" w:eastAsia="Arial" w:hAnsi="Arial" w:cs="Arial"/>
          <w:color w:val="000000" w:themeColor="text1"/>
        </w:rPr>
        <w:t>accuracy</w:t>
      </w:r>
      <w:r>
        <w:rPr>
          <w:rFonts w:ascii="Arial" w:eastAsia="Arial" w:hAnsi="Arial" w:cs="Arial"/>
          <w:color w:val="000000" w:themeColor="text1"/>
        </w:rPr>
        <w:t xml:space="preserve">. </w:t>
      </w:r>
      <w:r w:rsidRPr="1D0A8684">
        <w:rPr>
          <w:rFonts w:ascii="Arial" w:eastAsia="Arial" w:hAnsi="Arial" w:cs="Arial"/>
          <w:color w:val="000000" w:themeColor="text1"/>
        </w:rPr>
        <w:t xml:space="preserve">This raises an important question: What does it mean for RMSE to be </w:t>
      </w:r>
      <w:r>
        <w:rPr>
          <w:rFonts w:ascii="Arial" w:eastAsia="Arial" w:hAnsi="Arial" w:cs="Arial"/>
          <w:color w:val="000000" w:themeColor="text1"/>
        </w:rPr>
        <w:t>‘</w:t>
      </w:r>
      <w:r w:rsidRPr="1D0A8684">
        <w:rPr>
          <w:rFonts w:ascii="Arial" w:eastAsia="Arial" w:hAnsi="Arial" w:cs="Arial"/>
          <w:color w:val="000000" w:themeColor="text1"/>
        </w:rPr>
        <w:t>small</w:t>
      </w:r>
      <w:r>
        <w:rPr>
          <w:rFonts w:ascii="Arial" w:eastAsia="Arial" w:hAnsi="Arial" w:cs="Arial"/>
          <w:color w:val="000000" w:themeColor="text1"/>
        </w:rPr>
        <w:t>’</w:t>
      </w:r>
      <w:r w:rsidRPr="1D0A8684">
        <w:rPr>
          <w:rFonts w:ascii="Arial" w:eastAsia="Arial" w:hAnsi="Arial" w:cs="Arial"/>
          <w:color w:val="000000" w:themeColor="text1"/>
        </w:rPr>
        <w:t>?</w:t>
      </w:r>
      <w:r>
        <w:rPr>
          <w:rFonts w:ascii="Arial" w:eastAsia="Arial" w:hAnsi="Arial" w:cs="Arial"/>
          <w:color w:val="000000" w:themeColor="text1"/>
        </w:rPr>
        <w:t xml:space="preserve"> F</w:t>
      </w:r>
      <w:r w:rsidRPr="008D2A21">
        <w:rPr>
          <w:rFonts w:ascii="Arial" w:eastAsia="Arial" w:hAnsi="Arial" w:cs="Arial"/>
          <w:color w:val="000000" w:themeColor="text1"/>
        </w:rPr>
        <w:t>irst</w:t>
      </w:r>
      <w:r>
        <w:rPr>
          <w:rFonts w:ascii="Arial" w:eastAsia="Arial" w:hAnsi="Arial" w:cs="Arial"/>
          <w:color w:val="000000" w:themeColor="text1"/>
        </w:rPr>
        <w:t>ly,</w:t>
      </w:r>
      <w:r w:rsidRPr="008D2A21">
        <w:rPr>
          <w:rFonts w:ascii="Arial" w:eastAsia="Arial" w:hAnsi="Arial" w:cs="Arial"/>
          <w:color w:val="000000" w:themeColor="text1"/>
        </w:rPr>
        <w:t xml:space="preserve"> “small” will depend on our choice of unit and the application we want. </w:t>
      </w:r>
      <w:r w:rsidRPr="00502A7F">
        <w:rPr>
          <w:rFonts w:ascii="Arial" w:eastAsia="Arial" w:hAnsi="Arial" w:cs="Arial"/>
          <w:color w:val="000000" w:themeColor="text1"/>
        </w:rPr>
        <w:t>For training models, it doesn't matter which unit we use, because all we care about during training is having a heuristic to help us reduce the error at each iteration.</w:t>
      </w:r>
      <w:r>
        <w:rPr>
          <w:rFonts w:ascii="Arial" w:eastAsia="Arial" w:hAnsi="Arial" w:cs="Arial"/>
          <w:color w:val="000000" w:themeColor="text1"/>
        </w:rPr>
        <w:t xml:space="preserve"> </w:t>
      </w:r>
      <w:r w:rsidRPr="00502A7F">
        <w:rPr>
          <w:rFonts w:ascii="Arial" w:eastAsia="Arial" w:hAnsi="Arial" w:cs="Arial"/>
          <w:color w:val="000000" w:themeColor="text1"/>
        </w:rPr>
        <w:t>We are only interested in the relative size of the error from one step to the next, not the absolute size of the error.</w:t>
      </w:r>
    </w:p>
    <w:p w14:paraId="4AF969AB" w14:textId="77777777" w:rsidR="008D1943" w:rsidRPr="003D33BD"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But in evaluating trained models in data science for usefulness and accuracy, we do care about units, because we aren’t just trying to see if we’re doing better than last time: we want to know if our model can help us solve a practical problem. </w:t>
      </w:r>
      <w:r w:rsidRPr="00502A7F">
        <w:rPr>
          <w:rFonts w:ascii="Arial" w:eastAsia="Arial" w:hAnsi="Arial" w:cs="Arial"/>
          <w:color w:val="000000" w:themeColor="text1"/>
        </w:rPr>
        <w:t xml:space="preserve">The </w:t>
      </w:r>
      <w:r>
        <w:rPr>
          <w:rFonts w:ascii="Arial" w:eastAsia="Arial" w:hAnsi="Arial" w:cs="Arial"/>
          <w:color w:val="000000" w:themeColor="text1"/>
        </w:rPr>
        <w:t>nuance</w:t>
      </w:r>
      <w:r w:rsidRPr="00502A7F">
        <w:rPr>
          <w:rFonts w:ascii="Arial" w:eastAsia="Arial" w:hAnsi="Arial" w:cs="Arial"/>
          <w:color w:val="000000" w:themeColor="text1"/>
        </w:rPr>
        <w:t xml:space="preserve"> here is that judging whether the RMSE is small enough will depend on how precise we need our model for our given application.</w:t>
      </w:r>
      <w:r>
        <w:rPr>
          <w:rFonts w:ascii="Arial" w:eastAsia="Arial" w:hAnsi="Arial" w:cs="Arial"/>
          <w:color w:val="000000" w:themeColor="text1"/>
        </w:rPr>
        <w:t xml:space="preserve"> </w:t>
      </w:r>
      <w:r w:rsidRPr="1D0A8684">
        <w:rPr>
          <w:rFonts w:ascii="Arial" w:eastAsia="Arial" w:hAnsi="Arial" w:cs="Arial"/>
          <w:color w:val="000000" w:themeColor="text1"/>
        </w:rPr>
        <w:t>There is never going to be a mathematical formula for this because it depends on things like human intentions i.e., purpose of the model, and risk aversion such as how much harm would be caused if this model made a</w:t>
      </w:r>
      <w:r>
        <w:rPr>
          <w:rFonts w:ascii="Arial" w:eastAsia="Arial" w:hAnsi="Arial" w:cs="Arial"/>
          <w:color w:val="000000" w:themeColor="text1"/>
        </w:rPr>
        <w:t>n inaccurate</w:t>
      </w:r>
      <w:r w:rsidRPr="1D0A8684">
        <w:rPr>
          <w:rFonts w:ascii="Arial" w:eastAsia="Arial" w:hAnsi="Arial" w:cs="Arial"/>
          <w:color w:val="000000" w:themeColor="text1"/>
        </w:rPr>
        <w:t xml:space="preserve"> prediction</w:t>
      </w:r>
      <w:r>
        <w:rPr>
          <w:rFonts w:ascii="Arial" w:eastAsia="Arial" w:hAnsi="Arial" w:cs="Arial"/>
          <w:color w:val="000000" w:themeColor="text1"/>
        </w:rPr>
        <w:t>.</w:t>
      </w:r>
      <w:r w:rsidRPr="1D0A8684">
        <w:rPr>
          <w:rFonts w:ascii="Arial" w:eastAsia="Arial" w:hAnsi="Arial" w:cs="Arial"/>
          <w:color w:val="000000" w:themeColor="text1"/>
        </w:rPr>
        <w:t xml:space="preserve"> In other words, our choice of machine learning model (e.g., SVM, LSTM, naïve Bayes) and RMSE for predicting cancer or heart attack will be very different to the models and RMSE used for predicting stock market changes.</w:t>
      </w:r>
      <w:r>
        <w:rPr>
          <w:rFonts w:ascii="Arial" w:eastAsia="Arial" w:hAnsi="Arial" w:cs="Arial"/>
          <w:color w:val="000000" w:themeColor="text1"/>
        </w:rPr>
        <w:t xml:space="preserve"> Equally, the social and ethical considerations of the magnitude of errors resulting from self-driving </w:t>
      </w:r>
      <w:r w:rsidRPr="004D07C9">
        <w:rPr>
          <w:rFonts w:ascii="Arial" w:eastAsia="Arial" w:hAnsi="Arial" w:cs="Arial"/>
          <w:i/>
          <w:iCs/>
          <w:color w:val="000000" w:themeColor="text1"/>
        </w:rPr>
        <w:t>Uber</w:t>
      </w:r>
      <w:r>
        <w:rPr>
          <w:rFonts w:ascii="Arial" w:eastAsia="Arial" w:hAnsi="Arial" w:cs="Arial"/>
          <w:color w:val="000000" w:themeColor="text1"/>
        </w:rPr>
        <w:t xml:space="preserve"> cars or facial recognition software are quite different to the social impact coming from errors in </w:t>
      </w:r>
      <w:proofErr w:type="spellStart"/>
      <w:r w:rsidRPr="004D07C9">
        <w:rPr>
          <w:rFonts w:ascii="Arial" w:eastAsia="Arial" w:hAnsi="Arial" w:cs="Arial"/>
          <w:i/>
          <w:iCs/>
          <w:color w:val="000000" w:themeColor="text1"/>
        </w:rPr>
        <w:t>Youtube</w:t>
      </w:r>
      <w:proofErr w:type="spellEnd"/>
      <w:r>
        <w:rPr>
          <w:rFonts w:ascii="Arial" w:eastAsia="Arial" w:hAnsi="Arial" w:cs="Arial"/>
          <w:color w:val="000000" w:themeColor="text1"/>
        </w:rPr>
        <w:t xml:space="preserve"> algorithm or routine </w:t>
      </w:r>
      <w:r w:rsidRPr="00232F06">
        <w:rPr>
          <w:rFonts w:ascii="Arial" w:eastAsia="Arial" w:hAnsi="Arial" w:cs="Arial"/>
          <w:i/>
          <w:iCs/>
          <w:color w:val="000000" w:themeColor="text1"/>
        </w:rPr>
        <w:t>satnav</w:t>
      </w:r>
      <w:r>
        <w:rPr>
          <w:rFonts w:ascii="Arial" w:eastAsia="Arial" w:hAnsi="Arial" w:cs="Arial"/>
          <w:color w:val="000000" w:themeColor="text1"/>
        </w:rPr>
        <w:t xml:space="preserve"> algorithms. </w:t>
      </w:r>
    </w:p>
    <w:p w14:paraId="5D579E96" w14:textId="77777777" w:rsidR="008D1943" w:rsidRDefault="008D1943" w:rsidP="008D1943">
      <w:pPr>
        <w:spacing w:after="60" w:line="360" w:lineRule="auto"/>
        <w:ind w:firstLine="720"/>
        <w:jc w:val="both"/>
        <w:rPr>
          <w:rFonts w:ascii="Arial" w:eastAsia="Arial" w:hAnsi="Arial" w:cs="Arial"/>
          <w:color w:val="000000" w:themeColor="text1"/>
        </w:rPr>
      </w:pPr>
      <w:r w:rsidRPr="003D33BD">
        <w:rPr>
          <w:rFonts w:ascii="Arial" w:eastAsia="Arial" w:hAnsi="Arial" w:cs="Arial"/>
          <w:color w:val="000000" w:themeColor="text1"/>
        </w:rPr>
        <w:t xml:space="preserve">Besides the units, there is also another consideration: </w:t>
      </w:r>
      <w:r>
        <w:rPr>
          <w:rFonts w:ascii="Arial" w:eastAsia="Arial" w:hAnsi="Arial" w:cs="Arial"/>
          <w:color w:val="000000" w:themeColor="text1"/>
        </w:rPr>
        <w:t>‘</w:t>
      </w:r>
      <w:r w:rsidRPr="1D0A8684">
        <w:rPr>
          <w:rFonts w:ascii="Arial" w:eastAsia="Arial" w:hAnsi="Arial" w:cs="Arial"/>
          <w:color w:val="000000" w:themeColor="text1"/>
        </w:rPr>
        <w:t>small</w:t>
      </w:r>
      <w:r>
        <w:rPr>
          <w:rFonts w:ascii="Arial" w:eastAsia="Arial" w:hAnsi="Arial" w:cs="Arial"/>
          <w:color w:val="000000" w:themeColor="text1"/>
        </w:rPr>
        <w:t>’</w:t>
      </w:r>
      <w:r w:rsidRPr="1D0A8684">
        <w:rPr>
          <w:rFonts w:ascii="Arial" w:eastAsia="Arial" w:hAnsi="Arial" w:cs="Arial"/>
          <w:color w:val="000000" w:themeColor="text1"/>
        </w:rPr>
        <w:t xml:space="preserve"> also needs to be measured relative to the type of model being used, the number of data points, and the history of training the model went through before you evaluated it for accuracy. At first this may sound counter-intuitive, but not when you consider the problem of over-fitting.</w:t>
      </w:r>
    </w:p>
    <w:p w14:paraId="056BB5B1" w14:textId="77777777" w:rsidR="008D1943" w:rsidRPr="004D60A1" w:rsidRDefault="008D1943" w:rsidP="008D1943">
      <w:pPr>
        <w:spacing w:after="60" w:line="360" w:lineRule="auto"/>
        <w:jc w:val="both"/>
        <w:rPr>
          <w:rFonts w:ascii="Arial" w:eastAsia="Arial" w:hAnsi="Arial" w:cs="Arial"/>
          <w:color w:val="000000" w:themeColor="text1"/>
        </w:rPr>
      </w:pPr>
      <w:r w:rsidRPr="004D60A1">
        <w:rPr>
          <w:rFonts w:ascii="Arial" w:eastAsia="Arial" w:hAnsi="Arial" w:cs="Arial"/>
          <w:color w:val="000000" w:themeColor="text1"/>
        </w:rPr>
        <w:t>There is a risk of overfitting whenever the number of parameters in your model is large relative to the number of data points you have.</w:t>
      </w:r>
      <w:r>
        <w:rPr>
          <w:rFonts w:ascii="Arial" w:eastAsia="Arial" w:hAnsi="Arial" w:cs="Arial"/>
          <w:color w:val="000000" w:themeColor="text1"/>
        </w:rPr>
        <w:t xml:space="preserve"> </w:t>
      </w:r>
      <w:r w:rsidRPr="1D0A8684">
        <w:rPr>
          <w:rFonts w:ascii="Arial" w:eastAsia="Arial" w:hAnsi="Arial" w:cs="Arial"/>
          <w:color w:val="000000" w:themeColor="text1"/>
        </w:rPr>
        <w:t xml:space="preserve">For example, if we are trying to predict one real quantity </w:t>
      </w:r>
      <w:r w:rsidRPr="00267FC5">
        <w:rPr>
          <w:rFonts w:ascii="Arial" w:eastAsia="Arial" w:hAnsi="Arial" w:cs="Arial"/>
          <w:i/>
          <w:iCs/>
          <w:color w:val="000000" w:themeColor="text1"/>
        </w:rPr>
        <w:t xml:space="preserve">y </w:t>
      </w:r>
      <w:r w:rsidRPr="1D0A8684">
        <w:rPr>
          <w:rFonts w:ascii="Arial" w:eastAsia="Arial" w:hAnsi="Arial" w:cs="Arial"/>
          <w:color w:val="000000" w:themeColor="text1"/>
        </w:rPr>
        <w:t xml:space="preserve">as a function of another real quantity </w:t>
      </w:r>
      <w:r w:rsidRPr="00267FC5">
        <w:rPr>
          <w:rFonts w:ascii="Arial" w:eastAsia="Arial" w:hAnsi="Arial" w:cs="Arial"/>
          <w:i/>
          <w:iCs/>
          <w:color w:val="000000" w:themeColor="text1"/>
        </w:rPr>
        <w:t>x</w:t>
      </w:r>
      <w:r w:rsidRPr="1D0A8684">
        <w:rPr>
          <w:rFonts w:ascii="Arial" w:eastAsia="Arial" w:hAnsi="Arial" w:cs="Arial"/>
          <w:color w:val="000000" w:themeColor="text1"/>
        </w:rPr>
        <w:t xml:space="preserve">, and our observations are </w:t>
      </w:r>
      <w:r w:rsidRPr="00267FC5">
        <w:rPr>
          <w:rFonts w:ascii="Arial" w:eastAsia="Arial" w:hAnsi="Arial" w:cs="Arial"/>
          <w:i/>
          <w:iCs/>
          <w:color w:val="000000" w:themeColor="text1"/>
        </w:rPr>
        <w:t>(xᵢ, yᵢ)</w:t>
      </w:r>
      <w:r w:rsidRPr="1D0A8684">
        <w:rPr>
          <w:rFonts w:ascii="Arial" w:eastAsia="Arial" w:hAnsi="Arial" w:cs="Arial"/>
          <w:color w:val="000000" w:themeColor="text1"/>
        </w:rPr>
        <w:t xml:space="preserve"> with </w:t>
      </w:r>
      <w:r w:rsidRPr="00267FC5">
        <w:rPr>
          <w:rFonts w:ascii="Arial" w:eastAsia="Arial" w:hAnsi="Arial" w:cs="Arial"/>
          <w:i/>
          <w:iCs/>
          <w:color w:val="000000" w:themeColor="text1"/>
        </w:rPr>
        <w:t>x</w:t>
      </w:r>
      <w:r w:rsidRPr="00267FC5">
        <w:rPr>
          <w:rFonts w:ascii="Cambria Math" w:eastAsia="Arial" w:hAnsi="Cambria Math" w:cs="Cambria Math"/>
          <w:i/>
          <w:iCs/>
          <w:color w:val="000000" w:themeColor="text1"/>
        </w:rPr>
        <w:t>₁</w:t>
      </w:r>
      <w:r w:rsidRPr="00267FC5">
        <w:rPr>
          <w:rFonts w:ascii="Arial" w:eastAsia="Arial" w:hAnsi="Arial" w:cs="Arial"/>
          <w:i/>
          <w:iCs/>
          <w:color w:val="000000" w:themeColor="text1"/>
        </w:rPr>
        <w:t xml:space="preserve"> &lt; x</w:t>
      </w:r>
      <w:r w:rsidRPr="00267FC5">
        <w:rPr>
          <w:rFonts w:ascii="Cambria Math" w:eastAsia="Arial" w:hAnsi="Cambria Math" w:cs="Cambria Math"/>
          <w:i/>
          <w:iCs/>
          <w:color w:val="000000" w:themeColor="text1"/>
        </w:rPr>
        <w:t>₂</w:t>
      </w:r>
      <w:r w:rsidRPr="00267FC5">
        <w:rPr>
          <w:rFonts w:ascii="Arial" w:eastAsia="Arial" w:hAnsi="Arial" w:cs="Arial"/>
          <w:i/>
          <w:iCs/>
          <w:color w:val="000000" w:themeColor="text1"/>
        </w:rPr>
        <w:t xml:space="preserve"> &lt; x</w:t>
      </w:r>
      <w:r w:rsidRPr="00267FC5">
        <w:rPr>
          <w:rFonts w:ascii="Cambria Math" w:eastAsia="Arial" w:hAnsi="Cambria Math" w:cs="Cambria Math"/>
          <w:i/>
          <w:iCs/>
          <w:color w:val="000000" w:themeColor="text1"/>
        </w:rPr>
        <w:t>₃</w:t>
      </w:r>
      <w:r w:rsidRPr="00267FC5">
        <w:rPr>
          <w:rFonts w:ascii="Arial" w:eastAsia="Arial" w:hAnsi="Arial" w:cs="Arial"/>
          <w:i/>
          <w:iCs/>
          <w:color w:val="000000" w:themeColor="text1"/>
        </w:rPr>
        <w:t xml:space="preserve"> … &lt; x(n)</w:t>
      </w:r>
      <w:r w:rsidRPr="1D0A8684">
        <w:rPr>
          <w:rFonts w:ascii="Arial" w:eastAsia="Arial" w:hAnsi="Arial" w:cs="Arial"/>
          <w:color w:val="000000" w:themeColor="text1"/>
        </w:rPr>
        <w:t xml:space="preserve">, a general interpolation theorem tells us there is some polynomial </w:t>
      </w:r>
      <w:r w:rsidRPr="00267FC5">
        <w:rPr>
          <w:rFonts w:ascii="Arial" w:eastAsia="Arial" w:hAnsi="Arial" w:cs="Arial"/>
          <w:i/>
          <w:iCs/>
          <w:color w:val="000000" w:themeColor="text1"/>
        </w:rPr>
        <w:t>f(x</w:t>
      </w:r>
      <w:r w:rsidRPr="1D0A8684">
        <w:rPr>
          <w:rFonts w:ascii="Arial" w:eastAsia="Arial" w:hAnsi="Arial" w:cs="Arial"/>
          <w:color w:val="000000" w:themeColor="text1"/>
        </w:rPr>
        <w:t xml:space="preserve">) of degree at most </w:t>
      </w:r>
      <w:r w:rsidRPr="00267FC5">
        <w:rPr>
          <w:rFonts w:ascii="Arial" w:eastAsia="Arial" w:hAnsi="Arial" w:cs="Arial"/>
          <w:i/>
          <w:iCs/>
          <w:color w:val="000000" w:themeColor="text1"/>
        </w:rPr>
        <w:t>n+1</w:t>
      </w:r>
      <w:r w:rsidRPr="1D0A8684">
        <w:rPr>
          <w:rFonts w:ascii="Arial" w:eastAsia="Arial" w:hAnsi="Arial" w:cs="Arial"/>
          <w:color w:val="000000" w:themeColor="text1"/>
        </w:rPr>
        <w:t xml:space="preserve"> with </w:t>
      </w:r>
      <w:r w:rsidRPr="00267FC5">
        <w:rPr>
          <w:rFonts w:ascii="Arial" w:eastAsia="Arial" w:hAnsi="Arial" w:cs="Arial"/>
          <w:i/>
          <w:iCs/>
          <w:color w:val="000000" w:themeColor="text1"/>
        </w:rPr>
        <w:t xml:space="preserve">f(xᵢ) = yᵢ for </w:t>
      </w:r>
      <w:proofErr w:type="spellStart"/>
      <w:r w:rsidRPr="00267FC5">
        <w:rPr>
          <w:rFonts w:ascii="Arial" w:eastAsia="Arial" w:hAnsi="Arial" w:cs="Arial"/>
          <w:i/>
          <w:iCs/>
          <w:color w:val="000000" w:themeColor="text1"/>
        </w:rPr>
        <w:t>i</w:t>
      </w:r>
      <w:proofErr w:type="spellEnd"/>
      <w:r w:rsidRPr="00267FC5">
        <w:rPr>
          <w:rFonts w:ascii="Arial" w:eastAsia="Arial" w:hAnsi="Arial" w:cs="Arial"/>
          <w:i/>
          <w:iCs/>
          <w:color w:val="000000" w:themeColor="text1"/>
        </w:rPr>
        <w:t xml:space="preserve"> = 1, … , n.</w:t>
      </w:r>
      <w:r w:rsidRPr="1D0A8684">
        <w:rPr>
          <w:rFonts w:ascii="Arial" w:eastAsia="Arial" w:hAnsi="Arial" w:cs="Arial"/>
          <w:color w:val="000000" w:themeColor="text1"/>
        </w:rPr>
        <w:t xml:space="preserve"> </w:t>
      </w:r>
      <w:r w:rsidRPr="004D60A1">
        <w:rPr>
          <w:rFonts w:ascii="Arial" w:eastAsia="Arial" w:hAnsi="Arial" w:cs="Arial"/>
          <w:color w:val="000000" w:themeColor="text1"/>
        </w:rPr>
        <w:t xml:space="preserve">This means that if we </w:t>
      </w:r>
      <w:r w:rsidRPr="004D60A1">
        <w:rPr>
          <w:rFonts w:ascii="Arial" w:eastAsia="Arial" w:hAnsi="Arial" w:cs="Arial"/>
          <w:color w:val="000000" w:themeColor="text1"/>
        </w:rPr>
        <w:lastRenderedPageBreak/>
        <w:t xml:space="preserve">choose our model to be a polynomial of order </w:t>
      </w:r>
      <w:r w:rsidRPr="00267FC5">
        <w:rPr>
          <w:rFonts w:ascii="Arial" w:eastAsia="Arial" w:hAnsi="Arial" w:cs="Arial"/>
          <w:i/>
          <w:iCs/>
          <w:color w:val="000000" w:themeColor="text1"/>
        </w:rPr>
        <w:t>n + 1</w:t>
      </w:r>
      <w:r w:rsidRPr="004D60A1">
        <w:rPr>
          <w:rFonts w:ascii="Arial" w:eastAsia="Arial" w:hAnsi="Arial" w:cs="Arial"/>
          <w:color w:val="000000" w:themeColor="text1"/>
        </w:rPr>
        <w:t>, by adjusting the parameters of the model (the polynomial coefficients) we should be able to bring the RMSE down to 0</w:t>
      </w:r>
      <w:r>
        <w:rPr>
          <w:rFonts w:ascii="Arial" w:eastAsia="Arial" w:hAnsi="Arial" w:cs="Arial"/>
          <w:color w:val="000000" w:themeColor="text1"/>
        </w:rPr>
        <w:t xml:space="preserve">. </w:t>
      </w:r>
      <w:r w:rsidRPr="1D0A8684">
        <w:rPr>
          <w:rFonts w:ascii="Arial" w:eastAsia="Arial" w:hAnsi="Arial" w:cs="Arial"/>
          <w:color w:val="000000" w:themeColor="text1"/>
        </w:rPr>
        <w:t xml:space="preserve">This is true regardless of what our y values are. </w:t>
      </w:r>
      <w:r w:rsidRPr="004D60A1">
        <w:rPr>
          <w:rFonts w:ascii="Arial" w:eastAsia="Arial" w:hAnsi="Arial" w:cs="Arial"/>
          <w:color w:val="000000" w:themeColor="text1"/>
        </w:rPr>
        <w:t>In this case the RMSE tells us nothing about the accuracy of our underlying model</w:t>
      </w:r>
      <w:r>
        <w:rPr>
          <w:rFonts w:ascii="Arial" w:eastAsia="Arial" w:hAnsi="Arial" w:cs="Arial"/>
          <w:color w:val="000000" w:themeColor="text1"/>
        </w:rPr>
        <w:t>.</w:t>
      </w:r>
      <w:r w:rsidRPr="004D60A1">
        <w:rPr>
          <w:rFonts w:ascii="Arial" w:eastAsia="Arial" w:hAnsi="Arial" w:cs="Arial"/>
          <w:color w:val="000000" w:themeColor="text1"/>
        </w:rPr>
        <w:t xml:space="preserve"> </w:t>
      </w:r>
      <w:r>
        <w:rPr>
          <w:rFonts w:ascii="Arial" w:eastAsia="Arial" w:hAnsi="Arial" w:cs="Arial"/>
          <w:color w:val="000000" w:themeColor="text1"/>
        </w:rPr>
        <w:t>W</w:t>
      </w:r>
      <w:r w:rsidRPr="004D60A1">
        <w:rPr>
          <w:rFonts w:ascii="Arial" w:eastAsia="Arial" w:hAnsi="Arial" w:cs="Arial"/>
          <w:color w:val="000000" w:themeColor="text1"/>
        </w:rPr>
        <w:t xml:space="preserve">e have been assured that we can modify the parameters to get RMSE=0 as measured on our existing data points, whether there is a relationship between two real quantities </w:t>
      </w:r>
      <w:r>
        <w:rPr>
          <w:rFonts w:ascii="Arial" w:eastAsia="Arial" w:hAnsi="Arial" w:cs="Arial"/>
          <w:color w:val="000000" w:themeColor="text1"/>
        </w:rPr>
        <w:t>or not</w:t>
      </w:r>
      <w:r w:rsidRPr="004D60A1">
        <w:rPr>
          <w:rFonts w:ascii="Arial" w:eastAsia="Arial" w:hAnsi="Arial" w:cs="Arial"/>
          <w:color w:val="000000" w:themeColor="text1"/>
        </w:rPr>
        <w:t>.</w:t>
      </w:r>
    </w:p>
    <w:p w14:paraId="1025E892" w14:textId="77777777" w:rsidR="008D1943" w:rsidRDefault="008D1943" w:rsidP="008D1943">
      <w:pPr>
        <w:spacing w:after="60" w:line="360" w:lineRule="auto"/>
        <w:ind w:firstLine="720"/>
        <w:jc w:val="both"/>
        <w:rPr>
          <w:rFonts w:ascii="Arial" w:eastAsia="Arial" w:hAnsi="Arial" w:cs="Arial"/>
          <w:color w:val="000000" w:themeColor="text1"/>
        </w:rPr>
      </w:pPr>
      <w:r w:rsidRPr="1D0A8684">
        <w:rPr>
          <w:rFonts w:ascii="Arial" w:eastAsia="Arial" w:hAnsi="Arial" w:cs="Arial"/>
          <w:color w:val="000000" w:themeColor="text1"/>
        </w:rPr>
        <w:t xml:space="preserve">But it’s not only when the number of parameters exceeds the number of data points that we might run into problems. Even if we don’t have </w:t>
      </w:r>
      <w:r>
        <w:rPr>
          <w:rFonts w:ascii="Arial" w:eastAsia="Arial" w:hAnsi="Arial" w:cs="Arial"/>
          <w:color w:val="000000" w:themeColor="text1"/>
        </w:rPr>
        <w:t>an unreasonable number of</w:t>
      </w:r>
      <w:r w:rsidRPr="1D0A8684">
        <w:rPr>
          <w:rFonts w:ascii="Arial" w:eastAsia="Arial" w:hAnsi="Arial" w:cs="Arial"/>
          <w:color w:val="000000" w:themeColor="text1"/>
        </w:rPr>
        <w:t xml:space="preserve"> parameters</w:t>
      </w:r>
      <w:r>
        <w:rPr>
          <w:rFonts w:ascii="Arial" w:eastAsia="Arial" w:hAnsi="Arial" w:cs="Arial"/>
          <w:color w:val="000000" w:themeColor="text1"/>
        </w:rPr>
        <w:t xml:space="preserve">, </w:t>
      </w:r>
      <w:r w:rsidRPr="00C605A1">
        <w:rPr>
          <w:rFonts w:ascii="Arial" w:eastAsia="Arial" w:hAnsi="Arial" w:cs="Arial"/>
          <w:color w:val="000000" w:themeColor="text1"/>
        </w:rPr>
        <w:t>it is still possible that general mathematical principles along with moderate assumptions about our data may guarantee</w:t>
      </w:r>
      <w:r w:rsidRPr="1D0A8684">
        <w:rPr>
          <w:rFonts w:ascii="Arial" w:eastAsia="Arial" w:hAnsi="Arial" w:cs="Arial"/>
          <w:color w:val="000000" w:themeColor="text1"/>
        </w:rPr>
        <w:t xml:space="preserve"> us with a high probability that by</w:t>
      </w:r>
      <w:r>
        <w:rPr>
          <w:rFonts w:ascii="Arial" w:eastAsia="Arial" w:hAnsi="Arial" w:cs="Arial"/>
          <w:color w:val="000000" w:themeColor="text1"/>
        </w:rPr>
        <w:t xml:space="preserve"> adjusting</w:t>
      </w:r>
      <w:r w:rsidRPr="1D0A8684">
        <w:rPr>
          <w:rFonts w:ascii="Arial" w:eastAsia="Arial" w:hAnsi="Arial" w:cs="Arial"/>
          <w:color w:val="000000" w:themeColor="text1"/>
        </w:rPr>
        <w:t xml:space="preserve"> the parameters </w:t>
      </w:r>
      <w:r>
        <w:rPr>
          <w:rFonts w:ascii="Arial" w:eastAsia="Arial" w:hAnsi="Arial" w:cs="Arial"/>
          <w:color w:val="000000" w:themeColor="text1"/>
        </w:rPr>
        <w:t>of the</w:t>
      </w:r>
      <w:r w:rsidRPr="1D0A8684">
        <w:rPr>
          <w:rFonts w:ascii="Arial" w:eastAsia="Arial" w:hAnsi="Arial" w:cs="Arial"/>
          <w:color w:val="000000" w:themeColor="text1"/>
        </w:rPr>
        <w:t xml:space="preserve"> model, we can bring the RMSE below a certain threshold. If we are in such a situation, </w:t>
      </w:r>
      <w:r w:rsidRPr="00947E9A">
        <w:rPr>
          <w:rFonts w:ascii="Arial" w:eastAsia="Arial" w:hAnsi="Arial" w:cs="Arial"/>
          <w:color w:val="000000" w:themeColor="text1"/>
        </w:rPr>
        <w:t xml:space="preserve">the fact that the RMSE was below this threshold might not say anything significantly about the predictive power of our model. </w:t>
      </w:r>
      <w:r w:rsidRPr="1D0A8684">
        <w:rPr>
          <w:rFonts w:ascii="Arial" w:eastAsia="Arial" w:hAnsi="Arial" w:cs="Arial"/>
          <w:color w:val="000000" w:themeColor="text1"/>
        </w:rPr>
        <w:t xml:space="preserve">Statistically speaking, the question we </w:t>
      </w:r>
      <w:r>
        <w:rPr>
          <w:rFonts w:ascii="Arial" w:eastAsia="Arial" w:hAnsi="Arial" w:cs="Arial"/>
          <w:color w:val="000000" w:themeColor="text1"/>
        </w:rPr>
        <w:t>are going to be</w:t>
      </w:r>
      <w:r w:rsidRPr="1D0A8684">
        <w:rPr>
          <w:rFonts w:ascii="Arial" w:eastAsia="Arial" w:hAnsi="Arial" w:cs="Arial"/>
          <w:color w:val="000000" w:themeColor="text1"/>
        </w:rPr>
        <w:t xml:space="preserve"> asking is </w:t>
      </w:r>
      <w:r>
        <w:rPr>
          <w:rFonts w:ascii="Arial" w:eastAsia="Arial" w:hAnsi="Arial" w:cs="Arial"/>
          <w:color w:val="000000" w:themeColor="text1"/>
        </w:rPr>
        <w:t>not whether</w:t>
      </w:r>
      <w:r w:rsidRPr="1D0A8684">
        <w:rPr>
          <w:rFonts w:ascii="Arial" w:eastAsia="Arial" w:hAnsi="Arial" w:cs="Arial"/>
          <w:color w:val="000000" w:themeColor="text1"/>
        </w:rPr>
        <w:t xml:space="preserve"> RMSE of our trained model is small but rather, what is the probability that the RMSE of our trained model on </w:t>
      </w:r>
      <w:r>
        <w:rPr>
          <w:rFonts w:ascii="Arial" w:eastAsia="Arial" w:hAnsi="Arial" w:cs="Arial"/>
          <w:color w:val="000000" w:themeColor="text1"/>
        </w:rPr>
        <w:t xml:space="preserve">these </w:t>
      </w:r>
      <w:r w:rsidRPr="1D0A8684">
        <w:rPr>
          <w:rFonts w:ascii="Arial" w:eastAsia="Arial" w:hAnsi="Arial" w:cs="Arial"/>
          <w:color w:val="000000" w:themeColor="text1"/>
        </w:rPr>
        <w:t xml:space="preserve">observations </w:t>
      </w:r>
      <w:r>
        <w:rPr>
          <w:rFonts w:ascii="Arial" w:eastAsia="Arial" w:hAnsi="Arial" w:cs="Arial"/>
          <w:color w:val="000000" w:themeColor="text1"/>
        </w:rPr>
        <w:t>is</w:t>
      </w:r>
      <w:r w:rsidRPr="1D0A8684">
        <w:rPr>
          <w:rFonts w:ascii="Arial" w:eastAsia="Arial" w:hAnsi="Arial" w:cs="Arial"/>
          <w:color w:val="000000" w:themeColor="text1"/>
        </w:rPr>
        <w:t xml:space="preserve"> this small by a random chance.</w:t>
      </w:r>
    </w:p>
    <w:p w14:paraId="1957F565" w14:textId="77777777" w:rsidR="008D1943" w:rsidRPr="00267FC5" w:rsidRDefault="008D1943" w:rsidP="008D1943">
      <w:pPr>
        <w:pStyle w:val="Heading2"/>
        <w:spacing w:line="360" w:lineRule="auto"/>
        <w:rPr>
          <w:b/>
          <w:bCs/>
          <w:i/>
          <w:iCs/>
          <w:sz w:val="20"/>
          <w:szCs w:val="20"/>
        </w:rPr>
      </w:pPr>
      <w:bookmarkStart w:id="712" w:name="_Toc202695087"/>
      <w:r w:rsidRPr="00267FC5">
        <w:rPr>
          <w:b/>
          <w:bCs/>
          <w:sz w:val="20"/>
          <w:szCs w:val="20"/>
        </w:rPr>
        <w:t>4.3 MEAN ABSOLUTE ERROR (MAE)</w:t>
      </w:r>
      <w:bookmarkEnd w:id="712"/>
    </w:p>
    <w:p w14:paraId="5E6DDAB0" w14:textId="77777777" w:rsidR="008D1943" w:rsidRPr="00D456C7" w:rsidRDefault="008D1943" w:rsidP="008D1943">
      <w:pPr>
        <w:spacing w:after="60" w:line="360" w:lineRule="auto"/>
        <w:ind w:firstLine="720"/>
        <w:jc w:val="both"/>
        <w:rPr>
          <w:rFonts w:ascii="Arial" w:eastAsia="Arial" w:hAnsi="Arial" w:cs="Arial"/>
          <w:color w:val="000000" w:themeColor="text1"/>
        </w:rPr>
      </w:pPr>
      <w:r w:rsidRPr="005B16F4">
        <w:rPr>
          <w:rFonts w:ascii="Arial" w:eastAsia="Arial" w:hAnsi="Arial" w:cs="Arial"/>
          <w:color w:val="000000" w:themeColor="text1"/>
        </w:rPr>
        <w:t>Mean Absolute Error (MAE)</w:t>
      </w:r>
      <w:r w:rsidRPr="005B16F4">
        <w:rPr>
          <w:rFonts w:ascii="Arial" w:eastAsia="Arial" w:hAnsi="Arial"/>
          <w:i/>
          <w:iCs/>
          <w:color w:val="000000" w:themeColor="text1"/>
        </w:rPr>
        <w:t xml:space="preserve"> </w:t>
      </w:r>
      <w:sdt>
        <w:sdtPr>
          <w:rPr>
            <w:rFonts w:ascii="Arial" w:eastAsia="Arial" w:hAnsi="Arial"/>
            <w:i/>
            <w:iCs/>
            <w:color w:val="000000" w:themeColor="text1"/>
          </w:rPr>
          <w:id w:val="-1322884591"/>
          <w:citation/>
        </w:sdtPr>
        <w:sdtContent>
          <w:r w:rsidRPr="005B16F4">
            <w:rPr>
              <w:rFonts w:ascii="Arial" w:eastAsia="Arial" w:hAnsi="Arial"/>
              <w:i/>
              <w:iCs/>
              <w:color w:val="000000" w:themeColor="text1"/>
            </w:rPr>
            <w:fldChar w:fldCharType="begin"/>
          </w:r>
          <w:r w:rsidRPr="005B16F4">
            <w:rPr>
              <w:rFonts w:ascii="Arial" w:eastAsia="Arial" w:hAnsi="Arial"/>
              <w:i/>
              <w:iCs/>
              <w:color w:val="000000" w:themeColor="text1"/>
            </w:rPr>
            <w:instrText xml:space="preserve"> CITATION Cor05 \l 2057 </w:instrText>
          </w:r>
          <w:r w:rsidRPr="005B16F4">
            <w:rPr>
              <w:rFonts w:ascii="Arial" w:eastAsia="Arial" w:hAnsi="Arial"/>
              <w:i/>
              <w:iCs/>
              <w:color w:val="000000" w:themeColor="text1"/>
            </w:rPr>
            <w:fldChar w:fldCharType="separate"/>
          </w:r>
          <w:r w:rsidRPr="00311E4B">
            <w:rPr>
              <w:rFonts w:ascii="Arial" w:eastAsia="Arial" w:hAnsi="Arial"/>
              <w:noProof/>
              <w:color w:val="000000" w:themeColor="text1"/>
            </w:rPr>
            <w:t>[74]</w:t>
          </w:r>
          <w:r w:rsidRPr="005B16F4">
            <w:rPr>
              <w:rFonts w:ascii="Arial" w:eastAsia="Arial" w:hAnsi="Arial"/>
              <w:i/>
              <w:iCs/>
              <w:color w:val="000000" w:themeColor="text1"/>
            </w:rPr>
            <w:fldChar w:fldCharType="end"/>
          </w:r>
        </w:sdtContent>
      </w:sdt>
      <w:r w:rsidRPr="005B16F4">
        <w:rPr>
          <w:rFonts w:ascii="Arial" w:eastAsia="Arial" w:hAnsi="Arial" w:cs="Arial"/>
          <w:color w:val="000000" w:themeColor="text1"/>
        </w:rPr>
        <w:t xml:space="preserve"> </w:t>
      </w:r>
      <w:r w:rsidRPr="005505E2">
        <w:rPr>
          <w:rFonts w:ascii="Arial" w:eastAsia="Arial" w:hAnsi="Arial" w:cs="Arial"/>
          <w:color w:val="000000" w:themeColor="text1"/>
        </w:rPr>
        <w:t>measures the average magnitude of errors between paired observations for the same variable. It is commonly used to evaluate prediction accuracy in time series analysis, regression tasks, and other contexts where interpretability is important. Examples include comparing predicted values to observed values, measuring changes between baseline and follow-up, or assessing differences between two measurement techniques.</w:t>
      </w:r>
    </w:p>
    <w:p w14:paraId="376B7837" w14:textId="77777777" w:rsidR="008D1943" w:rsidRDefault="008D1943" w:rsidP="008D1943">
      <w:pPr>
        <w:spacing w:after="60" w:line="360" w:lineRule="auto"/>
        <w:jc w:val="both"/>
        <w:rPr>
          <w:rFonts w:ascii="Arial" w:eastAsia="Arial" w:hAnsi="Arial" w:cs="Arial"/>
          <w:color w:val="000000" w:themeColor="text1"/>
        </w:rPr>
      </w:pPr>
      <w:r w:rsidRPr="00D456C7">
        <w:rPr>
          <w:rFonts w:ascii="Arial" w:eastAsia="Arial" w:hAnsi="Arial" w:cs="Arial"/>
          <w:color w:val="000000" w:themeColor="text1"/>
        </w:rPr>
        <w:t>MAE is calculated as:</w:t>
      </w:r>
    </w:p>
    <w:p w14:paraId="30EFAD7F" w14:textId="77777777" w:rsidR="008D1943" w:rsidRPr="00D456C7"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m:t xml:space="preserve">MAE= </m:t>
        </m:r>
        <m:f>
          <m:fPr>
            <m:ctrlPr>
              <w:rPr>
                <w:rFonts w:ascii="Cambria Math" w:eastAsia="Arial" w:hAnsi="Cambria Math" w:cs="Arial"/>
                <w:i/>
                <w:color w:val="000000" w:themeColor="text1"/>
              </w:rPr>
            </m:ctrlPr>
          </m:fPr>
          <m:num>
            <m:nary>
              <m:naryPr>
                <m:chr m:val="∑"/>
                <m:limLoc m:val="subSup"/>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n</m:t>
                </m:r>
              </m:sup>
              <m:e>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y</m:t>
                    </m:r>
                  </m:e>
                  <m:sub>
                    <m:r>
                      <w:rPr>
                        <w:rFonts w:ascii="Cambria Math" w:eastAsia="Arial" w:hAnsi="Cambria Math" w:cs="Arial"/>
                        <w:color w:val="000000" w:themeColor="text1"/>
                      </w:rPr>
                      <m:t>i</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x</m:t>
                    </m:r>
                  </m:e>
                  <m:sub>
                    <m:r>
                      <w:rPr>
                        <w:rFonts w:ascii="Cambria Math" w:eastAsia="Arial" w:hAnsi="Cambria Math" w:cs="Arial"/>
                        <w:color w:val="000000" w:themeColor="text1"/>
                      </w:rPr>
                      <m:t>i</m:t>
                    </m:r>
                  </m:sub>
                </m:sSub>
                <m:r>
                  <w:rPr>
                    <w:rFonts w:ascii="Cambria Math" w:eastAsia="Arial" w:hAnsi="Cambria Math" w:cs="Arial"/>
                    <w:color w:val="000000" w:themeColor="text1"/>
                  </w:rPr>
                  <m:t>|</m:t>
                </m:r>
              </m:e>
            </m:nary>
          </m:num>
          <m:den>
            <m:r>
              <w:rPr>
                <w:rFonts w:ascii="Cambria Math" w:eastAsia="Arial" w:hAnsi="Cambria Math" w:cs="Arial"/>
                <w:color w:val="000000" w:themeColor="text1"/>
              </w:rPr>
              <m:t>n</m:t>
            </m:r>
          </m:den>
        </m:f>
        <m:r>
          <w:rPr>
            <w:rFonts w:ascii="Cambria Math" w:eastAsia="Arial" w:hAnsi="Cambria Math" w:cs="Arial"/>
            <w:color w:val="000000" w:themeColor="text1"/>
          </w:rPr>
          <m:t>=</m:t>
        </m:r>
        <m:f>
          <m:fPr>
            <m:ctrlPr>
              <w:rPr>
                <w:rFonts w:ascii="Cambria Math" w:eastAsia="Arial" w:hAnsi="Cambria Math" w:cs="Arial"/>
                <w:i/>
                <w:color w:val="000000" w:themeColor="text1"/>
              </w:rPr>
            </m:ctrlPr>
          </m:fPr>
          <m:num>
            <m:nary>
              <m:naryPr>
                <m:chr m:val="∑"/>
                <m:limLoc m:val="undOvr"/>
                <m:ctrlPr>
                  <w:rPr>
                    <w:rFonts w:ascii="Cambria Math" w:eastAsia="Arial" w:hAnsi="Cambria Math" w:cs="Arial"/>
                    <w:i/>
                    <w:color w:val="000000" w:themeColor="text1"/>
                  </w:rPr>
                </m:ctrlPr>
              </m:naryPr>
              <m:sub>
                <m:r>
                  <w:rPr>
                    <w:rFonts w:ascii="Cambria Math" w:eastAsia="Arial" w:hAnsi="Cambria Math" w:cs="Arial"/>
                    <w:color w:val="000000" w:themeColor="text1"/>
                  </w:rPr>
                  <m:t>i=1</m:t>
                </m:r>
              </m:sub>
              <m:sup>
                <m:r>
                  <w:rPr>
                    <w:rFonts w:ascii="Cambria Math" w:eastAsia="Arial" w:hAnsi="Cambria Math" w:cs="Arial"/>
                    <w:color w:val="000000" w:themeColor="text1"/>
                  </w:rPr>
                  <m:t>n</m:t>
                </m:r>
              </m:sup>
              <m:e>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e</m:t>
                    </m:r>
                  </m:e>
                  <m:sub>
                    <m:r>
                      <w:rPr>
                        <w:rFonts w:ascii="Cambria Math" w:eastAsia="Arial" w:hAnsi="Cambria Math" w:cs="Arial"/>
                        <w:color w:val="000000" w:themeColor="text1"/>
                      </w:rPr>
                      <m:t>i</m:t>
                    </m:r>
                  </m:sub>
                </m:sSub>
                <m:r>
                  <w:rPr>
                    <w:rFonts w:ascii="Cambria Math" w:eastAsia="Arial" w:hAnsi="Cambria Math" w:cs="Arial"/>
                    <w:color w:val="000000" w:themeColor="text1"/>
                  </w:rPr>
                  <m:t>|</m:t>
                </m:r>
              </m:e>
            </m:nary>
          </m:num>
          <m:den>
            <m:r>
              <w:rPr>
                <w:rFonts w:ascii="Cambria Math" w:eastAsia="Arial" w:hAnsi="Cambria Math" w:cs="Arial"/>
                <w:color w:val="000000" w:themeColor="text1"/>
              </w:rPr>
              <m:t>n</m:t>
            </m:r>
          </m:den>
        </m:f>
      </m:oMath>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t>4.1.7</w:t>
      </w:r>
    </w:p>
    <w:p w14:paraId="75DFC0F8" w14:textId="77777777" w:rsidR="008D1943" w:rsidRDefault="008D1943" w:rsidP="008D1943">
      <w:pPr>
        <w:spacing w:after="60" w:line="360" w:lineRule="auto"/>
        <w:jc w:val="both"/>
      </w:pPr>
      <w:r w:rsidRPr="00D456C7">
        <w:rPr>
          <w:rFonts w:ascii="Arial" w:eastAsia="Arial" w:hAnsi="Arial" w:cs="Arial"/>
          <w:color w:val="000000" w:themeColor="text1"/>
        </w:rPr>
        <w:t xml:space="preserve">It is an arithmetic average of the absolute error </w:t>
      </w:r>
      <w:r w:rsidRPr="00267FC5">
        <w:rPr>
          <w:rFonts w:ascii="Arial" w:eastAsia="Arial" w:hAnsi="Arial" w:cs="Arial"/>
          <w:i/>
          <w:iCs/>
          <w:color w:val="000000" w:themeColor="text1"/>
        </w:rPr>
        <w:t>|</w:t>
      </w:r>
      <w:proofErr w:type="spellStart"/>
      <w:r w:rsidRPr="00267FC5">
        <w:rPr>
          <w:rFonts w:ascii="Arial" w:eastAsia="Arial" w:hAnsi="Arial" w:cs="Arial"/>
          <w:i/>
          <w:iCs/>
          <w:color w:val="000000" w:themeColor="text1"/>
        </w:rPr>
        <w:t>e</w:t>
      </w:r>
      <w:r w:rsidRPr="00267FC5">
        <w:rPr>
          <w:rFonts w:ascii="Arial" w:eastAsia="Arial" w:hAnsi="Arial" w:cs="Arial"/>
          <w:i/>
          <w:iCs/>
          <w:color w:val="000000" w:themeColor="text1"/>
          <w:vertAlign w:val="subscript"/>
        </w:rPr>
        <w:t>i</w:t>
      </w:r>
      <w:proofErr w:type="spellEnd"/>
      <w:r w:rsidRPr="00267FC5">
        <w:rPr>
          <w:rFonts w:ascii="Arial" w:eastAsia="Arial" w:hAnsi="Arial" w:cs="Arial"/>
          <w:i/>
          <w:iCs/>
          <w:color w:val="000000" w:themeColor="text1"/>
        </w:rPr>
        <w:t>|=|</w:t>
      </w:r>
      <w:proofErr w:type="spellStart"/>
      <w:r w:rsidRPr="00267FC5">
        <w:rPr>
          <w:rFonts w:ascii="Arial" w:eastAsia="Arial" w:hAnsi="Arial" w:cs="Arial"/>
          <w:i/>
          <w:iCs/>
          <w:color w:val="000000" w:themeColor="text1"/>
        </w:rPr>
        <w:t>y</w:t>
      </w:r>
      <w:r w:rsidRPr="00267FC5">
        <w:rPr>
          <w:rFonts w:ascii="Arial" w:eastAsia="Arial" w:hAnsi="Arial" w:cs="Arial"/>
          <w:i/>
          <w:iCs/>
          <w:color w:val="000000" w:themeColor="text1"/>
          <w:vertAlign w:val="subscript"/>
        </w:rPr>
        <w:t>i</w:t>
      </w:r>
      <w:proofErr w:type="spellEnd"/>
      <w:r w:rsidRPr="00267FC5">
        <w:rPr>
          <w:rFonts w:ascii="Arial" w:eastAsia="Arial" w:hAnsi="Arial" w:cs="Arial"/>
          <w:i/>
          <w:iCs/>
          <w:color w:val="000000" w:themeColor="text1"/>
        </w:rPr>
        <w:t xml:space="preserve"> – x</w:t>
      </w:r>
      <w:r w:rsidRPr="00267FC5">
        <w:rPr>
          <w:rFonts w:ascii="Arial" w:eastAsia="Arial" w:hAnsi="Arial" w:cs="Arial"/>
          <w:i/>
          <w:iCs/>
          <w:color w:val="000000" w:themeColor="text1"/>
          <w:vertAlign w:val="subscript"/>
        </w:rPr>
        <w:t>i</w:t>
      </w:r>
      <w:r w:rsidRPr="00267FC5">
        <w:rPr>
          <w:rFonts w:ascii="Arial" w:eastAsia="Arial" w:hAnsi="Arial" w:cs="Arial"/>
          <w:i/>
          <w:iCs/>
          <w:color w:val="000000" w:themeColor="text1"/>
        </w:rPr>
        <w:t>|,</w:t>
      </w:r>
      <w:r w:rsidRPr="00D456C7">
        <w:rPr>
          <w:rFonts w:ascii="Arial" w:eastAsia="Arial" w:hAnsi="Arial" w:cs="Arial"/>
          <w:color w:val="000000" w:themeColor="text1"/>
        </w:rPr>
        <w:t xml:space="preserve"> where </w:t>
      </w:r>
      <w:proofErr w:type="spellStart"/>
      <w:r w:rsidRPr="00267FC5">
        <w:rPr>
          <w:rFonts w:ascii="Arial" w:eastAsia="Arial" w:hAnsi="Arial" w:cs="Arial"/>
          <w:i/>
          <w:iCs/>
          <w:color w:val="000000" w:themeColor="text1"/>
        </w:rPr>
        <w:t>y</w:t>
      </w:r>
      <w:r w:rsidRPr="00267FC5">
        <w:rPr>
          <w:rFonts w:ascii="Arial" w:eastAsia="Arial" w:hAnsi="Arial" w:cs="Arial"/>
          <w:i/>
          <w:iCs/>
          <w:color w:val="000000" w:themeColor="text1"/>
          <w:vertAlign w:val="subscript"/>
        </w:rPr>
        <w:t>i</w:t>
      </w:r>
      <w:proofErr w:type="spellEnd"/>
      <w:r w:rsidRPr="00D456C7">
        <w:rPr>
          <w:rFonts w:ascii="Arial" w:eastAsia="Arial" w:hAnsi="Arial" w:cs="Arial"/>
          <w:color w:val="000000" w:themeColor="text1"/>
        </w:rPr>
        <w:t xml:space="preserve"> is the prediction and </w:t>
      </w:r>
      <w:r w:rsidRPr="00267FC5">
        <w:rPr>
          <w:rFonts w:ascii="Arial" w:eastAsia="Arial" w:hAnsi="Arial" w:cs="Arial"/>
          <w:i/>
          <w:iCs/>
          <w:color w:val="000000" w:themeColor="text1"/>
        </w:rPr>
        <w:t>x</w:t>
      </w:r>
      <w:r w:rsidRPr="00267FC5">
        <w:rPr>
          <w:rFonts w:ascii="Arial" w:eastAsia="Arial" w:hAnsi="Arial" w:cs="Arial"/>
          <w:i/>
          <w:iCs/>
          <w:color w:val="000000" w:themeColor="text1"/>
          <w:vertAlign w:val="subscript"/>
        </w:rPr>
        <w:t>i</w:t>
      </w:r>
      <w:r w:rsidRPr="00D456C7">
        <w:rPr>
          <w:rFonts w:ascii="Arial" w:eastAsia="Arial" w:hAnsi="Arial" w:cs="Arial"/>
          <w:color w:val="000000" w:themeColor="text1"/>
        </w:rPr>
        <w:t xml:space="preserve"> is the true value. </w:t>
      </w:r>
      <w:r>
        <w:rPr>
          <w:rFonts w:ascii="Arial" w:eastAsia="Arial" w:hAnsi="Arial" w:cs="Arial"/>
          <w:color w:val="000000" w:themeColor="text1"/>
        </w:rPr>
        <w:t xml:space="preserve">Other </w:t>
      </w:r>
      <w:r w:rsidRPr="00D456C7">
        <w:rPr>
          <w:rFonts w:ascii="Arial" w:eastAsia="Arial" w:hAnsi="Arial" w:cs="Arial"/>
          <w:color w:val="000000" w:themeColor="text1"/>
        </w:rPr>
        <w:t xml:space="preserve">formulations may include relative frequencies as weight factors. </w:t>
      </w:r>
      <w:r w:rsidRPr="005505E2">
        <w:rPr>
          <w:rFonts w:ascii="Arial" w:eastAsia="Arial" w:hAnsi="Arial" w:cs="Arial"/>
          <w:color w:val="000000" w:themeColor="text1"/>
        </w:rPr>
        <w:t xml:space="preserve">One of MAE’s key advantages is its robustness to outliers compared to metrics that square errors, such as Root Mean Squared Error (RMSE). However, MAE is scale-dependent, meaning it cannot be used to compare error magnitudes across datasets with </w:t>
      </w:r>
      <w:r w:rsidRPr="005505E2">
        <w:rPr>
          <w:rFonts w:ascii="Arial" w:eastAsia="Arial" w:hAnsi="Arial" w:cs="Arial"/>
          <w:color w:val="000000" w:themeColor="text1"/>
        </w:rPr>
        <w:lastRenderedPageBreak/>
        <w:t>different units or scales. This limitation should be considered when selecting MAE as an evaluation</w:t>
      </w:r>
      <w:r>
        <w:rPr>
          <w:rFonts w:ascii="Arial" w:eastAsia="Arial" w:hAnsi="Arial" w:cs="Arial"/>
          <w:color w:val="000000" w:themeColor="text1"/>
        </w:rPr>
        <w:t xml:space="preserve"> </w:t>
      </w:r>
      <w:r w:rsidRPr="005505E2">
        <w:rPr>
          <w:rFonts w:ascii="Arial" w:eastAsia="Arial" w:hAnsi="Arial" w:cs="Arial"/>
          <w:color w:val="000000" w:themeColor="text1"/>
        </w:rPr>
        <w:t>metric.</w:t>
      </w:r>
    </w:p>
    <w:p w14:paraId="23FAD026" w14:textId="77777777" w:rsidR="008D1943" w:rsidRPr="00267FC5" w:rsidRDefault="008D1943" w:rsidP="008D1943">
      <w:pPr>
        <w:pStyle w:val="Heading2"/>
        <w:spacing w:line="360" w:lineRule="auto"/>
        <w:rPr>
          <w:b/>
          <w:bCs/>
          <w:i/>
          <w:iCs/>
          <w:sz w:val="20"/>
          <w:szCs w:val="20"/>
        </w:rPr>
      </w:pPr>
      <w:bookmarkStart w:id="713" w:name="_Toc202695088"/>
      <w:r w:rsidRPr="00267FC5">
        <w:rPr>
          <w:b/>
          <w:bCs/>
          <w:sz w:val="20"/>
          <w:szCs w:val="20"/>
        </w:rPr>
        <w:t>4.4 MEAN ABSOLUTE PERCENTAGE ERROR</w:t>
      </w:r>
      <w:bookmarkEnd w:id="713"/>
    </w:p>
    <w:p w14:paraId="6810046A" w14:textId="77777777" w:rsidR="008D1943" w:rsidRDefault="008D1943" w:rsidP="008D1943">
      <w:pPr>
        <w:spacing w:after="60" w:line="360" w:lineRule="auto"/>
        <w:ind w:firstLine="720"/>
        <w:jc w:val="both"/>
        <w:rPr>
          <w:rFonts w:ascii="Arial" w:eastAsia="Arial" w:hAnsi="Arial" w:cs="Arial"/>
          <w:color w:val="000000" w:themeColor="text1"/>
        </w:rPr>
      </w:pPr>
      <w:r w:rsidRPr="00D456C7">
        <w:rPr>
          <w:rFonts w:ascii="Arial" w:eastAsia="Arial" w:hAnsi="Arial" w:cs="Arial"/>
          <w:color w:val="000000" w:themeColor="text1"/>
        </w:rPr>
        <w:t xml:space="preserve">Mean absolute percentage error (MAPE) also known as regression loss is added to all the models along with RMSE and MAE. MAPE’s best value is 0.0 and </w:t>
      </w:r>
      <w:r>
        <w:rPr>
          <w:rFonts w:ascii="Arial" w:eastAsia="Arial" w:hAnsi="Arial" w:cs="Arial"/>
          <w:color w:val="000000" w:themeColor="text1"/>
        </w:rPr>
        <w:t>inaccurate</w:t>
      </w:r>
      <w:r w:rsidRPr="00D456C7">
        <w:rPr>
          <w:rFonts w:ascii="Arial" w:eastAsia="Arial" w:hAnsi="Arial" w:cs="Arial"/>
          <w:color w:val="000000" w:themeColor="text1"/>
        </w:rPr>
        <w:t xml:space="preserve"> predictions can lead to arbitrarily large MAPE values, especially if some </w:t>
      </w:r>
      <w:proofErr w:type="spellStart"/>
      <w:r w:rsidRPr="00D456C7">
        <w:rPr>
          <w:rFonts w:ascii="Arial" w:eastAsia="Arial" w:hAnsi="Arial" w:cs="Arial"/>
          <w:color w:val="000000" w:themeColor="text1"/>
        </w:rPr>
        <w:t>y_true</w:t>
      </w:r>
      <w:proofErr w:type="spellEnd"/>
      <w:r w:rsidRPr="00D456C7">
        <w:rPr>
          <w:rFonts w:ascii="Arial" w:eastAsia="Arial" w:hAnsi="Arial" w:cs="Arial"/>
          <w:color w:val="000000" w:themeColor="text1"/>
        </w:rPr>
        <w:t xml:space="preserve"> values are very close to zero. This function returns undefined value of infinity when </w:t>
      </w:r>
      <w:proofErr w:type="spellStart"/>
      <w:r w:rsidRPr="00D456C7">
        <w:rPr>
          <w:rFonts w:ascii="Arial" w:eastAsia="Arial" w:hAnsi="Arial" w:cs="Arial"/>
          <w:color w:val="000000" w:themeColor="text1"/>
        </w:rPr>
        <w:t>y_true</w:t>
      </w:r>
      <w:proofErr w:type="spellEnd"/>
      <w:r w:rsidRPr="00D456C7">
        <w:rPr>
          <w:rFonts w:ascii="Arial" w:eastAsia="Arial" w:hAnsi="Arial" w:cs="Arial"/>
          <w:color w:val="000000" w:themeColor="text1"/>
        </w:rPr>
        <w:t xml:space="preserve"> is zero because division by zero is not defined. Here is an actual formula.  </w:t>
      </w:r>
    </w:p>
    <w:p w14:paraId="498642B4" w14:textId="77777777" w:rsidR="008D1943" w:rsidRPr="00D456C7" w:rsidRDefault="008D1943" w:rsidP="008D1943">
      <w:pPr>
        <w:spacing w:after="60" w:line="360" w:lineRule="auto"/>
        <w:jc w:val="right"/>
        <w:rPr>
          <w:rFonts w:ascii="Arial" w:eastAsia="Arial" w:hAnsi="Arial" w:cs="Arial"/>
          <w:color w:val="000000" w:themeColor="text1"/>
        </w:rPr>
      </w:pPr>
      <m:oMath>
        <m:r>
          <w:rPr>
            <w:rFonts w:ascii="Cambria Math" w:eastAsia="Arial" w:hAnsi="Cambria Math" w:cs="Arial"/>
            <w:color w:val="000000" w:themeColor="text1"/>
          </w:rPr>
          <m:t xml:space="preserve">MAPE= </m:t>
        </m:r>
        <m:f>
          <m:fPr>
            <m:ctrlPr>
              <w:rPr>
                <w:rFonts w:ascii="Cambria Math" w:eastAsia="Arial" w:hAnsi="Cambria Math" w:cs="Arial"/>
                <w:i/>
                <w:color w:val="000000" w:themeColor="text1"/>
              </w:rPr>
            </m:ctrlPr>
          </m:fPr>
          <m:num>
            <m:r>
              <w:rPr>
                <w:rFonts w:ascii="Cambria Math" w:eastAsia="Arial" w:hAnsi="Cambria Math" w:cs="Arial"/>
                <w:color w:val="000000" w:themeColor="text1"/>
              </w:rPr>
              <m:t>100%</m:t>
            </m:r>
          </m:num>
          <m:den>
            <m:r>
              <w:rPr>
                <w:rFonts w:ascii="Cambria Math" w:eastAsia="Arial" w:hAnsi="Cambria Math" w:cs="Arial"/>
                <w:color w:val="000000" w:themeColor="text1"/>
              </w:rPr>
              <m:t>n</m:t>
            </m:r>
          </m:den>
        </m:f>
        <m:nary>
          <m:naryPr>
            <m:chr m:val="∑"/>
            <m:limLoc m:val="subSup"/>
            <m:ctrlPr>
              <w:rPr>
                <w:rFonts w:ascii="Cambria Math" w:eastAsia="Arial" w:hAnsi="Cambria Math" w:cs="Arial"/>
                <w:i/>
                <w:color w:val="000000" w:themeColor="text1"/>
              </w:rPr>
            </m:ctrlPr>
          </m:naryPr>
          <m:sub>
            <m:r>
              <w:rPr>
                <w:rFonts w:ascii="Cambria Math" w:eastAsia="Arial" w:hAnsi="Cambria Math" w:cs="Arial"/>
                <w:color w:val="000000" w:themeColor="text1"/>
              </w:rPr>
              <m:t>t=1</m:t>
            </m:r>
          </m:sub>
          <m:sup>
            <m:r>
              <w:rPr>
                <w:rFonts w:ascii="Cambria Math" w:eastAsia="Arial" w:hAnsi="Cambria Math" w:cs="Arial"/>
                <w:color w:val="000000" w:themeColor="text1"/>
              </w:rPr>
              <m:t>n</m:t>
            </m:r>
          </m:sup>
          <m:e>
            <m:r>
              <w:rPr>
                <w:rFonts w:ascii="Cambria Math" w:eastAsia="Arial" w:hAnsi="Cambria Math" w:cs="Arial"/>
                <w:color w:val="000000" w:themeColor="text1"/>
              </w:rPr>
              <m:t>|</m:t>
            </m:r>
            <m:f>
              <m:fPr>
                <m:ctrlPr>
                  <w:rPr>
                    <w:rFonts w:ascii="Cambria Math" w:eastAsia="Arial" w:hAnsi="Cambria Math" w:cs="Arial"/>
                    <w:i/>
                    <w:color w:val="000000" w:themeColor="text1"/>
                  </w:rPr>
                </m:ctrlPr>
              </m:fPr>
              <m:num>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A</m:t>
                    </m:r>
                  </m:e>
                  <m:sub>
                    <m:r>
                      <w:rPr>
                        <w:rFonts w:ascii="Cambria Math" w:eastAsia="Arial" w:hAnsi="Cambria Math" w:cs="Arial"/>
                        <w:color w:val="000000" w:themeColor="text1"/>
                      </w:rPr>
                      <m:t>t</m:t>
                    </m:r>
                  </m:sub>
                </m:sSub>
                <m:r>
                  <w:rPr>
                    <w:rFonts w:ascii="Cambria Math" w:eastAsia="Arial" w:hAnsi="Cambria Math" w:cs="Arial"/>
                    <w:color w:val="000000" w:themeColor="text1"/>
                  </w:rPr>
                  <m:t>-</m:t>
                </m:r>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F</m:t>
                    </m:r>
                  </m:e>
                  <m:sub>
                    <m:r>
                      <w:rPr>
                        <w:rFonts w:ascii="Cambria Math" w:eastAsia="Arial" w:hAnsi="Cambria Math" w:cs="Arial"/>
                        <w:color w:val="000000" w:themeColor="text1"/>
                      </w:rPr>
                      <m:t>t</m:t>
                    </m:r>
                  </m:sub>
                </m:sSub>
              </m:num>
              <m:den>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A</m:t>
                    </m:r>
                  </m:e>
                  <m:sub>
                    <m:r>
                      <w:rPr>
                        <w:rFonts w:ascii="Cambria Math" w:eastAsia="Arial" w:hAnsi="Cambria Math" w:cs="Arial"/>
                        <w:color w:val="000000" w:themeColor="text1"/>
                      </w:rPr>
                      <m:t>t</m:t>
                    </m:r>
                  </m:sub>
                </m:sSub>
              </m:den>
            </m:f>
            <m:r>
              <w:rPr>
                <w:rFonts w:ascii="Cambria Math" w:eastAsia="Arial" w:hAnsi="Cambria Math" w:cs="Arial"/>
                <w:color w:val="000000" w:themeColor="text1"/>
              </w:rPr>
              <m:t>|</m:t>
            </m:r>
          </m:e>
        </m:nary>
      </m:oMath>
      <w:r>
        <w:rPr>
          <w:rFonts w:ascii="Arial" w:eastAsia="Arial" w:hAnsi="Arial" w:cs="Arial"/>
          <w:color w:val="000000" w:themeColor="text1"/>
        </w:rPr>
        <w:t>,</w:t>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r>
      <w:r>
        <w:rPr>
          <w:rFonts w:ascii="Arial" w:eastAsia="Arial" w:hAnsi="Arial" w:cs="Arial"/>
          <w:color w:val="000000" w:themeColor="text1"/>
        </w:rPr>
        <w:tab/>
        <w:t>4.1.8</w:t>
      </w:r>
    </w:p>
    <w:p w14:paraId="3EB9D852" w14:textId="77777777" w:rsidR="008D1943" w:rsidRDefault="008D1943" w:rsidP="008D1943">
      <w:pPr>
        <w:spacing w:after="60" w:line="360" w:lineRule="auto"/>
        <w:jc w:val="both"/>
      </w:pPr>
      <w:r w:rsidRPr="00D456C7">
        <w:rPr>
          <w:rFonts w:ascii="Arial" w:eastAsia="Arial" w:hAnsi="Arial" w:cs="Arial"/>
          <w:color w:val="000000" w:themeColor="text1"/>
        </w:rPr>
        <w:t>where </w:t>
      </w:r>
      <w:proofErr w:type="gramStart"/>
      <w:r w:rsidRPr="00267FC5">
        <w:rPr>
          <w:rFonts w:ascii="Arial" w:eastAsia="Arial" w:hAnsi="Arial" w:cs="Arial"/>
          <w:i/>
          <w:iCs/>
          <w:color w:val="000000" w:themeColor="text1"/>
        </w:rPr>
        <w:t>A</w:t>
      </w:r>
      <w:r w:rsidRPr="00267FC5">
        <w:rPr>
          <w:rFonts w:ascii="Arial" w:eastAsia="Arial" w:hAnsi="Arial" w:cs="Arial"/>
          <w:i/>
          <w:iCs/>
          <w:color w:val="000000" w:themeColor="text1"/>
          <w:vertAlign w:val="subscript"/>
        </w:rPr>
        <w:t>t</w:t>
      </w:r>
      <w:proofErr w:type="gramEnd"/>
      <w:r w:rsidRPr="00267FC5">
        <w:rPr>
          <w:rFonts w:ascii="Arial" w:eastAsia="Arial" w:hAnsi="Arial" w:cs="Arial"/>
          <w:i/>
          <w:iCs/>
          <w:color w:val="000000" w:themeColor="text1"/>
          <w:vertAlign w:val="subscript"/>
        </w:rPr>
        <w:t> </w:t>
      </w:r>
      <w:r w:rsidRPr="00D456C7">
        <w:rPr>
          <w:rFonts w:ascii="Arial" w:eastAsia="Arial" w:hAnsi="Arial" w:cs="Arial"/>
          <w:color w:val="000000" w:themeColor="text1"/>
        </w:rPr>
        <w:t>is the actual value and </w:t>
      </w:r>
      <w:r w:rsidRPr="00267FC5">
        <w:rPr>
          <w:rFonts w:ascii="Arial" w:eastAsia="Arial" w:hAnsi="Arial" w:cs="Arial"/>
          <w:i/>
          <w:iCs/>
          <w:color w:val="000000" w:themeColor="text1"/>
        </w:rPr>
        <w:t>F</w:t>
      </w:r>
      <w:r w:rsidRPr="00267FC5">
        <w:rPr>
          <w:rFonts w:ascii="Arial" w:eastAsia="Arial" w:hAnsi="Arial" w:cs="Arial"/>
          <w:i/>
          <w:iCs/>
          <w:color w:val="000000" w:themeColor="text1"/>
          <w:vertAlign w:val="subscript"/>
        </w:rPr>
        <w:t>t</w:t>
      </w:r>
      <w:r w:rsidRPr="00D456C7">
        <w:rPr>
          <w:rFonts w:ascii="Arial" w:eastAsia="Arial" w:hAnsi="Arial" w:cs="Arial"/>
          <w:color w:val="000000" w:themeColor="text1"/>
        </w:rPr>
        <w:t> is the forecast value. Their difference is divided by the actual value </w:t>
      </w:r>
      <w:r w:rsidRPr="00267FC5">
        <w:rPr>
          <w:rFonts w:ascii="Arial" w:eastAsia="Arial" w:hAnsi="Arial" w:cs="Arial"/>
          <w:i/>
          <w:iCs/>
          <w:color w:val="000000" w:themeColor="text1"/>
        </w:rPr>
        <w:t>A</w:t>
      </w:r>
      <w:r w:rsidRPr="00267FC5">
        <w:rPr>
          <w:rFonts w:ascii="Arial" w:eastAsia="Arial" w:hAnsi="Arial" w:cs="Arial"/>
          <w:i/>
          <w:iCs/>
          <w:color w:val="000000" w:themeColor="text1"/>
          <w:vertAlign w:val="subscript"/>
        </w:rPr>
        <w:t>t</w:t>
      </w:r>
      <w:r w:rsidRPr="00D456C7">
        <w:rPr>
          <w:rFonts w:ascii="Arial" w:eastAsia="Arial" w:hAnsi="Arial" w:cs="Arial"/>
          <w:color w:val="000000" w:themeColor="text1"/>
        </w:rPr>
        <w:t xml:space="preserve">. The absolute value in this ratio is </w:t>
      </w:r>
      <w:r>
        <w:rPr>
          <w:rFonts w:ascii="Arial" w:eastAsia="Arial" w:hAnsi="Arial" w:cs="Arial"/>
          <w:color w:val="000000" w:themeColor="text1"/>
        </w:rPr>
        <w:t>added</w:t>
      </w:r>
      <w:r w:rsidRPr="00D456C7">
        <w:rPr>
          <w:rFonts w:ascii="Arial" w:eastAsia="Arial" w:hAnsi="Arial" w:cs="Arial"/>
          <w:color w:val="000000" w:themeColor="text1"/>
        </w:rPr>
        <w:t xml:space="preserve"> for </w:t>
      </w:r>
      <w:r>
        <w:rPr>
          <w:rFonts w:ascii="Arial" w:eastAsia="Arial" w:hAnsi="Arial" w:cs="Arial"/>
          <w:color w:val="000000" w:themeColor="text1"/>
        </w:rPr>
        <w:t>each</w:t>
      </w:r>
      <w:r w:rsidRPr="00D456C7">
        <w:rPr>
          <w:rFonts w:ascii="Arial" w:eastAsia="Arial" w:hAnsi="Arial" w:cs="Arial"/>
          <w:color w:val="000000" w:themeColor="text1"/>
        </w:rPr>
        <w:t xml:space="preserve"> </w:t>
      </w:r>
      <w:r>
        <w:rPr>
          <w:rFonts w:ascii="Arial" w:eastAsia="Arial" w:hAnsi="Arial" w:cs="Arial"/>
          <w:color w:val="000000" w:themeColor="text1"/>
        </w:rPr>
        <w:t xml:space="preserve">prediction </w:t>
      </w:r>
      <w:r w:rsidRPr="00D456C7">
        <w:rPr>
          <w:rFonts w:ascii="Arial" w:eastAsia="Arial" w:hAnsi="Arial" w:cs="Arial"/>
          <w:color w:val="000000" w:themeColor="text1"/>
        </w:rPr>
        <w:t>time</w:t>
      </w:r>
      <w:r>
        <w:rPr>
          <w:rFonts w:ascii="Arial" w:eastAsia="Arial" w:hAnsi="Arial" w:cs="Arial"/>
          <w:color w:val="000000" w:themeColor="text1"/>
        </w:rPr>
        <w:t xml:space="preserve"> point</w:t>
      </w:r>
      <w:r w:rsidRPr="00D456C7">
        <w:rPr>
          <w:rFonts w:ascii="Arial" w:eastAsia="Arial" w:hAnsi="Arial" w:cs="Arial"/>
          <w:color w:val="000000" w:themeColor="text1"/>
        </w:rPr>
        <w:t xml:space="preserve"> and divided by the number of </w:t>
      </w:r>
      <w:r>
        <w:rPr>
          <w:rFonts w:ascii="Arial" w:eastAsia="Arial" w:hAnsi="Arial" w:cs="Arial"/>
          <w:color w:val="000000" w:themeColor="text1"/>
        </w:rPr>
        <w:t>adjusted</w:t>
      </w:r>
      <w:r w:rsidRPr="00D456C7">
        <w:rPr>
          <w:rFonts w:ascii="Arial" w:eastAsia="Arial" w:hAnsi="Arial" w:cs="Arial"/>
          <w:color w:val="000000" w:themeColor="text1"/>
        </w:rPr>
        <w:t xml:space="preserve"> points n.</w:t>
      </w:r>
      <w:r>
        <w:rPr>
          <w:rFonts w:ascii="Arial" w:eastAsia="Arial" w:hAnsi="Arial" w:cs="Arial"/>
          <w:color w:val="000000" w:themeColor="text1"/>
        </w:rPr>
        <w:t xml:space="preserve"> </w:t>
      </w:r>
      <w:bookmarkStart w:id="714" w:name="_Hlk115195744"/>
    </w:p>
    <w:p w14:paraId="7AAC8EF6" w14:textId="77777777" w:rsidR="008D1943" w:rsidRPr="00DF68E6" w:rsidRDefault="008D1943" w:rsidP="008D1943">
      <w:pPr>
        <w:pStyle w:val="Heading2"/>
        <w:spacing w:line="360" w:lineRule="auto"/>
        <w:jc w:val="center"/>
      </w:pPr>
      <w:bookmarkStart w:id="715" w:name="_Toc202695089"/>
      <w:r w:rsidRPr="00267FC5">
        <w:rPr>
          <w:b/>
          <w:bCs/>
          <w:i/>
          <w:iCs/>
          <w:sz w:val="20"/>
          <w:szCs w:val="20"/>
        </w:rPr>
        <w:t>CONCLUSION</w:t>
      </w:r>
      <w:bookmarkEnd w:id="715"/>
    </w:p>
    <w:p w14:paraId="48F57704" w14:textId="77777777" w:rsidR="008D1943" w:rsidRDefault="008D1943" w:rsidP="008D1943">
      <w:pPr>
        <w:spacing w:line="360" w:lineRule="auto"/>
        <w:ind w:firstLine="720"/>
        <w:jc w:val="both"/>
        <w:rPr>
          <w:rFonts w:ascii="Arial" w:eastAsia="Arial" w:hAnsi="Arial" w:cs="Arial"/>
          <w:color w:val="000000" w:themeColor="text1"/>
        </w:rPr>
      </w:pPr>
      <w:r w:rsidRPr="00830B56">
        <w:rPr>
          <w:rFonts w:ascii="Arial" w:eastAsia="Arial" w:hAnsi="Arial" w:cs="Arial"/>
          <w:color w:val="000000" w:themeColor="text1"/>
        </w:rPr>
        <w:t>The volatility of financial markets</w:t>
      </w:r>
      <w:r>
        <w:rPr>
          <w:rFonts w:ascii="Arial" w:eastAsia="Arial" w:hAnsi="Arial" w:cs="Arial"/>
          <w:color w:val="000000" w:themeColor="text1"/>
        </w:rPr>
        <w:t xml:space="preserve"> is a very pertinent research topic. It has been in the spotlight in the last 10 years due to Great Financial crisis, Covid and recent geo-political events. Many articles have been written modelling and forecasting volatility in various markets. Despite being a very popular topic, the literature has not drawn any conclusions as to the most robust forecasting and computationally efficient model. A variety of different models have been proposed over the years, from the most popular such as ARIMA family of models and naïve models, such as Random Walk and Implied volatility models, to the Engel’s autoregressive conditional variance (ARCH) family of models. In the ongoing debate over finding the best volatility forecasting model, studies have shown to be in favour of the simple models. The failures of GARCH family of models have been reported in the literature whilst several studies have produced results in favour of the GARCH </w:t>
      </w:r>
      <w:sdt>
        <w:sdtPr>
          <w:rPr>
            <w:rFonts w:ascii="Arial" w:eastAsia="Arial" w:hAnsi="Arial" w:cs="Arial"/>
            <w:color w:val="000000" w:themeColor="text1"/>
          </w:rPr>
          <w:id w:val="-76923615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Bol92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[21]</w:t>
          </w:r>
          <w:r>
            <w:rPr>
              <w:rFonts w:ascii="Arial" w:eastAsia="Arial" w:hAnsi="Arial" w:cs="Arial"/>
              <w:color w:val="000000" w:themeColor="text1"/>
            </w:rPr>
            <w:fldChar w:fldCharType="end"/>
          </w:r>
        </w:sdtContent>
      </w:sdt>
      <w:r>
        <w:rPr>
          <w:rFonts w:ascii="Arial" w:eastAsia="Arial" w:hAnsi="Arial" w:cs="Arial"/>
          <w:color w:val="000000" w:themeColor="text1"/>
        </w:rPr>
        <w:t xml:space="preserve">. Engle </w:t>
      </w:r>
      <w:sdt>
        <w:sdtPr>
          <w:rPr>
            <w:rFonts w:ascii="Arial" w:eastAsia="Arial" w:hAnsi="Arial" w:cs="Arial"/>
            <w:color w:val="000000" w:themeColor="text1"/>
          </w:rPr>
          <w:id w:val="751936324"/>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Rob82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[22]</w:t>
          </w:r>
          <w:r>
            <w:rPr>
              <w:rFonts w:ascii="Arial" w:eastAsia="Arial" w:hAnsi="Arial" w:cs="Arial"/>
              <w:color w:val="000000" w:themeColor="text1"/>
            </w:rPr>
            <w:fldChar w:fldCharType="end"/>
          </w:r>
        </w:sdtContent>
      </w:sdt>
      <w:r>
        <w:rPr>
          <w:rFonts w:ascii="Arial" w:eastAsia="Arial" w:hAnsi="Arial" w:cs="Arial"/>
          <w:color w:val="000000" w:themeColor="text1"/>
        </w:rPr>
        <w:t xml:space="preserve"> has examined the usefulness of GARCH models for several years. Specifically, in options trading, volatility patterns have acted as an indicator of the mispricing of the options leading to </w:t>
      </w:r>
      <w:proofErr w:type="gramStart"/>
      <w:r>
        <w:rPr>
          <w:rFonts w:ascii="Arial" w:eastAsia="Arial" w:hAnsi="Arial" w:cs="Arial"/>
          <w:color w:val="000000" w:themeColor="text1"/>
        </w:rPr>
        <w:t>a number of</w:t>
      </w:r>
      <w:proofErr w:type="gramEnd"/>
      <w:r>
        <w:rPr>
          <w:rFonts w:ascii="Arial" w:eastAsia="Arial" w:hAnsi="Arial" w:cs="Arial"/>
          <w:color w:val="000000" w:themeColor="text1"/>
        </w:rPr>
        <w:t xml:space="preserve"> trading opportunities. This was obvious until more recent studies have disproved this view that these ARCH volatility patterns lead to significant trading opportunities after all the transactions’ costs are </w:t>
      </w:r>
      <w:proofErr w:type="gramStart"/>
      <w:r>
        <w:rPr>
          <w:rFonts w:ascii="Arial" w:eastAsia="Arial" w:hAnsi="Arial" w:cs="Arial"/>
          <w:color w:val="000000" w:themeColor="text1"/>
        </w:rPr>
        <w:t>taken into account</w:t>
      </w:r>
      <w:proofErr w:type="gramEnd"/>
      <w:r>
        <w:rPr>
          <w:rFonts w:ascii="Arial" w:eastAsia="Arial" w:hAnsi="Arial" w:cs="Arial"/>
          <w:color w:val="000000" w:themeColor="text1"/>
        </w:rPr>
        <w:t xml:space="preserve">. As mentioned by Engle, this is not surprising since the ARCH patters are </w:t>
      </w:r>
      <w:r>
        <w:rPr>
          <w:rFonts w:ascii="Arial" w:eastAsia="Arial" w:hAnsi="Arial" w:cs="Arial"/>
          <w:color w:val="000000" w:themeColor="text1"/>
        </w:rPr>
        <w:lastRenderedPageBreak/>
        <w:t xml:space="preserve">available to all the traders today and the historical opportunities have been arbitraged away. </w:t>
      </w:r>
    </w:p>
    <w:p w14:paraId="0BE3B3D7" w14:textId="77777777" w:rsidR="008D1943" w:rsidRPr="00267FC5" w:rsidRDefault="008D1943" w:rsidP="008D1943">
      <w:pPr>
        <w:spacing w:line="360" w:lineRule="auto"/>
        <w:jc w:val="both"/>
        <w:rPr>
          <w:rFonts w:ascii="Arial" w:eastAsia="Arial" w:hAnsi="Arial" w:cs="Arial"/>
          <w:color w:val="000000" w:themeColor="text1"/>
        </w:rPr>
      </w:pPr>
      <w:r>
        <w:rPr>
          <w:rFonts w:ascii="Arial" w:eastAsia="Arial" w:hAnsi="Arial" w:cs="Arial"/>
          <w:color w:val="000000" w:themeColor="text1"/>
        </w:rPr>
        <w:tab/>
      </w:r>
      <w:bookmarkEnd w:id="714"/>
      <w:r w:rsidRPr="00267FC5">
        <w:rPr>
          <w:rFonts w:ascii="Arial" w:eastAsia="Arial" w:hAnsi="Arial" w:cs="Arial"/>
          <w:color w:val="000000" w:themeColor="text1"/>
        </w:rPr>
        <w:t>This study engages with the ongoing debate on volatility forecasting by examining the predictive power of established models while contributing novel insights into the fractal nature of volatility time series. Through empirical analysis, we investigate the hypothesis that financial time series exhibit fractal properties, a characteristic that traditional models often fail to capture.</w:t>
      </w:r>
    </w:p>
    <w:p w14:paraId="3976FB59" w14:textId="77777777" w:rsidR="008D1943" w:rsidRPr="00267FC5" w:rsidRDefault="008D1943" w:rsidP="008D1943">
      <w:pPr>
        <w:spacing w:line="360" w:lineRule="auto"/>
        <w:ind w:firstLine="720"/>
        <w:jc w:val="both"/>
        <w:rPr>
          <w:rFonts w:ascii="Arial" w:eastAsia="Arial" w:hAnsi="Arial" w:cs="Arial"/>
          <w:color w:val="000000" w:themeColor="text1"/>
        </w:rPr>
      </w:pPr>
      <w:r w:rsidRPr="00267FC5">
        <w:rPr>
          <w:rFonts w:ascii="Arial" w:eastAsia="Arial" w:hAnsi="Arial" w:cs="Arial"/>
          <w:color w:val="000000" w:themeColor="text1"/>
        </w:rPr>
        <w:t xml:space="preserve">In pursuit of advancing volatility forecasting, this research introduces a novel model that integrates the uncertainty-handling capabilities of the fuzzy logic framework with the stochasticity inherent in the Fractional Brownian Motion (FBM) process. This combination seeks to address limitations in existing methodologies, particularly those that struggle with capturing long-range dependencies and non-stationary </w:t>
      </w:r>
      <w:r w:rsidRPr="00DC7069">
        <w:rPr>
          <w:rFonts w:ascii="Arial" w:eastAsia="Arial" w:hAnsi="Arial" w:cs="Arial"/>
          <w:color w:val="000000" w:themeColor="text1"/>
        </w:rPr>
        <w:t>behaviours</w:t>
      </w:r>
      <w:r w:rsidRPr="00267FC5">
        <w:rPr>
          <w:rFonts w:ascii="Arial" w:eastAsia="Arial" w:hAnsi="Arial" w:cs="Arial"/>
          <w:color w:val="000000" w:themeColor="text1"/>
        </w:rPr>
        <w:t xml:space="preserve"> often observed in financial data.</w:t>
      </w:r>
    </w:p>
    <w:p w14:paraId="249560AC" w14:textId="77777777" w:rsidR="008D1943" w:rsidRPr="00267FC5" w:rsidRDefault="008D1943" w:rsidP="008D1943">
      <w:pPr>
        <w:spacing w:line="360" w:lineRule="auto"/>
        <w:ind w:firstLine="720"/>
        <w:jc w:val="both"/>
        <w:rPr>
          <w:rFonts w:ascii="Arial" w:eastAsia="Arial" w:hAnsi="Arial" w:cs="Arial"/>
          <w:color w:val="000000" w:themeColor="text1"/>
        </w:rPr>
      </w:pPr>
      <w:r w:rsidRPr="00267FC5">
        <w:rPr>
          <w:rFonts w:ascii="Arial" w:eastAsia="Arial" w:hAnsi="Arial" w:cs="Arial"/>
          <w:color w:val="000000" w:themeColor="text1"/>
        </w:rPr>
        <w:t xml:space="preserve">This work builds on comprehensive data preparation and transformation processes, including the application of stationarity tests such as the Augmented Dickey-Fuller (ADF) test to ensure that the data meets the prerequisites for accurate </w:t>
      </w:r>
      <w:r w:rsidRPr="00DC7069">
        <w:rPr>
          <w:rFonts w:ascii="Arial" w:eastAsia="Arial" w:hAnsi="Arial" w:cs="Arial"/>
          <w:color w:val="000000" w:themeColor="text1"/>
        </w:rPr>
        <w:t>modelling</w:t>
      </w:r>
      <w:r w:rsidRPr="00267FC5">
        <w:rPr>
          <w:rFonts w:ascii="Arial" w:eastAsia="Arial" w:hAnsi="Arial" w:cs="Arial"/>
          <w:color w:val="000000" w:themeColor="text1"/>
        </w:rPr>
        <w:t>. Evaluation metrics, including Root Mean Squared Error (RMSE), Mean Absolute Error (MAE), and Mean Absolute Percentage Error (MAPE), are employed to assess model</w:t>
      </w:r>
      <w:r>
        <w:rPr>
          <w:rFonts w:ascii="Arial" w:eastAsia="Arial" w:hAnsi="Arial" w:cs="Arial"/>
          <w:color w:val="000000" w:themeColor="text1"/>
        </w:rPr>
        <w:t>s’</w:t>
      </w:r>
      <w:r w:rsidRPr="00267FC5">
        <w:rPr>
          <w:rFonts w:ascii="Arial" w:eastAsia="Arial" w:hAnsi="Arial" w:cs="Arial"/>
          <w:color w:val="000000" w:themeColor="text1"/>
        </w:rPr>
        <w:t xml:space="preserve"> performance. These metrics are critically </w:t>
      </w:r>
      <w:r w:rsidRPr="00DC7069">
        <w:rPr>
          <w:rFonts w:ascii="Arial" w:eastAsia="Arial" w:hAnsi="Arial" w:cs="Arial"/>
          <w:color w:val="000000" w:themeColor="text1"/>
        </w:rPr>
        <w:t>analysed</w:t>
      </w:r>
      <w:r w:rsidRPr="00267FC5">
        <w:rPr>
          <w:rFonts w:ascii="Arial" w:eastAsia="Arial" w:hAnsi="Arial" w:cs="Arial"/>
          <w:color w:val="000000" w:themeColor="text1"/>
        </w:rPr>
        <w:t xml:space="preserve"> to highlight their strengths and limitations in different contexts, particularly regarding their assumptions about error distributions and applicability to specific types of data.</w:t>
      </w:r>
    </w:p>
    <w:p w14:paraId="11AA6A13" w14:textId="77777777" w:rsidR="008D1943" w:rsidRPr="00267FC5" w:rsidRDefault="008D1943" w:rsidP="008D1943">
      <w:pPr>
        <w:spacing w:line="360" w:lineRule="auto"/>
        <w:jc w:val="both"/>
        <w:rPr>
          <w:rFonts w:ascii="Arial" w:eastAsia="Arial" w:hAnsi="Arial" w:cs="Arial"/>
          <w:color w:val="000000" w:themeColor="text1"/>
        </w:rPr>
      </w:pPr>
      <w:r w:rsidRPr="00267FC5">
        <w:rPr>
          <w:rFonts w:ascii="Arial" w:eastAsia="Arial" w:hAnsi="Arial" w:cs="Arial"/>
          <w:color w:val="000000" w:themeColor="text1"/>
        </w:rPr>
        <w:t>RMSE is examined as a measure of error magnitude, with its sensitivity to outliers and reliance on the assumption of independent, normally distributed errors noted as limitations. MAE, while more robust to outliers, is acknowledged for its scale-dependency, limiting cross-comparison across datasets. MAPE is critiqued for its instability when actual values approach zero</w:t>
      </w:r>
      <w:r>
        <w:rPr>
          <w:rFonts w:ascii="Arial" w:eastAsia="Arial" w:hAnsi="Arial" w:cs="Arial"/>
          <w:color w:val="000000" w:themeColor="text1"/>
        </w:rPr>
        <w:t>.</w:t>
      </w:r>
    </w:p>
    <w:p w14:paraId="51B4083C" w14:textId="77777777" w:rsidR="008D1943" w:rsidRPr="00267FC5" w:rsidRDefault="008D1943" w:rsidP="008D1943">
      <w:pPr>
        <w:spacing w:line="360" w:lineRule="auto"/>
        <w:ind w:firstLine="720"/>
        <w:jc w:val="both"/>
        <w:rPr>
          <w:rFonts w:ascii="Arial" w:eastAsia="Arial" w:hAnsi="Arial" w:cs="Arial"/>
          <w:color w:val="000000" w:themeColor="text1"/>
        </w:rPr>
      </w:pPr>
      <w:r w:rsidRPr="00267FC5">
        <w:rPr>
          <w:rFonts w:ascii="Arial" w:eastAsia="Arial" w:hAnsi="Arial" w:cs="Arial"/>
          <w:color w:val="000000" w:themeColor="text1"/>
        </w:rPr>
        <w:t>The research also acknowledges the limitations of RMSE and related metrics in evaluating models based on non-</w:t>
      </w:r>
      <w:proofErr w:type="spellStart"/>
      <w:r w:rsidRPr="00267FC5">
        <w:rPr>
          <w:rFonts w:ascii="Arial" w:eastAsia="Arial" w:hAnsi="Arial" w:cs="Arial"/>
          <w:color w:val="000000" w:themeColor="text1"/>
        </w:rPr>
        <w:t>semimartingale</w:t>
      </w:r>
      <w:proofErr w:type="spellEnd"/>
      <w:r w:rsidRPr="00267FC5">
        <w:rPr>
          <w:rFonts w:ascii="Arial" w:eastAsia="Arial" w:hAnsi="Arial" w:cs="Arial"/>
          <w:color w:val="000000" w:themeColor="text1"/>
        </w:rPr>
        <w:t xml:space="preserve"> processes like FBM, emphasizing the need for tailored approaches that account for long-range dependencies and fractal properties.</w:t>
      </w:r>
    </w:p>
    <w:p w14:paraId="02ACBB85" w14:textId="77777777" w:rsidR="008D1943" w:rsidRPr="00267FC5" w:rsidRDefault="008D1943" w:rsidP="008D1943">
      <w:pPr>
        <w:spacing w:line="360" w:lineRule="auto"/>
        <w:ind w:firstLine="720"/>
        <w:jc w:val="both"/>
        <w:rPr>
          <w:rFonts w:ascii="Arial" w:eastAsia="Arial" w:hAnsi="Arial" w:cs="Arial"/>
          <w:color w:val="000000" w:themeColor="text1"/>
        </w:rPr>
      </w:pPr>
      <w:r w:rsidRPr="00267FC5">
        <w:rPr>
          <w:rFonts w:ascii="Arial" w:eastAsia="Arial" w:hAnsi="Arial" w:cs="Arial"/>
          <w:color w:val="000000" w:themeColor="text1"/>
        </w:rPr>
        <w:lastRenderedPageBreak/>
        <w:t>This study not only contributes to the current discourse on volatility forecasting but also provides a foundation for future research in leveraging hybrid models to better capture the complexities of financial markets. The integration of fuzzy logic and FBM introduces a promising avenue for addressing gaps in existing models, offering both theoretical and practical advancements. By combining the predictability of deterministic frameworks with the randomness of stochastic processes, the proposed model aims to provide more accurate and robust forecasts in an increasingly complex financial environment.</w:t>
      </w:r>
    </w:p>
    <w:p w14:paraId="37A28900" w14:textId="77777777" w:rsidR="008D1943" w:rsidRPr="00267FC5" w:rsidRDefault="008D1943" w:rsidP="008D1943">
      <w:pPr>
        <w:spacing w:line="360" w:lineRule="auto"/>
        <w:ind w:firstLine="720"/>
        <w:jc w:val="both"/>
        <w:rPr>
          <w:rFonts w:ascii="Arial" w:eastAsia="Arial" w:hAnsi="Arial" w:cs="Arial"/>
          <w:color w:val="000000" w:themeColor="text1"/>
        </w:rPr>
        <w:sectPr w:rsidR="008D1943" w:rsidRPr="00267FC5" w:rsidSect="008D1943">
          <w:headerReference w:type="default" r:id="rId51"/>
          <w:pgSz w:w="12240" w:h="15840"/>
          <w:pgMar w:top="1440" w:right="1440" w:bottom="1440" w:left="1440" w:header="720" w:footer="720" w:gutter="0"/>
          <w:cols w:space="720"/>
          <w:docGrid w:linePitch="360"/>
        </w:sectPr>
      </w:pPr>
      <w:r w:rsidRPr="00267FC5">
        <w:rPr>
          <w:rFonts w:ascii="Arial" w:eastAsia="Arial" w:hAnsi="Arial" w:cs="Arial"/>
          <w:color w:val="000000" w:themeColor="text1"/>
        </w:rPr>
        <w:t>Moving forward, this research underscores the importance of developing evaluation metrics and models that align with the underlying properties of financial data, particularly those exhibiting non-linear, fractal, or long-range dependency characteristics.</w:t>
      </w:r>
    </w:p>
    <w:p w14:paraId="716E9ADE" w14:textId="77777777" w:rsidR="008D1943" w:rsidRDefault="008D1943" w:rsidP="008D1943"/>
    <w:p w14:paraId="3B382DA3" w14:textId="77777777" w:rsidR="008D1943" w:rsidRDefault="008D1943" w:rsidP="008D1943">
      <w:pPr>
        <w:pStyle w:val="Heading1"/>
        <w:tabs>
          <w:tab w:val="num" w:pos="567"/>
        </w:tabs>
        <w:spacing w:before="480" w:after="60"/>
        <w:jc w:val="center"/>
      </w:pPr>
      <w:bookmarkStart w:id="716" w:name="_Toc202695090"/>
      <w:r>
        <w:rPr>
          <w:rFonts w:ascii="Arial" w:eastAsia="Arial" w:hAnsi="Arial" w:cs="Arial"/>
          <w:b/>
          <w:bCs/>
          <w:color w:val="000000" w:themeColor="text1"/>
        </w:rPr>
        <w:t>CHAPTER</w:t>
      </w:r>
      <w:r w:rsidRPr="005C1B64">
        <w:rPr>
          <w:rFonts w:ascii="Arial" w:eastAsia="Arial" w:hAnsi="Arial" w:cs="Arial"/>
          <w:b/>
          <w:bCs/>
          <w:color w:val="000000" w:themeColor="text1"/>
        </w:rPr>
        <w:t xml:space="preserve"> </w:t>
      </w:r>
      <w:r>
        <w:rPr>
          <w:rFonts w:ascii="Arial" w:eastAsia="Arial" w:hAnsi="Arial" w:cs="Arial"/>
          <w:b/>
          <w:bCs/>
          <w:color w:val="000000" w:themeColor="text1"/>
        </w:rPr>
        <w:t>5</w:t>
      </w:r>
      <w:r w:rsidRPr="005C1B64">
        <w:rPr>
          <w:rFonts w:ascii="Arial" w:eastAsia="Arial" w:hAnsi="Arial" w:cs="Arial"/>
          <w:b/>
          <w:bCs/>
          <w:color w:val="000000" w:themeColor="text1"/>
        </w:rPr>
        <w:t xml:space="preserve"> </w:t>
      </w:r>
      <w:r>
        <w:rPr>
          <w:rFonts w:ascii="Arial" w:eastAsia="Arial" w:hAnsi="Arial" w:cs="Arial"/>
          <w:b/>
          <w:bCs/>
          <w:color w:val="000000" w:themeColor="text1"/>
        </w:rPr>
        <w:t>–</w:t>
      </w:r>
      <w:r w:rsidRPr="005C1B64">
        <w:rPr>
          <w:rFonts w:ascii="Arial" w:eastAsia="Arial" w:hAnsi="Arial" w:cs="Arial"/>
          <w:b/>
          <w:bCs/>
          <w:color w:val="000000" w:themeColor="text1"/>
        </w:rPr>
        <w:t xml:space="preserve"> </w:t>
      </w:r>
      <w:r>
        <w:rPr>
          <w:rFonts w:ascii="Arial" w:eastAsia="Arial" w:hAnsi="Arial" w:cs="Arial"/>
          <w:b/>
          <w:bCs/>
          <w:color w:val="000000" w:themeColor="text1"/>
        </w:rPr>
        <w:t>MIXED FUZZY FRACTIONAL BROWNIAN MOTION WITH JUMPS</w:t>
      </w:r>
      <w:bookmarkEnd w:id="716"/>
    </w:p>
    <w:p w14:paraId="753B8AC5" w14:textId="77777777" w:rsidR="008D1943" w:rsidRPr="00267FC5" w:rsidRDefault="008D1943" w:rsidP="008D1943">
      <w:pPr>
        <w:pStyle w:val="Heading2"/>
        <w:spacing w:line="360" w:lineRule="auto"/>
        <w:rPr>
          <w:b/>
          <w:bCs/>
          <w:i/>
          <w:iCs/>
          <w:sz w:val="20"/>
          <w:szCs w:val="20"/>
        </w:rPr>
      </w:pPr>
      <w:bookmarkStart w:id="717" w:name="_Toc202695091"/>
      <w:r w:rsidRPr="00267FC5">
        <w:rPr>
          <w:b/>
          <w:bCs/>
          <w:i/>
          <w:iCs/>
          <w:sz w:val="20"/>
          <w:szCs w:val="20"/>
        </w:rPr>
        <w:t>5.1 FUZZY FRACTIONAL BROWNIAN MOTION</w:t>
      </w:r>
      <w:bookmarkEnd w:id="717"/>
    </w:p>
    <w:p w14:paraId="0847AF7D" w14:textId="77777777" w:rsidR="008D1943" w:rsidRPr="00605509" w:rsidRDefault="008D1943" w:rsidP="008D1943">
      <w:pPr>
        <w:spacing w:line="360" w:lineRule="auto"/>
        <w:ind w:firstLine="720"/>
        <w:jc w:val="both"/>
        <w:rPr>
          <w:rFonts w:ascii="Arial" w:eastAsia="Arial" w:hAnsi="Arial" w:cs="Arial"/>
          <w:color w:val="000000" w:themeColor="text1"/>
        </w:rPr>
      </w:pPr>
      <w:r w:rsidRPr="00605509">
        <w:rPr>
          <w:rFonts w:ascii="Arial" w:eastAsia="Arial" w:hAnsi="Arial" w:cs="Arial"/>
          <w:color w:val="000000" w:themeColor="text1"/>
        </w:rPr>
        <w:t>In the field of stochastic process modelling, the fractional Brownian motion (</w:t>
      </w:r>
      <w:proofErr w:type="spellStart"/>
      <w:r w:rsidRPr="00605509">
        <w:rPr>
          <w:rFonts w:ascii="Arial" w:eastAsia="Arial" w:hAnsi="Arial" w:cs="Arial"/>
          <w:color w:val="000000" w:themeColor="text1"/>
        </w:rPr>
        <w:t>fBm</w:t>
      </w:r>
      <w:proofErr w:type="spellEnd"/>
      <w:r w:rsidRPr="00605509">
        <w:rPr>
          <w:rFonts w:ascii="Arial" w:eastAsia="Arial" w:hAnsi="Arial" w:cs="Arial"/>
          <w:color w:val="000000" w:themeColor="text1"/>
        </w:rPr>
        <w:t xml:space="preserve">) is often recommended as a replacement for Brownian motion as the driving process, particularly when studying phenomena </w:t>
      </w:r>
      <w:r w:rsidRPr="007233C1">
        <w:rPr>
          <w:rFonts w:ascii="Arial" w:eastAsia="Arial" w:hAnsi="Arial" w:cs="Arial"/>
          <w:color w:val="000000" w:themeColor="text1"/>
          <w:highlight w:val="yellow"/>
        </w:rPr>
        <w:t>characterised</w:t>
      </w:r>
      <w:r w:rsidRPr="00605509">
        <w:rPr>
          <w:rFonts w:ascii="Arial" w:eastAsia="Arial" w:hAnsi="Arial" w:cs="Arial"/>
          <w:color w:val="000000" w:themeColor="text1"/>
        </w:rPr>
        <w:t xml:space="preserve"> by long-range dependence. The </w:t>
      </w:r>
      <w:proofErr w:type="spellStart"/>
      <w:r w:rsidRPr="00605509">
        <w:rPr>
          <w:rFonts w:ascii="Arial" w:eastAsia="Arial" w:hAnsi="Arial" w:cs="Arial"/>
          <w:color w:val="000000" w:themeColor="text1"/>
        </w:rPr>
        <w:t>fBm</w:t>
      </w:r>
      <w:proofErr w:type="spellEnd"/>
      <w:r w:rsidRPr="00605509">
        <w:rPr>
          <w:rFonts w:ascii="Arial" w:eastAsia="Arial" w:hAnsi="Arial" w:cs="Arial"/>
          <w:color w:val="000000" w:themeColor="text1"/>
        </w:rPr>
        <w:t>, with a Hurst exponent (</w:t>
      </w:r>
      <w:r w:rsidRPr="00267FC5">
        <w:rPr>
          <w:rFonts w:ascii="Arial" w:eastAsia="Arial" w:hAnsi="Arial" w:cs="Arial"/>
          <w:i/>
          <w:iCs/>
          <w:color w:val="000000" w:themeColor="text1"/>
        </w:rPr>
        <w:t>H</w:t>
      </w:r>
      <w:r w:rsidRPr="00605509">
        <w:rPr>
          <w:rFonts w:ascii="Arial" w:eastAsia="Arial" w:hAnsi="Arial" w:cs="Arial"/>
          <w:color w:val="000000" w:themeColor="text1"/>
        </w:rPr>
        <w:t xml:space="preserve">) ranging between 0 and 1, is a type of Gaussian process that possesses several advantageous properties, including long-range dependence, self-similarity, and stationarity of increments. Notably, when the Hurst exponent is different from 1/2, the </w:t>
      </w:r>
      <w:proofErr w:type="spellStart"/>
      <w:r w:rsidRPr="00605509">
        <w:rPr>
          <w:rFonts w:ascii="Arial" w:eastAsia="Arial" w:hAnsi="Arial" w:cs="Arial"/>
          <w:color w:val="000000" w:themeColor="text1"/>
        </w:rPr>
        <w:t>fBm</w:t>
      </w:r>
      <w:proofErr w:type="spellEnd"/>
      <w:r w:rsidRPr="00605509">
        <w:rPr>
          <w:rFonts w:ascii="Arial" w:eastAsia="Arial" w:hAnsi="Arial" w:cs="Arial"/>
          <w:color w:val="000000" w:themeColor="text1"/>
        </w:rPr>
        <w:t xml:space="preserve"> ceases to be a semi</w:t>
      </w:r>
      <w:r>
        <w:rPr>
          <w:rFonts w:ascii="Arial" w:eastAsia="Arial" w:hAnsi="Arial" w:cs="Arial"/>
          <w:color w:val="000000" w:themeColor="text1"/>
        </w:rPr>
        <w:t>-</w:t>
      </w:r>
      <w:r w:rsidRPr="00605509">
        <w:rPr>
          <w:rFonts w:ascii="Arial" w:eastAsia="Arial" w:hAnsi="Arial" w:cs="Arial"/>
          <w:color w:val="000000" w:themeColor="text1"/>
        </w:rPr>
        <w:t>martingale</w:t>
      </w:r>
      <w:r w:rsidRPr="00F152F7">
        <w:rPr>
          <w:rFonts w:ascii="Arial" w:eastAsia="Arial" w:hAnsi="Arial" w:cs="Arial"/>
          <w:color w:val="000000" w:themeColor="text1"/>
        </w:rPr>
        <w:t xml:space="preserve">. </w:t>
      </w:r>
      <w:r w:rsidRPr="00267FC5">
        <w:rPr>
          <w:rFonts w:ascii="Arial" w:eastAsia="Arial" w:hAnsi="Arial" w:cs="Arial"/>
          <w:color w:val="000000" w:themeColor="text1"/>
        </w:rPr>
        <w:t xml:space="preserve">This paper is somewhat reliant on an earlier work of Doob-Meyer decomposition theorem which provides a representation of a </w:t>
      </w:r>
      <w:proofErr w:type="spellStart"/>
      <w:r w:rsidRPr="00267FC5">
        <w:rPr>
          <w:rFonts w:ascii="Arial" w:eastAsia="Arial" w:hAnsi="Arial" w:cs="Arial"/>
          <w:color w:val="000000" w:themeColor="text1"/>
        </w:rPr>
        <w:t>submartingale</w:t>
      </w:r>
      <w:proofErr w:type="spellEnd"/>
      <w:r w:rsidRPr="00267FC5">
        <w:rPr>
          <w:rFonts w:ascii="Arial" w:eastAsia="Arial" w:hAnsi="Arial" w:cs="Arial"/>
          <w:color w:val="000000" w:themeColor="text1"/>
        </w:rPr>
        <w:t xml:space="preserve"> as the sum of a martingale and an increasing predictable process. This theorem lays foundation for the decomposition of </w:t>
      </w:r>
      <w:proofErr w:type="spellStart"/>
      <w:r w:rsidRPr="00267FC5">
        <w:rPr>
          <w:rFonts w:ascii="Arial" w:eastAsia="Arial" w:hAnsi="Arial" w:cs="Arial"/>
          <w:color w:val="000000" w:themeColor="text1"/>
        </w:rPr>
        <w:t>submartingales</w:t>
      </w:r>
      <w:proofErr w:type="spellEnd"/>
      <w:r w:rsidRPr="00267FC5">
        <w:rPr>
          <w:rFonts w:ascii="Arial" w:eastAsia="Arial" w:hAnsi="Arial" w:cs="Arial"/>
          <w:color w:val="000000" w:themeColor="text1"/>
        </w:rPr>
        <w:t xml:space="preserve"> into their components. If we let </w:t>
      </w:r>
      <w:r w:rsidRPr="00267FC5">
        <w:rPr>
          <w:rFonts w:ascii="Arial" w:eastAsia="Arial" w:hAnsi="Arial" w:cs="Arial"/>
          <w:i/>
          <w:iCs/>
          <w:color w:val="000000" w:themeColor="text1"/>
        </w:rPr>
        <w:t>X(t)</w:t>
      </w:r>
      <w:r w:rsidRPr="00267FC5">
        <w:rPr>
          <w:rFonts w:ascii="Arial" w:eastAsia="Arial" w:hAnsi="Arial" w:cs="Arial"/>
          <w:color w:val="000000" w:themeColor="text1"/>
        </w:rPr>
        <w:t xml:space="preserve"> be a </w:t>
      </w:r>
      <w:proofErr w:type="spellStart"/>
      <w:r w:rsidRPr="00267FC5">
        <w:rPr>
          <w:rFonts w:ascii="Arial" w:eastAsia="Arial" w:hAnsi="Arial" w:cs="Arial"/>
          <w:color w:val="000000" w:themeColor="text1"/>
        </w:rPr>
        <w:t>submartingale</w:t>
      </w:r>
      <w:proofErr w:type="spellEnd"/>
      <w:r w:rsidRPr="00267FC5">
        <w:rPr>
          <w:rFonts w:ascii="Arial" w:eastAsia="Arial" w:hAnsi="Arial" w:cs="Arial"/>
          <w:color w:val="000000" w:themeColor="text1"/>
        </w:rPr>
        <w:t xml:space="preserve"> with respect to a filtration (a sequence of sigma algebras), then there exists a unique, increasing, predictable process </w:t>
      </w:r>
      <w:r w:rsidRPr="00267FC5">
        <w:rPr>
          <w:rFonts w:ascii="Arial" w:eastAsia="Arial" w:hAnsi="Arial" w:cs="Arial"/>
          <w:i/>
          <w:iCs/>
          <w:color w:val="000000" w:themeColor="text1"/>
        </w:rPr>
        <w:t>A(t)</w:t>
      </w:r>
      <w:r w:rsidRPr="00267FC5">
        <w:rPr>
          <w:rFonts w:ascii="Arial" w:eastAsia="Arial" w:hAnsi="Arial" w:cs="Arial"/>
          <w:color w:val="000000" w:themeColor="text1"/>
        </w:rPr>
        <w:t xml:space="preserve"> such that the martingale process </w:t>
      </w:r>
      <w:r w:rsidRPr="00267FC5">
        <w:rPr>
          <w:rFonts w:ascii="Arial" w:eastAsia="Arial" w:hAnsi="Arial" w:cs="Arial"/>
          <w:i/>
          <w:iCs/>
          <w:color w:val="000000" w:themeColor="text1"/>
        </w:rPr>
        <w:t>M(t)</w:t>
      </w:r>
      <w:r w:rsidRPr="00267FC5">
        <w:rPr>
          <w:rFonts w:ascii="Arial" w:eastAsia="Arial" w:hAnsi="Arial" w:cs="Arial"/>
          <w:color w:val="000000" w:themeColor="text1"/>
        </w:rPr>
        <w:t xml:space="preserve"> can be defined as </w:t>
      </w:r>
      <w:r w:rsidRPr="00267FC5">
        <w:rPr>
          <w:rFonts w:ascii="Arial" w:eastAsia="Arial" w:hAnsi="Arial" w:cs="Arial"/>
          <w:i/>
          <w:iCs/>
          <w:color w:val="000000" w:themeColor="text1"/>
        </w:rPr>
        <w:t>M(t) = X(t) – A(t)</w:t>
      </w:r>
      <w:r w:rsidRPr="00267FC5">
        <w:rPr>
          <w:rFonts w:ascii="Arial" w:eastAsia="Arial" w:hAnsi="Arial" w:cs="Arial"/>
          <w:color w:val="000000" w:themeColor="text1"/>
        </w:rPr>
        <w:t xml:space="preserve">. In other words, according to Doob-Meyer the </w:t>
      </w:r>
      <w:proofErr w:type="spellStart"/>
      <w:r w:rsidRPr="00267FC5">
        <w:rPr>
          <w:rFonts w:ascii="Arial" w:eastAsia="Arial" w:hAnsi="Arial" w:cs="Arial"/>
          <w:color w:val="000000" w:themeColor="text1"/>
        </w:rPr>
        <w:t>submartingale</w:t>
      </w:r>
      <w:proofErr w:type="spellEnd"/>
      <w:r w:rsidRPr="00267FC5">
        <w:rPr>
          <w:rFonts w:ascii="Arial" w:eastAsia="Arial" w:hAnsi="Arial" w:cs="Arial"/>
          <w:color w:val="000000" w:themeColor="text1"/>
        </w:rPr>
        <w:t xml:space="preserve"> can be decomposed into the sum of a martingale </w:t>
      </w:r>
      <w:r w:rsidRPr="00267FC5">
        <w:rPr>
          <w:rFonts w:ascii="Arial" w:eastAsia="Arial" w:hAnsi="Arial" w:cs="Arial"/>
          <w:i/>
          <w:iCs/>
          <w:color w:val="000000" w:themeColor="text1"/>
        </w:rPr>
        <w:t>M(t)</w:t>
      </w:r>
      <w:r w:rsidRPr="00267FC5">
        <w:rPr>
          <w:rFonts w:ascii="Arial" w:eastAsia="Arial" w:hAnsi="Arial" w:cs="Arial"/>
          <w:color w:val="000000" w:themeColor="text1"/>
        </w:rPr>
        <w:t xml:space="preserve"> and an increasing predictable process </w:t>
      </w:r>
      <w:r w:rsidRPr="00267FC5">
        <w:rPr>
          <w:rFonts w:ascii="Arial" w:eastAsia="Arial" w:hAnsi="Arial" w:cs="Arial"/>
          <w:i/>
          <w:iCs/>
          <w:color w:val="000000" w:themeColor="text1"/>
        </w:rPr>
        <w:t>A(t).</w:t>
      </w:r>
      <w:r w:rsidRPr="00267FC5">
        <w:rPr>
          <w:rFonts w:ascii="Arial" w:eastAsia="Arial" w:hAnsi="Arial" w:cs="Arial"/>
          <w:color w:val="000000" w:themeColor="text1"/>
        </w:rPr>
        <w:t xml:space="preserve"> The proof for a continuous case is very complicated and can be found in </w:t>
      </w:r>
      <w:sdt>
        <w:sdtPr>
          <w:rPr>
            <w:rFonts w:ascii="Arial" w:eastAsia="Arial" w:hAnsi="Arial" w:cs="Arial"/>
            <w:color w:val="000000" w:themeColor="text1"/>
          </w:rPr>
          <w:id w:val="-1493869588"/>
          <w:citation/>
        </w:sdtPr>
        <w:sdtContent>
          <w:r w:rsidRPr="00267FC5">
            <w:rPr>
              <w:rFonts w:ascii="Arial" w:eastAsia="Arial" w:hAnsi="Arial" w:cs="Arial"/>
              <w:color w:val="000000" w:themeColor="text1"/>
            </w:rPr>
            <w:fldChar w:fldCharType="begin"/>
          </w:r>
          <w:r w:rsidRPr="00267FC5">
            <w:rPr>
              <w:rFonts w:ascii="Arial" w:eastAsia="Arial" w:hAnsi="Arial" w:cs="Arial"/>
              <w:color w:val="000000" w:themeColor="text1"/>
            </w:rPr>
            <w:instrText xml:space="preserve"> CITATION Mey62 \l 2057 </w:instrText>
          </w:r>
          <w:r w:rsidRPr="00267FC5">
            <w:rPr>
              <w:rFonts w:ascii="Arial" w:eastAsia="Arial" w:hAnsi="Arial" w:cs="Arial"/>
              <w:color w:val="000000" w:themeColor="text1"/>
            </w:rPr>
            <w:fldChar w:fldCharType="separate"/>
          </w:r>
          <w:r w:rsidRPr="00267FC5">
            <w:rPr>
              <w:rFonts w:ascii="Arial" w:eastAsia="Arial" w:hAnsi="Arial" w:cs="Arial"/>
              <w:noProof/>
              <w:color w:val="000000" w:themeColor="text1"/>
            </w:rPr>
            <w:t>[75]</w:t>
          </w:r>
          <w:r w:rsidRPr="00267FC5">
            <w:rPr>
              <w:rFonts w:ascii="Arial" w:eastAsia="Arial" w:hAnsi="Arial" w:cs="Arial"/>
              <w:color w:val="000000" w:themeColor="text1"/>
            </w:rPr>
            <w:fldChar w:fldCharType="end"/>
          </w:r>
        </w:sdtContent>
      </w:sdt>
      <w:r w:rsidRPr="00267FC5">
        <w:rPr>
          <w:rFonts w:ascii="Arial" w:eastAsia="Arial" w:hAnsi="Arial" w:cs="Arial"/>
          <w:color w:val="000000" w:themeColor="text1"/>
        </w:rPr>
        <w:t>.</w:t>
      </w:r>
      <w:r>
        <w:rPr>
          <w:rFonts w:ascii="Arial" w:eastAsia="Arial" w:hAnsi="Arial" w:cs="Arial"/>
          <w:color w:val="000000" w:themeColor="text1"/>
        </w:rPr>
        <w:t xml:space="preserve"> However, there is a contradiction here as it was said that the </w:t>
      </w:r>
      <w:proofErr w:type="spellStart"/>
      <w:r>
        <w:rPr>
          <w:rFonts w:ascii="Arial" w:eastAsia="Arial" w:hAnsi="Arial" w:cs="Arial"/>
          <w:color w:val="000000" w:themeColor="text1"/>
        </w:rPr>
        <w:t>fBM</w:t>
      </w:r>
      <w:proofErr w:type="spellEnd"/>
      <w:r>
        <w:rPr>
          <w:rFonts w:ascii="Arial" w:eastAsia="Arial" w:hAnsi="Arial" w:cs="Arial"/>
          <w:color w:val="000000" w:themeColor="text1"/>
        </w:rPr>
        <w:t xml:space="preserve"> is not even a semi-martingale. </w:t>
      </w:r>
    </w:p>
    <w:p w14:paraId="412414EB" w14:textId="77777777" w:rsidR="008D1943" w:rsidRPr="00605509" w:rsidRDefault="008D1943" w:rsidP="008D1943">
      <w:pPr>
        <w:spacing w:line="360" w:lineRule="auto"/>
        <w:ind w:firstLine="720"/>
        <w:jc w:val="both"/>
        <w:rPr>
          <w:rFonts w:ascii="Arial" w:eastAsia="Arial" w:hAnsi="Arial" w:cs="Arial"/>
          <w:color w:val="000000" w:themeColor="text1"/>
        </w:rPr>
      </w:pPr>
      <w:r w:rsidRPr="00605509">
        <w:rPr>
          <w:rFonts w:ascii="Arial" w:eastAsia="Arial" w:hAnsi="Arial" w:cs="Arial"/>
          <w:color w:val="000000" w:themeColor="text1"/>
        </w:rPr>
        <w:t xml:space="preserve">In </w:t>
      </w:r>
      <w:sdt>
        <w:sdtPr>
          <w:rPr>
            <w:rFonts w:ascii="Arial" w:eastAsia="Arial" w:hAnsi="Arial" w:cs="Arial"/>
            <w:color w:val="000000" w:themeColor="text1"/>
          </w:rPr>
          <w:id w:val="1694948580"/>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Uru241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[7]</w:t>
          </w:r>
          <w:r>
            <w:rPr>
              <w:rFonts w:ascii="Arial" w:eastAsia="Arial" w:hAnsi="Arial" w:cs="Arial"/>
              <w:color w:val="000000" w:themeColor="text1"/>
            </w:rPr>
            <w:fldChar w:fldCharType="end"/>
          </w:r>
        </w:sdtContent>
      </w:sdt>
      <w:r>
        <w:rPr>
          <w:rFonts w:ascii="Arial" w:eastAsia="Arial" w:hAnsi="Arial" w:cs="Arial"/>
          <w:color w:val="000000" w:themeColor="text1"/>
        </w:rPr>
        <w:t xml:space="preserve"> </w:t>
      </w:r>
      <w:r w:rsidRPr="00605509">
        <w:rPr>
          <w:rFonts w:ascii="Arial" w:eastAsia="Arial" w:hAnsi="Arial" w:cs="Arial"/>
          <w:color w:val="000000" w:themeColor="text1"/>
        </w:rPr>
        <w:t>we propose</w:t>
      </w:r>
      <w:r>
        <w:rPr>
          <w:rFonts w:ascii="Arial" w:eastAsia="Arial" w:hAnsi="Arial" w:cs="Arial"/>
          <w:color w:val="000000" w:themeColor="text1"/>
        </w:rPr>
        <w:t>d</w:t>
      </w:r>
      <w:r w:rsidRPr="00605509">
        <w:rPr>
          <w:rFonts w:ascii="Arial" w:eastAsia="Arial" w:hAnsi="Arial" w:cs="Arial"/>
          <w:color w:val="000000" w:themeColor="text1"/>
        </w:rPr>
        <w:t xml:space="preserve"> </w:t>
      </w:r>
      <w:r w:rsidRPr="00494DA8">
        <w:rPr>
          <w:rFonts w:ascii="Arial" w:eastAsia="Arial" w:hAnsi="Arial" w:cs="Arial"/>
          <w:color w:val="000000" w:themeColor="text1"/>
        </w:rPr>
        <w:t>to review and extend proofs in mixed fuzzy stochastic Brownian motion as novel equations suitable for modelling hybrid systems.</w:t>
      </w:r>
      <w:r>
        <w:rPr>
          <w:rFonts w:ascii="Arial" w:eastAsia="Arial" w:hAnsi="Arial" w:cs="Arial"/>
          <w:color w:val="000000" w:themeColor="text1"/>
        </w:rPr>
        <w:t xml:space="preserve"> </w:t>
      </w:r>
      <w:r w:rsidRPr="00605509">
        <w:rPr>
          <w:rFonts w:ascii="Arial" w:eastAsia="Arial" w:hAnsi="Arial" w:cs="Arial"/>
          <w:color w:val="000000" w:themeColor="text1"/>
        </w:rPr>
        <w:t>These equations provide a flexible framework that can effectively capture the dynamics of complex systems characterized by both stochastic and fuzzy components. By combining the concepts of fuzzy logic and stochastic processes, we aim to address the modelling challenges associated with hybrid systems.</w:t>
      </w:r>
      <w:r>
        <w:rPr>
          <w:rFonts w:ascii="Arial" w:eastAsia="Arial" w:hAnsi="Arial" w:cs="Arial"/>
          <w:color w:val="000000" w:themeColor="text1"/>
        </w:rPr>
        <w:t xml:space="preserve"> Applications of these processes can be made in the telecommunication industry, where measurements of variables suffer from latency and financial industry, where participants are operating under uncertainty.</w:t>
      </w:r>
    </w:p>
    <w:p w14:paraId="2043524A" w14:textId="77777777" w:rsidR="008D1943" w:rsidRPr="00605509" w:rsidRDefault="008D1943" w:rsidP="008D1943">
      <w:pPr>
        <w:spacing w:line="360" w:lineRule="auto"/>
        <w:ind w:firstLine="720"/>
        <w:jc w:val="both"/>
        <w:rPr>
          <w:rFonts w:ascii="Arial" w:eastAsia="Arial" w:hAnsi="Arial" w:cs="Arial"/>
          <w:color w:val="000000" w:themeColor="text1"/>
        </w:rPr>
      </w:pPr>
      <w:r w:rsidRPr="00605509">
        <w:rPr>
          <w:rFonts w:ascii="Arial" w:eastAsia="Arial" w:hAnsi="Arial" w:cs="Arial"/>
          <w:color w:val="000000" w:themeColor="text1"/>
        </w:rPr>
        <w:lastRenderedPageBreak/>
        <w:t>To illustrate the applicability of our approach, we utili</w:t>
      </w:r>
      <w:r>
        <w:rPr>
          <w:rFonts w:ascii="Arial" w:eastAsia="Arial" w:hAnsi="Arial" w:cs="Arial"/>
          <w:color w:val="000000" w:themeColor="text1"/>
        </w:rPr>
        <w:t>s</w:t>
      </w:r>
      <w:r w:rsidRPr="00605509">
        <w:rPr>
          <w:rFonts w:ascii="Arial" w:eastAsia="Arial" w:hAnsi="Arial" w:cs="Arial"/>
          <w:color w:val="000000" w:themeColor="text1"/>
        </w:rPr>
        <w:t xml:space="preserve">e the Liouville form of the fractional Brownian motion. The Liouville form represents a particular representation of the </w:t>
      </w:r>
      <w:proofErr w:type="spellStart"/>
      <w:r w:rsidRPr="00605509">
        <w:rPr>
          <w:rFonts w:ascii="Arial" w:eastAsia="Arial" w:hAnsi="Arial" w:cs="Arial"/>
          <w:color w:val="000000" w:themeColor="text1"/>
        </w:rPr>
        <w:t>fBm</w:t>
      </w:r>
      <w:proofErr w:type="spellEnd"/>
      <w:r w:rsidRPr="00605509">
        <w:rPr>
          <w:rFonts w:ascii="Arial" w:eastAsia="Arial" w:hAnsi="Arial" w:cs="Arial"/>
          <w:color w:val="000000" w:themeColor="text1"/>
        </w:rPr>
        <w:t xml:space="preserve"> that allows for </w:t>
      </w:r>
      <w:r>
        <w:rPr>
          <w:rFonts w:ascii="Arial" w:eastAsia="Arial" w:hAnsi="Arial" w:cs="Arial"/>
          <w:color w:val="000000" w:themeColor="text1"/>
        </w:rPr>
        <w:t xml:space="preserve">an </w:t>
      </w:r>
      <w:r w:rsidRPr="00605509">
        <w:rPr>
          <w:rFonts w:ascii="Arial" w:eastAsia="Arial" w:hAnsi="Arial" w:cs="Arial"/>
          <w:color w:val="000000" w:themeColor="text1"/>
        </w:rPr>
        <w:t>enhanced analysis and interpretation of its properties. By leveraging this form, we can gain further insights into the behaviour of the mixed fuzzy stochastic Brownian motion, thereby facilitating their use in a wide range of modelling scenarios.</w:t>
      </w:r>
    </w:p>
    <w:p w14:paraId="51B8AF55" w14:textId="77777777" w:rsidR="008D1943" w:rsidRPr="00605509" w:rsidRDefault="008D1943" w:rsidP="008D1943">
      <w:pPr>
        <w:spacing w:line="360" w:lineRule="auto"/>
        <w:ind w:firstLine="720"/>
        <w:jc w:val="both"/>
        <w:rPr>
          <w:rFonts w:ascii="Arial" w:eastAsia="Arial" w:hAnsi="Arial" w:cs="Arial"/>
          <w:color w:val="000000" w:themeColor="text1"/>
        </w:rPr>
      </w:pPr>
      <w:r w:rsidRPr="00605509">
        <w:rPr>
          <w:rFonts w:ascii="Arial" w:eastAsia="Arial" w:hAnsi="Arial" w:cs="Arial"/>
          <w:color w:val="000000" w:themeColor="text1"/>
        </w:rPr>
        <w:t>In summary, this paper proposes the utili</w:t>
      </w:r>
      <w:r>
        <w:rPr>
          <w:rFonts w:ascii="Arial" w:eastAsia="Arial" w:hAnsi="Arial" w:cs="Arial"/>
          <w:color w:val="000000" w:themeColor="text1"/>
        </w:rPr>
        <w:t>s</w:t>
      </w:r>
      <w:r w:rsidRPr="00605509">
        <w:rPr>
          <w:rFonts w:ascii="Arial" w:eastAsia="Arial" w:hAnsi="Arial" w:cs="Arial"/>
          <w:color w:val="000000" w:themeColor="text1"/>
        </w:rPr>
        <w:t>ation of the</w:t>
      </w:r>
      <w:r>
        <w:rPr>
          <w:rFonts w:ascii="Arial" w:eastAsia="Arial" w:hAnsi="Arial" w:cs="Arial"/>
          <w:color w:val="000000" w:themeColor="text1"/>
        </w:rPr>
        <w:t xml:space="preserve"> mixed fuzzy</w:t>
      </w:r>
      <w:r w:rsidRPr="00605509">
        <w:rPr>
          <w:rFonts w:ascii="Arial" w:eastAsia="Arial" w:hAnsi="Arial" w:cs="Arial"/>
          <w:color w:val="000000" w:themeColor="text1"/>
        </w:rPr>
        <w:t xml:space="preserve"> </w:t>
      </w:r>
      <w:proofErr w:type="spellStart"/>
      <w:r w:rsidRPr="00605509">
        <w:rPr>
          <w:rFonts w:ascii="Arial" w:eastAsia="Arial" w:hAnsi="Arial" w:cs="Arial"/>
          <w:color w:val="000000" w:themeColor="text1"/>
        </w:rPr>
        <w:t>fBm</w:t>
      </w:r>
      <w:proofErr w:type="spellEnd"/>
      <w:r w:rsidRPr="00605509">
        <w:rPr>
          <w:rFonts w:ascii="Arial" w:eastAsia="Arial" w:hAnsi="Arial" w:cs="Arial"/>
          <w:color w:val="000000" w:themeColor="text1"/>
        </w:rPr>
        <w:t xml:space="preserve"> as a replacement for Brownian motion in stochastic process modelling, specifically focusing on its advantageous properties such as long-range dependence, self-similarity, and stationarity of increments. Furthermore, we introduce</w:t>
      </w:r>
      <w:r>
        <w:rPr>
          <w:rFonts w:ascii="Arial" w:eastAsia="Arial" w:hAnsi="Arial" w:cs="Arial"/>
          <w:color w:val="000000" w:themeColor="text1"/>
        </w:rPr>
        <w:t xml:space="preserve"> proofs and extensions for</w:t>
      </w:r>
      <w:r w:rsidRPr="00605509">
        <w:rPr>
          <w:rFonts w:ascii="Arial" w:eastAsia="Arial" w:hAnsi="Arial" w:cs="Arial"/>
          <w:color w:val="000000" w:themeColor="text1"/>
        </w:rPr>
        <w:t xml:space="preserve"> </w:t>
      </w:r>
      <w:r>
        <w:rPr>
          <w:rFonts w:ascii="Arial" w:eastAsia="Arial" w:hAnsi="Arial" w:cs="Arial"/>
          <w:color w:val="000000" w:themeColor="text1"/>
        </w:rPr>
        <w:t xml:space="preserve">some </w:t>
      </w:r>
      <w:r w:rsidRPr="00605509">
        <w:rPr>
          <w:rFonts w:ascii="Arial" w:eastAsia="Arial" w:hAnsi="Arial" w:cs="Arial"/>
          <w:color w:val="000000" w:themeColor="text1"/>
        </w:rPr>
        <w:t>novel equations, namely the mixed fuzzy stochastic Brownian motion</w:t>
      </w:r>
      <w:r>
        <w:rPr>
          <w:rFonts w:ascii="Arial" w:eastAsia="Arial" w:hAnsi="Arial" w:cs="Arial"/>
          <w:color w:val="000000" w:themeColor="text1"/>
        </w:rPr>
        <w:t xml:space="preserve"> with jumps</w:t>
      </w:r>
      <w:r w:rsidRPr="00605509">
        <w:rPr>
          <w:rFonts w:ascii="Arial" w:eastAsia="Arial" w:hAnsi="Arial" w:cs="Arial"/>
          <w:color w:val="000000" w:themeColor="text1"/>
        </w:rPr>
        <w:t xml:space="preserve">, to address the modelling needs of hybrid systems. </w:t>
      </w:r>
    </w:p>
    <w:p w14:paraId="352B308A" w14:textId="77777777" w:rsidR="008D1943" w:rsidRDefault="008D1943" w:rsidP="008D1943">
      <w:pPr>
        <w:pStyle w:val="Heading3"/>
      </w:pPr>
      <w:bookmarkStart w:id="718" w:name="_Toc202695092"/>
      <w:r>
        <w:t>5.1.1 PRELIMINARIES</w:t>
      </w:r>
      <w:bookmarkEnd w:id="718"/>
      <w:r>
        <w:t xml:space="preserve"> </w:t>
      </w:r>
    </w:p>
    <w:p w14:paraId="54F1DDBF" w14:textId="77777777" w:rsidR="008D1943" w:rsidRDefault="008D1943" w:rsidP="008D1943"/>
    <w:p w14:paraId="5DD4CA64" w14:textId="77777777" w:rsidR="008D1943" w:rsidRPr="003A102C" w:rsidRDefault="008D1943" w:rsidP="008D1943">
      <w:pPr>
        <w:pStyle w:val="Heading3"/>
      </w:pPr>
      <w:bookmarkStart w:id="719" w:name="_Toc202695093"/>
      <w:r w:rsidRPr="003A102C">
        <w:t>5.1.2 FRACTIONAL BROWNIAN MOTION</w:t>
      </w:r>
      <w:bookmarkEnd w:id="719"/>
    </w:p>
    <w:p w14:paraId="47654EA5" w14:textId="77777777" w:rsidR="008D1943" w:rsidRPr="007805EF" w:rsidRDefault="008D1943" w:rsidP="008D1943">
      <w:pPr>
        <w:rPr>
          <w:rFonts w:ascii="Arial" w:eastAsia="Arial" w:hAnsi="Arial" w:cs="Arial"/>
          <w:color w:val="000000" w:themeColor="text1"/>
        </w:rPr>
      </w:pPr>
    </w:p>
    <w:p w14:paraId="1486F480" w14:textId="77777777" w:rsidR="008D1943" w:rsidRDefault="008D1943" w:rsidP="008D1943">
      <w:pPr>
        <w:spacing w:line="360" w:lineRule="auto"/>
        <w:ind w:firstLine="720"/>
        <w:rPr>
          <w:rFonts w:ascii="Arial" w:eastAsia="Arial" w:hAnsi="Arial" w:cs="Arial"/>
          <w:color w:val="000000" w:themeColor="text1"/>
        </w:rPr>
      </w:pPr>
      <w:r>
        <w:rPr>
          <w:rFonts w:ascii="Arial" w:eastAsia="Arial" w:hAnsi="Arial" w:cs="Arial"/>
          <w:color w:val="000000" w:themeColor="text1"/>
        </w:rPr>
        <w:t xml:space="preserve">The </w:t>
      </w:r>
      <w:proofErr w:type="spellStart"/>
      <w:r>
        <w:rPr>
          <w:rFonts w:ascii="Arial" w:eastAsia="Arial" w:hAnsi="Arial" w:cs="Arial"/>
          <w:color w:val="000000" w:themeColor="text1"/>
        </w:rPr>
        <w:t>fBm</w:t>
      </w:r>
      <w:proofErr w:type="spellEnd"/>
      <w:r>
        <w:rPr>
          <w:rFonts w:ascii="Arial" w:eastAsia="Arial" w:hAnsi="Arial" w:cs="Arial"/>
          <w:color w:val="000000" w:themeColor="text1"/>
        </w:rPr>
        <w:t xml:space="preserve"> B</w:t>
      </w:r>
      <w:r>
        <w:rPr>
          <w:rFonts w:ascii="Arial" w:eastAsia="Arial" w:hAnsi="Arial" w:cs="Arial"/>
          <w:color w:val="000000" w:themeColor="text1"/>
        </w:rPr>
        <w:softHyphen/>
      </w:r>
      <w:r w:rsidRPr="007F6873">
        <w:rPr>
          <w:rFonts w:ascii="Arial" w:eastAsia="Arial" w:hAnsi="Arial" w:cs="Arial"/>
          <w:color w:val="000000" w:themeColor="text1"/>
        </w:rPr>
        <w:t>H</w:t>
      </w:r>
      <w:r>
        <w:rPr>
          <w:rFonts w:ascii="Arial" w:eastAsia="Arial" w:hAnsi="Arial" w:cs="Arial"/>
          <w:color w:val="000000" w:themeColor="text1"/>
        </w:rPr>
        <w:t xml:space="preserve"> is a zero mean Gaussian process with the following covariance function:</w:t>
      </w:r>
    </w:p>
    <w:p w14:paraId="185E7CD6" w14:textId="77777777" w:rsidR="008D1943" w:rsidRPr="008C0EBF" w:rsidRDefault="00000000" w:rsidP="008D1943">
      <w:pPr>
        <w:jc w:val="right"/>
        <w:rPr>
          <w:rFonts w:ascii="Arial" w:eastAsia="Arial" w:hAnsi="Arial" w:cs="Arial"/>
          <w:color w:val="000000" w:themeColor="text1"/>
        </w:rPr>
      </w:pPr>
      <m:oMath>
        <m:sSub>
          <m:sSubPr>
            <m:ctrlPr>
              <w:rPr>
                <w:rFonts w:ascii="Cambria Math" w:eastAsia="Arial" w:hAnsi="Cambria Math" w:cs="Arial"/>
                <w:i/>
                <w:color w:val="000000" w:themeColor="text1"/>
              </w:rPr>
            </m:ctrlPr>
          </m:sSubPr>
          <m:e>
            <m:r>
              <w:rPr>
                <w:rFonts w:ascii="Cambria Math" w:eastAsia="Arial" w:hAnsi="Cambria Math" w:cs="Arial"/>
                <w:color w:val="000000" w:themeColor="text1"/>
              </w:rPr>
              <m:t>C</m:t>
            </m:r>
          </m:e>
          <m:sub>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B</m:t>
                </m:r>
              </m:e>
              <m:sup>
                <m:r>
                  <w:rPr>
                    <w:rFonts w:ascii="Cambria Math" w:eastAsia="Arial" w:hAnsi="Cambria Math" w:cs="Arial"/>
                    <w:color w:val="000000" w:themeColor="text1"/>
                  </w:rPr>
                  <m:t>h</m:t>
                </m:r>
              </m:sup>
            </m:sSup>
          </m:sub>
        </m:sSub>
        <m:d>
          <m:dPr>
            <m:ctrlPr>
              <w:rPr>
                <w:rFonts w:ascii="Cambria Math" w:eastAsia="Arial" w:hAnsi="Cambria Math" w:cs="Arial"/>
                <w:i/>
                <w:color w:val="000000" w:themeColor="text1"/>
              </w:rPr>
            </m:ctrlPr>
          </m:dPr>
          <m:e>
            <m:r>
              <w:rPr>
                <w:rFonts w:ascii="Cambria Math" w:eastAsia="Arial" w:hAnsi="Cambria Math" w:cs="Arial"/>
                <w:color w:val="000000" w:themeColor="text1"/>
              </w:rPr>
              <m:t>t,s</m:t>
            </m:r>
          </m:e>
        </m:d>
        <m:r>
          <w:rPr>
            <w:rFonts w:ascii="Cambria Math" w:eastAsia="Arial" w:hAnsi="Cambria Math" w:cs="Arial"/>
            <w:color w:val="000000" w:themeColor="text1"/>
          </w:rPr>
          <m:t>=E(</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B</m:t>
            </m:r>
          </m:e>
          <m:sup>
            <m:r>
              <w:rPr>
                <w:rFonts w:ascii="Cambria Math" w:eastAsia="Arial" w:hAnsi="Cambria Math" w:cs="Arial"/>
                <w:color w:val="000000" w:themeColor="text1"/>
              </w:rPr>
              <m:t>H</m:t>
            </m:r>
          </m:sup>
        </m:sSup>
        <m:d>
          <m:dPr>
            <m:ctrlPr>
              <w:rPr>
                <w:rFonts w:ascii="Cambria Math" w:eastAsia="Arial" w:hAnsi="Cambria Math" w:cs="Arial"/>
                <w:i/>
                <w:color w:val="000000" w:themeColor="text1"/>
              </w:rPr>
            </m:ctrlPr>
          </m:dPr>
          <m:e>
            <m:r>
              <w:rPr>
                <w:rFonts w:ascii="Cambria Math" w:eastAsia="Arial" w:hAnsi="Cambria Math" w:cs="Arial"/>
                <w:color w:val="000000" w:themeColor="text1"/>
              </w:rPr>
              <m:t>t</m:t>
            </m:r>
          </m:e>
        </m:d>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B</m:t>
            </m:r>
          </m:e>
          <m:sup>
            <m:r>
              <w:rPr>
                <w:rFonts w:ascii="Cambria Math" w:eastAsia="Arial" w:hAnsi="Cambria Math" w:cs="Arial"/>
                <w:color w:val="000000" w:themeColor="text1"/>
              </w:rPr>
              <m:t>H</m:t>
            </m:r>
          </m:sup>
        </m:sSup>
        <m:d>
          <m:dPr>
            <m:ctrlPr>
              <w:rPr>
                <w:rFonts w:ascii="Cambria Math" w:eastAsia="Arial" w:hAnsi="Cambria Math" w:cs="Arial"/>
                <w:i/>
                <w:color w:val="000000" w:themeColor="text1"/>
              </w:rPr>
            </m:ctrlPr>
          </m:dPr>
          <m:e>
            <m:r>
              <w:rPr>
                <w:rFonts w:ascii="Cambria Math" w:eastAsia="Arial" w:hAnsi="Cambria Math" w:cs="Arial"/>
                <w:color w:val="000000" w:themeColor="text1"/>
              </w:rPr>
              <m:t>s</m:t>
            </m:r>
          </m:e>
        </m:d>
        <m:r>
          <w:rPr>
            <w:rFonts w:ascii="Cambria Math" w:eastAsia="Arial" w:hAnsi="Cambria Math" w:cs="Arial"/>
            <w:color w:val="000000" w:themeColor="text1"/>
          </w:rPr>
          <m:t>=</m:t>
        </m:r>
        <m:f>
          <m:fPr>
            <m:ctrlPr>
              <w:rPr>
                <w:rFonts w:ascii="Cambria Math" w:eastAsia="Arial" w:hAnsi="Cambria Math" w:cs="Arial"/>
                <w:i/>
                <w:color w:val="000000" w:themeColor="text1"/>
              </w:rPr>
            </m:ctrlPr>
          </m:fPr>
          <m:num>
            <m:r>
              <w:rPr>
                <w:rFonts w:ascii="Cambria Math" w:eastAsia="Arial" w:hAnsi="Cambria Math" w:cs="Arial"/>
                <w:color w:val="000000" w:themeColor="text1"/>
              </w:rPr>
              <m:t>1</m:t>
            </m:r>
          </m:num>
          <m:den>
            <m:r>
              <w:rPr>
                <w:rFonts w:ascii="Cambria Math" w:eastAsia="Arial" w:hAnsi="Cambria Math" w:cs="Arial"/>
                <w:color w:val="000000" w:themeColor="text1"/>
              </w:rPr>
              <m:t>2</m:t>
            </m:r>
          </m:den>
        </m:f>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s</m:t>
            </m:r>
          </m:e>
          <m:sup>
            <m:r>
              <w:rPr>
                <w:rFonts w:ascii="Cambria Math" w:eastAsia="Arial" w:hAnsi="Cambria Math" w:cs="Arial"/>
                <w:color w:val="000000" w:themeColor="text1"/>
              </w:rPr>
              <m:t>2H</m:t>
            </m:r>
          </m:sup>
        </m:sSup>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t</m:t>
            </m:r>
          </m:e>
          <m:sup>
            <m:r>
              <w:rPr>
                <w:rFonts w:ascii="Cambria Math" w:eastAsia="Arial" w:hAnsi="Cambria Math" w:cs="Arial"/>
                <w:color w:val="000000" w:themeColor="text1"/>
              </w:rPr>
              <m:t>2H</m:t>
            </m:r>
          </m:sup>
        </m:sSup>
        <m:r>
          <w:rPr>
            <w:rFonts w:ascii="Cambria Math" w:eastAsia="Arial" w:hAnsi="Cambria Math" w:cs="Arial"/>
            <w:color w:val="000000" w:themeColor="text1"/>
          </w:rPr>
          <m:t>-|</m:t>
        </m:r>
        <m:sSup>
          <m:sSupPr>
            <m:ctrlPr>
              <w:rPr>
                <w:rFonts w:ascii="Cambria Math" w:eastAsia="Arial" w:hAnsi="Cambria Math" w:cs="Arial"/>
                <w:i/>
                <w:color w:val="000000" w:themeColor="text1"/>
              </w:rPr>
            </m:ctrlPr>
          </m:sSupPr>
          <m:e>
            <m:r>
              <w:rPr>
                <w:rFonts w:ascii="Cambria Math" w:eastAsia="Arial" w:hAnsi="Cambria Math" w:cs="Arial"/>
                <w:color w:val="000000" w:themeColor="text1"/>
              </w:rPr>
              <m:t>t-s|</m:t>
            </m:r>
          </m:e>
          <m:sup>
            <m:r>
              <w:rPr>
                <w:rFonts w:ascii="Cambria Math" w:eastAsia="Arial" w:hAnsi="Cambria Math" w:cs="Arial"/>
                <w:color w:val="000000" w:themeColor="text1"/>
              </w:rPr>
              <m:t>2H</m:t>
            </m:r>
          </m:sup>
        </m:sSup>
        <m:r>
          <w:rPr>
            <w:rFonts w:ascii="Cambria Math" w:eastAsia="Arial" w:hAnsi="Cambria Math" w:cs="Arial"/>
            <w:color w:val="000000" w:themeColor="text1"/>
          </w:rPr>
          <m:t>)</m:t>
        </m:r>
      </m:oMath>
      <w:r w:rsidR="008D1943">
        <w:rPr>
          <w:rFonts w:ascii="Arial" w:eastAsia="Arial" w:hAnsi="Arial" w:cs="Arial"/>
          <w:color w:val="000000" w:themeColor="text1"/>
        </w:rPr>
        <w:tab/>
      </w:r>
      <w:r w:rsidR="008D1943">
        <w:rPr>
          <w:rFonts w:ascii="Arial" w:eastAsia="Arial" w:hAnsi="Arial" w:cs="Arial"/>
          <w:color w:val="000000" w:themeColor="text1"/>
        </w:rPr>
        <w:tab/>
        <w:t>5.1.1.</w:t>
      </w:r>
    </w:p>
    <w:p w14:paraId="7BE7E944" w14:textId="77777777" w:rsidR="008D1943" w:rsidRDefault="008D1943" w:rsidP="008D1943">
      <w:pPr>
        <w:spacing w:line="360" w:lineRule="auto"/>
        <w:rPr>
          <w:rFonts w:ascii="Arial" w:eastAsia="Arial" w:hAnsi="Arial" w:cs="Arial"/>
          <w:color w:val="000000" w:themeColor="text1"/>
        </w:rPr>
      </w:pPr>
    </w:p>
    <w:p w14:paraId="0AECD981" w14:textId="77777777" w:rsidR="008D1943" w:rsidRDefault="008D1943" w:rsidP="008D1943">
      <w:pPr>
        <w:spacing w:line="360" w:lineRule="auto"/>
        <w:ind w:firstLine="720"/>
        <w:jc w:val="both"/>
        <w:rPr>
          <w:rFonts w:ascii="Arial" w:eastAsia="Arial" w:hAnsi="Arial" w:cs="Arial"/>
          <w:color w:val="333333"/>
          <w:shd w:val="clear" w:color="auto" w:fill="FFFFFF"/>
        </w:rPr>
      </w:pPr>
      <w:r>
        <w:rPr>
          <w:rFonts w:ascii="Arial" w:eastAsia="Arial" w:hAnsi="Arial" w:cs="Arial"/>
          <w:color w:val="000000" w:themeColor="text1"/>
        </w:rPr>
        <w:t xml:space="preserve">This was derived in Kolmogorov </w:t>
      </w:r>
      <w:sdt>
        <w:sdtPr>
          <w:rPr>
            <w:rFonts w:ascii="Arial" w:eastAsia="Arial" w:hAnsi="Arial" w:cs="Arial"/>
            <w:color w:val="000000" w:themeColor="text1"/>
          </w:rPr>
          <w:id w:val="2136209935"/>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Kol40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[76]</w:t>
          </w:r>
          <w:r>
            <w:rPr>
              <w:rFonts w:ascii="Arial" w:eastAsia="Arial" w:hAnsi="Arial" w:cs="Arial"/>
              <w:color w:val="000000" w:themeColor="text1"/>
            </w:rPr>
            <w:fldChar w:fldCharType="end"/>
          </w:r>
        </w:sdtContent>
      </w:sdt>
      <w:r>
        <w:rPr>
          <w:rFonts w:ascii="Arial" w:eastAsia="Arial" w:hAnsi="Arial" w:cs="Arial"/>
          <w:color w:val="000000" w:themeColor="text1"/>
        </w:rPr>
        <w:t xml:space="preserve"> and further studied in Mandelbrot and van Ness </w:t>
      </w:r>
      <w:sdt>
        <w:sdtPr>
          <w:rPr>
            <w:rFonts w:ascii="Arial" w:eastAsia="Arial" w:hAnsi="Arial" w:cs="Arial"/>
            <w:color w:val="000000" w:themeColor="text1"/>
          </w:rPr>
          <w:id w:val="-1913924384"/>
          <w:citation/>
        </w:sdtPr>
        <w:sdtContent>
          <w:r>
            <w:rPr>
              <w:rFonts w:ascii="Arial" w:eastAsia="Arial" w:hAnsi="Arial" w:cs="Arial"/>
              <w:color w:val="000000" w:themeColor="text1"/>
            </w:rPr>
            <w:fldChar w:fldCharType="begin"/>
          </w:r>
          <w:r>
            <w:rPr>
              <w:rFonts w:ascii="Arial" w:eastAsia="Arial" w:hAnsi="Arial" w:cs="Arial"/>
              <w:color w:val="000000" w:themeColor="text1"/>
            </w:rPr>
            <w:instrText xml:space="preserve"> CITATION Ben68 \l 2057 </w:instrText>
          </w:r>
          <w:r>
            <w:rPr>
              <w:rFonts w:ascii="Arial" w:eastAsia="Arial" w:hAnsi="Arial" w:cs="Arial"/>
              <w:color w:val="000000" w:themeColor="text1"/>
            </w:rPr>
            <w:fldChar w:fldCharType="separate"/>
          </w:r>
          <w:r w:rsidRPr="00311E4B">
            <w:rPr>
              <w:rFonts w:ascii="Arial" w:eastAsia="Arial" w:hAnsi="Arial" w:cs="Arial"/>
              <w:noProof/>
              <w:color w:val="000000" w:themeColor="text1"/>
            </w:rPr>
            <w:t>[4]</w:t>
          </w:r>
          <w:r>
            <w:rPr>
              <w:rFonts w:ascii="Arial" w:eastAsia="Arial" w:hAnsi="Arial" w:cs="Arial"/>
              <w:color w:val="000000" w:themeColor="text1"/>
            </w:rPr>
            <w:fldChar w:fldCharType="end"/>
          </w:r>
        </w:sdtContent>
      </w:sdt>
      <w:r>
        <w:rPr>
          <w:rFonts w:ascii="Arial" w:eastAsia="Arial" w:hAnsi="Arial" w:cs="Arial"/>
          <w:color w:val="000000" w:themeColor="text1"/>
        </w:rPr>
        <w:t>, where a stochastic integral representation was derived in terms of the Brownian motion – see equation 3.1.15</w:t>
      </w:r>
      <w:r>
        <w:rPr>
          <w:rStyle w:val="FootnoteReference"/>
          <w:rFonts w:ascii="Arial" w:eastAsia="Arial" w:hAnsi="Arial" w:cs="Arial"/>
          <w:color w:val="000000" w:themeColor="text1"/>
        </w:rPr>
        <w:footnoteReference w:id="3"/>
      </w:r>
      <w:r>
        <w:rPr>
          <w:rFonts w:ascii="Arial" w:eastAsia="Arial" w:hAnsi="Arial" w:cs="Arial"/>
          <w:color w:val="000000" w:themeColor="text1"/>
        </w:rPr>
        <w:t xml:space="preserve">. </w:t>
      </w:r>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m:t>
                    </m:r>
                  </m:e>
                </m:d>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]dB(s))</m:t>
            </m:r>
          </m:e>
        </m:nary>
      </m:oMath>
      <w:r>
        <w:rPr>
          <w:rFonts w:ascii="Arial" w:eastAsia="Arial" w:hAnsi="Arial" w:cs="Arial"/>
          <w:color w:val="333333"/>
          <w:shd w:val="clear" w:color="auto" w:fill="FFFFFF"/>
        </w:rPr>
        <w:t xml:space="preserve"> is called the Liouville form of a fBm and it holds many properties of the fBm except that it has non-stationary increments. The classical Itô theory cannot handle a stochastic integral in terms of fBm because B</w:t>
      </w:r>
      <w:r>
        <w:rPr>
          <w:rFonts w:ascii="Arial" w:eastAsia="Arial" w:hAnsi="Arial" w:cs="Arial"/>
          <w:color w:val="333333"/>
          <w:shd w:val="clear" w:color="auto" w:fill="FFFFFF"/>
          <w:vertAlign w:val="superscript"/>
        </w:rPr>
        <w:t>H</w:t>
      </w:r>
      <w:r>
        <w:rPr>
          <w:rFonts w:ascii="Arial" w:eastAsia="Arial" w:hAnsi="Arial" w:cs="Arial"/>
          <w:color w:val="333333"/>
          <w:shd w:val="clear" w:color="auto" w:fill="FFFFFF"/>
        </w:rPr>
        <w:t xml:space="preserve"> is not a semi-martingale if </w:t>
      </w:r>
      <w:r w:rsidRPr="00267FC5">
        <w:rPr>
          <w:rFonts w:ascii="Arial" w:eastAsia="Arial" w:hAnsi="Arial" w:cs="Arial"/>
          <w:i/>
          <w:iCs/>
          <w:color w:val="333333"/>
          <w:shd w:val="clear" w:color="auto" w:fill="FFFFFF"/>
        </w:rPr>
        <w:t>H ≠ ½.</w:t>
      </w:r>
      <w:r>
        <w:rPr>
          <w:rFonts w:ascii="Arial" w:eastAsia="Arial" w:hAnsi="Arial" w:cs="Arial"/>
          <w:color w:val="333333"/>
          <w:shd w:val="clear" w:color="auto" w:fill="FFFFFF"/>
        </w:rPr>
        <w:t xml:space="preserve"> Two approaches have been used to evaluate stochastic integrals with respect to </w:t>
      </w:r>
      <w:proofErr w:type="spellStart"/>
      <w:r>
        <w:rPr>
          <w:rFonts w:ascii="Arial" w:eastAsia="Arial" w:hAnsi="Arial" w:cs="Arial"/>
          <w:color w:val="333333"/>
          <w:shd w:val="clear" w:color="auto" w:fill="FFFFFF"/>
        </w:rPr>
        <w:t>fBm</w:t>
      </w:r>
      <w:proofErr w:type="spellEnd"/>
      <w:r>
        <w:rPr>
          <w:rFonts w:ascii="Arial" w:eastAsia="Arial" w:hAnsi="Arial" w:cs="Arial"/>
          <w:color w:val="333333"/>
          <w:shd w:val="clear" w:color="auto" w:fill="FFFFFF"/>
        </w:rPr>
        <w:t xml:space="preserve">. If </w:t>
      </w:r>
      <w:r w:rsidRPr="00267FC5">
        <w:rPr>
          <w:rFonts w:ascii="Arial" w:eastAsia="Arial" w:hAnsi="Arial" w:cs="Arial"/>
          <w:i/>
          <w:iCs/>
          <w:color w:val="333333"/>
          <w:shd w:val="clear" w:color="auto" w:fill="FFFFFF"/>
        </w:rPr>
        <w:t>H&gt; 1/2</w:t>
      </w:r>
      <w:r>
        <w:rPr>
          <w:rFonts w:ascii="Arial" w:eastAsia="Arial" w:hAnsi="Arial" w:cs="Arial"/>
          <w:color w:val="333333"/>
          <w:shd w:val="clear" w:color="auto" w:fill="FFFFFF"/>
        </w:rPr>
        <w:t>, the Riemann-</w:t>
      </w:r>
      <w:proofErr w:type="spellStart"/>
      <w:r>
        <w:rPr>
          <w:rFonts w:ascii="Arial" w:eastAsia="Arial" w:hAnsi="Arial" w:cs="Arial"/>
          <w:color w:val="333333"/>
          <w:shd w:val="clear" w:color="auto" w:fill="FFFFFF"/>
        </w:rPr>
        <w:t>Stieltjes</w:t>
      </w:r>
      <w:proofErr w:type="spellEnd"/>
      <w:r>
        <w:rPr>
          <w:rFonts w:ascii="Arial" w:eastAsia="Arial" w:hAnsi="Arial" w:cs="Arial"/>
          <w:color w:val="333333"/>
          <w:shd w:val="clear" w:color="auto" w:fill="FFFFFF"/>
        </w:rPr>
        <w:t xml:space="preserve"> stochastic integral can be defined using Young’s integral </w:t>
      </w:r>
      <w:sdt>
        <w:sdtPr>
          <w:rPr>
            <w:rFonts w:ascii="Arial" w:eastAsia="Arial" w:hAnsi="Arial" w:cs="Arial"/>
            <w:color w:val="333333"/>
            <w:shd w:val="clear" w:color="auto" w:fill="FFFFFF"/>
          </w:rPr>
          <w:id w:val="-731692831"/>
          <w:citation/>
        </w:sdtPr>
        <w:sdtContent>
          <w:r>
            <w:rPr>
              <w:rFonts w:ascii="Arial" w:eastAsia="Arial" w:hAnsi="Arial" w:cs="Arial"/>
              <w:color w:val="333333"/>
              <w:shd w:val="clear" w:color="auto" w:fill="FFFFFF"/>
            </w:rPr>
            <w:fldChar w:fldCharType="begin"/>
          </w:r>
          <w:r>
            <w:rPr>
              <w:rFonts w:ascii="Arial" w:eastAsia="Arial" w:hAnsi="Arial" w:cs="Arial"/>
              <w:color w:val="333333"/>
              <w:shd w:val="clear" w:color="auto" w:fill="FFFFFF"/>
            </w:rPr>
            <w:instrText xml:space="preserve"> CITATION You36 \l 2057 </w:instrText>
          </w:r>
          <w:r>
            <w:rPr>
              <w:rFonts w:ascii="Arial" w:eastAsia="Arial" w:hAnsi="Arial" w:cs="Arial"/>
              <w:color w:val="333333"/>
              <w:shd w:val="clear" w:color="auto" w:fill="FFFFFF"/>
            </w:rPr>
            <w:fldChar w:fldCharType="separate"/>
          </w:r>
          <w:r w:rsidRPr="00311E4B">
            <w:rPr>
              <w:rFonts w:ascii="Arial" w:eastAsia="Arial" w:hAnsi="Arial" w:cs="Arial"/>
              <w:noProof/>
              <w:color w:val="333333"/>
              <w:shd w:val="clear" w:color="auto" w:fill="FFFFFF"/>
            </w:rPr>
            <w:t>[77]</w:t>
          </w:r>
          <w:r>
            <w:rPr>
              <w:rFonts w:ascii="Arial" w:eastAsia="Arial" w:hAnsi="Arial" w:cs="Arial"/>
              <w:color w:val="333333"/>
              <w:shd w:val="clear" w:color="auto" w:fill="FFFFFF"/>
            </w:rPr>
            <w:fldChar w:fldCharType="end"/>
          </w:r>
        </w:sdtContent>
      </w:sdt>
      <w:r>
        <w:rPr>
          <w:rFonts w:ascii="Arial" w:eastAsia="Arial" w:hAnsi="Arial" w:cs="Arial"/>
          <w:color w:val="333333"/>
          <w:shd w:val="clear" w:color="auto" w:fill="FFFFFF"/>
        </w:rPr>
        <w:t xml:space="preserve">. </w:t>
      </w:r>
    </w:p>
    <w:p w14:paraId="3B60F0D2" w14:textId="77777777" w:rsidR="008D1943" w:rsidRPr="00267FC5" w:rsidRDefault="008D1943" w:rsidP="008D1943">
      <w:pPr>
        <w:spacing w:line="360" w:lineRule="auto"/>
        <w:ind w:firstLine="720"/>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lastRenderedPageBreak/>
        <w:t xml:space="preserve">Suppose we have a financial time series representing the price of a stock over a certain </w:t>
      </w:r>
      <w:proofErr w:type="gramStart"/>
      <w:r w:rsidRPr="00267FC5">
        <w:rPr>
          <w:rFonts w:ascii="Arial" w:eastAsia="Arial" w:hAnsi="Arial" w:cs="Arial"/>
          <w:color w:val="333333"/>
          <w:shd w:val="clear" w:color="auto" w:fill="FFFFFF"/>
        </w:rPr>
        <w:t>period of time</w:t>
      </w:r>
      <w:proofErr w:type="gramEnd"/>
      <w:r w:rsidRPr="00267FC5">
        <w:rPr>
          <w:rFonts w:ascii="Arial" w:eastAsia="Arial" w:hAnsi="Arial" w:cs="Arial"/>
          <w:color w:val="333333"/>
          <w:shd w:val="clear" w:color="auto" w:fill="FFFFFF"/>
        </w:rPr>
        <w:t xml:space="preserve">, denoted by </w:t>
      </w:r>
      <w:r w:rsidRPr="00267FC5">
        <w:rPr>
          <w:rFonts w:ascii="Arial" w:eastAsia="Arial" w:hAnsi="Arial" w:cs="Arial"/>
          <w:i/>
          <w:iCs/>
          <w:color w:val="333333"/>
          <w:shd w:val="clear" w:color="auto" w:fill="FFFFFF"/>
        </w:rPr>
        <w:t>S(t).</w:t>
      </w:r>
      <w:r w:rsidRPr="00267FC5">
        <w:rPr>
          <w:rFonts w:ascii="Arial" w:eastAsia="Arial" w:hAnsi="Arial" w:cs="Arial"/>
          <w:color w:val="333333"/>
          <w:shd w:val="clear" w:color="auto" w:fill="FFFFFF"/>
        </w:rPr>
        <w:t xml:space="preserve"> We want to calculate the Riemann-</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stochastic integral of the stock price with respect to a cumulative trading volume, denoted by </w:t>
      </w:r>
      <w:r w:rsidRPr="00267FC5">
        <w:rPr>
          <w:rFonts w:ascii="Arial" w:eastAsia="Arial" w:hAnsi="Arial" w:cs="Arial"/>
          <w:i/>
          <w:iCs/>
          <w:color w:val="333333"/>
          <w:shd w:val="clear" w:color="auto" w:fill="FFFFFF"/>
        </w:rPr>
        <w:t>V(t),</w:t>
      </w:r>
      <w:r w:rsidRPr="00267FC5">
        <w:rPr>
          <w:rFonts w:ascii="Arial" w:eastAsia="Arial" w:hAnsi="Arial" w:cs="Arial"/>
          <w:color w:val="333333"/>
          <w:shd w:val="clear" w:color="auto" w:fill="FFFFFF"/>
        </w:rPr>
        <w:t xml:space="preserve"> which represents the total number of shares traded up to time </w:t>
      </w:r>
      <w:r w:rsidRPr="00267FC5">
        <w:rPr>
          <w:rFonts w:ascii="Arial" w:eastAsia="Arial" w:hAnsi="Arial" w:cs="Arial"/>
          <w:i/>
          <w:iCs/>
          <w:color w:val="333333"/>
          <w:shd w:val="clear" w:color="auto" w:fill="FFFFFF"/>
        </w:rPr>
        <w:t>t.</w:t>
      </w:r>
      <w:r w:rsidRPr="00267FC5">
        <w:rPr>
          <w:rFonts w:ascii="Arial" w:eastAsia="Arial" w:hAnsi="Arial" w:cs="Arial"/>
          <w:color w:val="333333"/>
          <w:shd w:val="clear" w:color="auto" w:fill="FFFFFF"/>
        </w:rPr>
        <w:t xml:space="preserve"> </w:t>
      </w:r>
    </w:p>
    <w:p w14:paraId="110382A8" w14:textId="77777777" w:rsidR="008D1943" w:rsidRPr="00267FC5" w:rsidRDefault="008D1943" w:rsidP="008D1943">
      <w:pPr>
        <w:spacing w:line="360" w:lineRule="auto"/>
        <w:ind w:firstLine="720"/>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 xml:space="preserve">Let's assume </w:t>
      </w:r>
      <w:r w:rsidRPr="00267FC5">
        <w:rPr>
          <w:rFonts w:ascii="Arial" w:eastAsia="Arial" w:hAnsi="Arial" w:cs="Arial"/>
          <w:i/>
          <w:iCs/>
          <w:color w:val="333333"/>
          <w:shd w:val="clear" w:color="auto" w:fill="FFFFFF"/>
        </w:rPr>
        <w:t>S(t)</w:t>
      </w:r>
      <w:r w:rsidRPr="00267FC5">
        <w:rPr>
          <w:rFonts w:ascii="Arial" w:eastAsia="Arial" w:hAnsi="Arial" w:cs="Arial"/>
          <w:color w:val="333333"/>
          <w:shd w:val="clear" w:color="auto" w:fill="FFFFFF"/>
        </w:rPr>
        <w:t xml:space="preserve"> represents the closing price of a stock at time </w:t>
      </w:r>
      <w:r w:rsidRPr="00267FC5">
        <w:rPr>
          <w:rFonts w:ascii="Arial" w:eastAsia="Arial" w:hAnsi="Arial" w:cs="Arial"/>
          <w:i/>
          <w:iCs/>
          <w:color w:val="333333"/>
          <w:shd w:val="clear" w:color="auto" w:fill="FFFFFF"/>
        </w:rPr>
        <w:t>t</w:t>
      </w:r>
      <w:r w:rsidRPr="00267FC5">
        <w:rPr>
          <w:rFonts w:ascii="Arial" w:eastAsia="Arial" w:hAnsi="Arial" w:cs="Arial"/>
          <w:color w:val="333333"/>
          <w:shd w:val="clear" w:color="auto" w:fill="FFFFFF"/>
        </w:rPr>
        <w:t xml:space="preserve">. Integrator Function - consider </w:t>
      </w:r>
      <w:r w:rsidRPr="00267FC5">
        <w:rPr>
          <w:rFonts w:ascii="Arial" w:eastAsia="Arial" w:hAnsi="Arial" w:cs="Arial"/>
          <w:i/>
          <w:iCs/>
          <w:color w:val="333333"/>
          <w:shd w:val="clear" w:color="auto" w:fill="FFFFFF"/>
        </w:rPr>
        <w:t>V(t)</w:t>
      </w:r>
      <w:r w:rsidRPr="00267FC5">
        <w:rPr>
          <w:rFonts w:ascii="Arial" w:eastAsia="Arial" w:hAnsi="Arial" w:cs="Arial"/>
          <w:color w:val="333333"/>
          <w:shd w:val="clear" w:color="auto" w:fill="FFFFFF"/>
        </w:rPr>
        <w:t xml:space="preserve"> to be the cumulative trading volume up to time </w:t>
      </w:r>
      <w:r w:rsidRPr="00267FC5">
        <w:rPr>
          <w:rFonts w:ascii="Arial" w:eastAsia="Arial" w:hAnsi="Arial" w:cs="Arial"/>
          <w:i/>
          <w:iCs/>
          <w:color w:val="333333"/>
          <w:shd w:val="clear" w:color="auto" w:fill="FFFFFF"/>
        </w:rPr>
        <w:t>t</w:t>
      </w:r>
      <w:r w:rsidRPr="00267FC5">
        <w:rPr>
          <w:rFonts w:ascii="Arial" w:eastAsia="Arial" w:hAnsi="Arial" w:cs="Arial"/>
          <w:color w:val="333333"/>
          <w:shd w:val="clear" w:color="auto" w:fill="FFFFFF"/>
        </w:rPr>
        <w:t xml:space="preserve">, which we obtain from historical trading data. Partition - choose a partition of the time interval into subintervals. For simplicity, let's consider a uniform partition with n subintervals. Piecewise Linear Approximation - approximate </w:t>
      </w:r>
      <w:r w:rsidRPr="00267FC5">
        <w:rPr>
          <w:rFonts w:ascii="Arial" w:eastAsia="Arial" w:hAnsi="Arial" w:cs="Arial"/>
          <w:i/>
          <w:iCs/>
          <w:color w:val="333333"/>
          <w:shd w:val="clear" w:color="auto" w:fill="FFFFFF"/>
        </w:rPr>
        <w:t>V(t)</w:t>
      </w:r>
      <w:r w:rsidRPr="00267FC5">
        <w:rPr>
          <w:rFonts w:ascii="Arial" w:eastAsia="Arial" w:hAnsi="Arial" w:cs="Arial"/>
          <w:color w:val="333333"/>
          <w:shd w:val="clear" w:color="auto" w:fill="FFFFFF"/>
        </w:rPr>
        <w:t xml:space="preserve"> on each subinterval using a piecewise linear function. This can be done by interpolating the cumulative trading volume between the available data points. Young's Integral- calculate the Riemann-</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integral using Young's integral approach. For each subinterval, compute the integral of </w:t>
      </w:r>
      <w:r w:rsidRPr="00267FC5">
        <w:rPr>
          <w:rFonts w:ascii="Arial" w:eastAsia="Arial" w:hAnsi="Arial" w:cs="Arial"/>
          <w:i/>
          <w:iCs/>
          <w:color w:val="333333"/>
          <w:shd w:val="clear" w:color="auto" w:fill="FFFFFF"/>
        </w:rPr>
        <w:t>S(t)</w:t>
      </w:r>
      <w:r w:rsidRPr="00267FC5">
        <w:rPr>
          <w:rFonts w:ascii="Arial" w:eastAsia="Arial" w:hAnsi="Arial" w:cs="Arial"/>
          <w:color w:val="333333"/>
          <w:shd w:val="clear" w:color="auto" w:fill="FFFFFF"/>
        </w:rPr>
        <w:t xml:space="preserve"> with respect to the piecewise linear approximation of </w:t>
      </w:r>
      <w:r w:rsidRPr="00267FC5">
        <w:rPr>
          <w:rFonts w:ascii="Arial" w:eastAsia="Arial" w:hAnsi="Arial" w:cs="Arial"/>
          <w:i/>
          <w:iCs/>
          <w:color w:val="333333"/>
          <w:shd w:val="clear" w:color="auto" w:fill="FFFFFF"/>
        </w:rPr>
        <w:t>V(t)</w:t>
      </w:r>
      <w:r w:rsidRPr="00267FC5">
        <w:rPr>
          <w:rFonts w:ascii="Arial" w:eastAsia="Arial" w:hAnsi="Arial" w:cs="Arial"/>
          <w:color w:val="333333"/>
          <w:shd w:val="clear" w:color="auto" w:fill="FFFFFF"/>
        </w:rPr>
        <w:t xml:space="preserve">. This can be done by multiplying the stock price at each subinterval by the change in the approximated cumulative trading volume. Refinement- repeat the above steps with </w:t>
      </w:r>
      <w:proofErr w:type="gramStart"/>
      <w:r w:rsidRPr="00267FC5">
        <w:rPr>
          <w:rFonts w:ascii="Arial" w:eastAsia="Arial" w:hAnsi="Arial" w:cs="Arial"/>
          <w:color w:val="333333"/>
          <w:shd w:val="clear" w:color="auto" w:fill="FFFFFF"/>
        </w:rPr>
        <w:t>finer and finer</w:t>
      </w:r>
      <w:proofErr w:type="gramEnd"/>
      <w:r w:rsidRPr="00267FC5">
        <w:rPr>
          <w:rFonts w:ascii="Arial" w:eastAsia="Arial" w:hAnsi="Arial" w:cs="Arial"/>
          <w:color w:val="333333"/>
          <w:shd w:val="clear" w:color="auto" w:fill="FFFFFF"/>
        </w:rPr>
        <w:t xml:space="preserve"> partitions, refining the piecewise linear approximation of </w:t>
      </w:r>
      <w:r w:rsidRPr="00267FC5">
        <w:rPr>
          <w:rFonts w:ascii="Arial" w:eastAsia="Arial" w:hAnsi="Arial" w:cs="Arial"/>
          <w:i/>
          <w:iCs/>
          <w:color w:val="333333"/>
          <w:shd w:val="clear" w:color="auto" w:fill="FFFFFF"/>
        </w:rPr>
        <w:t>V(t)</w:t>
      </w:r>
      <w:r w:rsidRPr="00267FC5">
        <w:rPr>
          <w:rFonts w:ascii="Arial" w:eastAsia="Arial" w:hAnsi="Arial" w:cs="Arial"/>
          <w:color w:val="333333"/>
          <w:shd w:val="clear" w:color="auto" w:fill="FFFFFF"/>
        </w:rPr>
        <w:t xml:space="preserve"> and calculating the Riemann-</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stochastic integral using Young's integral. By repeating the process with increasingly finer partitions, the Riemann-</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stochastic integral will converge to a well-defined value, representing the integral of the stock price with respect to the cumulative trading volume over the given </w:t>
      </w:r>
      <w:proofErr w:type="gramStart"/>
      <w:r w:rsidRPr="00267FC5">
        <w:rPr>
          <w:rFonts w:ascii="Arial" w:eastAsia="Arial" w:hAnsi="Arial" w:cs="Arial"/>
          <w:color w:val="333333"/>
          <w:shd w:val="clear" w:color="auto" w:fill="FFFFFF"/>
        </w:rPr>
        <w:t>time period</w:t>
      </w:r>
      <w:proofErr w:type="gramEnd"/>
      <w:r w:rsidRPr="00267FC5">
        <w:rPr>
          <w:rFonts w:ascii="Arial" w:eastAsia="Arial" w:hAnsi="Arial" w:cs="Arial"/>
          <w:color w:val="333333"/>
          <w:shd w:val="clear" w:color="auto" w:fill="FFFFFF"/>
        </w:rPr>
        <w:t xml:space="preserve">. This can provide insights into the relationship between trading activity and stock price movements. </w:t>
      </w:r>
    </w:p>
    <w:p w14:paraId="4EB81CC1" w14:textId="77777777" w:rsidR="008D1943" w:rsidRPr="00267FC5" w:rsidRDefault="008D1943" w:rsidP="008D1943">
      <w:pPr>
        <w:spacing w:line="360" w:lineRule="auto"/>
        <w:ind w:firstLine="720"/>
        <w:jc w:val="both"/>
        <w:rPr>
          <w:rFonts w:ascii="Arial" w:eastAsia="Arial" w:hAnsi="Arial" w:cs="Arial"/>
        </w:rPr>
      </w:pPr>
      <w:r w:rsidRPr="00267FC5">
        <w:rPr>
          <w:rFonts w:ascii="Arial" w:eastAsia="Arial" w:hAnsi="Arial" w:cs="Arial"/>
          <w:color w:val="333333"/>
          <w:shd w:val="clear" w:color="auto" w:fill="FFFFFF"/>
        </w:rPr>
        <w:t xml:space="preserve">In practice, to define </w:t>
      </w:r>
      <m:oMath>
        <m:nary>
          <m:naryPr>
            <m:subHide m:val="1"/>
            <m:supHide m:val="1"/>
            <m:ctrlPr>
              <w:rPr>
                <w:rFonts w:ascii="Cambria Math" w:eastAsia="Arial" w:hAnsi="Cambria Math" w:cs="Arial"/>
                <w:color w:val="333333"/>
                <w:shd w:val="clear" w:color="auto" w:fill="FFFFFF"/>
              </w:rPr>
            </m:ctrlPr>
          </m:naryPr>
          <m:sub/>
          <m:sup/>
          <m:e>
            <m:r>
              <w:rPr>
                <w:rFonts w:ascii="Cambria Math" w:eastAsia="Arial" w:hAnsi="Cambria Math" w:cs="Arial"/>
                <w:color w:val="333333"/>
                <w:shd w:val="clear" w:color="auto" w:fill="FFFFFF"/>
              </w:rPr>
              <m:t>S</m:t>
            </m:r>
            <m:d>
              <m:dPr>
                <m:ctrlPr>
                  <w:rPr>
                    <w:rFonts w:ascii="Cambria Math" w:eastAsia="Arial" w:hAnsi="Cambria Math" w:cs="Arial"/>
                    <w:color w:val="333333"/>
                    <w:shd w:val="clear" w:color="auto" w:fill="FFFFFF"/>
                  </w:rPr>
                </m:ctrlPr>
              </m:dPr>
              <m:e>
                <m:r>
                  <w:rPr>
                    <w:rFonts w:ascii="Cambria Math" w:eastAsia="Arial" w:hAnsi="Cambria Math" w:cs="Arial"/>
                    <w:color w:val="333333"/>
                    <w:shd w:val="clear" w:color="auto" w:fill="FFFFFF"/>
                  </w:rPr>
                  <m:t>t</m:t>
                </m:r>
              </m:e>
            </m:d>
          </m:e>
        </m:nary>
        <m:r>
          <m:rPr>
            <m:sty m:val="p"/>
          </m:rPr>
          <w:rPr>
            <w:rFonts w:ascii="Cambria Math" w:eastAsia="Arial" w:hAnsi="Cambria Math" w:cs="Arial"/>
            <w:color w:val="333333"/>
            <w:shd w:val="clear" w:color="auto" w:fill="FFFFFF"/>
          </w:rPr>
          <m:t> </m:t>
        </m:r>
        <m:r>
          <w:rPr>
            <w:rFonts w:ascii="Cambria Math" w:eastAsia="Arial" w:hAnsi="Cambria Math" w:cs="Arial"/>
            <w:color w:val="333333"/>
            <w:shd w:val="clear" w:color="auto" w:fill="FFFFFF"/>
          </w:rPr>
          <m:t>dV</m:t>
        </m:r>
        <m:d>
          <m:dPr>
            <m:ctrlPr>
              <w:rPr>
                <w:rFonts w:ascii="Cambria Math" w:eastAsia="Arial" w:hAnsi="Cambria Math" w:cs="Arial"/>
                <w:color w:val="333333"/>
                <w:shd w:val="clear" w:color="auto" w:fill="FFFFFF"/>
              </w:rPr>
            </m:ctrlPr>
          </m:dPr>
          <m:e>
            <m:r>
              <w:rPr>
                <w:rFonts w:ascii="Cambria Math" w:eastAsia="Arial" w:hAnsi="Cambria Math" w:cs="Arial"/>
                <w:color w:val="333333"/>
                <w:shd w:val="clear" w:color="auto" w:fill="FFFFFF"/>
              </w:rPr>
              <m:t>t</m:t>
            </m:r>
          </m:e>
        </m:d>
      </m:oMath>
      <w:r w:rsidRPr="00267FC5">
        <w:rPr>
          <w:rFonts w:ascii="Arial" w:eastAsia="Arial" w:hAnsi="Arial" w:cs="Arial"/>
          <w:color w:val="333333"/>
          <w:shd w:val="clear" w:color="auto" w:fill="FFFFFF"/>
        </w:rPr>
        <w:t xml:space="preserve"> via a Riemann–Stieltjes/Young framework, one partitions </w:t>
      </w:r>
      <w:r w:rsidRPr="00267FC5">
        <w:rPr>
          <w:rFonts w:ascii="Arial" w:eastAsia="Arial" w:hAnsi="Arial" w:cs="Arial"/>
          <w:i/>
          <w:iCs/>
          <w:color w:val="333333"/>
          <w:shd w:val="clear" w:color="auto" w:fill="FFFFFF"/>
        </w:rPr>
        <w:t>[0,T]</w:t>
      </w:r>
      <w:r w:rsidRPr="00267FC5">
        <w:rPr>
          <w:rFonts w:ascii="Arial" w:eastAsia="Arial" w:hAnsi="Arial" w:cs="Arial"/>
          <w:color w:val="333333"/>
          <w:shd w:val="clear" w:color="auto" w:fill="FFFFFF"/>
        </w:rPr>
        <w:t xml:space="preserve"> into </w:t>
      </w:r>
      <m:oMath>
        <m:r>
          <w:rPr>
            <w:rStyle w:val="mord"/>
            <w:rFonts w:ascii="Cambria Math" w:eastAsiaTheme="majorEastAsia" w:hAnsi="Cambria Math"/>
          </w:rPr>
          <m:t>0</m:t>
        </m:r>
        <m:r>
          <w:rPr>
            <w:rStyle w:val="mrel"/>
            <w:rFonts w:ascii="Cambria Math" w:eastAsiaTheme="majorEastAsia" w:hAnsi="Cambria Math"/>
          </w:rPr>
          <m:t>=</m:t>
        </m:r>
        <m:sSub>
          <m:sSubPr>
            <m:ctrlPr>
              <w:rPr>
                <w:rStyle w:val="mord"/>
                <w:rFonts w:ascii="Cambria Math" w:eastAsiaTheme="majorEastAsia" w:hAnsi="Cambria Math"/>
                <w:i/>
                <w:iCs/>
              </w:rPr>
            </m:ctrlPr>
          </m:sSubPr>
          <m:e>
            <m:r>
              <w:rPr>
                <w:rStyle w:val="mord"/>
                <w:rFonts w:ascii="Cambria Math" w:eastAsiaTheme="majorEastAsia" w:hAnsi="Cambria Math"/>
              </w:rPr>
              <m:t>t</m:t>
            </m:r>
          </m:e>
          <m:sub>
            <m:r>
              <w:rPr>
                <w:rStyle w:val="mord"/>
                <w:rFonts w:ascii="Cambria Math" w:eastAsiaTheme="majorEastAsia" w:hAnsi="Cambria Math"/>
              </w:rPr>
              <m:t>0</m:t>
            </m:r>
          </m:sub>
        </m:sSub>
        <m:r>
          <w:rPr>
            <w:rStyle w:val="vlist-s"/>
            <w:rFonts w:ascii="Cambria Math" w:eastAsiaTheme="majorEastAsia" w:hAnsi="Cambria Math"/>
          </w:rPr>
          <m:t>​</m:t>
        </m:r>
        <m:r>
          <w:rPr>
            <w:rStyle w:val="mrel"/>
            <w:rFonts w:ascii="Cambria Math" w:eastAsiaTheme="majorEastAsia" w:hAnsi="Cambria Math"/>
          </w:rPr>
          <m:t>&lt;</m:t>
        </m:r>
        <m:sSub>
          <m:sSubPr>
            <m:ctrlPr>
              <w:rPr>
                <w:rStyle w:val="mord"/>
                <w:rFonts w:ascii="Cambria Math" w:eastAsiaTheme="majorEastAsia" w:hAnsi="Cambria Math"/>
                <w:i/>
                <w:iCs/>
              </w:rPr>
            </m:ctrlPr>
          </m:sSubPr>
          <m:e>
            <m:r>
              <w:rPr>
                <w:rStyle w:val="mord"/>
                <w:rFonts w:ascii="Cambria Math" w:eastAsiaTheme="majorEastAsia" w:hAnsi="Cambria Math"/>
              </w:rPr>
              <m:t>t</m:t>
            </m:r>
          </m:e>
          <m:sub>
            <m:r>
              <w:rPr>
                <w:rStyle w:val="mord"/>
                <w:rFonts w:ascii="Cambria Math" w:eastAsiaTheme="majorEastAsia" w:hAnsi="Cambria Math"/>
              </w:rPr>
              <m:t>1</m:t>
            </m:r>
          </m:sub>
        </m:sSub>
        <m:r>
          <w:rPr>
            <w:rStyle w:val="vlist-s"/>
            <w:rFonts w:ascii="Cambria Math" w:eastAsiaTheme="majorEastAsia" w:hAnsi="Cambria Math"/>
          </w:rPr>
          <m:t>​</m:t>
        </m:r>
        <m:r>
          <w:rPr>
            <w:rStyle w:val="mrel"/>
            <w:rFonts w:ascii="Cambria Math" w:eastAsiaTheme="majorEastAsia" w:hAnsi="Cambria Math"/>
          </w:rPr>
          <m:t>&lt;</m:t>
        </m:r>
        <m:r>
          <w:rPr>
            <w:rStyle w:val="minner"/>
            <w:rFonts w:ascii="Cambria Math" w:eastAsiaTheme="majorEastAsia" w:hAnsi="Cambria Math" w:cs="Cambria Math"/>
          </w:rPr>
          <m:t>⋯</m:t>
        </m:r>
        <m:r>
          <w:rPr>
            <w:rStyle w:val="mrel"/>
            <w:rFonts w:ascii="Cambria Math" w:eastAsiaTheme="majorEastAsia" w:hAnsi="Cambria Math"/>
          </w:rPr>
          <m:t>&lt;</m:t>
        </m:r>
        <m:sSub>
          <m:sSubPr>
            <m:ctrlPr>
              <w:rPr>
                <w:rStyle w:val="mord"/>
                <w:rFonts w:ascii="Cambria Math" w:eastAsiaTheme="majorEastAsia" w:hAnsi="Cambria Math"/>
                <w:i/>
                <w:iCs/>
              </w:rPr>
            </m:ctrlPr>
          </m:sSubPr>
          <m:e>
            <m:r>
              <w:rPr>
                <w:rStyle w:val="mord"/>
                <w:rFonts w:ascii="Cambria Math" w:eastAsiaTheme="majorEastAsia" w:hAnsi="Cambria Math"/>
              </w:rPr>
              <m:t>t</m:t>
            </m:r>
          </m:e>
          <m:sub>
            <m:r>
              <w:rPr>
                <w:rStyle w:val="mord"/>
                <w:rFonts w:ascii="Cambria Math" w:eastAsiaTheme="majorEastAsia" w:hAnsi="Cambria Math"/>
              </w:rPr>
              <m:t>n</m:t>
            </m:r>
          </m:sub>
        </m:sSub>
        <m:r>
          <w:rPr>
            <w:rStyle w:val="vlist-s"/>
            <w:rFonts w:ascii="Cambria Math" w:eastAsiaTheme="majorEastAsia" w:hAnsi="Cambria Math"/>
          </w:rPr>
          <m:t>​</m:t>
        </m:r>
        <m:r>
          <w:rPr>
            <w:rStyle w:val="mrel"/>
            <w:rFonts w:ascii="Cambria Math" w:eastAsiaTheme="majorEastAsia" w:hAnsi="Cambria Math"/>
          </w:rPr>
          <m:t>=</m:t>
        </m:r>
        <m:r>
          <w:rPr>
            <w:rStyle w:val="mord"/>
            <w:rFonts w:ascii="Cambria Math" w:eastAsiaTheme="majorEastAsia" w:hAnsi="Cambria Math"/>
          </w:rPr>
          <m:t>T</m:t>
        </m:r>
      </m:oMath>
      <w:r w:rsidRPr="00267FC5">
        <w:rPr>
          <w:rFonts w:ascii="Arial" w:eastAsia="Arial" w:hAnsi="Arial" w:cs="Arial"/>
          <w:color w:val="333333"/>
          <w:shd w:val="clear" w:color="auto" w:fill="FFFFFF"/>
        </w:rPr>
        <w:t xml:space="preserve">, uses piecewise approximations of </w:t>
      </w:r>
      <w:r w:rsidRPr="00267FC5">
        <w:rPr>
          <w:rFonts w:ascii="Arial" w:eastAsia="Arial" w:hAnsi="Arial" w:cs="Arial"/>
          <w:i/>
          <w:iCs/>
          <w:color w:val="333333"/>
          <w:shd w:val="clear" w:color="auto" w:fill="FFFFFF"/>
        </w:rPr>
        <w:t>V</w:t>
      </w:r>
      <w:r w:rsidRPr="00267FC5">
        <w:rPr>
          <w:rFonts w:ascii="Arial" w:eastAsia="Arial" w:hAnsi="Arial" w:cs="Arial"/>
          <w:color w:val="333333"/>
          <w:shd w:val="clear" w:color="auto" w:fill="FFFFFF"/>
        </w:rPr>
        <w:t xml:space="preserve">, and sums </w:t>
      </w:r>
      <m:oMath>
        <m:r>
          <w:rPr>
            <w:rStyle w:val="mord"/>
            <w:rFonts w:ascii="Cambria Math" w:eastAsiaTheme="majorEastAsia" w:hAnsi="Cambria Math"/>
          </w:rPr>
          <m:t>S</m:t>
        </m:r>
        <m:r>
          <w:rPr>
            <w:rStyle w:val="mopen"/>
            <w:rFonts w:ascii="Cambria Math" w:eastAsiaTheme="majorEastAsia" w:hAnsi="Cambria Math"/>
          </w:rPr>
          <m:t>(</m:t>
        </m:r>
        <m:sSub>
          <m:sSubPr>
            <m:ctrlPr>
              <w:rPr>
                <w:rStyle w:val="mord"/>
                <w:rFonts w:ascii="Cambria Math" w:eastAsiaTheme="majorEastAsia" w:hAnsi="Cambria Math"/>
                <w:i/>
              </w:rPr>
            </m:ctrlPr>
          </m:sSubPr>
          <m:e>
            <m:r>
              <w:rPr>
                <w:rStyle w:val="mord"/>
                <w:rFonts w:ascii="Cambria Math" w:eastAsiaTheme="majorEastAsia" w:hAnsi="Cambria Math"/>
              </w:rPr>
              <m:t>t</m:t>
            </m:r>
          </m:e>
          <m:sub>
            <m:r>
              <w:rPr>
                <w:rStyle w:val="mord"/>
                <w:rFonts w:ascii="Cambria Math" w:eastAsiaTheme="majorEastAsia" w:hAnsi="Cambria Math"/>
              </w:rPr>
              <m:t>i</m:t>
            </m:r>
          </m:sub>
        </m:sSub>
        <m:r>
          <w:rPr>
            <w:rStyle w:val="vlist-s"/>
            <w:rFonts w:ascii="Cambria Math" w:eastAsiaTheme="majorEastAsia" w:hAnsi="Cambria Math"/>
          </w:rPr>
          <m:t>​</m:t>
        </m:r>
        <m:r>
          <w:rPr>
            <w:rStyle w:val="mclose"/>
            <w:rFonts w:ascii="Cambria Math" w:eastAsiaTheme="majorEastAsia" w:hAnsi="Cambria Math"/>
          </w:rPr>
          <m:t>)</m:t>
        </m:r>
        <m:r>
          <w:rPr>
            <w:rStyle w:val="mopen"/>
            <w:rFonts w:ascii="Cambria Math" w:eastAsiaTheme="majorEastAsia" w:hAnsi="Cambria Math"/>
          </w:rPr>
          <m:t>[</m:t>
        </m:r>
        <m:r>
          <w:rPr>
            <w:rStyle w:val="mord"/>
            <w:rFonts w:ascii="Cambria Math" w:eastAsiaTheme="majorEastAsia" w:hAnsi="Cambria Math"/>
          </w:rPr>
          <m:t>V</m:t>
        </m:r>
        <m:r>
          <w:rPr>
            <w:rStyle w:val="mopen"/>
            <w:rFonts w:ascii="Cambria Math" w:eastAsiaTheme="majorEastAsia" w:hAnsi="Cambria Math"/>
          </w:rPr>
          <m:t>(</m:t>
        </m:r>
        <m:sSub>
          <m:sSubPr>
            <m:ctrlPr>
              <w:rPr>
                <w:rStyle w:val="mord"/>
                <w:rFonts w:ascii="Cambria Math" w:eastAsiaTheme="majorEastAsia" w:hAnsi="Cambria Math"/>
                <w:i/>
              </w:rPr>
            </m:ctrlPr>
          </m:sSubPr>
          <m:e>
            <m:r>
              <w:rPr>
                <w:rStyle w:val="mord"/>
                <w:rFonts w:ascii="Cambria Math" w:eastAsiaTheme="majorEastAsia" w:hAnsi="Cambria Math"/>
              </w:rPr>
              <m:t>t</m:t>
            </m:r>
          </m:e>
          <m:sub>
            <m:r>
              <w:rPr>
                <w:rStyle w:val="mord"/>
                <w:rFonts w:ascii="Cambria Math" w:eastAsiaTheme="majorEastAsia" w:hAnsi="Cambria Math"/>
              </w:rPr>
              <m:t>i+1</m:t>
            </m:r>
          </m:sub>
        </m:sSub>
        <m:r>
          <w:rPr>
            <w:rStyle w:val="vlist-s"/>
            <w:rFonts w:ascii="Cambria Math" w:eastAsiaTheme="majorEastAsia" w:hAnsi="Cambria Math"/>
          </w:rPr>
          <m:t>​</m:t>
        </m:r>
        <m:r>
          <w:rPr>
            <w:rStyle w:val="mclose"/>
            <w:rFonts w:ascii="Cambria Math" w:eastAsiaTheme="majorEastAsia" w:hAnsi="Cambria Math"/>
          </w:rPr>
          <m:t>)</m:t>
        </m:r>
        <m:r>
          <w:rPr>
            <w:rStyle w:val="mbin"/>
            <w:rFonts w:ascii="Cambria Math" w:hAnsi="Cambria Math"/>
          </w:rPr>
          <m:t>-</m:t>
        </m:r>
        <m:r>
          <w:rPr>
            <w:rStyle w:val="mord"/>
            <w:rFonts w:ascii="Cambria Math" w:eastAsiaTheme="majorEastAsia" w:hAnsi="Cambria Math"/>
          </w:rPr>
          <m:t>V</m:t>
        </m:r>
        <m:r>
          <w:rPr>
            <w:rStyle w:val="mopen"/>
            <w:rFonts w:ascii="Cambria Math" w:eastAsiaTheme="majorEastAsia" w:hAnsi="Cambria Math"/>
          </w:rPr>
          <m:t>(</m:t>
        </m:r>
        <m:sSub>
          <m:sSubPr>
            <m:ctrlPr>
              <w:rPr>
                <w:rStyle w:val="mord"/>
                <w:rFonts w:ascii="Cambria Math" w:eastAsiaTheme="majorEastAsia" w:hAnsi="Cambria Math"/>
                <w:i/>
              </w:rPr>
            </m:ctrlPr>
          </m:sSubPr>
          <m:e>
            <m:r>
              <w:rPr>
                <w:rStyle w:val="mord"/>
                <w:rFonts w:ascii="Cambria Math" w:eastAsiaTheme="majorEastAsia" w:hAnsi="Cambria Math"/>
              </w:rPr>
              <m:t>t</m:t>
            </m:r>
          </m:e>
          <m:sub>
            <m:r>
              <w:rPr>
                <w:rStyle w:val="mord"/>
                <w:rFonts w:ascii="Cambria Math" w:eastAsiaTheme="majorEastAsia" w:hAnsi="Cambria Math"/>
              </w:rPr>
              <m:t>i</m:t>
            </m:r>
          </m:sub>
        </m:sSub>
        <m:r>
          <w:rPr>
            <w:rStyle w:val="vlist-s"/>
            <w:rFonts w:ascii="Cambria Math" w:eastAsiaTheme="majorEastAsia" w:hAnsi="Cambria Math"/>
          </w:rPr>
          <m:t>​</m:t>
        </m:r>
        <m:r>
          <w:rPr>
            <w:rStyle w:val="mclose"/>
            <w:rFonts w:ascii="Cambria Math" w:eastAsiaTheme="majorEastAsia" w:hAnsi="Cambria Math"/>
          </w:rPr>
          <m:t>)]</m:t>
        </m:r>
        <m:r>
          <w:rPr>
            <w:rStyle w:val="mclose"/>
            <w:rFonts w:ascii="Cambria Math" w:eastAsia="Arial" w:hAnsi="Cambria Math" w:cs="Arial"/>
          </w:rPr>
          <m:t xml:space="preserve">. </m:t>
        </m:r>
      </m:oMath>
      <w:r w:rsidRPr="00267FC5">
        <w:rPr>
          <w:rFonts w:ascii="Arial" w:eastAsia="Arial" w:hAnsi="Arial" w:cs="Arial"/>
          <w:color w:val="333333"/>
          <w:shd w:val="clear" w:color="auto" w:fill="FFFFFF"/>
        </w:rPr>
        <w:t xml:space="preserve">One refines this partition to ensure convergence. For </w:t>
      </w:r>
      <w:r w:rsidRPr="00267FC5">
        <w:rPr>
          <w:rFonts w:ascii="Arial" w:eastAsia="Arial" w:hAnsi="Arial" w:cs="Arial"/>
          <w:i/>
          <w:iCs/>
          <w:color w:val="333333"/>
          <w:shd w:val="clear" w:color="auto" w:fill="FFFFFF"/>
        </w:rPr>
        <w:t>H &gt; ½</w:t>
      </w:r>
      <w:r w:rsidRPr="00267FC5">
        <w:rPr>
          <w:rFonts w:ascii="Arial" w:eastAsia="Arial" w:hAnsi="Arial" w:cs="Arial"/>
          <w:color w:val="333333"/>
          <w:shd w:val="clear" w:color="auto" w:fill="FFFFFF"/>
        </w:rPr>
        <w:t xml:space="preserve">​, </w:t>
      </w:r>
      <w:proofErr w:type="spellStart"/>
      <w:r w:rsidRPr="00267FC5">
        <w:rPr>
          <w:rFonts w:ascii="Arial" w:eastAsia="Arial" w:hAnsi="Arial" w:cs="Arial"/>
          <w:color w:val="333333"/>
          <w:shd w:val="clear" w:color="auto" w:fill="FFFFFF"/>
        </w:rPr>
        <w:t>fBm</w:t>
      </w:r>
      <w:proofErr w:type="spellEnd"/>
      <w:r w:rsidRPr="00267FC5">
        <w:rPr>
          <w:rFonts w:ascii="Arial" w:eastAsia="Arial" w:hAnsi="Arial" w:cs="Arial"/>
          <w:color w:val="333333"/>
          <w:shd w:val="clear" w:color="auto" w:fill="FFFFFF"/>
        </w:rPr>
        <w:t xml:space="preserve"> has sample paths of sufficient Hölder regularity to admit such an integral.</w:t>
      </w:r>
    </w:p>
    <w:p w14:paraId="0833FB06" w14:textId="77777777" w:rsidR="008D1943" w:rsidRPr="00267FC5" w:rsidRDefault="008D1943" w:rsidP="008D1943">
      <w:pPr>
        <w:spacing w:line="360" w:lineRule="auto"/>
        <w:ind w:firstLine="720"/>
        <w:jc w:val="both"/>
        <w:rPr>
          <w:rFonts w:ascii="Arial" w:eastAsia="Arial" w:hAnsi="Arial" w:cs="Arial"/>
          <w:color w:val="333333"/>
          <w:shd w:val="clear" w:color="auto" w:fill="FFFFFF"/>
        </w:rPr>
      </w:pPr>
      <w:r w:rsidRPr="007233C1">
        <w:rPr>
          <w:rFonts w:ascii="Arial" w:eastAsia="Arial" w:hAnsi="Arial" w:cs="Arial"/>
          <w:strike/>
          <w:color w:val="333333"/>
          <w:highlight w:val="yellow"/>
          <w:shd w:val="clear" w:color="auto" w:fill="FFFFFF"/>
        </w:rPr>
        <w:t>The main difference between the Riemann-</w:t>
      </w:r>
      <w:proofErr w:type="spellStart"/>
      <w:r w:rsidRPr="007233C1">
        <w:rPr>
          <w:rFonts w:ascii="Arial" w:eastAsia="Arial" w:hAnsi="Arial" w:cs="Arial"/>
          <w:strike/>
          <w:color w:val="333333"/>
          <w:highlight w:val="yellow"/>
          <w:shd w:val="clear" w:color="auto" w:fill="FFFFFF"/>
        </w:rPr>
        <w:t>Stieltjes</w:t>
      </w:r>
      <w:proofErr w:type="spellEnd"/>
      <w:r w:rsidRPr="007233C1">
        <w:rPr>
          <w:rFonts w:ascii="Arial" w:eastAsia="Arial" w:hAnsi="Arial" w:cs="Arial"/>
          <w:strike/>
          <w:color w:val="333333"/>
          <w:highlight w:val="yellow"/>
          <w:shd w:val="clear" w:color="auto" w:fill="FFFFFF"/>
        </w:rPr>
        <w:t xml:space="preserve"> and the Young integral is that the former one uses a fixed partition of the time interval, while the latter one allows for an arbitrary partition of the time interval.</w:t>
      </w:r>
      <w:r w:rsidRPr="00267FC5">
        <w:rPr>
          <w:rFonts w:ascii="Arial" w:eastAsia="Arial" w:hAnsi="Arial" w:cs="Arial"/>
          <w:color w:val="333333"/>
          <w:shd w:val="clear" w:color="auto" w:fill="FFFFFF"/>
        </w:rPr>
        <w:t xml:space="preserve"> </w:t>
      </w:r>
      <w:r>
        <w:rPr>
          <w:rFonts w:ascii="Arial" w:eastAsia="Arial" w:hAnsi="Arial" w:cs="Arial"/>
          <w:color w:val="333333"/>
          <w:shd w:val="clear" w:color="auto" w:fill="FFFFFF"/>
        </w:rPr>
        <w:t>The general obstruction to using the classical Riemann-</w:t>
      </w:r>
      <w:proofErr w:type="spellStart"/>
      <w:r>
        <w:rPr>
          <w:rFonts w:ascii="Arial" w:eastAsia="Arial" w:hAnsi="Arial" w:cs="Arial"/>
          <w:color w:val="333333"/>
          <w:shd w:val="clear" w:color="auto" w:fill="FFFFFF"/>
        </w:rPr>
        <w:t>Stieltjes</w:t>
      </w:r>
      <w:proofErr w:type="spellEnd"/>
      <w:r>
        <w:rPr>
          <w:rFonts w:ascii="Arial" w:eastAsia="Arial" w:hAnsi="Arial" w:cs="Arial"/>
          <w:color w:val="333333"/>
          <w:shd w:val="clear" w:color="auto" w:fill="FFFFFF"/>
        </w:rPr>
        <w:t xml:space="preserve"> or Lebesgue-</w:t>
      </w:r>
      <w:proofErr w:type="spellStart"/>
      <w:r>
        <w:rPr>
          <w:rFonts w:ascii="Arial" w:eastAsia="Arial" w:hAnsi="Arial" w:cs="Arial"/>
          <w:color w:val="333333"/>
          <w:shd w:val="clear" w:color="auto" w:fill="FFFFFF"/>
        </w:rPr>
        <w:t>Stieltjes</w:t>
      </w:r>
      <w:proofErr w:type="spellEnd"/>
      <w:r>
        <w:rPr>
          <w:rFonts w:ascii="Arial" w:eastAsia="Arial" w:hAnsi="Arial" w:cs="Arial"/>
          <w:color w:val="333333"/>
          <w:shd w:val="clear" w:color="auto" w:fill="FFFFFF"/>
        </w:rPr>
        <w:t xml:space="preserve"> integral with </w:t>
      </w:r>
      <w:r w:rsidRPr="007233C1">
        <w:rPr>
          <w:rFonts w:ascii="Arial" w:eastAsia="Arial" w:hAnsi="Arial" w:cs="Arial"/>
          <w:i/>
          <w:iCs/>
          <w:color w:val="333333"/>
          <w:shd w:val="clear" w:color="auto" w:fill="FFFFFF"/>
        </w:rPr>
        <w:t>B</w:t>
      </w:r>
      <w:r w:rsidRPr="007233C1">
        <w:rPr>
          <w:rFonts w:ascii="Arial" w:eastAsia="Arial" w:hAnsi="Arial" w:cs="Arial"/>
          <w:i/>
          <w:iCs/>
          <w:color w:val="333333"/>
          <w:shd w:val="clear" w:color="auto" w:fill="FFFFFF"/>
          <w:vertAlign w:val="superscript"/>
        </w:rPr>
        <w:t>H</w:t>
      </w:r>
      <w:r>
        <w:rPr>
          <w:rFonts w:ascii="Arial" w:eastAsia="Arial" w:hAnsi="Arial" w:cs="Arial"/>
          <w:color w:val="333333"/>
          <w:shd w:val="clear" w:color="auto" w:fill="FFFFFF"/>
        </w:rPr>
        <w:t xml:space="preserve"> is </w:t>
      </w:r>
      <w:proofErr w:type="spellStart"/>
      <w:r>
        <w:rPr>
          <w:rFonts w:ascii="Arial" w:eastAsia="Arial" w:hAnsi="Arial" w:cs="Arial"/>
          <w:color w:val="333333"/>
          <w:shd w:val="clear" w:color="auto" w:fill="FFFFFF"/>
        </w:rPr>
        <w:t>fBm</w:t>
      </w:r>
      <w:proofErr w:type="spellEnd"/>
      <w:r>
        <w:rPr>
          <w:rFonts w:ascii="Arial" w:eastAsia="Arial" w:hAnsi="Arial" w:cs="Arial"/>
          <w:color w:val="333333"/>
          <w:shd w:val="clear" w:color="auto" w:fill="FFFFFF"/>
        </w:rPr>
        <w:t xml:space="preserve"> paths are not of bounded variation (</w:t>
      </w:r>
      <w:proofErr w:type="spellStart"/>
      <w:r>
        <w:rPr>
          <w:rFonts w:ascii="Arial" w:eastAsia="Arial" w:hAnsi="Arial" w:cs="Arial"/>
          <w:color w:val="333333"/>
          <w:shd w:val="clear" w:color="auto" w:fill="FFFFFF"/>
        </w:rPr>
        <w:t>a.s.</w:t>
      </w:r>
      <w:proofErr w:type="spellEnd"/>
      <w:r>
        <w:rPr>
          <w:rFonts w:ascii="Arial" w:eastAsia="Arial" w:hAnsi="Arial" w:cs="Arial"/>
          <w:color w:val="333333"/>
          <w:shd w:val="clear" w:color="auto" w:fill="FFFFFF"/>
        </w:rPr>
        <w:t xml:space="preserve">) for any </w:t>
      </w:r>
      <w:r w:rsidRPr="007233C1">
        <w:rPr>
          <w:rFonts w:ascii="Arial" w:eastAsia="Arial" w:hAnsi="Arial" w:cs="Arial"/>
          <w:i/>
          <w:iCs/>
          <w:color w:val="333333"/>
          <w:shd w:val="clear" w:color="auto" w:fill="FFFFFF"/>
        </w:rPr>
        <w:t>H</w:t>
      </w:r>
      <w:r>
        <w:rPr>
          <w:rFonts w:ascii="Arial" w:eastAsia="Arial" w:hAnsi="Arial" w:cs="Arial"/>
          <w:color w:val="333333"/>
          <w:shd w:val="clear" w:color="auto" w:fill="FFFFFF"/>
        </w:rPr>
        <w:t xml:space="preserve"> </w:t>
      </w:r>
      <m:oMath>
        <m:r>
          <w:rPr>
            <w:rFonts w:ascii="Cambria Math" w:eastAsia="Arial" w:hAnsi="Cambria Math" w:cs="Arial"/>
            <w:color w:val="333333"/>
            <w:sz w:val="28"/>
            <w:szCs w:val="28"/>
            <w:shd w:val="clear" w:color="auto" w:fill="FFFFFF"/>
          </w:rPr>
          <m:t>ϵ</m:t>
        </m:r>
      </m:oMath>
      <w:r>
        <w:rPr>
          <w:rFonts w:ascii="Arial" w:eastAsia="Arial" w:hAnsi="Arial" w:cs="Arial"/>
          <w:color w:val="333333"/>
          <w:shd w:val="clear" w:color="auto" w:fill="FFFFFF"/>
        </w:rPr>
        <w:t xml:space="preserve"> (0,1) and even Brownian motion does not have bounded variation. </w:t>
      </w:r>
      <w:r w:rsidRPr="00267FC5">
        <w:rPr>
          <w:rFonts w:ascii="Arial" w:eastAsia="Arial" w:hAnsi="Arial" w:cs="Arial"/>
          <w:color w:val="333333"/>
          <w:shd w:val="clear" w:color="auto" w:fill="FFFFFF"/>
        </w:rPr>
        <w:t xml:space="preserve">This makes the Young’s integral more flexible and easier to use in stochastics. </w:t>
      </w:r>
      <w:r w:rsidRPr="00267FC5">
        <w:rPr>
          <w:rFonts w:ascii="Arial" w:eastAsia="Arial" w:hAnsi="Arial" w:cs="Arial"/>
          <w:color w:val="333333"/>
          <w:shd w:val="clear" w:color="auto" w:fill="FFFFFF"/>
        </w:rPr>
        <w:lastRenderedPageBreak/>
        <w:t>The Riemann-</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integral cannot be used to define an integral of a function with respect to </w:t>
      </w:r>
      <w:proofErr w:type="spellStart"/>
      <w:r w:rsidRPr="00267FC5">
        <w:rPr>
          <w:rFonts w:ascii="Arial" w:eastAsia="Arial" w:hAnsi="Arial" w:cs="Arial"/>
          <w:color w:val="333333"/>
          <w:shd w:val="clear" w:color="auto" w:fill="FFFFFF"/>
        </w:rPr>
        <w:t>fBm</w:t>
      </w:r>
      <w:proofErr w:type="spellEnd"/>
      <w:r w:rsidRPr="00267FC5">
        <w:rPr>
          <w:rFonts w:ascii="Arial" w:eastAsia="Arial" w:hAnsi="Arial" w:cs="Arial"/>
          <w:color w:val="333333"/>
          <w:shd w:val="clear" w:color="auto" w:fill="FFFFFF"/>
        </w:rPr>
        <w:t xml:space="preserve">, because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is </w:t>
      </w:r>
      <w:r w:rsidRPr="00267FC5">
        <w:rPr>
          <w:rFonts w:ascii="Arial" w:eastAsia="Arial" w:hAnsi="Arial" w:cs="Arial"/>
          <w:i/>
          <w:iCs/>
          <w:color w:val="333333"/>
          <w:shd w:val="clear" w:color="auto" w:fill="FFFFFF"/>
        </w:rPr>
        <w:t>sometimes</w:t>
      </w:r>
      <w:r w:rsidRPr="00267FC5">
        <w:rPr>
          <w:rFonts w:ascii="Arial" w:eastAsia="Arial" w:hAnsi="Arial" w:cs="Arial"/>
          <w:color w:val="333333"/>
          <w:shd w:val="clear" w:color="auto" w:fill="FFFFFF"/>
        </w:rPr>
        <w:t xml:space="preserve"> not defined for stochastic processes with non-stationary increments like </w:t>
      </w:r>
      <w:proofErr w:type="spellStart"/>
      <w:r w:rsidRPr="00267FC5">
        <w:rPr>
          <w:rFonts w:ascii="Arial" w:eastAsia="Arial" w:hAnsi="Arial" w:cs="Arial"/>
          <w:color w:val="333333"/>
          <w:shd w:val="clear" w:color="auto" w:fill="FFFFFF"/>
        </w:rPr>
        <w:t>fBm</w:t>
      </w:r>
      <w:proofErr w:type="spellEnd"/>
      <w:r w:rsidRPr="00267FC5">
        <w:rPr>
          <w:rFonts w:ascii="Arial" w:eastAsia="Arial" w:hAnsi="Arial" w:cs="Arial"/>
          <w:color w:val="333333"/>
          <w:shd w:val="clear" w:color="auto" w:fill="FFFFFF"/>
        </w:rPr>
        <w:t xml:space="preserve">. A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is a generali</w:t>
      </w:r>
      <w:r>
        <w:rPr>
          <w:rFonts w:ascii="Arial" w:eastAsia="Arial" w:hAnsi="Arial" w:cs="Arial"/>
          <w:color w:val="333333"/>
          <w:shd w:val="clear" w:color="auto" w:fill="FFFFFF"/>
        </w:rPr>
        <w:t>s</w:t>
      </w:r>
      <w:r w:rsidRPr="00267FC5">
        <w:rPr>
          <w:rFonts w:ascii="Arial" w:eastAsia="Arial" w:hAnsi="Arial" w:cs="Arial"/>
          <w:color w:val="333333"/>
          <w:shd w:val="clear" w:color="auto" w:fill="FFFFFF"/>
        </w:rPr>
        <w:t xml:space="preserve">ation of the Lebesgue measure to allow for integration over sets with irregular boundaries. A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is defined on a measurable space (</w:t>
      </w:r>
      <w:r w:rsidRPr="00267FC5">
        <w:rPr>
          <w:rFonts w:ascii="Arial" w:eastAsia="Arial" w:hAnsi="Arial" w:cs="Arial"/>
          <w:i/>
          <w:iCs/>
          <w:color w:val="333333"/>
          <w:shd w:val="clear" w:color="auto" w:fill="FFFFFF"/>
        </w:rPr>
        <w:t>X, A</w:t>
      </w:r>
      <w:r w:rsidRPr="00267FC5">
        <w:rPr>
          <w:rFonts w:ascii="Arial" w:eastAsia="Arial" w:hAnsi="Arial" w:cs="Arial"/>
          <w:color w:val="333333"/>
          <w:shd w:val="clear" w:color="auto" w:fill="FFFFFF"/>
        </w:rPr>
        <w:t xml:space="preserve">), where </w:t>
      </w:r>
      <w:r w:rsidRPr="00267FC5">
        <w:rPr>
          <w:rFonts w:ascii="Arial" w:eastAsia="Arial" w:hAnsi="Arial" w:cs="Arial"/>
          <w:i/>
          <w:iCs/>
          <w:color w:val="333333"/>
          <w:shd w:val="clear" w:color="auto" w:fill="FFFFFF"/>
        </w:rPr>
        <w:t>X</w:t>
      </w:r>
      <w:r w:rsidRPr="00267FC5">
        <w:rPr>
          <w:rFonts w:ascii="Arial" w:eastAsia="Arial" w:hAnsi="Arial" w:cs="Arial"/>
          <w:color w:val="333333"/>
          <w:shd w:val="clear" w:color="auto" w:fill="FFFFFF"/>
        </w:rPr>
        <w:t xml:space="preserve"> is a set and </w:t>
      </w:r>
      <w:r w:rsidRPr="00267FC5">
        <w:rPr>
          <w:rFonts w:ascii="Arial" w:eastAsia="Arial" w:hAnsi="Arial" w:cs="Arial"/>
          <w:i/>
          <w:iCs/>
          <w:color w:val="333333"/>
          <w:shd w:val="clear" w:color="auto" w:fill="FFFFFF"/>
        </w:rPr>
        <w:t>A</w:t>
      </w:r>
      <w:r w:rsidRPr="00267FC5">
        <w:rPr>
          <w:rFonts w:ascii="Arial" w:eastAsia="Arial" w:hAnsi="Arial" w:cs="Arial"/>
          <w:color w:val="333333"/>
          <w:shd w:val="clear" w:color="auto" w:fill="FFFFFF"/>
        </w:rPr>
        <w:t xml:space="preserve"> is a σ-algebra of subsets of </w:t>
      </w:r>
      <w:r w:rsidRPr="00267FC5">
        <w:rPr>
          <w:rFonts w:ascii="Arial" w:eastAsia="Arial" w:hAnsi="Arial" w:cs="Arial"/>
          <w:i/>
          <w:iCs/>
          <w:color w:val="333333"/>
          <w:shd w:val="clear" w:color="auto" w:fill="FFFFFF"/>
        </w:rPr>
        <w:t>X</w:t>
      </w:r>
      <w:r w:rsidRPr="00267FC5">
        <w:rPr>
          <w:rFonts w:ascii="Arial" w:eastAsia="Arial" w:hAnsi="Arial" w:cs="Arial"/>
          <w:color w:val="333333"/>
          <w:shd w:val="clear" w:color="auto" w:fill="FFFFFF"/>
        </w:rPr>
        <w:t xml:space="preserve">. A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is a function </w:t>
      </w:r>
      <w:r w:rsidRPr="00267FC5">
        <w:rPr>
          <w:rFonts w:ascii="Arial" w:eastAsia="Arial" w:hAnsi="Arial" w:cs="Arial"/>
          <w:i/>
          <w:iCs/>
          <w:color w:val="333333"/>
          <w:shd w:val="clear" w:color="auto" w:fill="FFFFFF"/>
        </w:rPr>
        <w:t>μ</w:t>
      </w:r>
      <w:r w:rsidRPr="00267FC5">
        <w:rPr>
          <w:rFonts w:ascii="Arial" w:eastAsia="Arial" w:hAnsi="Arial" w:cs="Arial"/>
          <w:color w:val="333333"/>
          <w:shd w:val="clear" w:color="auto" w:fill="FFFFFF"/>
        </w:rPr>
        <w:t xml:space="preserve">: </w:t>
      </w:r>
      <w:r w:rsidRPr="00267FC5">
        <w:rPr>
          <w:rFonts w:ascii="Arial" w:eastAsia="Arial" w:hAnsi="Arial" w:cs="Arial"/>
          <w:i/>
          <w:iCs/>
          <w:color w:val="333333"/>
          <w:shd w:val="clear" w:color="auto" w:fill="FFFFFF"/>
        </w:rPr>
        <w:t>A → [0, ∞]</w:t>
      </w:r>
      <w:r w:rsidRPr="00267FC5">
        <w:rPr>
          <w:rFonts w:ascii="Arial" w:eastAsia="Arial" w:hAnsi="Arial" w:cs="Arial"/>
          <w:color w:val="333333"/>
          <w:shd w:val="clear" w:color="auto" w:fill="FFFFFF"/>
        </w:rPr>
        <w:t xml:space="preserve"> that satisfies the following properties:</w:t>
      </w:r>
    </w:p>
    <w:p w14:paraId="4D31BFAA" w14:textId="77777777" w:rsidR="008D1943" w:rsidRPr="00267FC5" w:rsidRDefault="008D1943" w:rsidP="008D1943">
      <w:pPr>
        <w:pStyle w:val="ListParagraph"/>
        <w:numPr>
          <w:ilvl w:val="1"/>
          <w:numId w:val="13"/>
        </w:numPr>
        <w:spacing w:line="360" w:lineRule="auto"/>
        <w:jc w:val="both"/>
        <w:rPr>
          <w:rFonts w:ascii="Arial" w:eastAsia="Arial" w:hAnsi="Arial" w:cs="Arial"/>
          <w:color w:val="333333"/>
          <w:shd w:val="clear" w:color="auto" w:fill="FFFFFF"/>
        </w:rPr>
      </w:pPr>
      <w:proofErr w:type="gramStart"/>
      <w:r w:rsidRPr="00267FC5">
        <w:rPr>
          <w:rFonts w:ascii="Arial" w:eastAsia="Arial" w:hAnsi="Arial" w:cs="Arial"/>
          <w:i/>
          <w:iCs/>
          <w:color w:val="333333"/>
          <w:shd w:val="clear" w:color="auto" w:fill="FFFFFF"/>
        </w:rPr>
        <w:t>μ(</w:t>
      </w:r>
      <w:proofErr w:type="gramEnd"/>
      <w:r w:rsidRPr="00267FC5">
        <w:rPr>
          <w:rFonts w:ascii="Cambria Math" w:eastAsia="Arial" w:hAnsi="Cambria Math" w:cs="Cambria Math"/>
          <w:i/>
          <w:iCs/>
          <w:color w:val="333333"/>
          <w:shd w:val="clear" w:color="auto" w:fill="FFFFFF"/>
        </w:rPr>
        <w:t>∅</w:t>
      </w:r>
      <w:r w:rsidRPr="00267FC5">
        <w:rPr>
          <w:rFonts w:ascii="Arial" w:eastAsia="Arial" w:hAnsi="Arial" w:cs="Arial"/>
          <w:i/>
          <w:iCs/>
          <w:color w:val="333333"/>
          <w:shd w:val="clear" w:color="auto" w:fill="FFFFFF"/>
        </w:rPr>
        <w:t>) = 0</w:t>
      </w:r>
      <w:r w:rsidRPr="00267FC5">
        <w:rPr>
          <w:rFonts w:ascii="Arial" w:eastAsia="Arial" w:hAnsi="Arial" w:cs="Arial"/>
          <w:color w:val="333333"/>
          <w:shd w:val="clear" w:color="auto" w:fill="FFFFFF"/>
        </w:rPr>
        <w:t>.</w:t>
      </w:r>
    </w:p>
    <w:p w14:paraId="0892B63A" w14:textId="77777777" w:rsidR="008D1943" w:rsidRPr="00267FC5" w:rsidRDefault="008D1943" w:rsidP="008D1943">
      <w:pPr>
        <w:pStyle w:val="ListParagraph"/>
        <w:numPr>
          <w:ilvl w:val="1"/>
          <w:numId w:val="13"/>
        </w:numPr>
        <w:spacing w:line="360" w:lineRule="auto"/>
        <w:jc w:val="both"/>
        <w:rPr>
          <w:rFonts w:ascii="Arial" w:eastAsia="Arial" w:hAnsi="Arial" w:cs="Arial"/>
          <w:color w:val="333333"/>
          <w:shd w:val="clear" w:color="auto" w:fill="FFFFFF"/>
        </w:rPr>
      </w:pPr>
      <w:proofErr w:type="gramStart"/>
      <w:r w:rsidRPr="00267FC5">
        <w:rPr>
          <w:rFonts w:ascii="Arial" w:eastAsia="Arial" w:hAnsi="Arial" w:cs="Arial"/>
          <w:i/>
          <w:iCs/>
          <w:color w:val="333333"/>
          <w:shd w:val="clear" w:color="auto" w:fill="FFFFFF"/>
        </w:rPr>
        <w:t>μ(</w:t>
      </w:r>
      <w:proofErr w:type="gramEnd"/>
      <w:r w:rsidRPr="00267FC5">
        <w:rPr>
          <w:rFonts w:ascii="Arial" w:eastAsia="Arial" w:hAnsi="Arial" w:cs="Arial"/>
          <w:i/>
          <w:iCs/>
          <w:color w:val="333333"/>
          <w:shd w:val="clear" w:color="auto" w:fill="FFFFFF"/>
        </w:rPr>
        <w:t xml:space="preserve">A </w:t>
      </w:r>
      <w:r w:rsidRPr="00267FC5">
        <w:rPr>
          <w:rFonts w:ascii="Cambria Math" w:eastAsia="Arial" w:hAnsi="Cambria Math" w:cs="Cambria Math"/>
          <w:i/>
          <w:iCs/>
          <w:color w:val="333333"/>
          <w:shd w:val="clear" w:color="auto" w:fill="FFFFFF"/>
        </w:rPr>
        <w:t>∪</w:t>
      </w:r>
      <w:r w:rsidRPr="00267FC5">
        <w:rPr>
          <w:rFonts w:ascii="Arial" w:eastAsia="Arial" w:hAnsi="Arial" w:cs="Arial"/>
          <w:i/>
          <w:iCs/>
          <w:color w:val="333333"/>
          <w:shd w:val="clear" w:color="auto" w:fill="FFFFFF"/>
        </w:rPr>
        <w:t xml:space="preserve"> B) = μ(A) + μ(B)</w:t>
      </w:r>
      <w:r w:rsidRPr="00267FC5">
        <w:rPr>
          <w:rFonts w:ascii="Arial" w:eastAsia="Arial" w:hAnsi="Arial" w:cs="Arial"/>
          <w:color w:val="333333"/>
          <w:shd w:val="clear" w:color="auto" w:fill="FFFFFF"/>
        </w:rPr>
        <w:t xml:space="preserve"> for all disjoint sets A, B </w:t>
      </w:r>
      <w:r w:rsidRPr="00267FC5">
        <w:rPr>
          <w:rFonts w:ascii="Cambria Math" w:eastAsia="Arial" w:hAnsi="Cambria Math" w:cs="Cambria Math"/>
          <w:color w:val="333333"/>
          <w:shd w:val="clear" w:color="auto" w:fill="FFFFFF"/>
        </w:rPr>
        <w:t>∈</w:t>
      </w:r>
      <w:r w:rsidRPr="00267FC5">
        <w:rPr>
          <w:rFonts w:ascii="Arial" w:eastAsia="Arial" w:hAnsi="Arial" w:cs="Arial"/>
          <w:color w:val="333333"/>
          <w:shd w:val="clear" w:color="auto" w:fill="FFFFFF"/>
        </w:rPr>
        <w:t xml:space="preserve"> A.</w:t>
      </w:r>
    </w:p>
    <w:p w14:paraId="7F657DE6" w14:textId="77777777" w:rsidR="008D1943" w:rsidRPr="00267FC5" w:rsidRDefault="008D1943" w:rsidP="008D1943">
      <w:pPr>
        <w:pStyle w:val="ListParagraph"/>
        <w:numPr>
          <w:ilvl w:val="1"/>
          <w:numId w:val="13"/>
        </w:numPr>
        <w:spacing w:line="360" w:lineRule="auto"/>
        <w:jc w:val="both"/>
        <w:rPr>
          <w:rFonts w:ascii="Arial" w:eastAsia="Arial" w:hAnsi="Arial" w:cs="Arial"/>
          <w:i/>
          <w:iCs/>
          <w:color w:val="333333"/>
          <w:shd w:val="clear" w:color="auto" w:fill="FFFFFF"/>
        </w:rPr>
      </w:pPr>
      <w:r w:rsidRPr="00267FC5">
        <w:rPr>
          <w:rFonts w:ascii="Arial" w:eastAsia="Arial" w:hAnsi="Arial" w:cs="Arial"/>
          <w:color w:val="333333"/>
          <w:shd w:val="clear" w:color="auto" w:fill="FFFFFF"/>
        </w:rPr>
        <w:t xml:space="preserve">If </w:t>
      </w:r>
      <w:r w:rsidRPr="00267FC5">
        <w:rPr>
          <w:rFonts w:ascii="Arial" w:eastAsia="Arial" w:hAnsi="Arial" w:cs="Arial"/>
          <w:i/>
          <w:iCs/>
          <w:color w:val="333333"/>
          <w:shd w:val="clear" w:color="auto" w:fill="FFFFFF"/>
        </w:rPr>
        <w:t xml:space="preserve">A_1 </w:t>
      </w:r>
      <w:r w:rsidRPr="00267FC5">
        <w:rPr>
          <w:rFonts w:ascii="Cambria Math" w:eastAsia="Arial" w:hAnsi="Cambria Math" w:cs="Cambria Math"/>
          <w:i/>
          <w:iCs/>
          <w:color w:val="333333"/>
          <w:shd w:val="clear" w:color="auto" w:fill="FFFFFF"/>
        </w:rPr>
        <w:t>⊂</w:t>
      </w:r>
      <w:r w:rsidRPr="00267FC5">
        <w:rPr>
          <w:rFonts w:ascii="Arial" w:eastAsia="Arial" w:hAnsi="Arial" w:cs="Arial"/>
          <w:i/>
          <w:iCs/>
          <w:color w:val="333333"/>
          <w:shd w:val="clear" w:color="auto" w:fill="FFFFFF"/>
        </w:rPr>
        <w:t xml:space="preserve"> A_2 </w:t>
      </w:r>
      <w:r w:rsidRPr="00267FC5">
        <w:rPr>
          <w:rFonts w:ascii="Cambria Math" w:eastAsia="Arial" w:hAnsi="Cambria Math" w:cs="Cambria Math"/>
          <w:i/>
          <w:iCs/>
          <w:color w:val="333333"/>
          <w:shd w:val="clear" w:color="auto" w:fill="FFFFFF"/>
        </w:rPr>
        <w:t>⊂</w:t>
      </w:r>
      <w:r w:rsidRPr="00267FC5">
        <w:rPr>
          <w:rFonts w:ascii="Arial" w:eastAsia="Arial" w:hAnsi="Arial" w:cs="Arial"/>
          <w:color w:val="333333"/>
          <w:shd w:val="clear" w:color="auto" w:fill="FFFFFF"/>
        </w:rPr>
        <w:t xml:space="preserve"> </w:t>
      </w:r>
      <w:r w:rsidRPr="00267FC5">
        <w:rPr>
          <w:rFonts w:ascii="Cambria Math" w:eastAsia="Arial" w:hAnsi="Cambria Math" w:cs="Cambria Math"/>
          <w:color w:val="333333"/>
          <w:shd w:val="clear" w:color="auto" w:fill="FFFFFF"/>
        </w:rPr>
        <w:t>⋯</w:t>
      </w:r>
      <w:r w:rsidRPr="00267FC5">
        <w:rPr>
          <w:rFonts w:ascii="Arial" w:eastAsia="Arial" w:hAnsi="Arial" w:cs="Arial"/>
          <w:color w:val="333333"/>
          <w:shd w:val="clear" w:color="auto" w:fill="FFFFFF"/>
        </w:rPr>
        <w:t xml:space="preserve"> is a sequence of sets in </w:t>
      </w:r>
      <w:r w:rsidRPr="00267FC5">
        <w:rPr>
          <w:rFonts w:ascii="Arial" w:eastAsia="Arial" w:hAnsi="Arial" w:cs="Arial"/>
          <w:i/>
          <w:iCs/>
          <w:color w:val="333333"/>
          <w:shd w:val="clear" w:color="auto" w:fill="FFFFFF"/>
        </w:rPr>
        <w:t>A</w:t>
      </w:r>
      <w:r w:rsidRPr="00267FC5">
        <w:rPr>
          <w:rFonts w:ascii="Arial" w:eastAsia="Arial" w:hAnsi="Arial" w:cs="Arial"/>
          <w:color w:val="333333"/>
          <w:shd w:val="clear" w:color="auto" w:fill="FFFFFF"/>
        </w:rPr>
        <w:t xml:space="preserve"> such that </w:t>
      </w:r>
      <w:proofErr w:type="spellStart"/>
      <w:r w:rsidRPr="00267FC5">
        <w:rPr>
          <w:rFonts w:ascii="Arial" w:eastAsia="Arial" w:hAnsi="Arial" w:cs="Arial"/>
          <w:i/>
          <w:iCs/>
          <w:color w:val="333333"/>
          <w:shd w:val="clear" w:color="auto" w:fill="FFFFFF"/>
        </w:rPr>
        <w:t>A_n</w:t>
      </w:r>
      <w:proofErr w:type="spellEnd"/>
      <w:r w:rsidRPr="00267FC5">
        <w:rPr>
          <w:rFonts w:ascii="Arial" w:eastAsia="Arial" w:hAnsi="Arial" w:cs="Arial"/>
          <w:i/>
          <w:iCs/>
          <w:color w:val="333333"/>
          <w:shd w:val="clear" w:color="auto" w:fill="FFFFFF"/>
        </w:rPr>
        <w:t xml:space="preserve"> ↑ A</w:t>
      </w:r>
      <w:r w:rsidRPr="00267FC5">
        <w:rPr>
          <w:rFonts w:ascii="Arial" w:eastAsia="Arial" w:hAnsi="Arial" w:cs="Arial"/>
          <w:color w:val="333333"/>
          <w:shd w:val="clear" w:color="auto" w:fill="FFFFFF"/>
        </w:rPr>
        <w:t xml:space="preserve">, then </w:t>
      </w:r>
      <w:r w:rsidRPr="00267FC5">
        <w:rPr>
          <w:rFonts w:ascii="Arial" w:eastAsia="Arial" w:hAnsi="Arial" w:cs="Arial"/>
          <w:i/>
          <w:iCs/>
          <w:color w:val="333333"/>
          <w:shd w:val="clear" w:color="auto" w:fill="FFFFFF"/>
        </w:rPr>
        <w:t xml:space="preserve">μ(A) = </w:t>
      </w:r>
      <w:proofErr w:type="spellStart"/>
      <w:r w:rsidRPr="00267FC5">
        <w:rPr>
          <w:rFonts w:ascii="Arial" w:eastAsia="Arial" w:hAnsi="Arial" w:cs="Arial"/>
          <w:i/>
          <w:iCs/>
          <w:color w:val="333333"/>
          <w:shd w:val="clear" w:color="auto" w:fill="FFFFFF"/>
        </w:rPr>
        <w:t>lim_n</w:t>
      </w:r>
      <w:proofErr w:type="spellEnd"/>
      <w:r w:rsidRPr="00267FC5">
        <w:rPr>
          <w:rFonts w:ascii="Arial" w:eastAsia="Arial" w:hAnsi="Arial" w:cs="Arial"/>
          <w:i/>
          <w:iCs/>
          <w:color w:val="333333"/>
          <w:shd w:val="clear" w:color="auto" w:fill="FFFFFF"/>
        </w:rPr>
        <w:t>→∞ μ(</w:t>
      </w:r>
      <w:proofErr w:type="spellStart"/>
      <w:r w:rsidRPr="00267FC5">
        <w:rPr>
          <w:rFonts w:ascii="Arial" w:eastAsia="Arial" w:hAnsi="Arial" w:cs="Arial"/>
          <w:i/>
          <w:iCs/>
          <w:color w:val="333333"/>
          <w:shd w:val="clear" w:color="auto" w:fill="FFFFFF"/>
        </w:rPr>
        <w:t>A_n</w:t>
      </w:r>
      <w:proofErr w:type="spellEnd"/>
      <w:r w:rsidRPr="00267FC5">
        <w:rPr>
          <w:rFonts w:ascii="Arial" w:eastAsia="Arial" w:hAnsi="Arial" w:cs="Arial"/>
          <w:i/>
          <w:iCs/>
          <w:color w:val="333333"/>
          <w:shd w:val="clear" w:color="auto" w:fill="FFFFFF"/>
        </w:rPr>
        <w:t>).</w:t>
      </w:r>
    </w:p>
    <w:p w14:paraId="739BCE8C" w14:textId="77777777" w:rsidR="008D1943" w:rsidRPr="00267FC5" w:rsidRDefault="008D1943" w:rsidP="008D1943">
      <w:pPr>
        <w:spacing w:line="360" w:lineRule="auto"/>
        <w:ind w:firstLine="720"/>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 xml:space="preserve">The third property is called the continuity property. It ensures that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is not sensitive to small changes in the sets that are being measured.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measures can be used to define integrals of functions with respect to sets with irregular boundaries. For example,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can be used to define the integral of a function with respect to a Cantor set. These are fractal sets that are constructed by repeatedly removing a middle third of a line segment. Cantor sets have no Lebesgue measure, but they do have a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This means that we can define the integral of a function with respect to a Cantor set. Here is an example of how to use a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to define the integral of a function with respect to a set with an irregular boundary:</w:t>
      </w:r>
    </w:p>
    <w:p w14:paraId="3B4FC393" w14:textId="77777777" w:rsidR="008D1943" w:rsidRPr="00267FC5" w:rsidRDefault="008D1943" w:rsidP="008D1943">
      <w:pPr>
        <w:spacing w:line="360" w:lineRule="auto"/>
        <w:ind w:firstLine="720"/>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 xml:space="preserve">Let </w:t>
      </w:r>
      <w:r w:rsidRPr="00267FC5">
        <w:rPr>
          <w:rFonts w:ascii="Arial" w:eastAsia="Arial" w:hAnsi="Arial" w:cs="Arial"/>
          <w:i/>
          <w:iCs/>
          <w:color w:val="333333"/>
          <w:shd w:val="clear" w:color="auto" w:fill="FFFFFF"/>
        </w:rPr>
        <w:t>X = [0, 1]</w:t>
      </w:r>
      <w:r w:rsidRPr="00267FC5">
        <w:rPr>
          <w:rFonts w:ascii="Arial" w:eastAsia="Arial" w:hAnsi="Arial" w:cs="Arial"/>
          <w:color w:val="333333"/>
          <w:shd w:val="clear" w:color="auto" w:fill="FFFFFF"/>
        </w:rPr>
        <w:t xml:space="preserve"> and let </w:t>
      </w:r>
      <w:r w:rsidRPr="00267FC5">
        <w:rPr>
          <w:rFonts w:ascii="Arial" w:eastAsia="Arial" w:hAnsi="Arial" w:cs="Arial"/>
          <w:i/>
          <w:iCs/>
          <w:color w:val="333333"/>
          <w:shd w:val="clear" w:color="auto" w:fill="FFFFFF"/>
        </w:rPr>
        <w:t>A</w:t>
      </w:r>
      <w:r w:rsidRPr="00267FC5">
        <w:rPr>
          <w:rFonts w:ascii="Arial" w:eastAsia="Arial" w:hAnsi="Arial" w:cs="Arial"/>
          <w:color w:val="333333"/>
          <w:shd w:val="clear" w:color="auto" w:fill="FFFFFF"/>
        </w:rPr>
        <w:t xml:space="preserve"> be the σ-algebra of all Borel subsets of </w:t>
      </w:r>
      <w:r w:rsidRPr="00267FC5">
        <w:rPr>
          <w:rFonts w:ascii="Arial" w:eastAsia="Arial" w:hAnsi="Arial" w:cs="Arial"/>
          <w:i/>
          <w:iCs/>
          <w:color w:val="333333"/>
          <w:shd w:val="clear" w:color="auto" w:fill="FFFFFF"/>
        </w:rPr>
        <w:t>X</w:t>
      </w:r>
      <w:r w:rsidRPr="00267FC5">
        <w:rPr>
          <w:rFonts w:ascii="Arial" w:eastAsia="Arial" w:hAnsi="Arial" w:cs="Arial"/>
          <w:color w:val="333333"/>
          <w:shd w:val="clear" w:color="auto" w:fill="FFFFFF"/>
        </w:rPr>
        <w:t xml:space="preserve">. Let </w:t>
      </w:r>
      <w:r w:rsidRPr="00267FC5">
        <w:rPr>
          <w:rFonts w:ascii="Arial" w:eastAsia="Arial" w:hAnsi="Arial" w:cs="Arial"/>
          <w:i/>
          <w:iCs/>
          <w:color w:val="333333"/>
          <w:shd w:val="clear" w:color="auto" w:fill="FFFFFF"/>
        </w:rPr>
        <w:t>g(t)</w:t>
      </w:r>
      <w:r w:rsidRPr="00267FC5">
        <w:rPr>
          <w:rFonts w:ascii="Arial" w:eastAsia="Arial" w:hAnsi="Arial" w:cs="Arial"/>
          <w:color w:val="333333"/>
          <w:shd w:val="clear" w:color="auto" w:fill="FFFFFF"/>
        </w:rPr>
        <w:t xml:space="preserve"> be the Cantor function. The Cantor function is a continuous function that is defined on the interval [0, 1] and has the following properties:</w:t>
      </w:r>
    </w:p>
    <w:p w14:paraId="7E0EBBD6" w14:textId="77777777" w:rsidR="008D1943" w:rsidRPr="00267FC5" w:rsidRDefault="008D1943" w:rsidP="008D1943">
      <w:pPr>
        <w:pStyle w:val="ListParagraph"/>
        <w:numPr>
          <w:ilvl w:val="1"/>
          <w:numId w:val="12"/>
        </w:numPr>
        <w:spacing w:line="360" w:lineRule="auto"/>
        <w:jc w:val="both"/>
        <w:rPr>
          <w:rFonts w:ascii="Arial" w:eastAsia="Arial" w:hAnsi="Arial" w:cs="Arial"/>
          <w:color w:val="333333"/>
          <w:shd w:val="clear" w:color="auto" w:fill="FFFFFF"/>
        </w:rPr>
      </w:pPr>
      <w:proofErr w:type="gramStart"/>
      <w:r w:rsidRPr="00267FC5">
        <w:rPr>
          <w:rFonts w:ascii="Arial" w:eastAsia="Arial" w:hAnsi="Arial" w:cs="Arial"/>
          <w:i/>
          <w:iCs/>
          <w:color w:val="333333"/>
          <w:shd w:val="clear" w:color="auto" w:fill="FFFFFF"/>
        </w:rPr>
        <w:t>g(</w:t>
      </w:r>
      <w:proofErr w:type="gramEnd"/>
      <w:r w:rsidRPr="00267FC5">
        <w:rPr>
          <w:rFonts w:ascii="Arial" w:eastAsia="Arial" w:hAnsi="Arial" w:cs="Arial"/>
          <w:i/>
          <w:iCs/>
          <w:color w:val="333333"/>
          <w:shd w:val="clear" w:color="auto" w:fill="FFFFFF"/>
        </w:rPr>
        <w:t>0) =0</w:t>
      </w:r>
      <w:r w:rsidRPr="00267FC5">
        <w:rPr>
          <w:rFonts w:ascii="Arial" w:eastAsia="Arial" w:hAnsi="Arial" w:cs="Arial"/>
          <w:color w:val="333333"/>
          <w:shd w:val="clear" w:color="auto" w:fill="FFFFFF"/>
        </w:rPr>
        <w:t xml:space="preserve"> and </w:t>
      </w:r>
      <w:proofErr w:type="gramStart"/>
      <w:r w:rsidRPr="00267FC5">
        <w:rPr>
          <w:rFonts w:ascii="Arial" w:eastAsia="Arial" w:hAnsi="Arial" w:cs="Arial"/>
          <w:i/>
          <w:iCs/>
          <w:color w:val="333333"/>
          <w:shd w:val="clear" w:color="auto" w:fill="FFFFFF"/>
        </w:rPr>
        <w:t>g(</w:t>
      </w:r>
      <w:proofErr w:type="gramEnd"/>
      <w:r w:rsidRPr="00267FC5">
        <w:rPr>
          <w:rFonts w:ascii="Arial" w:eastAsia="Arial" w:hAnsi="Arial" w:cs="Arial"/>
          <w:i/>
          <w:iCs/>
          <w:color w:val="333333"/>
          <w:shd w:val="clear" w:color="auto" w:fill="FFFFFF"/>
        </w:rPr>
        <w:t>1) = 1</w:t>
      </w:r>
      <w:r w:rsidRPr="00267FC5">
        <w:rPr>
          <w:rFonts w:ascii="Arial" w:eastAsia="Arial" w:hAnsi="Arial" w:cs="Arial"/>
          <w:color w:val="333333"/>
          <w:shd w:val="clear" w:color="auto" w:fill="FFFFFF"/>
        </w:rPr>
        <w:t>.</w:t>
      </w:r>
    </w:p>
    <w:p w14:paraId="1648EDFE" w14:textId="77777777" w:rsidR="008D1943" w:rsidRPr="00267FC5" w:rsidRDefault="008D1943" w:rsidP="008D1943">
      <w:pPr>
        <w:pStyle w:val="ListParagraph"/>
        <w:numPr>
          <w:ilvl w:val="1"/>
          <w:numId w:val="12"/>
        </w:numPr>
        <w:spacing w:line="360" w:lineRule="auto"/>
        <w:jc w:val="both"/>
        <w:rPr>
          <w:rFonts w:ascii="Arial" w:eastAsia="Arial" w:hAnsi="Arial" w:cs="Arial"/>
          <w:color w:val="333333"/>
          <w:shd w:val="clear" w:color="auto" w:fill="FFFFFF"/>
        </w:rPr>
      </w:pPr>
      <w:r w:rsidRPr="00267FC5">
        <w:rPr>
          <w:rFonts w:ascii="Arial" w:eastAsia="Arial" w:hAnsi="Arial" w:cs="Arial"/>
          <w:i/>
          <w:iCs/>
          <w:color w:val="333333"/>
          <w:shd w:val="clear" w:color="auto" w:fill="FFFFFF"/>
        </w:rPr>
        <w:t>g(t)</w:t>
      </w:r>
      <w:r w:rsidRPr="00267FC5">
        <w:rPr>
          <w:rFonts w:ascii="Arial" w:eastAsia="Arial" w:hAnsi="Arial" w:cs="Arial"/>
          <w:color w:val="333333"/>
          <w:shd w:val="clear" w:color="auto" w:fill="FFFFFF"/>
        </w:rPr>
        <w:t xml:space="preserve"> is constant on each interval of the form </w:t>
      </w:r>
      <w:r w:rsidRPr="00267FC5">
        <w:rPr>
          <w:rFonts w:ascii="Arial" w:eastAsia="Arial" w:hAnsi="Arial" w:cs="Arial"/>
          <w:i/>
          <w:iCs/>
          <w:color w:val="333333"/>
          <w:shd w:val="clear" w:color="auto" w:fill="FFFFFF"/>
        </w:rPr>
        <w:t>[a, b],</w:t>
      </w:r>
      <w:r w:rsidRPr="00267FC5">
        <w:rPr>
          <w:rFonts w:ascii="Arial" w:eastAsia="Arial" w:hAnsi="Arial" w:cs="Arial"/>
          <w:color w:val="333333"/>
          <w:shd w:val="clear" w:color="auto" w:fill="FFFFFF"/>
        </w:rPr>
        <w:t xml:space="preserve"> where </w:t>
      </w:r>
      <w:r w:rsidRPr="00267FC5">
        <w:rPr>
          <w:rFonts w:ascii="Arial" w:eastAsia="Arial" w:hAnsi="Arial" w:cs="Arial"/>
          <w:i/>
          <w:iCs/>
          <w:color w:val="333333"/>
          <w:shd w:val="clear" w:color="auto" w:fill="FFFFFF"/>
        </w:rPr>
        <w:t>a</w:t>
      </w:r>
      <w:r w:rsidRPr="00267FC5">
        <w:rPr>
          <w:rFonts w:ascii="Arial" w:eastAsia="Arial" w:hAnsi="Arial" w:cs="Arial"/>
          <w:color w:val="333333"/>
          <w:shd w:val="clear" w:color="auto" w:fill="FFFFFF"/>
        </w:rPr>
        <w:t xml:space="preserve"> and </w:t>
      </w:r>
      <w:r w:rsidRPr="00267FC5">
        <w:rPr>
          <w:rFonts w:ascii="Arial" w:eastAsia="Arial" w:hAnsi="Arial" w:cs="Arial"/>
          <w:i/>
          <w:iCs/>
          <w:color w:val="333333"/>
          <w:shd w:val="clear" w:color="auto" w:fill="FFFFFF"/>
        </w:rPr>
        <w:t>b</w:t>
      </w:r>
      <w:r w:rsidRPr="00267FC5">
        <w:rPr>
          <w:rFonts w:ascii="Arial" w:eastAsia="Arial" w:hAnsi="Arial" w:cs="Arial"/>
          <w:color w:val="333333"/>
          <w:shd w:val="clear" w:color="auto" w:fill="FFFFFF"/>
        </w:rPr>
        <w:t xml:space="preserve"> are points of the Cantor set.</w:t>
      </w:r>
    </w:p>
    <w:p w14:paraId="06DED64F" w14:textId="77777777" w:rsidR="008D1943" w:rsidRPr="00267FC5" w:rsidRDefault="008D1943" w:rsidP="008D1943">
      <w:pPr>
        <w:pStyle w:val="ListParagraph"/>
        <w:numPr>
          <w:ilvl w:val="1"/>
          <w:numId w:val="12"/>
        </w:numPr>
        <w:spacing w:line="360" w:lineRule="auto"/>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 xml:space="preserve">The value of </w:t>
      </w:r>
      <w:r w:rsidRPr="00267FC5">
        <w:rPr>
          <w:rFonts w:ascii="Arial" w:eastAsia="Arial" w:hAnsi="Arial" w:cs="Arial"/>
          <w:i/>
          <w:iCs/>
          <w:color w:val="333333"/>
          <w:shd w:val="clear" w:color="auto" w:fill="FFFFFF"/>
        </w:rPr>
        <w:t>g(t)</w:t>
      </w:r>
      <w:r w:rsidRPr="00267FC5">
        <w:rPr>
          <w:rFonts w:ascii="Arial" w:eastAsia="Arial" w:hAnsi="Arial" w:cs="Arial"/>
          <w:color w:val="333333"/>
          <w:shd w:val="clear" w:color="auto" w:fill="FFFFFF"/>
        </w:rPr>
        <w:t xml:space="preserve"> on each interval of the form </w:t>
      </w:r>
      <w:r w:rsidRPr="00267FC5">
        <w:rPr>
          <w:rFonts w:ascii="Arial" w:eastAsia="Arial" w:hAnsi="Arial" w:cs="Arial"/>
          <w:i/>
          <w:iCs/>
          <w:color w:val="333333"/>
          <w:shd w:val="clear" w:color="auto" w:fill="FFFFFF"/>
        </w:rPr>
        <w:t>[a, b]</w:t>
      </w:r>
      <w:r w:rsidRPr="00267FC5">
        <w:rPr>
          <w:rFonts w:ascii="Arial" w:eastAsia="Arial" w:hAnsi="Arial" w:cs="Arial"/>
          <w:color w:val="333333"/>
          <w:shd w:val="clear" w:color="auto" w:fill="FFFFFF"/>
        </w:rPr>
        <w:t xml:space="preserve"> is equal to the average of the values of </w:t>
      </w:r>
      <w:r w:rsidRPr="00267FC5">
        <w:rPr>
          <w:rFonts w:ascii="Arial" w:eastAsia="Arial" w:hAnsi="Arial" w:cs="Arial"/>
          <w:i/>
          <w:iCs/>
          <w:color w:val="333333"/>
          <w:shd w:val="clear" w:color="auto" w:fill="FFFFFF"/>
        </w:rPr>
        <w:t>g(a)</w:t>
      </w:r>
      <w:r w:rsidRPr="00267FC5">
        <w:rPr>
          <w:rFonts w:ascii="Arial" w:eastAsia="Arial" w:hAnsi="Arial" w:cs="Arial"/>
          <w:color w:val="333333"/>
          <w:shd w:val="clear" w:color="auto" w:fill="FFFFFF"/>
        </w:rPr>
        <w:t xml:space="preserve"> and </w:t>
      </w:r>
      <w:r w:rsidRPr="00267FC5">
        <w:rPr>
          <w:rFonts w:ascii="Arial" w:eastAsia="Arial" w:hAnsi="Arial" w:cs="Arial"/>
          <w:i/>
          <w:iCs/>
          <w:color w:val="333333"/>
          <w:shd w:val="clear" w:color="auto" w:fill="FFFFFF"/>
        </w:rPr>
        <w:t>g(b).</w:t>
      </w:r>
    </w:p>
    <w:p w14:paraId="2DD04E8C" w14:textId="77777777" w:rsidR="008D1943" w:rsidRPr="00267FC5" w:rsidRDefault="008D1943" w:rsidP="008D1943">
      <w:pPr>
        <w:spacing w:line="360" w:lineRule="auto"/>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 xml:space="preserve">The Cantor function is a pathological function, which means it has some unusual features. The Cantor function </w:t>
      </w:r>
      <w:r w:rsidRPr="00267FC5">
        <w:rPr>
          <w:rFonts w:ascii="Arial" w:eastAsia="Arial" w:hAnsi="Arial" w:cs="Arial"/>
          <w:i/>
          <w:iCs/>
          <w:color w:val="333333"/>
          <w:shd w:val="clear" w:color="auto" w:fill="FFFFFF"/>
        </w:rPr>
        <w:t>g</w:t>
      </w:r>
      <w:r w:rsidRPr="00267FC5">
        <w:rPr>
          <w:rFonts w:ascii="Arial" w:eastAsia="Arial" w:hAnsi="Arial" w:cs="Arial"/>
          <w:color w:val="333333"/>
          <w:shd w:val="clear" w:color="auto" w:fill="FFFFFF"/>
        </w:rPr>
        <w:t>: [0,</w:t>
      </w:r>
      <w:proofErr w:type="gramStart"/>
      <w:r w:rsidRPr="00267FC5">
        <w:rPr>
          <w:rFonts w:ascii="Arial" w:eastAsia="Arial" w:hAnsi="Arial" w:cs="Arial"/>
          <w:color w:val="333333"/>
          <w:shd w:val="clear" w:color="auto" w:fill="FFFFFF"/>
        </w:rPr>
        <w:t>1]→</w:t>
      </w:r>
      <w:proofErr w:type="gramEnd"/>
      <w:r w:rsidRPr="00267FC5">
        <w:rPr>
          <w:rFonts w:ascii="Arial" w:eastAsia="Arial" w:hAnsi="Arial" w:cs="Arial"/>
          <w:color w:val="333333"/>
          <w:shd w:val="clear" w:color="auto" w:fill="FFFFFF"/>
        </w:rPr>
        <w:t xml:space="preserve"> [0,1] (sometimes called the Devil’s staircase) is the classic </w:t>
      </w:r>
      <w:r w:rsidRPr="00267FC5">
        <w:rPr>
          <w:rFonts w:ascii="Arial" w:eastAsia="Arial" w:hAnsi="Arial" w:cs="Arial"/>
          <w:color w:val="333333"/>
          <w:shd w:val="clear" w:color="auto" w:fill="FFFFFF"/>
        </w:rPr>
        <w:lastRenderedPageBreak/>
        <w:t xml:space="preserve">example of a continuous, non-decreasing function that is constant on the intervals removed in constructing the Cantor set and increases from </w:t>
      </w:r>
      <w:proofErr w:type="gramStart"/>
      <w:r w:rsidRPr="00267FC5">
        <w:rPr>
          <w:rFonts w:ascii="Arial" w:eastAsia="Arial" w:hAnsi="Arial" w:cs="Arial"/>
          <w:i/>
          <w:iCs/>
          <w:color w:val="333333"/>
          <w:shd w:val="clear" w:color="auto" w:fill="FFFFFF"/>
        </w:rPr>
        <w:t>g(0)=</w:t>
      </w:r>
      <w:proofErr w:type="gramEnd"/>
      <w:r w:rsidRPr="00267FC5">
        <w:rPr>
          <w:rFonts w:ascii="Arial" w:eastAsia="Arial" w:hAnsi="Arial" w:cs="Arial"/>
          <w:i/>
          <w:iCs/>
          <w:color w:val="333333"/>
          <w:shd w:val="clear" w:color="auto" w:fill="FFFFFF"/>
        </w:rPr>
        <w:t>0</w:t>
      </w:r>
      <w:r w:rsidRPr="00267FC5">
        <w:rPr>
          <w:rFonts w:ascii="Arial" w:eastAsia="Arial" w:hAnsi="Arial" w:cs="Arial"/>
          <w:color w:val="333333"/>
          <w:shd w:val="clear" w:color="auto" w:fill="FFFFFF"/>
        </w:rPr>
        <w:t xml:space="preserve"> to </w:t>
      </w:r>
      <w:proofErr w:type="gramStart"/>
      <w:r w:rsidRPr="00267FC5">
        <w:rPr>
          <w:rFonts w:ascii="Arial" w:eastAsia="Arial" w:hAnsi="Arial" w:cs="Arial"/>
          <w:i/>
          <w:iCs/>
          <w:color w:val="333333"/>
          <w:shd w:val="clear" w:color="auto" w:fill="FFFFFF"/>
        </w:rPr>
        <w:t>g(1)=</w:t>
      </w:r>
      <w:proofErr w:type="gramEnd"/>
      <w:r w:rsidRPr="00267FC5">
        <w:rPr>
          <w:rFonts w:ascii="Arial" w:eastAsia="Arial" w:hAnsi="Arial" w:cs="Arial"/>
          <w:i/>
          <w:iCs/>
          <w:color w:val="333333"/>
          <w:shd w:val="clear" w:color="auto" w:fill="FFFFFF"/>
        </w:rPr>
        <w:t>1</w:t>
      </w:r>
      <w:r w:rsidRPr="00267FC5">
        <w:rPr>
          <w:rFonts w:ascii="Arial" w:eastAsia="Arial" w:hAnsi="Arial" w:cs="Arial"/>
          <w:color w:val="333333"/>
          <w:shd w:val="clear" w:color="auto" w:fill="FFFFFF"/>
        </w:rPr>
        <w:t xml:space="preserve">. It is a set of points that are sparse but not empty.  Despite the Cantor set having Lebesgue measure zero, the function </w:t>
      </w:r>
      <w:r w:rsidRPr="00267FC5">
        <w:rPr>
          <w:rFonts w:ascii="Arial" w:eastAsia="Arial" w:hAnsi="Arial" w:cs="Arial"/>
          <w:i/>
          <w:iCs/>
          <w:color w:val="333333"/>
          <w:shd w:val="clear" w:color="auto" w:fill="FFFFFF"/>
        </w:rPr>
        <w:t>g</w:t>
      </w:r>
      <w:r w:rsidRPr="00267FC5">
        <w:rPr>
          <w:rFonts w:ascii="Arial" w:eastAsia="Arial" w:hAnsi="Arial" w:cs="Arial"/>
          <w:color w:val="333333"/>
          <w:shd w:val="clear" w:color="auto" w:fill="FFFFFF"/>
        </w:rPr>
        <w:t xml:space="preserve"> induces a nontrivial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w:t>
      </w:r>
      <w:proofErr w:type="spellStart"/>
      <w:r w:rsidRPr="00267FC5">
        <w:rPr>
          <w:rFonts w:ascii="Arial" w:eastAsia="Arial" w:hAnsi="Arial" w:cs="Arial"/>
          <w:i/>
          <w:iCs/>
          <w:color w:val="333333"/>
          <w:shd w:val="clear" w:color="auto" w:fill="FFFFFF"/>
        </w:rPr>
        <w:t>μ</w:t>
      </w:r>
      <w:r w:rsidRPr="00267FC5">
        <w:rPr>
          <w:rFonts w:ascii="Arial" w:eastAsia="Arial" w:hAnsi="Arial" w:cs="Arial"/>
          <w:i/>
          <w:iCs/>
          <w:color w:val="333333"/>
          <w:shd w:val="clear" w:color="auto" w:fill="FFFFFF"/>
          <w:vertAlign w:val="subscript"/>
        </w:rPr>
        <w:t>g</w:t>
      </w:r>
      <w:proofErr w:type="spellEnd"/>
      <w:r w:rsidRPr="00267FC5">
        <w:rPr>
          <w:rFonts w:ascii="Arial" w:eastAsia="Arial" w:hAnsi="Arial" w:cs="Arial"/>
          <w:color w:val="333333"/>
          <w:shd w:val="clear" w:color="auto" w:fill="FFFFFF"/>
        </w:rPr>
        <w:t xml:space="preserve"> defined by:</w:t>
      </w:r>
    </w:p>
    <w:p w14:paraId="2B620D07" w14:textId="77777777" w:rsidR="008D1943" w:rsidRPr="00DB1DB7" w:rsidRDefault="00000000" w:rsidP="008D1943">
      <w:pPr>
        <w:spacing w:line="360" w:lineRule="auto"/>
        <w:jc w:val="both"/>
        <w:rPr>
          <w:rStyle w:val="mpunct"/>
          <w:rFonts w:ascii="Arial" w:eastAsia="Arial" w:hAnsi="Arial" w:cs="Arial"/>
        </w:rPr>
      </w:pPr>
      <m:oMathPara>
        <m:oMath>
          <m:sSub>
            <m:sSubPr>
              <m:ctrlPr>
                <w:rPr>
                  <w:rStyle w:val="mord"/>
                  <w:rFonts w:ascii="Cambria Math" w:eastAsiaTheme="majorEastAsia" w:hAnsi="Cambria Math"/>
                  <w:i/>
                </w:rPr>
              </m:ctrlPr>
            </m:sSubPr>
            <m:e>
              <m:r>
                <w:rPr>
                  <w:rStyle w:val="mord"/>
                  <w:rFonts w:ascii="Cambria Math" w:eastAsiaTheme="majorEastAsia" w:hAnsi="Cambria Math"/>
                </w:rPr>
                <m:t>μ</m:t>
              </m:r>
            </m:e>
            <m:sub>
              <m:r>
                <w:rPr>
                  <w:rStyle w:val="mord"/>
                  <w:rFonts w:ascii="Cambria Math" w:eastAsiaTheme="majorEastAsia" w:hAnsi="Cambria Math"/>
                </w:rPr>
                <m:t>g</m:t>
              </m:r>
            </m:sub>
          </m:sSub>
          <m:r>
            <w:rPr>
              <w:rStyle w:val="vlist-s"/>
              <w:rFonts w:ascii="Cambria Math" w:eastAsiaTheme="majorEastAsia" w:hAnsi="Cambria Math"/>
            </w:rPr>
            <m:t>​</m:t>
          </m:r>
          <m:r>
            <w:rPr>
              <w:rStyle w:val="delimsizing"/>
              <w:rFonts w:ascii="Cambria Math" w:eastAsiaTheme="majorEastAsia" w:hAnsi="Cambria Math"/>
            </w:rPr>
            <m:t>(</m:t>
          </m:r>
          <m:r>
            <w:rPr>
              <w:rStyle w:val="mopen"/>
              <w:rFonts w:ascii="Cambria Math" w:eastAsiaTheme="majorEastAsia" w:hAnsi="Cambria Math"/>
            </w:rPr>
            <m:t>(</m:t>
          </m:r>
          <m:r>
            <w:rPr>
              <w:rStyle w:val="mord"/>
              <w:rFonts w:ascii="Cambria Math" w:eastAsiaTheme="majorEastAsia" w:hAnsi="Cambria Math"/>
            </w:rPr>
            <m:t>a,b</m:t>
          </m:r>
          <m:r>
            <w:rPr>
              <w:rStyle w:val="mclose"/>
              <w:rFonts w:ascii="Cambria Math" w:hAnsi="Cambria Math"/>
            </w:rPr>
            <m:t>]</m:t>
          </m:r>
          <m:r>
            <w:rPr>
              <w:rStyle w:val="delimsizing"/>
              <w:rFonts w:ascii="Cambria Math" w:eastAsiaTheme="majorEastAsia" w:hAnsi="Cambria Math"/>
            </w:rPr>
            <m:t>)</m:t>
          </m:r>
          <m:r>
            <w:rPr>
              <w:rStyle w:val="mrel"/>
              <w:rFonts w:ascii="Cambria Math" w:hAnsi="Cambria Math"/>
            </w:rPr>
            <m:t>=</m:t>
          </m:r>
          <m:r>
            <w:rPr>
              <w:rStyle w:val="mord"/>
              <w:rFonts w:ascii="Cambria Math" w:eastAsiaTheme="majorEastAsia" w:hAnsi="Cambria Math"/>
            </w:rPr>
            <m:t>g</m:t>
          </m:r>
          <m:r>
            <w:rPr>
              <w:rStyle w:val="mopen"/>
              <w:rFonts w:ascii="Cambria Math" w:eastAsiaTheme="majorEastAsia" w:hAnsi="Cambria Math"/>
            </w:rPr>
            <m:t>(</m:t>
          </m:r>
          <m:r>
            <w:rPr>
              <w:rStyle w:val="mord"/>
              <w:rFonts w:ascii="Cambria Math" w:eastAsiaTheme="majorEastAsia" w:hAnsi="Cambria Math"/>
            </w:rPr>
            <m:t>b</m:t>
          </m:r>
          <m:r>
            <w:rPr>
              <w:rStyle w:val="mclose"/>
              <w:rFonts w:ascii="Cambria Math" w:hAnsi="Cambria Math"/>
            </w:rPr>
            <m:t>)</m:t>
          </m:r>
          <m:r>
            <w:rPr>
              <w:rStyle w:val="mbin"/>
              <w:rFonts w:ascii="Cambria Math" w:hAnsi="Cambria Math"/>
            </w:rPr>
            <m:t>-</m:t>
          </m:r>
          <m:r>
            <w:rPr>
              <w:rStyle w:val="mord"/>
              <w:rFonts w:ascii="Cambria Math" w:eastAsiaTheme="majorEastAsia" w:hAnsi="Cambria Math"/>
            </w:rPr>
            <m:t>g</m:t>
          </m:r>
          <m:r>
            <w:rPr>
              <w:rStyle w:val="mopen"/>
              <w:rFonts w:ascii="Cambria Math" w:eastAsiaTheme="majorEastAsia" w:hAnsi="Cambria Math"/>
            </w:rPr>
            <m:t>(</m:t>
          </m:r>
          <m:r>
            <w:rPr>
              <w:rStyle w:val="mord"/>
              <w:rFonts w:ascii="Cambria Math" w:eastAsiaTheme="majorEastAsia" w:hAnsi="Cambria Math"/>
            </w:rPr>
            <m:t>a</m:t>
          </m:r>
          <m:r>
            <w:rPr>
              <w:rStyle w:val="mclose"/>
              <w:rFonts w:ascii="Cambria Math" w:hAnsi="Cambria Math"/>
            </w:rPr>
            <m:t>)</m:t>
          </m:r>
          <m:r>
            <m:rPr>
              <m:sty m:val="p"/>
            </m:rPr>
            <w:rPr>
              <w:rStyle w:val="mpunct"/>
              <w:rFonts w:ascii="Cambria Math" w:hAnsi="Cambria Math"/>
            </w:rPr>
            <m:t>,</m:t>
          </m:r>
        </m:oMath>
      </m:oMathPara>
    </w:p>
    <w:p w14:paraId="6B9A99E9" w14:textId="77777777" w:rsidR="008D1943" w:rsidRPr="00267FC5" w:rsidRDefault="008D1943" w:rsidP="008D1943">
      <w:pPr>
        <w:spacing w:line="360" w:lineRule="auto"/>
        <w:jc w:val="center"/>
        <w:rPr>
          <w:rFonts w:ascii="Arial" w:eastAsia="Arial" w:hAnsi="Arial" w:cs="Arial"/>
          <w:i/>
          <w:iCs/>
          <w:color w:val="333333"/>
          <w:shd w:val="clear" w:color="auto" w:fill="FFFFFF"/>
        </w:rPr>
      </w:pPr>
      <m:oMathPara>
        <m:oMath>
          <m:r>
            <w:rPr>
              <w:rFonts w:ascii="Cambria Math" w:hAnsi="Cambria Math"/>
            </w:rPr>
            <m:t>μ(A) = g(b) - g(a),</m:t>
          </m:r>
        </m:oMath>
      </m:oMathPara>
    </w:p>
    <w:p w14:paraId="250F6DB7" w14:textId="77777777" w:rsidR="008D1943" w:rsidRPr="00DB1DB7" w:rsidRDefault="008D1943" w:rsidP="008D1943">
      <w:pPr>
        <w:spacing w:line="360" w:lineRule="auto"/>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 xml:space="preserve">where </w:t>
      </w:r>
      <w:r w:rsidRPr="00267FC5">
        <w:rPr>
          <w:rFonts w:ascii="Arial" w:eastAsia="Arial" w:hAnsi="Arial" w:cs="Arial"/>
          <w:i/>
          <w:iCs/>
          <w:color w:val="333333"/>
          <w:shd w:val="clear" w:color="auto" w:fill="FFFFFF"/>
        </w:rPr>
        <w:t>A</w:t>
      </w:r>
      <w:r w:rsidRPr="00267FC5">
        <w:rPr>
          <w:rFonts w:ascii="Arial" w:eastAsia="Arial" w:hAnsi="Arial" w:cs="Arial"/>
          <w:color w:val="333333"/>
          <w:shd w:val="clear" w:color="auto" w:fill="FFFFFF"/>
        </w:rPr>
        <w:t xml:space="preserve"> is a Borel subset of </w:t>
      </w:r>
      <w:r w:rsidRPr="00267FC5">
        <w:rPr>
          <w:rFonts w:ascii="Arial" w:eastAsia="Arial" w:hAnsi="Arial" w:cs="Arial"/>
          <w:i/>
          <w:iCs/>
          <w:color w:val="333333"/>
          <w:shd w:val="clear" w:color="auto" w:fill="FFFFFF"/>
        </w:rPr>
        <w:t>X</w:t>
      </w:r>
      <w:r w:rsidRPr="00267FC5">
        <w:rPr>
          <w:rFonts w:ascii="Arial" w:eastAsia="Arial" w:hAnsi="Arial" w:cs="Arial"/>
          <w:color w:val="333333"/>
          <w:shd w:val="clear" w:color="auto" w:fill="FFFFFF"/>
        </w:rPr>
        <w:t xml:space="preserve"> and </w:t>
      </w:r>
      <w:r w:rsidRPr="00267FC5">
        <w:rPr>
          <w:rFonts w:ascii="Arial" w:eastAsia="Arial" w:hAnsi="Arial" w:cs="Arial"/>
          <w:i/>
          <w:iCs/>
          <w:color w:val="333333"/>
          <w:shd w:val="clear" w:color="auto" w:fill="FFFFFF"/>
        </w:rPr>
        <w:t>[a, b]</w:t>
      </w:r>
      <w:r w:rsidRPr="00267FC5">
        <w:rPr>
          <w:rFonts w:ascii="Arial" w:eastAsia="Arial" w:hAnsi="Arial" w:cs="Arial"/>
          <w:color w:val="333333"/>
          <w:shd w:val="clear" w:color="auto" w:fill="FFFFFF"/>
        </w:rPr>
        <w:t xml:space="preserve"> is the smallest interval of the form </w:t>
      </w:r>
      <w:r w:rsidRPr="00267FC5">
        <w:rPr>
          <w:rFonts w:ascii="Arial" w:eastAsia="Arial" w:hAnsi="Arial" w:cs="Arial"/>
          <w:i/>
          <w:iCs/>
          <w:color w:val="333333"/>
          <w:shd w:val="clear" w:color="auto" w:fill="FFFFFF"/>
        </w:rPr>
        <w:t>[a, b]</w:t>
      </w:r>
      <w:r w:rsidRPr="00267FC5">
        <w:rPr>
          <w:rFonts w:ascii="Arial" w:eastAsia="Arial" w:hAnsi="Arial" w:cs="Arial"/>
          <w:color w:val="333333"/>
          <w:shd w:val="clear" w:color="auto" w:fill="FFFFFF"/>
        </w:rPr>
        <w:t xml:space="preserve"> that contains </w:t>
      </w:r>
      <w:r w:rsidRPr="00267FC5">
        <w:rPr>
          <w:rFonts w:ascii="Arial" w:eastAsia="Arial" w:hAnsi="Arial" w:cs="Arial"/>
          <w:i/>
          <w:iCs/>
          <w:color w:val="333333"/>
          <w:shd w:val="clear" w:color="auto" w:fill="FFFFFF"/>
        </w:rPr>
        <w:t>A</w:t>
      </w:r>
      <w:r>
        <w:rPr>
          <w:rFonts w:ascii="Arial" w:eastAsia="Arial" w:hAnsi="Arial" w:cs="Arial"/>
          <w:i/>
          <w:iCs/>
          <w:color w:val="333333"/>
          <w:shd w:val="clear" w:color="auto" w:fill="FFFFFF"/>
        </w:rPr>
        <w:t xml:space="preserve"> </w:t>
      </w:r>
      <w:r w:rsidRPr="007233C1">
        <w:rPr>
          <w:rFonts w:ascii="Arial" w:eastAsia="Arial" w:hAnsi="Arial" w:cs="Arial"/>
          <w:color w:val="333333"/>
          <w:highlight w:val="yellow"/>
          <w:shd w:val="clear" w:color="auto" w:fill="FFFFFF"/>
        </w:rPr>
        <w:t>which itself must be an interval</w:t>
      </w:r>
      <w:r w:rsidRPr="00267FC5">
        <w:rPr>
          <w:rFonts w:ascii="Arial" w:eastAsia="Arial" w:hAnsi="Arial" w:cs="Arial"/>
          <w:color w:val="333333"/>
          <w:shd w:val="clear" w:color="auto" w:fill="FFFFFF"/>
        </w:rPr>
        <w:t xml:space="preserve">. We can now use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to define the integral of a function </w:t>
      </w:r>
      <w:r w:rsidRPr="00267FC5">
        <w:rPr>
          <w:rFonts w:ascii="Arial" w:eastAsia="Arial" w:hAnsi="Arial" w:cs="Arial"/>
          <w:i/>
          <w:iCs/>
          <w:color w:val="333333"/>
          <w:shd w:val="clear" w:color="auto" w:fill="FFFFFF"/>
        </w:rPr>
        <w:t>f(t)</w:t>
      </w:r>
      <w:r w:rsidRPr="00267FC5">
        <w:rPr>
          <w:rFonts w:ascii="Arial" w:eastAsia="Arial" w:hAnsi="Arial" w:cs="Arial"/>
          <w:color w:val="333333"/>
          <w:shd w:val="clear" w:color="auto" w:fill="FFFFFF"/>
        </w:rPr>
        <w:t xml:space="preserve"> with respect to the Cantor function </w:t>
      </w:r>
      <w:r w:rsidRPr="00267FC5">
        <w:rPr>
          <w:rFonts w:ascii="Arial" w:eastAsia="Arial" w:hAnsi="Arial" w:cs="Arial"/>
          <w:i/>
          <w:iCs/>
          <w:color w:val="333333"/>
          <w:shd w:val="clear" w:color="auto" w:fill="FFFFFF"/>
        </w:rPr>
        <w:t>g</w:t>
      </w:r>
      <w:r w:rsidRPr="00267FC5">
        <w:rPr>
          <w:rFonts w:ascii="Arial" w:eastAsia="Arial" w:hAnsi="Arial" w:cs="Arial"/>
          <w:color w:val="333333"/>
          <w:shd w:val="clear" w:color="auto" w:fill="FFFFFF"/>
        </w:rPr>
        <w:t xml:space="preserve">: </w:t>
      </w:r>
    </w:p>
    <w:p w14:paraId="5BF0D8E0" w14:textId="77777777" w:rsidR="008D1943" w:rsidRPr="00267FC5" w:rsidRDefault="00000000" w:rsidP="008D1943">
      <w:pPr>
        <w:spacing w:line="360" w:lineRule="auto"/>
        <w:jc w:val="center"/>
        <w:rPr>
          <w:rFonts w:ascii="Arial" w:eastAsia="Arial" w:hAnsi="Arial" w:cs="Arial"/>
        </w:rPr>
      </w:pPr>
      <m:oMath>
        <m:nary>
          <m:naryPr>
            <m:ctrlPr>
              <w:rPr>
                <w:rStyle w:val="vlist-s"/>
                <w:rFonts w:ascii="Cambria Math" w:eastAsia="Arial" w:hAnsi="Cambria Math" w:cs="Arial"/>
              </w:rPr>
            </m:ctrlPr>
          </m:naryPr>
          <m:sub>
            <m:r>
              <w:rPr>
                <w:rStyle w:val="vlist-s"/>
                <w:rFonts w:ascii="Cambria Math" w:eastAsia="Arial" w:hAnsi="Cambria Math" w:cs="Arial"/>
              </w:rPr>
              <m:t>0</m:t>
            </m:r>
            <m:ctrlPr>
              <w:rPr>
                <w:rStyle w:val="vlist-s"/>
                <w:rFonts w:ascii="Cambria Math" w:eastAsia="Arial" w:hAnsi="Cambria Math" w:cs="Arial"/>
                <w:i/>
              </w:rPr>
            </m:ctrlPr>
          </m:sub>
          <m:sup>
            <m:r>
              <w:rPr>
                <w:rStyle w:val="vlist-s"/>
                <w:rFonts w:ascii="Cambria Math" w:eastAsia="Arial" w:hAnsi="Cambria Math" w:cs="Arial"/>
              </w:rPr>
              <m:t>1</m:t>
            </m:r>
            <m:ctrlPr>
              <w:rPr>
                <w:rStyle w:val="vlist-s"/>
                <w:rFonts w:ascii="Cambria Math" w:eastAsia="Arial" w:hAnsi="Cambria Math" w:cs="Arial"/>
                <w:i/>
              </w:rPr>
            </m:ctrlPr>
          </m:sup>
          <m:e>
            <m:r>
              <w:rPr>
                <w:rStyle w:val="vlist-s"/>
                <w:rFonts w:ascii="Cambria Math" w:eastAsia="Arial" w:hAnsi="Cambria Math" w:cs="Arial"/>
              </w:rPr>
              <m:t>f</m:t>
            </m:r>
            <m:d>
              <m:dPr>
                <m:ctrlPr>
                  <w:rPr>
                    <w:rStyle w:val="vlist-s"/>
                    <w:rFonts w:ascii="Cambria Math" w:eastAsia="Arial" w:hAnsi="Cambria Math" w:cs="Arial"/>
                    <w:i/>
                  </w:rPr>
                </m:ctrlPr>
              </m:dPr>
              <m:e>
                <m:r>
                  <w:rPr>
                    <w:rStyle w:val="vlist-s"/>
                    <w:rFonts w:ascii="Cambria Math" w:eastAsia="Arial" w:hAnsi="Cambria Math" w:cs="Arial"/>
                  </w:rPr>
                  <m:t>t</m:t>
                </m:r>
              </m:e>
            </m:d>
            <m:ctrlPr>
              <w:rPr>
                <w:rStyle w:val="vlist-s"/>
                <w:rFonts w:ascii="Cambria Math" w:eastAsia="Arial" w:hAnsi="Cambria Math" w:cs="Arial"/>
                <w:i/>
              </w:rPr>
            </m:ctrlPr>
          </m:e>
        </m:nary>
        <m:r>
          <w:rPr>
            <w:rStyle w:val="vlist-s"/>
            <w:rFonts w:ascii="Cambria Math" w:eastAsia="Arial" w:hAnsi="Cambria Math" w:cs="Arial"/>
          </w:rPr>
          <m:t> dg</m:t>
        </m:r>
        <m:d>
          <m:dPr>
            <m:ctrlPr>
              <w:rPr>
                <w:rStyle w:val="vlist-s"/>
                <w:rFonts w:ascii="Cambria Math" w:eastAsia="Arial" w:hAnsi="Cambria Math" w:cs="Arial"/>
                <w:i/>
              </w:rPr>
            </m:ctrlPr>
          </m:dPr>
          <m:e>
            <m:r>
              <w:rPr>
                <w:rStyle w:val="vlist-s"/>
                <w:rFonts w:ascii="Cambria Math" w:eastAsia="Arial" w:hAnsi="Cambria Math" w:cs="Arial"/>
              </w:rPr>
              <m:t>t</m:t>
            </m:r>
          </m:e>
        </m:d>
        <m:r>
          <w:rPr>
            <w:rStyle w:val="vlist-s"/>
            <w:rFonts w:ascii="Cambria Math" w:eastAsia="Arial" w:hAnsi="Cambria Math" w:cs="Arial"/>
          </w:rPr>
          <m:t>=</m:t>
        </m:r>
        <m:nary>
          <m:naryPr>
            <m:supHide m:val="1"/>
            <m:ctrlPr>
              <w:rPr>
                <w:rStyle w:val="vlist-s"/>
                <w:rFonts w:ascii="Cambria Math" w:eastAsia="Arial" w:hAnsi="Cambria Math" w:cs="Arial"/>
              </w:rPr>
            </m:ctrlPr>
          </m:naryPr>
          <m:sub>
            <m:d>
              <m:dPr>
                <m:begChr m:val="["/>
                <m:endChr m:val="]"/>
                <m:ctrlPr>
                  <w:rPr>
                    <w:rStyle w:val="vlist-s"/>
                    <w:rFonts w:ascii="Cambria Math" w:eastAsia="Arial" w:hAnsi="Cambria Math" w:cs="Arial"/>
                    <w:i/>
                  </w:rPr>
                </m:ctrlPr>
              </m:dPr>
              <m:e>
                <m:r>
                  <w:rPr>
                    <w:rStyle w:val="vlist-s"/>
                    <w:rFonts w:ascii="Cambria Math" w:eastAsia="Arial" w:hAnsi="Cambria Math" w:cs="Arial"/>
                  </w:rPr>
                  <m:t>0,1</m:t>
                </m:r>
              </m:e>
            </m:d>
            <m:ctrlPr>
              <w:rPr>
                <w:rStyle w:val="vlist-s"/>
                <w:rFonts w:ascii="Cambria Math" w:eastAsia="Arial" w:hAnsi="Cambria Math" w:cs="Arial"/>
                <w:i/>
              </w:rPr>
            </m:ctrlPr>
          </m:sub>
          <m:sup>
            <m:ctrlPr>
              <w:rPr>
                <w:rStyle w:val="vlist-s"/>
                <w:rFonts w:ascii="Cambria Math" w:eastAsia="Arial" w:hAnsi="Cambria Math" w:cs="Arial"/>
                <w:i/>
              </w:rPr>
            </m:ctrlPr>
          </m:sup>
          <m:e>
            <m:r>
              <w:rPr>
                <w:rStyle w:val="vlist-s"/>
                <w:rFonts w:ascii="Cambria Math" w:eastAsia="Arial" w:hAnsi="Cambria Math" w:cs="Arial"/>
              </w:rPr>
              <m:t>f</m:t>
            </m:r>
            <m:d>
              <m:dPr>
                <m:ctrlPr>
                  <w:rPr>
                    <w:rStyle w:val="vlist-s"/>
                    <w:rFonts w:ascii="Cambria Math" w:eastAsia="Arial" w:hAnsi="Cambria Math" w:cs="Arial"/>
                    <w:i/>
                  </w:rPr>
                </m:ctrlPr>
              </m:dPr>
              <m:e>
                <m:r>
                  <w:rPr>
                    <w:rStyle w:val="vlist-s"/>
                    <w:rFonts w:ascii="Cambria Math" w:eastAsia="Arial" w:hAnsi="Cambria Math" w:cs="Arial"/>
                  </w:rPr>
                  <m:t>t</m:t>
                </m:r>
              </m:e>
            </m:d>
            <m:ctrlPr>
              <w:rPr>
                <w:rStyle w:val="vlist-s"/>
                <w:rFonts w:ascii="Cambria Math" w:eastAsia="Arial" w:hAnsi="Cambria Math" w:cs="Arial"/>
                <w:i/>
              </w:rPr>
            </m:ctrlPr>
          </m:e>
        </m:nary>
        <m:r>
          <w:rPr>
            <w:rStyle w:val="vlist-s"/>
            <w:rFonts w:ascii="Cambria Math" w:eastAsia="Arial" w:hAnsi="Cambria Math" w:cs="Arial"/>
          </w:rPr>
          <m:t> d</m:t>
        </m:r>
        <m:sSub>
          <m:sSubPr>
            <m:ctrlPr>
              <w:rPr>
                <w:rStyle w:val="vlist-s"/>
                <w:rFonts w:ascii="Cambria Math" w:eastAsia="Arial" w:hAnsi="Cambria Math" w:cs="Arial"/>
                <w:i/>
              </w:rPr>
            </m:ctrlPr>
          </m:sSubPr>
          <m:e>
            <m:r>
              <w:rPr>
                <w:rStyle w:val="vlist-s"/>
                <w:rFonts w:ascii="Cambria Math" w:eastAsia="Arial" w:hAnsi="Cambria Math" w:cs="Arial"/>
              </w:rPr>
              <m:t>μ</m:t>
            </m:r>
            <m:ctrlPr>
              <w:rPr>
                <w:rStyle w:val="vlist-s"/>
                <w:rFonts w:ascii="Cambria Math" w:eastAsia="Arial" w:hAnsi="Cambria Math" w:cs="Arial"/>
              </w:rPr>
            </m:ctrlPr>
          </m:e>
          <m:sub>
            <m:r>
              <w:rPr>
                <w:rStyle w:val="vlist-s"/>
                <w:rFonts w:ascii="Cambria Math" w:eastAsia="Arial" w:hAnsi="Cambria Math" w:cs="Arial"/>
              </w:rPr>
              <m:t>g</m:t>
            </m:r>
          </m:sub>
        </m:sSub>
        <m:d>
          <m:dPr>
            <m:ctrlPr>
              <w:rPr>
                <w:rStyle w:val="vlist-s"/>
                <w:rFonts w:ascii="Cambria Math" w:eastAsia="Arial" w:hAnsi="Cambria Math" w:cs="Arial"/>
                <w:i/>
              </w:rPr>
            </m:ctrlPr>
          </m:dPr>
          <m:e>
            <m:r>
              <w:rPr>
                <w:rStyle w:val="vlist-s"/>
                <w:rFonts w:ascii="Cambria Math" w:eastAsia="Arial" w:hAnsi="Cambria Math" w:cs="Arial"/>
              </w:rPr>
              <m:t>t</m:t>
            </m:r>
          </m:e>
        </m:d>
      </m:oMath>
      <w:r w:rsidR="008D1943">
        <w:rPr>
          <w:rStyle w:val="vlist-s"/>
          <w:rFonts w:ascii="Arial" w:eastAsia="Arial" w:hAnsi="Arial" w:cs="Arial"/>
        </w:rPr>
        <w:t>.</w:t>
      </w:r>
    </w:p>
    <w:p w14:paraId="41BCE995" w14:textId="77777777" w:rsidR="008D1943" w:rsidRPr="00267FC5" w:rsidRDefault="008D1943" w:rsidP="008D1943">
      <w:pPr>
        <w:spacing w:line="360" w:lineRule="auto"/>
        <w:ind w:firstLine="720"/>
        <w:jc w:val="both"/>
        <w:rPr>
          <w:rFonts w:ascii="Arial" w:eastAsia="Arial" w:hAnsi="Arial" w:cs="Arial"/>
          <w:color w:val="333333"/>
          <w:shd w:val="clear" w:color="auto" w:fill="FFFFFF"/>
        </w:rPr>
      </w:pPr>
      <w:r w:rsidRPr="00843590">
        <w:rPr>
          <w:rFonts w:ascii="Arial" w:eastAsia="Arial" w:hAnsi="Arial" w:cs="Arial"/>
          <w:color w:val="333333"/>
          <w:shd w:val="clear" w:color="auto" w:fill="FFFFFF"/>
        </w:rPr>
        <w:t xml:space="preserve">The measure </w:t>
      </w:r>
      <w:proofErr w:type="spellStart"/>
      <w:r w:rsidRPr="007233C1">
        <w:rPr>
          <w:rFonts w:ascii="Arial" w:eastAsia="Arial" w:hAnsi="Arial" w:cs="Arial"/>
          <w:i/>
          <w:iCs/>
          <w:color w:val="333333"/>
          <w:shd w:val="clear" w:color="auto" w:fill="FFFFFF"/>
        </w:rPr>
        <w:t>μ</w:t>
      </w:r>
      <w:r w:rsidRPr="007233C1">
        <w:rPr>
          <w:rFonts w:ascii="Arial" w:eastAsia="Arial" w:hAnsi="Arial" w:cs="Arial"/>
          <w:i/>
          <w:iCs/>
          <w:color w:val="333333"/>
          <w:shd w:val="clear" w:color="auto" w:fill="FFFFFF"/>
          <w:vertAlign w:val="subscript"/>
        </w:rPr>
        <w:t>g</w:t>
      </w:r>
      <w:proofErr w:type="spellEnd"/>
      <w:r w:rsidRPr="00843590">
        <w:rPr>
          <w:rFonts w:ascii="Arial" w:eastAsia="Arial" w:hAnsi="Arial" w:cs="Arial"/>
          <w:color w:val="333333"/>
          <w:shd w:val="clear" w:color="auto" w:fill="FFFFFF"/>
        </w:rPr>
        <w:t>​ is singular with respect to Lebesgue measure: it is supported on the Cantor set (which has Lebesgue measure 0) and assigns it total mass 1</w:t>
      </w:r>
      <w:r>
        <w:rPr>
          <w:rFonts w:ascii="Arial" w:eastAsia="Arial" w:hAnsi="Arial" w:cs="Arial"/>
          <w:color w:val="333333"/>
          <w:shd w:val="clear" w:color="auto" w:fill="FFFFFF"/>
        </w:rPr>
        <w:t xml:space="preserve">. </w:t>
      </w:r>
      <w:r w:rsidRPr="00267FC5">
        <w:rPr>
          <w:rFonts w:ascii="Arial" w:eastAsia="Arial" w:hAnsi="Arial" w:cs="Arial"/>
          <w:color w:val="333333"/>
          <w:shd w:val="clear" w:color="auto" w:fill="FFFFFF"/>
        </w:rPr>
        <w:t xml:space="preserve">This integral is defined for all functions </w:t>
      </w:r>
      <w:r w:rsidRPr="00267FC5">
        <w:rPr>
          <w:rFonts w:ascii="Arial" w:eastAsia="Arial" w:hAnsi="Arial" w:cs="Arial"/>
          <w:i/>
          <w:iCs/>
          <w:color w:val="333333"/>
          <w:shd w:val="clear" w:color="auto" w:fill="FFFFFF"/>
        </w:rPr>
        <w:t>f(t)</w:t>
      </w:r>
      <w:r w:rsidRPr="00267FC5">
        <w:rPr>
          <w:rFonts w:ascii="Arial" w:eastAsia="Arial" w:hAnsi="Arial" w:cs="Arial"/>
          <w:color w:val="333333"/>
          <w:shd w:val="clear" w:color="auto" w:fill="FFFFFF"/>
        </w:rPr>
        <w:t xml:space="preserve"> that are measurable with respect to the Lebesgue measure. The Cantor set</w:t>
      </w:r>
      <w:r>
        <w:rPr>
          <w:rFonts w:ascii="Arial" w:eastAsia="Arial" w:hAnsi="Arial" w:cs="Arial"/>
          <w:color w:val="333333"/>
          <w:shd w:val="clear" w:color="auto" w:fill="FFFFFF"/>
        </w:rPr>
        <w:t xml:space="preserve"> has</w:t>
      </w:r>
      <w:r w:rsidRPr="00267FC5">
        <w:rPr>
          <w:rFonts w:ascii="Arial" w:eastAsia="Arial" w:hAnsi="Arial" w:cs="Arial"/>
          <w:color w:val="333333"/>
          <w:shd w:val="clear" w:color="auto" w:fill="FFFFFF"/>
        </w:rPr>
        <w:t xml:space="preserve"> </w:t>
      </w:r>
      <w:r w:rsidRPr="007233C1">
        <w:rPr>
          <w:rFonts w:ascii="Arial" w:eastAsia="Arial" w:hAnsi="Arial" w:cs="Arial"/>
          <w:strike/>
          <w:color w:val="333333"/>
          <w:highlight w:val="yellow"/>
          <w:shd w:val="clear" w:color="auto" w:fill="FFFFFF"/>
        </w:rPr>
        <w:t>is not measurable with respect to the</w:t>
      </w:r>
      <w:r w:rsidRPr="00267FC5">
        <w:rPr>
          <w:rFonts w:ascii="Arial" w:eastAsia="Arial" w:hAnsi="Arial" w:cs="Arial"/>
          <w:color w:val="333333"/>
          <w:shd w:val="clear" w:color="auto" w:fill="FFFFFF"/>
        </w:rPr>
        <w:t xml:space="preserve"> Lebesgue measure</w:t>
      </w:r>
      <w:r>
        <w:rPr>
          <w:rFonts w:ascii="Arial" w:eastAsia="Arial" w:hAnsi="Arial" w:cs="Arial"/>
          <w:color w:val="333333"/>
          <w:shd w:val="clear" w:color="auto" w:fill="FFFFFF"/>
        </w:rPr>
        <w:t xml:space="preserve"> 0</w:t>
      </w:r>
      <w:r w:rsidRPr="00267FC5">
        <w:rPr>
          <w:rFonts w:ascii="Arial" w:eastAsia="Arial" w:hAnsi="Arial" w:cs="Arial"/>
          <w:color w:val="333333"/>
          <w:shd w:val="clear" w:color="auto" w:fill="FFFFFF"/>
        </w:rPr>
        <w:t xml:space="preserve">, but we can still define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for the Cantor set with respect to </w:t>
      </w:r>
      <w:r>
        <w:rPr>
          <w:rFonts w:ascii="Arial" w:eastAsia="Arial" w:hAnsi="Arial" w:cs="Arial"/>
          <w:color w:val="333333"/>
          <w:shd w:val="clear" w:color="auto" w:fill="FFFFFF"/>
        </w:rPr>
        <w:t xml:space="preserve">g. </w:t>
      </w:r>
      <w:r w:rsidRPr="007233C1">
        <w:rPr>
          <w:rFonts w:ascii="Arial" w:eastAsia="Arial" w:hAnsi="Arial" w:cs="Arial"/>
          <w:strike/>
          <w:color w:val="333333"/>
          <w:highlight w:val="yellow"/>
          <w:shd w:val="clear" w:color="auto" w:fill="FFFFFF"/>
        </w:rPr>
        <w:t>the Lebesgue measure</w:t>
      </w:r>
      <w:r w:rsidRPr="00267FC5">
        <w:rPr>
          <w:rFonts w:ascii="Arial" w:eastAsia="Arial" w:hAnsi="Arial" w:cs="Arial"/>
          <w:color w:val="333333"/>
          <w:shd w:val="clear" w:color="auto" w:fill="FFFFFF"/>
        </w:rPr>
        <w:t xml:space="preserve">. This is because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is a more general measure than the Lebesgue measure. This illustrates that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measures can assign positive measure to sets (like the Cantor set) that have Lebesgue measure zero.</w:t>
      </w:r>
    </w:p>
    <w:p w14:paraId="0759DBAA" w14:textId="77777777" w:rsidR="008D1943" w:rsidRPr="00267FC5" w:rsidRDefault="008D1943" w:rsidP="008D1943">
      <w:pPr>
        <w:spacing w:line="360" w:lineRule="auto"/>
        <w:ind w:firstLine="720"/>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 xml:space="preserve">The Lebesgue measure is a measure that is defined on the Borel sets of the real line. The Borel sets of the real line are the sets that can be formed from the open sets of the real line using the operations of countable union, countable intersection, and complementation.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is a measure that is defined on the Borel sets of the real line</w:t>
      </w:r>
      <w:r w:rsidRPr="007233C1">
        <w:rPr>
          <w:rFonts w:ascii="Arial" w:eastAsia="Arial" w:hAnsi="Arial" w:cs="Arial"/>
          <w:strike/>
          <w:color w:val="333333"/>
          <w:highlight w:val="yellow"/>
          <w:shd w:val="clear" w:color="auto" w:fill="FFFFFF"/>
        </w:rPr>
        <w:t>, but it is not restricted to the Borel sets</w:t>
      </w:r>
      <w:r w:rsidRPr="00267FC5">
        <w:rPr>
          <w:rFonts w:ascii="Arial" w:eastAsia="Arial" w:hAnsi="Arial" w:cs="Arial"/>
          <w:color w:val="333333"/>
          <w:shd w:val="clear" w:color="auto" w:fill="FFFFFF"/>
        </w:rPr>
        <w:t xml:space="preserve">. </w:t>
      </w:r>
      <w:r w:rsidRPr="007233C1">
        <w:rPr>
          <w:rFonts w:ascii="Arial" w:eastAsia="Arial" w:hAnsi="Arial" w:cs="Arial"/>
          <w:strike/>
          <w:color w:val="333333"/>
          <w:highlight w:val="yellow"/>
          <w:shd w:val="clear" w:color="auto" w:fill="FFFFFF"/>
        </w:rPr>
        <w:t xml:space="preserve">The </w:t>
      </w:r>
      <w:proofErr w:type="spellStart"/>
      <w:r w:rsidRPr="007233C1">
        <w:rPr>
          <w:rFonts w:ascii="Arial" w:eastAsia="Arial" w:hAnsi="Arial" w:cs="Arial"/>
          <w:strike/>
          <w:color w:val="333333"/>
          <w:highlight w:val="yellow"/>
          <w:shd w:val="clear" w:color="auto" w:fill="FFFFFF"/>
        </w:rPr>
        <w:t>Stieltjes</w:t>
      </w:r>
      <w:proofErr w:type="spellEnd"/>
      <w:r w:rsidRPr="007233C1">
        <w:rPr>
          <w:rFonts w:ascii="Arial" w:eastAsia="Arial" w:hAnsi="Arial" w:cs="Arial"/>
          <w:strike/>
          <w:color w:val="333333"/>
          <w:highlight w:val="yellow"/>
          <w:shd w:val="clear" w:color="auto" w:fill="FFFFFF"/>
        </w:rPr>
        <w:t xml:space="preserve"> measure can be defined on any set of real numbers, even sets that are not Borel sets.</w:t>
      </w:r>
    </w:p>
    <w:p w14:paraId="1D4CB6C4" w14:textId="77777777" w:rsidR="008D1943" w:rsidRPr="00267FC5" w:rsidRDefault="008D1943" w:rsidP="008D1943">
      <w:pPr>
        <w:spacing w:line="360" w:lineRule="auto"/>
        <w:ind w:firstLine="720"/>
        <w:jc w:val="both"/>
        <w:rPr>
          <w:rFonts w:ascii="Arial" w:eastAsia="Arial" w:hAnsi="Arial" w:cs="Arial"/>
          <w:color w:val="333333"/>
          <w:shd w:val="clear" w:color="auto" w:fill="FFFFFF"/>
        </w:rPr>
      </w:pPr>
      <w:r w:rsidRPr="007233C1">
        <w:rPr>
          <w:rFonts w:ascii="Arial" w:eastAsia="Arial" w:hAnsi="Arial" w:cs="Arial"/>
          <w:color w:val="333333"/>
          <w:highlight w:val="yellow"/>
          <w:shd w:val="clear" w:color="auto" w:fill="FFFFFF"/>
        </w:rPr>
        <w:t xml:space="preserve">When we define the </w:t>
      </w:r>
      <w:proofErr w:type="spellStart"/>
      <w:r w:rsidRPr="007233C1">
        <w:rPr>
          <w:rFonts w:ascii="Arial" w:eastAsia="Arial" w:hAnsi="Arial" w:cs="Arial"/>
          <w:color w:val="333333"/>
          <w:highlight w:val="yellow"/>
          <w:shd w:val="clear" w:color="auto" w:fill="FFFFFF"/>
        </w:rPr>
        <w:t>Stieltjes</w:t>
      </w:r>
      <w:proofErr w:type="spellEnd"/>
      <w:r w:rsidRPr="007233C1">
        <w:rPr>
          <w:rFonts w:ascii="Arial" w:eastAsia="Arial" w:hAnsi="Arial" w:cs="Arial"/>
          <w:color w:val="333333"/>
          <w:highlight w:val="yellow"/>
          <w:shd w:val="clear" w:color="auto" w:fill="FFFFFF"/>
        </w:rPr>
        <w:t xml:space="preserve"> measure for the</w:t>
      </w:r>
      <w:r>
        <w:rPr>
          <w:rFonts w:ascii="Arial" w:eastAsia="Arial" w:hAnsi="Arial" w:cs="Arial"/>
          <w:color w:val="333333"/>
          <w:highlight w:val="yellow"/>
          <w:shd w:val="clear" w:color="auto" w:fill="FFFFFF"/>
        </w:rPr>
        <w:t xml:space="preserve"> </w:t>
      </w:r>
      <w:proofErr w:type="gramStart"/>
      <w:r>
        <w:rPr>
          <w:rFonts w:ascii="Arial" w:eastAsia="Arial" w:hAnsi="Arial" w:cs="Arial"/>
          <w:color w:val="333333"/>
          <w:highlight w:val="yellow"/>
          <w:shd w:val="clear" w:color="auto" w:fill="FFFFFF"/>
        </w:rPr>
        <w:t>absolutely continuous</w:t>
      </w:r>
      <w:proofErr w:type="gramEnd"/>
      <w:r>
        <w:rPr>
          <w:rFonts w:ascii="Arial" w:eastAsia="Arial" w:hAnsi="Arial" w:cs="Arial"/>
          <w:color w:val="333333"/>
          <w:highlight w:val="yellow"/>
          <w:shd w:val="clear" w:color="auto" w:fill="FFFFFF"/>
        </w:rPr>
        <w:t xml:space="preserve"> function such as</w:t>
      </w:r>
      <w:r w:rsidRPr="007233C1">
        <w:rPr>
          <w:rFonts w:ascii="Arial" w:eastAsia="Arial" w:hAnsi="Arial" w:cs="Arial"/>
          <w:color w:val="333333"/>
          <w:highlight w:val="yellow"/>
          <w:shd w:val="clear" w:color="auto" w:fill="FFFFFF"/>
        </w:rPr>
        <w:t xml:space="preserve"> </w:t>
      </w:r>
      <w:r>
        <w:rPr>
          <w:rFonts w:ascii="Arial" w:eastAsia="Arial" w:hAnsi="Arial" w:cs="Arial"/>
          <w:color w:val="333333"/>
          <w:highlight w:val="yellow"/>
          <w:shd w:val="clear" w:color="auto" w:fill="FFFFFF"/>
        </w:rPr>
        <w:t>probability density</w:t>
      </w:r>
      <w:r w:rsidRPr="007233C1">
        <w:rPr>
          <w:rFonts w:ascii="Arial" w:eastAsia="Arial" w:hAnsi="Arial" w:cs="Arial"/>
          <w:color w:val="333333"/>
          <w:highlight w:val="yellow"/>
          <w:shd w:val="clear" w:color="auto" w:fill="FFFFFF"/>
        </w:rPr>
        <w:t xml:space="preserve"> function</w:t>
      </w:r>
      <w:r>
        <w:rPr>
          <w:rFonts w:ascii="Arial" w:eastAsia="Arial" w:hAnsi="Arial" w:cs="Arial"/>
          <w:color w:val="333333"/>
          <w:highlight w:val="yellow"/>
          <w:shd w:val="clear" w:color="auto" w:fill="FFFFFF"/>
        </w:rPr>
        <w:t xml:space="preserve">, or for the Cantor function, we are using the Borel </w:t>
      </w:r>
      <w:r w:rsidRPr="007233C1">
        <w:rPr>
          <w:rFonts w:ascii="Arial" w:eastAsia="Arial" w:hAnsi="Arial" w:cs="Arial"/>
          <w:i/>
          <w:iCs/>
          <w:color w:val="333333"/>
          <w:shd w:val="clear" w:color="auto" w:fill="FFFFFF"/>
        </w:rPr>
        <w:t>σ</w:t>
      </w:r>
      <w:r>
        <w:rPr>
          <w:rFonts w:ascii="Arial" w:eastAsia="Arial" w:hAnsi="Arial" w:cs="Arial"/>
          <w:color w:val="333333"/>
          <w:highlight w:val="yellow"/>
          <w:shd w:val="clear" w:color="auto" w:fill="FFFFFF"/>
        </w:rPr>
        <w:t>-</w:t>
      </w:r>
      <w:r>
        <w:rPr>
          <w:rFonts w:ascii="Arial" w:eastAsia="Arial" w:hAnsi="Arial" w:cs="Arial"/>
          <w:i/>
          <w:iCs/>
          <w:color w:val="333333"/>
          <w:highlight w:val="yellow"/>
          <w:shd w:val="clear" w:color="auto" w:fill="FFFFFF"/>
        </w:rPr>
        <w:t xml:space="preserve">algebra </w:t>
      </w:r>
      <w:r>
        <w:rPr>
          <w:rFonts w:ascii="Arial" w:eastAsia="Arial" w:hAnsi="Arial" w:cs="Arial"/>
          <w:color w:val="333333"/>
          <w:highlight w:val="yellow"/>
          <w:shd w:val="clear" w:color="auto" w:fill="FFFFFF"/>
        </w:rPr>
        <w:t xml:space="preserve">(the same domain as Lebesgue measure) </w:t>
      </w:r>
      <w:r w:rsidRPr="007233C1">
        <w:rPr>
          <w:rFonts w:ascii="Arial" w:eastAsia="Arial" w:hAnsi="Arial" w:cs="Arial"/>
          <w:color w:val="333333"/>
          <w:highlight w:val="yellow"/>
          <w:shd w:val="clear" w:color="auto" w:fill="FFFFFF"/>
        </w:rPr>
        <w:t xml:space="preserve">to define the sets </w:t>
      </w:r>
      <w:r>
        <w:rPr>
          <w:rFonts w:ascii="Arial" w:eastAsia="Arial" w:hAnsi="Arial" w:cs="Arial"/>
          <w:color w:val="333333"/>
          <w:highlight w:val="yellow"/>
          <w:shd w:val="clear" w:color="auto" w:fill="FFFFFF"/>
        </w:rPr>
        <w:t>on which</w:t>
      </w:r>
      <w:r w:rsidRPr="007233C1">
        <w:rPr>
          <w:rFonts w:ascii="Arial" w:eastAsia="Arial" w:hAnsi="Arial" w:cs="Arial"/>
          <w:color w:val="333333"/>
          <w:highlight w:val="yellow"/>
          <w:shd w:val="clear" w:color="auto" w:fill="FFFFFF"/>
        </w:rPr>
        <w:t xml:space="preserve"> the </w:t>
      </w:r>
      <w:proofErr w:type="spellStart"/>
      <w:r w:rsidRPr="007233C1">
        <w:rPr>
          <w:rFonts w:ascii="Arial" w:eastAsia="Arial" w:hAnsi="Arial" w:cs="Arial"/>
          <w:color w:val="333333"/>
          <w:highlight w:val="yellow"/>
          <w:shd w:val="clear" w:color="auto" w:fill="FFFFFF"/>
        </w:rPr>
        <w:t>Stieltjes</w:t>
      </w:r>
      <w:proofErr w:type="spellEnd"/>
      <w:r w:rsidRPr="007233C1">
        <w:rPr>
          <w:rFonts w:ascii="Arial" w:eastAsia="Arial" w:hAnsi="Arial" w:cs="Arial"/>
          <w:color w:val="333333"/>
          <w:highlight w:val="yellow"/>
          <w:shd w:val="clear" w:color="auto" w:fill="FFFFFF"/>
        </w:rPr>
        <w:t xml:space="preserve"> measure is defined on.</w:t>
      </w:r>
      <w:r w:rsidRPr="00897257">
        <w:rPr>
          <w:rFonts w:ascii="Arial" w:eastAsia="Arial" w:hAnsi="Arial" w:cs="Arial"/>
          <w:color w:val="333333"/>
          <w:shd w:val="clear" w:color="auto" w:fill="FFFFFF"/>
        </w:rPr>
        <w:t xml:space="preserve"> </w:t>
      </w:r>
      <w:r w:rsidRPr="00267FC5">
        <w:rPr>
          <w:rFonts w:ascii="Arial" w:eastAsia="Arial" w:hAnsi="Arial" w:cs="Arial"/>
          <w:color w:val="333333"/>
          <w:shd w:val="clear" w:color="auto" w:fill="FFFFFF"/>
        </w:rPr>
        <w:t xml:space="preserve">However, we are not using the Lebesgue measure to define the values of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The values of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are defined by the </w:t>
      </w:r>
      <w:r>
        <w:rPr>
          <w:rFonts w:ascii="Arial" w:eastAsia="Arial" w:hAnsi="Arial" w:cs="Arial"/>
          <w:color w:val="333333"/>
          <w:shd w:val="clear" w:color="auto" w:fill="FFFFFF"/>
        </w:rPr>
        <w:t>probability density</w:t>
      </w:r>
      <w:r w:rsidRPr="00267FC5">
        <w:rPr>
          <w:rFonts w:ascii="Arial" w:eastAsia="Arial" w:hAnsi="Arial" w:cs="Arial"/>
          <w:color w:val="333333"/>
          <w:shd w:val="clear" w:color="auto" w:fill="FFFFFF"/>
        </w:rPr>
        <w:t xml:space="preserve"> function</w:t>
      </w:r>
      <w:r>
        <w:rPr>
          <w:rFonts w:ascii="Arial" w:eastAsia="Arial" w:hAnsi="Arial" w:cs="Arial"/>
          <w:color w:val="333333"/>
          <w:shd w:val="clear" w:color="auto" w:fill="FFFFFF"/>
        </w:rPr>
        <w:t xml:space="preserve"> or the Cantor function</w:t>
      </w:r>
      <w:r w:rsidRPr="00267FC5">
        <w:rPr>
          <w:rFonts w:ascii="Arial" w:eastAsia="Arial" w:hAnsi="Arial" w:cs="Arial"/>
          <w:color w:val="333333"/>
          <w:shd w:val="clear" w:color="auto" w:fill="FFFFFF"/>
        </w:rPr>
        <w:t xml:space="preserve">.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for the </w:t>
      </w:r>
      <w:r>
        <w:rPr>
          <w:rFonts w:ascii="Arial" w:eastAsia="Arial" w:hAnsi="Arial" w:cs="Arial"/>
          <w:color w:val="333333"/>
          <w:shd w:val="clear" w:color="auto" w:fill="FFFFFF"/>
        </w:rPr>
        <w:t xml:space="preserve">Cantor function or for a </w:t>
      </w:r>
      <w:proofErr w:type="gramStart"/>
      <w:r>
        <w:rPr>
          <w:rFonts w:ascii="Arial" w:eastAsia="Arial" w:hAnsi="Arial" w:cs="Arial"/>
          <w:color w:val="333333"/>
          <w:shd w:val="clear" w:color="auto" w:fill="FFFFFF"/>
        </w:rPr>
        <w:t xml:space="preserve">pdf </w:t>
      </w:r>
      <w:r w:rsidRPr="00267FC5">
        <w:rPr>
          <w:rFonts w:ascii="Arial" w:eastAsia="Arial" w:hAnsi="Arial" w:cs="Arial"/>
          <w:color w:val="333333"/>
          <w:shd w:val="clear" w:color="auto" w:fill="FFFFFF"/>
        </w:rPr>
        <w:t xml:space="preserve"> can</w:t>
      </w:r>
      <w:proofErr w:type="gramEnd"/>
      <w:r w:rsidRPr="00267FC5">
        <w:rPr>
          <w:rFonts w:ascii="Arial" w:eastAsia="Arial" w:hAnsi="Arial" w:cs="Arial"/>
          <w:color w:val="333333"/>
          <w:shd w:val="clear" w:color="auto" w:fill="FFFFFF"/>
        </w:rPr>
        <w:t xml:space="preserve"> be used to define the integral of a function with respect to </w:t>
      </w:r>
      <w:proofErr w:type="gramStart"/>
      <w:r w:rsidRPr="00267FC5">
        <w:rPr>
          <w:rFonts w:ascii="Arial" w:eastAsia="Arial" w:hAnsi="Arial" w:cs="Arial"/>
          <w:color w:val="333333"/>
          <w:shd w:val="clear" w:color="auto" w:fill="FFFFFF"/>
        </w:rPr>
        <w:t>th</w:t>
      </w:r>
      <w:r>
        <w:rPr>
          <w:rFonts w:ascii="Arial" w:eastAsia="Arial" w:hAnsi="Arial" w:cs="Arial"/>
          <w:color w:val="333333"/>
          <w:shd w:val="clear" w:color="auto" w:fill="FFFFFF"/>
        </w:rPr>
        <w:t>at</w:t>
      </w:r>
      <w:r w:rsidRPr="00267FC5">
        <w:rPr>
          <w:rFonts w:ascii="Arial" w:eastAsia="Arial" w:hAnsi="Arial" w:cs="Arial"/>
          <w:color w:val="333333"/>
          <w:shd w:val="clear" w:color="auto" w:fill="FFFFFF"/>
        </w:rPr>
        <w:t xml:space="preserve">  </w:t>
      </w:r>
      <w:r w:rsidRPr="00267FC5">
        <w:rPr>
          <w:rFonts w:ascii="Arial" w:eastAsia="Arial" w:hAnsi="Arial" w:cs="Arial"/>
          <w:color w:val="333333"/>
          <w:shd w:val="clear" w:color="auto" w:fill="FFFFFF"/>
        </w:rPr>
        <w:lastRenderedPageBreak/>
        <w:t>function</w:t>
      </w:r>
      <w:proofErr w:type="gramEnd"/>
      <w:r w:rsidRPr="00267FC5">
        <w:rPr>
          <w:rFonts w:ascii="Arial" w:eastAsia="Arial" w:hAnsi="Arial" w:cs="Arial"/>
          <w:color w:val="333333"/>
          <w:shd w:val="clear" w:color="auto" w:fill="FFFFFF"/>
        </w:rPr>
        <w:t xml:space="preserve">. The integral of a function with respect to the </w:t>
      </w:r>
      <w:r>
        <w:rPr>
          <w:rFonts w:ascii="Arial" w:eastAsia="Arial" w:hAnsi="Arial" w:cs="Arial"/>
          <w:color w:val="333333"/>
          <w:shd w:val="clear" w:color="auto" w:fill="FFFFFF"/>
        </w:rPr>
        <w:t xml:space="preserve">Cantor function or the </w:t>
      </w:r>
      <w:proofErr w:type="spellStart"/>
      <w:r>
        <w:rPr>
          <w:rFonts w:ascii="Arial" w:eastAsia="Arial" w:hAnsi="Arial" w:cs="Arial"/>
          <w:color w:val="333333"/>
          <w:shd w:val="clear" w:color="auto" w:fill="FFFFFF"/>
        </w:rPr>
        <w:t>cdf</w:t>
      </w:r>
      <w:proofErr w:type="spellEnd"/>
      <w:r>
        <w:rPr>
          <w:rFonts w:ascii="Arial" w:eastAsia="Arial" w:hAnsi="Arial" w:cs="Arial"/>
          <w:color w:val="333333"/>
          <w:shd w:val="clear" w:color="auto" w:fill="FFFFFF"/>
        </w:rPr>
        <w:t xml:space="preserve"> associated with a pdf</w:t>
      </w:r>
      <w:r w:rsidRPr="00267FC5">
        <w:rPr>
          <w:rFonts w:ascii="Arial" w:eastAsia="Arial" w:hAnsi="Arial" w:cs="Arial"/>
          <w:color w:val="333333"/>
          <w:shd w:val="clear" w:color="auto" w:fill="FFFFFF"/>
        </w:rPr>
        <w:t xml:space="preserve"> is defined as follows: </w:t>
      </w:r>
    </w:p>
    <w:p w14:paraId="230C44E9" w14:textId="77777777" w:rsidR="008D1943" w:rsidRPr="00267FC5" w:rsidRDefault="008D1943" w:rsidP="008D1943">
      <w:pPr>
        <w:spacing w:line="360" w:lineRule="auto"/>
        <w:jc w:val="center"/>
        <w:rPr>
          <w:rFonts w:ascii="Arial" w:eastAsia="Arial" w:hAnsi="Arial" w:cs="Arial"/>
        </w:rPr>
      </w:pPr>
      <w:r w:rsidRPr="00267FC5">
        <w:rPr>
          <w:rStyle w:val="vlist-s"/>
          <w:rFonts w:ascii="Arial" w:eastAsia="Arial" w:hAnsi="Arial" w:cs="Arial"/>
        </w:rPr>
        <w:t>​</w:t>
      </w:r>
      <m:oMath>
        <m:nary>
          <m:naryPr>
            <m:ctrlPr>
              <w:rPr>
                <w:rStyle w:val="vlist-s"/>
                <w:rFonts w:ascii="Cambria Math" w:eastAsia="Arial" w:hAnsi="Cambria Math" w:cs="Arial"/>
              </w:rPr>
            </m:ctrlPr>
          </m:naryPr>
          <m:sub>
            <m:r>
              <w:rPr>
                <w:rStyle w:val="vlist-s"/>
                <w:rFonts w:ascii="Cambria Math" w:eastAsia="Arial" w:hAnsi="Cambria Math" w:cs="Arial"/>
              </w:rPr>
              <m:t>0</m:t>
            </m:r>
            <m:ctrlPr>
              <w:rPr>
                <w:rStyle w:val="vlist-s"/>
                <w:rFonts w:ascii="Cambria Math" w:eastAsia="Arial" w:hAnsi="Cambria Math" w:cs="Arial"/>
                <w:i/>
              </w:rPr>
            </m:ctrlPr>
          </m:sub>
          <m:sup>
            <m:r>
              <w:rPr>
                <w:rStyle w:val="vlist-s"/>
                <w:rFonts w:ascii="Cambria Math" w:eastAsia="Arial" w:hAnsi="Cambria Math" w:cs="Arial"/>
              </w:rPr>
              <m:t>1</m:t>
            </m:r>
            <m:ctrlPr>
              <w:rPr>
                <w:rStyle w:val="vlist-s"/>
                <w:rFonts w:ascii="Cambria Math" w:eastAsia="Arial" w:hAnsi="Cambria Math" w:cs="Arial"/>
                <w:i/>
              </w:rPr>
            </m:ctrlPr>
          </m:sup>
          <m:e>
            <m:r>
              <w:rPr>
                <w:rStyle w:val="vlist-s"/>
                <w:rFonts w:ascii="Cambria Math" w:eastAsia="Arial" w:hAnsi="Cambria Math" w:cs="Arial"/>
              </w:rPr>
              <m:t>f</m:t>
            </m:r>
            <m:d>
              <m:dPr>
                <m:ctrlPr>
                  <w:rPr>
                    <w:rStyle w:val="vlist-s"/>
                    <w:rFonts w:ascii="Cambria Math" w:eastAsia="Arial" w:hAnsi="Cambria Math" w:cs="Arial"/>
                    <w:i/>
                  </w:rPr>
                </m:ctrlPr>
              </m:dPr>
              <m:e>
                <m:r>
                  <w:rPr>
                    <w:rStyle w:val="vlist-s"/>
                    <w:rFonts w:ascii="Cambria Math" w:eastAsia="Arial" w:hAnsi="Cambria Math" w:cs="Arial"/>
                  </w:rPr>
                  <m:t>t</m:t>
                </m:r>
              </m:e>
            </m:d>
            <m:ctrlPr>
              <w:rPr>
                <w:rStyle w:val="vlist-s"/>
                <w:rFonts w:ascii="Cambria Math" w:eastAsia="Arial" w:hAnsi="Cambria Math" w:cs="Arial"/>
                <w:i/>
              </w:rPr>
            </m:ctrlPr>
          </m:e>
        </m:nary>
        <m:r>
          <w:rPr>
            <w:rStyle w:val="vlist-s"/>
            <w:rFonts w:ascii="Cambria Math" w:eastAsia="Arial" w:hAnsi="Cambria Math" w:cs="Arial"/>
          </w:rPr>
          <m:t> dg</m:t>
        </m:r>
        <m:d>
          <m:dPr>
            <m:ctrlPr>
              <w:rPr>
                <w:rStyle w:val="vlist-s"/>
                <w:rFonts w:ascii="Cambria Math" w:eastAsia="Arial" w:hAnsi="Cambria Math" w:cs="Arial"/>
                <w:i/>
              </w:rPr>
            </m:ctrlPr>
          </m:dPr>
          <m:e>
            <m:r>
              <w:rPr>
                <w:rStyle w:val="vlist-s"/>
                <w:rFonts w:ascii="Cambria Math" w:eastAsia="Arial" w:hAnsi="Cambria Math" w:cs="Arial"/>
              </w:rPr>
              <m:t>t</m:t>
            </m:r>
          </m:e>
        </m:d>
        <m:r>
          <w:rPr>
            <w:rStyle w:val="vlist-s"/>
            <w:rFonts w:ascii="Cambria Math" w:eastAsia="Arial" w:hAnsi="Cambria Math" w:cs="Arial"/>
          </w:rPr>
          <m:t>=</m:t>
        </m:r>
        <m:nary>
          <m:naryPr>
            <m:supHide m:val="1"/>
            <m:ctrlPr>
              <w:rPr>
                <w:rStyle w:val="vlist-s"/>
                <w:rFonts w:ascii="Cambria Math" w:eastAsia="Arial" w:hAnsi="Cambria Math" w:cs="Arial"/>
              </w:rPr>
            </m:ctrlPr>
          </m:naryPr>
          <m:sub>
            <m:d>
              <m:dPr>
                <m:begChr m:val="["/>
                <m:endChr m:val="]"/>
                <m:ctrlPr>
                  <w:rPr>
                    <w:rStyle w:val="vlist-s"/>
                    <w:rFonts w:ascii="Cambria Math" w:eastAsia="Arial" w:hAnsi="Cambria Math" w:cs="Arial"/>
                    <w:i/>
                  </w:rPr>
                </m:ctrlPr>
              </m:dPr>
              <m:e>
                <m:r>
                  <w:rPr>
                    <w:rStyle w:val="vlist-s"/>
                    <w:rFonts w:ascii="Cambria Math" w:eastAsia="Arial" w:hAnsi="Cambria Math" w:cs="Arial"/>
                  </w:rPr>
                  <m:t>0,1</m:t>
                </m:r>
              </m:e>
            </m:d>
            <m:ctrlPr>
              <w:rPr>
                <w:rStyle w:val="vlist-s"/>
                <w:rFonts w:ascii="Cambria Math" w:eastAsia="Arial" w:hAnsi="Cambria Math" w:cs="Arial"/>
                <w:i/>
              </w:rPr>
            </m:ctrlPr>
          </m:sub>
          <m:sup>
            <m:ctrlPr>
              <w:rPr>
                <w:rStyle w:val="vlist-s"/>
                <w:rFonts w:ascii="Cambria Math" w:eastAsia="Arial" w:hAnsi="Cambria Math" w:cs="Arial"/>
                <w:i/>
              </w:rPr>
            </m:ctrlPr>
          </m:sup>
          <m:e>
            <m:r>
              <w:rPr>
                <w:rStyle w:val="vlist-s"/>
                <w:rFonts w:ascii="Cambria Math" w:eastAsia="Arial" w:hAnsi="Cambria Math" w:cs="Arial"/>
              </w:rPr>
              <m:t>f</m:t>
            </m:r>
            <m:d>
              <m:dPr>
                <m:ctrlPr>
                  <w:rPr>
                    <w:rStyle w:val="vlist-s"/>
                    <w:rFonts w:ascii="Cambria Math" w:eastAsia="Arial" w:hAnsi="Cambria Math" w:cs="Arial"/>
                    <w:i/>
                  </w:rPr>
                </m:ctrlPr>
              </m:dPr>
              <m:e>
                <m:r>
                  <w:rPr>
                    <w:rStyle w:val="vlist-s"/>
                    <w:rFonts w:ascii="Cambria Math" w:eastAsia="Arial" w:hAnsi="Cambria Math" w:cs="Arial"/>
                  </w:rPr>
                  <m:t>t</m:t>
                </m:r>
              </m:e>
            </m:d>
            <m:ctrlPr>
              <w:rPr>
                <w:rStyle w:val="vlist-s"/>
                <w:rFonts w:ascii="Cambria Math" w:eastAsia="Arial" w:hAnsi="Cambria Math" w:cs="Arial"/>
                <w:i/>
              </w:rPr>
            </m:ctrlPr>
          </m:e>
        </m:nary>
        <m:r>
          <w:rPr>
            <w:rStyle w:val="vlist-s"/>
            <w:rFonts w:ascii="Cambria Math" w:eastAsia="Arial" w:hAnsi="Cambria Math" w:cs="Arial"/>
          </w:rPr>
          <m:t> d</m:t>
        </m:r>
        <m:sSub>
          <m:sSubPr>
            <m:ctrlPr>
              <w:rPr>
                <w:rStyle w:val="vlist-s"/>
                <w:rFonts w:ascii="Cambria Math" w:eastAsia="Arial" w:hAnsi="Cambria Math" w:cs="Arial"/>
                <w:i/>
              </w:rPr>
            </m:ctrlPr>
          </m:sSubPr>
          <m:e>
            <m:r>
              <m:rPr>
                <m:sty m:val="p"/>
              </m:rPr>
              <w:rPr>
                <w:rStyle w:val="vlist-s"/>
                <w:rFonts w:ascii="Cambria Math" w:eastAsia="Arial" w:hAnsi="Cambria Math" w:cs="Arial"/>
              </w:rPr>
              <m:t>μ</m:t>
            </m:r>
            <m:ctrlPr>
              <w:rPr>
                <w:rStyle w:val="vlist-s"/>
                <w:rFonts w:ascii="Cambria Math" w:eastAsia="Arial" w:hAnsi="Cambria Math" w:cs="Arial"/>
              </w:rPr>
            </m:ctrlPr>
          </m:e>
          <m:sub>
            <m:r>
              <w:rPr>
                <w:rStyle w:val="vlist-s"/>
                <w:rFonts w:ascii="Cambria Math" w:eastAsia="Arial" w:hAnsi="Cambria Math" w:cs="Arial"/>
              </w:rPr>
              <m:t>g</m:t>
            </m:r>
          </m:sub>
        </m:sSub>
        <m:d>
          <m:dPr>
            <m:ctrlPr>
              <w:rPr>
                <w:rStyle w:val="vlist-s"/>
                <w:rFonts w:ascii="Cambria Math" w:eastAsia="Arial" w:hAnsi="Cambria Math" w:cs="Arial"/>
                <w:i/>
              </w:rPr>
            </m:ctrlPr>
          </m:dPr>
          <m:e>
            <m:r>
              <w:rPr>
                <w:rStyle w:val="vlist-s"/>
                <w:rFonts w:ascii="Cambria Math" w:eastAsia="Arial" w:hAnsi="Cambria Math" w:cs="Arial"/>
              </w:rPr>
              <m:t>t</m:t>
            </m:r>
          </m:e>
        </m:d>
        <m:r>
          <w:rPr>
            <w:rStyle w:val="vlist-s"/>
            <w:rFonts w:ascii="Cambria Math" w:eastAsia="Arial" w:hAnsi="Cambria Math" w:cs="Arial"/>
          </w:rPr>
          <m:t>,</m:t>
        </m:r>
      </m:oMath>
    </w:p>
    <w:p w14:paraId="28BC71F7" w14:textId="77777777" w:rsidR="008D1943" w:rsidRPr="00267FC5" w:rsidRDefault="008D1943" w:rsidP="008D1943">
      <w:pPr>
        <w:spacing w:line="360" w:lineRule="auto"/>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 xml:space="preserve">where: </w:t>
      </w:r>
      <w:r w:rsidRPr="00267FC5">
        <w:rPr>
          <w:rFonts w:ascii="Arial" w:eastAsia="Arial" w:hAnsi="Arial" w:cs="Arial"/>
          <w:i/>
          <w:iCs/>
          <w:color w:val="333333"/>
          <w:shd w:val="clear" w:color="auto" w:fill="FFFFFF"/>
        </w:rPr>
        <w:t>f(t)</w:t>
      </w:r>
      <w:r w:rsidRPr="00267FC5">
        <w:rPr>
          <w:rFonts w:ascii="Arial" w:eastAsia="Arial" w:hAnsi="Arial" w:cs="Arial"/>
          <w:color w:val="333333"/>
          <w:shd w:val="clear" w:color="auto" w:fill="FFFFFF"/>
        </w:rPr>
        <w:t xml:space="preserve"> is the function that we want to integrate; </w:t>
      </w:r>
      <w:r w:rsidRPr="00267FC5">
        <w:rPr>
          <w:rFonts w:ascii="Arial" w:eastAsia="Arial" w:hAnsi="Arial" w:cs="Arial"/>
          <w:i/>
          <w:iCs/>
          <w:color w:val="333333"/>
          <w:shd w:val="clear" w:color="auto" w:fill="FFFFFF"/>
        </w:rPr>
        <w:t>g(t)</w:t>
      </w:r>
      <w:r w:rsidRPr="00267FC5">
        <w:rPr>
          <w:rFonts w:ascii="Arial" w:eastAsia="Arial" w:hAnsi="Arial" w:cs="Arial"/>
          <w:color w:val="333333"/>
          <w:shd w:val="clear" w:color="auto" w:fill="FFFFFF"/>
        </w:rPr>
        <w:t xml:space="preserve"> is the </w:t>
      </w:r>
      <w:r>
        <w:rPr>
          <w:rFonts w:ascii="Arial" w:eastAsia="Arial" w:hAnsi="Arial" w:cs="Arial"/>
          <w:color w:val="333333"/>
          <w:shd w:val="clear" w:color="auto" w:fill="FFFFFF"/>
        </w:rPr>
        <w:t xml:space="preserve">Cantor function or the </w:t>
      </w:r>
      <w:proofErr w:type="spellStart"/>
      <w:r>
        <w:rPr>
          <w:rFonts w:ascii="Arial" w:eastAsia="Arial" w:hAnsi="Arial" w:cs="Arial"/>
          <w:color w:val="333333"/>
          <w:shd w:val="clear" w:color="auto" w:fill="FFFFFF"/>
        </w:rPr>
        <w:t>cdf</w:t>
      </w:r>
      <w:proofErr w:type="spellEnd"/>
      <w:r>
        <w:rPr>
          <w:rFonts w:ascii="Arial" w:eastAsia="Arial" w:hAnsi="Arial" w:cs="Arial"/>
          <w:color w:val="333333"/>
          <w:shd w:val="clear" w:color="auto" w:fill="FFFFFF"/>
        </w:rPr>
        <w:t xml:space="preserve"> corresponding to the </w:t>
      </w:r>
      <w:proofErr w:type="gramStart"/>
      <w:r>
        <w:rPr>
          <w:rFonts w:ascii="Arial" w:eastAsia="Arial" w:hAnsi="Arial" w:cs="Arial"/>
          <w:color w:val="333333"/>
          <w:shd w:val="clear" w:color="auto" w:fill="FFFFFF"/>
        </w:rPr>
        <w:t>pdf</w:t>
      </w:r>
      <w:r w:rsidRPr="00267FC5">
        <w:rPr>
          <w:rFonts w:ascii="Arial" w:eastAsia="Arial" w:hAnsi="Arial" w:cs="Arial"/>
          <w:color w:val="333333"/>
          <w:shd w:val="clear" w:color="auto" w:fill="FFFFFF"/>
        </w:rPr>
        <w:t xml:space="preserve"> ;</w:t>
      </w:r>
      <w:proofErr w:type="gramEnd"/>
      <w:r w:rsidRPr="00267FC5">
        <w:rPr>
          <w:rFonts w:ascii="Arial" w:eastAsia="Arial" w:hAnsi="Arial" w:cs="Arial"/>
          <w:color w:val="333333"/>
          <w:shd w:val="clear" w:color="auto" w:fill="FFFFFF"/>
        </w:rPr>
        <w:t xml:space="preserve"> </w:t>
      </w:r>
      <w:r w:rsidRPr="00267FC5">
        <w:rPr>
          <w:rFonts w:ascii="Arial" w:eastAsia="Arial" w:hAnsi="Arial" w:cs="Arial"/>
          <w:i/>
          <w:iCs/>
          <w:color w:val="333333"/>
          <w:shd w:val="clear" w:color="auto" w:fill="FFFFFF"/>
        </w:rPr>
        <w:t>μ</w:t>
      </w:r>
      <w:r w:rsidRPr="00267FC5">
        <w:rPr>
          <w:rFonts w:ascii="Arial" w:eastAsia="Arial" w:hAnsi="Arial" w:cs="Arial"/>
          <w:color w:val="333333"/>
          <w:shd w:val="clear" w:color="auto" w:fill="FFFFFF"/>
        </w:rPr>
        <w:t xml:space="preserve"> is the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 </w:t>
      </w:r>
      <w:r>
        <w:rPr>
          <w:rFonts w:ascii="Arial" w:eastAsia="Arial" w:hAnsi="Arial" w:cs="Arial"/>
          <w:color w:val="333333"/>
          <w:shd w:val="clear" w:color="auto" w:fill="FFFFFF"/>
        </w:rPr>
        <w:t xml:space="preserve">induced by </w:t>
      </w:r>
      <w:r>
        <w:rPr>
          <w:rFonts w:ascii="Arial" w:eastAsia="Arial" w:hAnsi="Arial" w:cs="Arial"/>
          <w:i/>
          <w:iCs/>
          <w:color w:val="333333"/>
          <w:shd w:val="clear" w:color="auto" w:fill="FFFFFF"/>
        </w:rPr>
        <w:t>g</w:t>
      </w:r>
      <w:r w:rsidRPr="00267FC5">
        <w:rPr>
          <w:rFonts w:ascii="Arial" w:eastAsia="Arial" w:hAnsi="Arial" w:cs="Arial"/>
          <w:color w:val="333333"/>
          <w:shd w:val="clear" w:color="auto" w:fill="FFFFFF"/>
        </w:rPr>
        <w:t>.</w:t>
      </w:r>
    </w:p>
    <w:p w14:paraId="606CE9F8" w14:textId="77777777" w:rsidR="008D1943" w:rsidRPr="00267FC5" w:rsidRDefault="008D1943" w:rsidP="008D1943">
      <w:pPr>
        <w:spacing w:line="360" w:lineRule="auto"/>
        <w:ind w:firstLine="720"/>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The integral of a function with respect to the Cantor function can be used to calculate the area under the graph of the Cantor function.</w:t>
      </w:r>
      <w:r>
        <w:rPr>
          <w:rFonts w:ascii="Arial" w:eastAsia="Arial" w:hAnsi="Arial" w:cs="Arial"/>
          <w:color w:val="333333"/>
          <w:shd w:val="clear" w:color="auto" w:fill="FFFFFF"/>
        </w:rPr>
        <w:t xml:space="preserve"> </w:t>
      </w:r>
      <w:r w:rsidRPr="00045994">
        <w:rPr>
          <w:rFonts w:ascii="Arial" w:eastAsia="Arial" w:hAnsi="Arial" w:cs="Arial"/>
          <w:color w:val="333333"/>
          <w:highlight w:val="green"/>
          <w:shd w:val="clear" w:color="auto" w:fill="FFFFFF"/>
          <w:rPrChange w:id="720" w:author="George Urumov" w:date="2025-10-27T14:00:00Z" w16du:dateUtc="2025-10-27T14:00:00Z">
            <w:rPr>
              <w:rFonts w:ascii="Arial" w:eastAsia="Arial" w:hAnsi="Arial" w:cs="Arial"/>
              <w:color w:val="333333"/>
              <w:shd w:val="clear" w:color="auto" w:fill="FFFFFF"/>
            </w:rPr>
          </w:rPrChange>
        </w:rPr>
        <w:t xml:space="preserve">This does not equal the geometric </w:t>
      </w:r>
      <w:r w:rsidRPr="00045994">
        <w:rPr>
          <w:rFonts w:ascii="Arial" w:eastAsia="Arial" w:hAnsi="Arial" w:cs="Arial"/>
          <w:strike/>
          <w:color w:val="333333"/>
          <w:highlight w:val="green"/>
          <w:shd w:val="clear" w:color="auto" w:fill="FFFFFF"/>
          <w:rPrChange w:id="721" w:author="George Urumov" w:date="2025-10-27T14:00:00Z" w16du:dateUtc="2025-10-27T14:00:00Z">
            <w:rPr>
              <w:rFonts w:ascii="Arial" w:eastAsia="Arial" w:hAnsi="Arial" w:cs="Arial"/>
              <w:strike/>
              <w:color w:val="333333"/>
              <w:highlight w:val="yellow"/>
              <w:shd w:val="clear" w:color="auto" w:fill="FFFFFF"/>
            </w:rPr>
          </w:rPrChange>
        </w:rPr>
        <w:t>area</w:t>
      </w:r>
      <w:r w:rsidRPr="00045994">
        <w:rPr>
          <w:rFonts w:ascii="Arial" w:eastAsia="Arial" w:hAnsi="Arial" w:cs="Arial"/>
          <w:color w:val="333333"/>
          <w:highlight w:val="green"/>
          <w:shd w:val="clear" w:color="auto" w:fill="FFFFFF"/>
          <w:rPrChange w:id="722" w:author="George Urumov" w:date="2025-10-27T14:00:00Z" w16du:dateUtc="2025-10-27T14:00:00Z">
            <w:rPr>
              <w:rFonts w:ascii="Arial" w:eastAsia="Arial" w:hAnsi="Arial" w:cs="Arial"/>
              <w:color w:val="333333"/>
              <w:shd w:val="clear" w:color="auto" w:fill="FFFFFF"/>
            </w:rPr>
          </w:rPrChange>
        </w:rPr>
        <w:t xml:space="preserve"> under the graph of </w:t>
      </w:r>
      <w:r w:rsidRPr="00045994">
        <w:rPr>
          <w:rFonts w:ascii="Arial" w:eastAsia="Arial" w:hAnsi="Arial" w:cs="Arial"/>
          <w:i/>
          <w:iCs/>
          <w:color w:val="333333"/>
          <w:highlight w:val="green"/>
          <w:shd w:val="clear" w:color="auto" w:fill="FFFFFF"/>
          <w:rPrChange w:id="723" w:author="George Urumov" w:date="2025-10-27T14:00:00Z" w16du:dateUtc="2025-10-27T14:00:00Z">
            <w:rPr>
              <w:rFonts w:ascii="Arial" w:eastAsia="Arial" w:hAnsi="Arial" w:cs="Arial"/>
              <w:i/>
              <w:iCs/>
              <w:color w:val="333333"/>
              <w:shd w:val="clear" w:color="auto" w:fill="FFFFFF"/>
            </w:rPr>
          </w:rPrChange>
        </w:rPr>
        <w:t>g</w:t>
      </w:r>
      <w:r w:rsidRPr="00045994">
        <w:rPr>
          <w:rFonts w:ascii="Arial" w:eastAsia="Arial" w:hAnsi="Arial" w:cs="Arial"/>
          <w:color w:val="333333"/>
          <w:highlight w:val="green"/>
          <w:shd w:val="clear" w:color="auto" w:fill="FFFFFF"/>
          <w:rPrChange w:id="724" w:author="George Urumov" w:date="2025-10-27T14:00:00Z" w16du:dateUtc="2025-10-27T14:00:00Z">
            <w:rPr>
              <w:rFonts w:ascii="Arial" w:eastAsia="Arial" w:hAnsi="Arial" w:cs="Arial"/>
              <w:color w:val="333333"/>
              <w:shd w:val="clear" w:color="auto" w:fill="FFFFFF"/>
            </w:rPr>
          </w:rPrChange>
        </w:rPr>
        <w:t xml:space="preserve">, which equals ½. Moreover, while Young’s integral provides a </w:t>
      </w:r>
      <w:proofErr w:type="spellStart"/>
      <w:r w:rsidRPr="00045994">
        <w:rPr>
          <w:rFonts w:ascii="Arial" w:eastAsia="Arial" w:hAnsi="Arial" w:cs="Arial"/>
          <w:color w:val="333333"/>
          <w:highlight w:val="green"/>
          <w:shd w:val="clear" w:color="auto" w:fill="FFFFFF"/>
          <w:rPrChange w:id="725" w:author="George Urumov" w:date="2025-10-27T14:00:00Z" w16du:dateUtc="2025-10-27T14:00:00Z">
            <w:rPr>
              <w:rFonts w:ascii="Arial" w:eastAsia="Arial" w:hAnsi="Arial" w:cs="Arial"/>
              <w:color w:val="333333"/>
              <w:shd w:val="clear" w:color="auto" w:fill="FFFFFF"/>
            </w:rPr>
          </w:rPrChange>
        </w:rPr>
        <w:t>pathwise</w:t>
      </w:r>
      <w:proofErr w:type="spellEnd"/>
      <w:r w:rsidRPr="00045994">
        <w:rPr>
          <w:rFonts w:ascii="Arial" w:eastAsia="Arial" w:hAnsi="Arial" w:cs="Arial"/>
          <w:color w:val="333333"/>
          <w:highlight w:val="green"/>
          <w:shd w:val="clear" w:color="auto" w:fill="FFFFFF"/>
          <w:rPrChange w:id="726" w:author="George Urumov" w:date="2025-10-27T14:00:00Z" w16du:dateUtc="2025-10-27T14:00:00Z">
            <w:rPr>
              <w:rFonts w:ascii="Arial" w:eastAsia="Arial" w:hAnsi="Arial" w:cs="Arial"/>
              <w:color w:val="333333"/>
              <w:shd w:val="clear" w:color="auto" w:fill="FFFFFF"/>
            </w:rPr>
          </w:rPrChange>
        </w:rPr>
        <w:t xml:space="preserve"> calculus suitable for rough integrators such as </w:t>
      </w:r>
      <w:proofErr w:type="spellStart"/>
      <w:r w:rsidRPr="00045994">
        <w:rPr>
          <w:rFonts w:ascii="Arial" w:eastAsia="Arial" w:hAnsi="Arial" w:cs="Arial"/>
          <w:color w:val="333333"/>
          <w:highlight w:val="green"/>
          <w:shd w:val="clear" w:color="auto" w:fill="FFFFFF"/>
          <w:rPrChange w:id="727" w:author="George Urumov" w:date="2025-10-27T14:00:00Z" w16du:dateUtc="2025-10-27T14:00:00Z">
            <w:rPr>
              <w:rFonts w:ascii="Arial" w:eastAsia="Arial" w:hAnsi="Arial" w:cs="Arial"/>
              <w:color w:val="333333"/>
              <w:shd w:val="clear" w:color="auto" w:fill="FFFFFF"/>
            </w:rPr>
          </w:rPrChange>
        </w:rPr>
        <w:t>fBm</w:t>
      </w:r>
      <w:proofErr w:type="spellEnd"/>
      <w:r w:rsidRPr="00045994">
        <w:rPr>
          <w:rFonts w:ascii="Arial" w:eastAsia="Arial" w:hAnsi="Arial" w:cs="Arial"/>
          <w:color w:val="333333"/>
          <w:highlight w:val="green"/>
          <w:shd w:val="clear" w:color="auto" w:fill="FFFFFF"/>
          <w:rPrChange w:id="728" w:author="George Urumov" w:date="2025-10-27T14:00:00Z" w16du:dateUtc="2025-10-27T14:00:00Z">
            <w:rPr>
              <w:rFonts w:ascii="Arial" w:eastAsia="Arial" w:hAnsi="Arial" w:cs="Arial"/>
              <w:color w:val="333333"/>
              <w:shd w:val="clear" w:color="auto" w:fill="FFFFFF"/>
            </w:rPr>
          </w:rPrChange>
        </w:rPr>
        <w:t xml:space="preserve"> with H &gt; ½, Lebesgue – </w:t>
      </w:r>
      <w:proofErr w:type="spellStart"/>
      <w:r w:rsidRPr="00045994">
        <w:rPr>
          <w:rFonts w:ascii="Arial" w:eastAsia="Arial" w:hAnsi="Arial" w:cs="Arial"/>
          <w:color w:val="333333"/>
          <w:highlight w:val="green"/>
          <w:shd w:val="clear" w:color="auto" w:fill="FFFFFF"/>
          <w:rPrChange w:id="729" w:author="George Urumov" w:date="2025-10-27T14:00:00Z" w16du:dateUtc="2025-10-27T14:00:00Z">
            <w:rPr>
              <w:rFonts w:ascii="Arial" w:eastAsia="Arial" w:hAnsi="Arial" w:cs="Arial"/>
              <w:color w:val="333333"/>
              <w:shd w:val="clear" w:color="auto" w:fill="FFFFFF"/>
            </w:rPr>
          </w:rPrChange>
        </w:rPr>
        <w:t>Stieltjes</w:t>
      </w:r>
      <w:proofErr w:type="spellEnd"/>
      <w:r w:rsidRPr="00045994">
        <w:rPr>
          <w:rFonts w:ascii="Arial" w:eastAsia="Arial" w:hAnsi="Arial" w:cs="Arial"/>
          <w:color w:val="333333"/>
          <w:highlight w:val="green"/>
          <w:shd w:val="clear" w:color="auto" w:fill="FFFFFF"/>
          <w:rPrChange w:id="730" w:author="George Urumov" w:date="2025-10-27T14:00:00Z" w16du:dateUtc="2025-10-27T14:00:00Z">
            <w:rPr>
              <w:rFonts w:ascii="Arial" w:eastAsia="Arial" w:hAnsi="Arial" w:cs="Arial"/>
              <w:color w:val="333333"/>
              <w:shd w:val="clear" w:color="auto" w:fill="FFFFFF"/>
            </w:rPr>
          </w:rPrChange>
        </w:rPr>
        <w:t xml:space="preserve"> measures are measure-theoretic device built from distribution functions such as the Cantor function and, in the Cantor case, yield the Cantor (Lebesgue- </w:t>
      </w:r>
      <w:proofErr w:type="spellStart"/>
      <w:r w:rsidRPr="00045994">
        <w:rPr>
          <w:rFonts w:ascii="Arial" w:eastAsia="Arial" w:hAnsi="Arial" w:cs="Arial"/>
          <w:color w:val="333333"/>
          <w:highlight w:val="green"/>
          <w:shd w:val="clear" w:color="auto" w:fill="FFFFFF"/>
          <w:rPrChange w:id="731" w:author="George Urumov" w:date="2025-10-27T14:00:00Z" w16du:dateUtc="2025-10-27T14:00:00Z">
            <w:rPr>
              <w:rFonts w:ascii="Arial" w:eastAsia="Arial" w:hAnsi="Arial" w:cs="Arial"/>
              <w:color w:val="333333"/>
              <w:shd w:val="clear" w:color="auto" w:fill="FFFFFF"/>
            </w:rPr>
          </w:rPrChange>
        </w:rPr>
        <w:t>Stieltjes</w:t>
      </w:r>
      <w:proofErr w:type="spellEnd"/>
      <w:r w:rsidRPr="00045994">
        <w:rPr>
          <w:rFonts w:ascii="Arial" w:eastAsia="Arial" w:hAnsi="Arial" w:cs="Arial"/>
          <w:color w:val="333333"/>
          <w:highlight w:val="green"/>
          <w:shd w:val="clear" w:color="auto" w:fill="FFFFFF"/>
          <w:rPrChange w:id="732" w:author="George Urumov" w:date="2025-10-27T14:00:00Z" w16du:dateUtc="2025-10-27T14:00:00Z">
            <w:rPr>
              <w:rFonts w:ascii="Arial" w:eastAsia="Arial" w:hAnsi="Arial" w:cs="Arial"/>
              <w:color w:val="333333"/>
              <w:shd w:val="clear" w:color="auto" w:fill="FFFFFF"/>
            </w:rPr>
          </w:rPrChange>
        </w:rPr>
        <w:t>) measure, which assigns total mass of 1 to the Cantor set.</w:t>
      </w:r>
    </w:p>
    <w:p w14:paraId="4D58B5BF" w14:textId="77777777" w:rsidR="008D1943" w:rsidRPr="00267FC5" w:rsidRDefault="008D1943" w:rsidP="008D1943">
      <w:pPr>
        <w:spacing w:line="360" w:lineRule="auto"/>
        <w:ind w:firstLine="720"/>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 xml:space="preserve">In summary, both Young's integral and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measures are valuable mathematical tools, but their applicability depends on the characteristics of the stochastic process being studied and the mathematical framework in which they are used. Young's integral is tailored to the needs of </w:t>
      </w:r>
      <w:proofErr w:type="spellStart"/>
      <w:r w:rsidRPr="00267FC5">
        <w:rPr>
          <w:rFonts w:ascii="Arial" w:eastAsia="Arial" w:hAnsi="Arial" w:cs="Arial"/>
          <w:color w:val="333333"/>
          <w:shd w:val="clear" w:color="auto" w:fill="FFFFFF"/>
        </w:rPr>
        <w:t>fBm</w:t>
      </w:r>
      <w:proofErr w:type="spellEnd"/>
      <w:r w:rsidRPr="00267FC5">
        <w:rPr>
          <w:rFonts w:ascii="Arial" w:eastAsia="Arial" w:hAnsi="Arial" w:cs="Arial"/>
          <w:color w:val="333333"/>
          <w:shd w:val="clear" w:color="auto" w:fill="FFFFFF"/>
        </w:rPr>
        <w:t xml:space="preserve"> and related processes, while </w:t>
      </w:r>
      <w:proofErr w:type="spellStart"/>
      <w:r w:rsidRPr="00267FC5">
        <w:rPr>
          <w:rFonts w:ascii="Arial" w:eastAsia="Arial" w:hAnsi="Arial" w:cs="Arial"/>
          <w:color w:val="333333"/>
          <w:shd w:val="clear" w:color="auto" w:fill="FFFFFF"/>
        </w:rPr>
        <w:t>Stieltjes</w:t>
      </w:r>
      <w:proofErr w:type="spellEnd"/>
      <w:r w:rsidRPr="00267FC5">
        <w:rPr>
          <w:rFonts w:ascii="Arial" w:eastAsia="Arial" w:hAnsi="Arial" w:cs="Arial"/>
          <w:color w:val="333333"/>
          <w:shd w:val="clear" w:color="auto" w:fill="FFFFFF"/>
        </w:rPr>
        <w:t xml:space="preserve"> measures are more general and can be applied to a wider range of scenarios.</w:t>
      </w:r>
    </w:p>
    <w:p w14:paraId="5F413461" w14:textId="77777777" w:rsidR="008D1943" w:rsidRDefault="008D1943" w:rsidP="008D1943">
      <w:pPr>
        <w:spacing w:line="360" w:lineRule="auto"/>
        <w:ind w:firstLine="720"/>
        <w:jc w:val="both"/>
        <w:rPr>
          <w:rFonts w:ascii="Arial" w:eastAsia="Arial" w:hAnsi="Arial" w:cs="Arial"/>
          <w:color w:val="333333"/>
          <w:shd w:val="clear" w:color="auto" w:fill="FFFFFF"/>
        </w:rPr>
      </w:pPr>
      <w:r w:rsidRPr="00267FC5">
        <w:rPr>
          <w:rFonts w:ascii="Arial" w:eastAsia="Arial" w:hAnsi="Arial" w:cs="Arial"/>
          <w:color w:val="333333"/>
          <w:shd w:val="clear" w:color="auto" w:fill="FFFFFF"/>
        </w:rPr>
        <w:t>If</w:t>
      </w:r>
      <w:r>
        <w:rPr>
          <w:rFonts w:ascii="Arial" w:eastAsia="Arial" w:hAnsi="Arial" w:cs="Arial"/>
          <w:color w:val="333333"/>
          <w:shd w:val="clear" w:color="auto" w:fill="FFFFFF"/>
        </w:rPr>
        <w:t xml:space="preserve"> </w:t>
      </w:r>
      <w:r w:rsidRPr="00267FC5">
        <w:rPr>
          <w:rFonts w:ascii="Arial" w:eastAsia="Arial" w:hAnsi="Arial" w:cs="Arial"/>
          <w:i/>
          <w:iCs/>
          <w:color w:val="333333"/>
          <w:shd w:val="clear" w:color="auto" w:fill="FFFFFF"/>
        </w:rPr>
        <w:t xml:space="preserve">H &lt; </w:t>
      </w:r>
      <w:proofErr w:type="gramStart"/>
      <w:r w:rsidRPr="00267FC5">
        <w:rPr>
          <w:rFonts w:ascii="Arial" w:eastAsia="Arial" w:hAnsi="Arial" w:cs="Arial"/>
          <w:i/>
          <w:iCs/>
          <w:color w:val="333333"/>
          <w:shd w:val="clear" w:color="auto" w:fill="FFFFFF"/>
        </w:rPr>
        <w:t>½</w:t>
      </w:r>
      <w:r>
        <w:rPr>
          <w:rFonts w:ascii="Arial" w:eastAsia="Arial" w:hAnsi="Arial" w:cs="Arial"/>
          <w:color w:val="333333"/>
          <w:shd w:val="clear" w:color="auto" w:fill="FFFFFF"/>
        </w:rPr>
        <w:t xml:space="preserve">,  </w:t>
      </w:r>
      <w:proofErr w:type="spellStart"/>
      <w:r>
        <w:rPr>
          <w:rFonts w:ascii="Arial" w:eastAsia="Arial" w:hAnsi="Arial" w:cs="Arial"/>
          <w:color w:val="333333"/>
          <w:shd w:val="clear" w:color="auto" w:fill="FFFFFF"/>
        </w:rPr>
        <w:t>Malliavin</w:t>
      </w:r>
      <w:proofErr w:type="spellEnd"/>
      <w:proofErr w:type="gramEnd"/>
      <w:r>
        <w:rPr>
          <w:rFonts w:ascii="Arial" w:eastAsia="Arial" w:hAnsi="Arial" w:cs="Arial"/>
          <w:color w:val="333333"/>
          <w:shd w:val="clear" w:color="auto" w:fill="FFFFFF"/>
        </w:rPr>
        <w:t xml:space="preserve"> calculus techniques are used to approximate </w:t>
      </w:r>
      <w:r w:rsidRPr="00267FC5">
        <w:rPr>
          <w:rFonts w:ascii="Arial" w:eastAsia="Arial" w:hAnsi="Arial" w:cs="Arial"/>
          <w:i/>
          <w:iCs/>
          <w:color w:val="333333"/>
          <w:shd w:val="clear" w:color="auto" w:fill="FFFFFF"/>
        </w:rPr>
        <w:t>B</w:t>
      </w:r>
      <w:r w:rsidRPr="00267FC5">
        <w:rPr>
          <w:rFonts w:ascii="Arial" w:eastAsia="Arial" w:hAnsi="Arial" w:cs="Arial"/>
          <w:i/>
          <w:iCs/>
          <w:color w:val="333333"/>
          <w:shd w:val="clear" w:color="auto" w:fill="FFFFFF"/>
          <w:vertAlign w:val="subscript"/>
        </w:rPr>
        <w:t>H</w:t>
      </w:r>
      <w:r w:rsidRPr="00267FC5">
        <w:rPr>
          <w:rFonts w:ascii="Arial" w:eastAsia="Arial" w:hAnsi="Arial" w:cs="Arial"/>
          <w:i/>
          <w:iCs/>
          <w:color w:val="333333"/>
          <w:shd w:val="clear" w:color="auto" w:fill="FFFFFF"/>
        </w:rPr>
        <w:t>(t)</w:t>
      </w:r>
      <w:r>
        <w:rPr>
          <w:rFonts w:ascii="Arial" w:eastAsia="Arial" w:hAnsi="Arial" w:cs="Arial"/>
          <w:color w:val="333333"/>
          <w:shd w:val="clear" w:color="auto" w:fill="FFFFFF"/>
        </w:rPr>
        <w:t xml:space="preserve"> by a semi-martingale process </w:t>
      </w:r>
      <w:sdt>
        <w:sdtPr>
          <w:rPr>
            <w:rFonts w:ascii="Arial" w:eastAsia="Arial" w:hAnsi="Arial" w:cs="Arial"/>
            <w:color w:val="333333"/>
            <w:shd w:val="clear" w:color="auto" w:fill="FFFFFF"/>
          </w:rPr>
          <w:id w:val="75181168"/>
          <w:citation/>
        </w:sdtPr>
        <w:sdtContent>
          <w:r>
            <w:rPr>
              <w:rFonts w:ascii="Arial" w:eastAsia="Arial" w:hAnsi="Arial" w:cs="Arial"/>
              <w:color w:val="333333"/>
              <w:shd w:val="clear" w:color="auto" w:fill="FFFFFF"/>
            </w:rPr>
            <w:fldChar w:fldCharType="begin"/>
          </w:r>
          <w:r>
            <w:rPr>
              <w:rFonts w:ascii="Arial" w:eastAsia="Arial" w:hAnsi="Arial" w:cs="Arial"/>
              <w:color w:val="333333"/>
              <w:shd w:val="clear" w:color="auto" w:fill="FFFFFF"/>
            </w:rPr>
            <w:instrText xml:space="preserve"> CITATION Alò00 \l 2057 </w:instrText>
          </w:r>
          <w:r>
            <w:rPr>
              <w:rFonts w:ascii="Arial" w:eastAsia="Arial" w:hAnsi="Arial" w:cs="Arial"/>
              <w:color w:val="333333"/>
              <w:shd w:val="clear" w:color="auto" w:fill="FFFFFF"/>
            </w:rPr>
            <w:fldChar w:fldCharType="separate"/>
          </w:r>
          <w:r w:rsidRPr="00311E4B">
            <w:rPr>
              <w:rFonts w:ascii="Arial" w:eastAsia="Arial" w:hAnsi="Arial" w:cs="Arial"/>
              <w:noProof/>
              <w:color w:val="333333"/>
              <w:shd w:val="clear" w:color="auto" w:fill="FFFFFF"/>
            </w:rPr>
            <w:t>[78]</w:t>
          </w:r>
          <w:r>
            <w:rPr>
              <w:rFonts w:ascii="Arial" w:eastAsia="Arial" w:hAnsi="Arial" w:cs="Arial"/>
              <w:color w:val="333333"/>
              <w:shd w:val="clear" w:color="auto" w:fill="FFFFFF"/>
            </w:rPr>
            <w:fldChar w:fldCharType="end"/>
          </w:r>
        </w:sdtContent>
      </w:sdt>
      <w:r>
        <w:rPr>
          <w:rFonts w:ascii="Arial" w:eastAsia="Arial" w:hAnsi="Arial" w:cs="Arial"/>
          <w:color w:val="333333"/>
          <w:shd w:val="clear" w:color="auto" w:fill="FFFFFF"/>
        </w:rPr>
        <w:t xml:space="preserve">. The scope for this paper is to derive results for </w:t>
      </w:r>
      <w:proofErr w:type="spellStart"/>
      <w:r>
        <w:rPr>
          <w:rFonts w:ascii="Arial" w:eastAsia="Arial" w:hAnsi="Arial" w:cs="Arial"/>
          <w:color w:val="333333"/>
          <w:shd w:val="clear" w:color="auto" w:fill="FFFFFF"/>
        </w:rPr>
        <w:t>mffbm</w:t>
      </w:r>
      <w:proofErr w:type="spellEnd"/>
      <w:r>
        <w:rPr>
          <w:rFonts w:ascii="Arial" w:eastAsia="Arial" w:hAnsi="Arial" w:cs="Arial"/>
          <w:color w:val="333333"/>
          <w:shd w:val="clear" w:color="auto" w:fill="FFFFFF"/>
        </w:rPr>
        <w:t xml:space="preserve"> processes when </w:t>
      </w:r>
      <w:r w:rsidRPr="00267FC5">
        <w:rPr>
          <w:rFonts w:ascii="Arial" w:eastAsia="Arial" w:hAnsi="Arial" w:cs="Arial"/>
          <w:i/>
          <w:iCs/>
          <w:color w:val="333333"/>
          <w:shd w:val="clear" w:color="auto" w:fill="FFFFFF"/>
        </w:rPr>
        <w:t>h &gt; ½</w:t>
      </w:r>
      <w:r>
        <w:rPr>
          <w:rFonts w:ascii="Arial" w:eastAsia="Arial" w:hAnsi="Arial" w:cs="Arial"/>
          <w:color w:val="333333"/>
          <w:shd w:val="clear" w:color="auto" w:fill="FFFFFF"/>
        </w:rPr>
        <w:t xml:space="preserve"> and </w:t>
      </w:r>
      <w:r w:rsidRPr="00267FC5">
        <w:rPr>
          <w:rFonts w:ascii="Arial" w:eastAsia="Arial" w:hAnsi="Arial" w:cs="Arial"/>
          <w:i/>
          <w:iCs/>
          <w:color w:val="333333"/>
          <w:shd w:val="clear" w:color="auto" w:fill="FFFFFF"/>
        </w:rPr>
        <w:t>h &lt; ½</w:t>
      </w:r>
      <w:r>
        <w:rPr>
          <w:rFonts w:ascii="Arial" w:eastAsia="Arial" w:hAnsi="Arial" w:cs="Arial"/>
          <w:color w:val="333333"/>
          <w:shd w:val="clear" w:color="auto" w:fill="FFFFFF"/>
        </w:rPr>
        <w:t>. The theoretical framework we are relying on is from the Molchan-</w:t>
      </w:r>
      <w:proofErr w:type="spellStart"/>
      <w:r>
        <w:rPr>
          <w:rFonts w:ascii="Arial" w:eastAsia="Arial" w:hAnsi="Arial" w:cs="Arial"/>
          <w:color w:val="333333"/>
          <w:shd w:val="clear" w:color="auto" w:fill="FFFFFF"/>
        </w:rPr>
        <w:t>Golosov</w:t>
      </w:r>
      <w:proofErr w:type="spellEnd"/>
      <w:r>
        <w:rPr>
          <w:rFonts w:ascii="Arial" w:eastAsia="Arial" w:hAnsi="Arial" w:cs="Arial"/>
          <w:color w:val="333333"/>
          <w:shd w:val="clear" w:color="auto" w:fill="FFFFFF"/>
        </w:rPr>
        <w:t xml:space="preserve"> integral and adopted by </w:t>
      </w:r>
      <w:sdt>
        <w:sdtPr>
          <w:rPr>
            <w:rFonts w:ascii="Arial" w:eastAsia="Arial" w:hAnsi="Arial" w:cs="Arial"/>
            <w:color w:val="333333"/>
            <w:shd w:val="clear" w:color="auto" w:fill="FFFFFF"/>
          </w:rPr>
          <w:id w:val="427927834"/>
          <w:citation/>
        </w:sdtPr>
        <w:sdtContent>
          <w:r>
            <w:rPr>
              <w:rFonts w:ascii="Arial" w:eastAsia="Arial" w:hAnsi="Arial" w:cs="Arial"/>
              <w:color w:val="333333"/>
              <w:shd w:val="clear" w:color="auto" w:fill="FFFFFF"/>
            </w:rPr>
            <w:fldChar w:fldCharType="begin"/>
          </w:r>
          <w:r>
            <w:rPr>
              <w:rFonts w:ascii="Arial" w:eastAsia="Arial" w:hAnsi="Arial" w:cs="Arial"/>
              <w:color w:val="333333"/>
              <w:shd w:val="clear" w:color="auto" w:fill="FFFFFF"/>
            </w:rPr>
            <w:instrText xml:space="preserve"> CITATION Jos06 \l 2057 </w:instrText>
          </w:r>
          <w:r>
            <w:rPr>
              <w:rFonts w:ascii="Arial" w:eastAsia="Arial" w:hAnsi="Arial" w:cs="Arial"/>
              <w:color w:val="333333"/>
              <w:shd w:val="clear" w:color="auto" w:fill="FFFFFF"/>
            </w:rPr>
            <w:fldChar w:fldCharType="separate"/>
          </w:r>
          <w:r w:rsidRPr="00311E4B">
            <w:rPr>
              <w:rFonts w:ascii="Arial" w:eastAsia="Arial" w:hAnsi="Arial" w:cs="Arial"/>
              <w:noProof/>
              <w:color w:val="333333"/>
              <w:shd w:val="clear" w:color="auto" w:fill="FFFFFF"/>
            </w:rPr>
            <w:t>[79]</w:t>
          </w:r>
          <w:r>
            <w:rPr>
              <w:rFonts w:ascii="Arial" w:eastAsia="Arial" w:hAnsi="Arial" w:cs="Arial"/>
              <w:color w:val="333333"/>
              <w:shd w:val="clear" w:color="auto" w:fill="FFFFFF"/>
            </w:rPr>
            <w:fldChar w:fldCharType="end"/>
          </w:r>
        </w:sdtContent>
      </w:sdt>
      <w:r>
        <w:rPr>
          <w:rFonts w:ascii="Arial" w:eastAsia="Arial" w:hAnsi="Arial" w:cs="Arial"/>
          <w:color w:val="333333"/>
          <w:shd w:val="clear" w:color="auto" w:fill="FFFFFF"/>
        </w:rPr>
        <w:t>. It allows us to change the Hurst exponent using a specified transformation. Going back to the proposition that if H &gt; ½, then Riemann-</w:t>
      </w:r>
      <w:proofErr w:type="spellStart"/>
      <w:r>
        <w:rPr>
          <w:rFonts w:ascii="Arial" w:eastAsia="Arial" w:hAnsi="Arial" w:cs="Arial"/>
          <w:color w:val="333333"/>
          <w:shd w:val="clear" w:color="auto" w:fill="FFFFFF"/>
        </w:rPr>
        <w:t>Stieltjes</w:t>
      </w:r>
      <w:proofErr w:type="spellEnd"/>
      <w:r>
        <w:rPr>
          <w:rFonts w:ascii="Arial" w:eastAsia="Arial" w:hAnsi="Arial" w:cs="Arial"/>
          <w:color w:val="333333"/>
          <w:shd w:val="clear" w:color="auto" w:fill="FFFFFF"/>
        </w:rPr>
        <w:t xml:space="preserve"> </w:t>
      </w:r>
      <w:r w:rsidRPr="007233C1">
        <w:rPr>
          <w:rFonts w:ascii="Arial" w:eastAsia="Arial" w:hAnsi="Arial" w:cs="Arial"/>
          <w:strike/>
          <w:color w:val="333333"/>
          <w:highlight w:val="yellow"/>
          <w:shd w:val="clear" w:color="auto" w:fill="FFFFFF"/>
        </w:rPr>
        <w:t>stochastic</w:t>
      </w:r>
      <w:r>
        <w:rPr>
          <w:rFonts w:ascii="Arial" w:eastAsia="Arial" w:hAnsi="Arial" w:cs="Arial"/>
          <w:color w:val="333333"/>
          <w:shd w:val="clear" w:color="auto" w:fill="FFFFFF"/>
        </w:rPr>
        <w:t xml:space="preserve"> integral can be defined using Young’s integral </w:t>
      </w:r>
      <w:sdt>
        <w:sdtPr>
          <w:rPr>
            <w:rFonts w:ascii="Arial" w:eastAsia="Arial" w:hAnsi="Arial" w:cs="Arial"/>
            <w:color w:val="333333"/>
            <w:shd w:val="clear" w:color="auto" w:fill="FFFFFF"/>
          </w:rPr>
          <w:id w:val="-239329482"/>
          <w:citation/>
        </w:sdtPr>
        <w:sdtContent>
          <w:r>
            <w:rPr>
              <w:rFonts w:ascii="Arial" w:eastAsia="Arial" w:hAnsi="Arial" w:cs="Arial"/>
              <w:color w:val="333333"/>
              <w:shd w:val="clear" w:color="auto" w:fill="FFFFFF"/>
            </w:rPr>
            <w:fldChar w:fldCharType="begin"/>
          </w:r>
          <w:r>
            <w:rPr>
              <w:rFonts w:ascii="Arial" w:eastAsia="Arial" w:hAnsi="Arial" w:cs="Arial"/>
              <w:color w:val="333333"/>
              <w:shd w:val="clear" w:color="auto" w:fill="FFFFFF"/>
            </w:rPr>
            <w:instrText xml:space="preserve"> CITATION You36 \l 2057 </w:instrText>
          </w:r>
          <w:r>
            <w:rPr>
              <w:rFonts w:ascii="Arial" w:eastAsia="Arial" w:hAnsi="Arial" w:cs="Arial"/>
              <w:color w:val="333333"/>
              <w:shd w:val="clear" w:color="auto" w:fill="FFFFFF"/>
            </w:rPr>
            <w:fldChar w:fldCharType="separate"/>
          </w:r>
          <w:r w:rsidRPr="00311E4B">
            <w:rPr>
              <w:rFonts w:ascii="Arial" w:eastAsia="Arial" w:hAnsi="Arial" w:cs="Arial"/>
              <w:noProof/>
              <w:color w:val="333333"/>
              <w:shd w:val="clear" w:color="auto" w:fill="FFFFFF"/>
            </w:rPr>
            <w:t>[77]</w:t>
          </w:r>
          <w:r>
            <w:rPr>
              <w:rFonts w:ascii="Arial" w:eastAsia="Arial" w:hAnsi="Arial" w:cs="Arial"/>
              <w:color w:val="333333"/>
              <w:shd w:val="clear" w:color="auto" w:fill="FFFFFF"/>
            </w:rPr>
            <w:fldChar w:fldCharType="end"/>
          </w:r>
        </w:sdtContent>
      </w:sdt>
      <w:r>
        <w:rPr>
          <w:rFonts w:ascii="Arial" w:eastAsia="Arial" w:hAnsi="Arial" w:cs="Arial"/>
          <w:color w:val="333333"/>
          <w:shd w:val="clear" w:color="auto" w:fill="FFFFFF"/>
        </w:rPr>
        <w:t>.</w:t>
      </w:r>
    </w:p>
    <w:p w14:paraId="63835ED4" w14:textId="77777777" w:rsidR="008D1943" w:rsidRPr="008D40EB" w:rsidRDefault="00000000" w:rsidP="008D1943">
      <w:pPr>
        <w:spacing w:line="360" w:lineRule="auto"/>
        <w:jc w:val="right"/>
        <w:rPr>
          <w:rFonts w:ascii="Arial" w:eastAsia="Arial" w:hAnsi="Arial" w:cs="Arial"/>
          <w:iCs/>
          <w:color w:val="000000" w:themeColor="text1"/>
          <w:vertAlign w:val="subscript"/>
          <w:lang w:val="fr-FR"/>
        </w:rPr>
      </w:p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]dB(s)),   ε&gt;0, a=H-1/2</m:t>
            </m:r>
          </m:e>
        </m:nary>
        <m:r>
          <w:rPr>
            <w:rFonts w:ascii="Cambria Math" w:hAnsi="Cambria Math" w:cs="Arial"/>
            <w:color w:val="333333"/>
            <w:shd w:val="clear" w:color="auto" w:fill="FFFFFF"/>
          </w:rPr>
          <m:t xml:space="preserve">   </m:t>
        </m:r>
      </m:oMath>
      <w:r w:rsidR="008D1943">
        <w:rPr>
          <w:rFonts w:ascii="Arial" w:eastAsia="Arial" w:hAnsi="Arial" w:cs="Arial"/>
          <w:color w:val="333333"/>
          <w:shd w:val="clear" w:color="auto" w:fill="FFFFFF"/>
        </w:rPr>
        <w:tab/>
      </w:r>
      <w:r w:rsidR="008D1943">
        <w:rPr>
          <w:rFonts w:ascii="Arial" w:eastAsia="Arial" w:hAnsi="Arial" w:cs="Arial"/>
          <w:iCs/>
          <w:color w:val="333333"/>
          <w:shd w:val="clear" w:color="auto" w:fill="FFFFFF"/>
        </w:rPr>
        <w:t>5.1.2</w:t>
      </w:r>
    </w:p>
    <w:p w14:paraId="41D9D2F1" w14:textId="77777777" w:rsidR="008D1943" w:rsidRPr="004C3175" w:rsidRDefault="00000000" w:rsidP="008D1943">
      <w:pPr>
        <w:spacing w:line="360" w:lineRule="auto"/>
        <w:jc w:val="center"/>
        <w:rPr>
          <w:rFonts w:ascii="Arial" w:hAnsi="Arial" w:cs="Arial"/>
          <w:color w:val="333333"/>
          <w:shd w:val="clear" w:color="auto" w:fill="FFFFFF"/>
        </w:rPr>
      </w:pPr>
      <m:oMathPara>
        <m:oMathParaPr>
          <m:jc m:val="center"/>
        </m:oMathPara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ds+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oMath>
      </m:oMathPara>
    </w:p>
    <w:p w14:paraId="5C7E3EEA" w14:textId="77777777" w:rsidR="008D1943" w:rsidRDefault="008D1943" w:rsidP="008D1943">
      <w:pPr>
        <w:spacing w:line="360" w:lineRule="auto"/>
        <w:jc w:val="center"/>
        <w:rPr>
          <w:rFonts w:ascii="Arial" w:hAnsi="Arial" w:cs="Arial"/>
          <w:color w:val="333333"/>
          <w:shd w:val="clear" w:color="auto" w:fill="FFFFFF"/>
        </w:rPr>
      </w:pPr>
      <w:r>
        <w:rPr>
          <w:rFonts w:ascii="Arial" w:hAnsi="Arial" w:cs="Arial"/>
          <w:color w:val="333333"/>
          <w:shd w:val="clear" w:color="auto" w:fill="FFFFFF"/>
        </w:rPr>
        <w:t xml:space="preserve">where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]dB(s)</m:t>
            </m:r>
          </m:e>
        </m:nary>
      </m:oMath>
    </w:p>
    <w:p w14:paraId="72408F44" w14:textId="77777777" w:rsidR="008D1943"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 xml:space="preserve">Proof using integration by parts and chain rule technique: </w:t>
      </w:r>
      <m:oMath>
        <m:nary>
          <m:naryPr>
            <m:limLoc m:val="undOvr"/>
            <m:subHide m:val="1"/>
            <m:supHide m:val="1"/>
            <m:ctrlPr>
              <w:rPr>
                <w:rFonts w:ascii="Cambria Math" w:hAnsi="Cambria Math" w:cs="Arial"/>
                <w:i/>
                <w:color w:val="333333"/>
                <w:shd w:val="clear" w:color="auto" w:fill="FFFFFF"/>
              </w:rPr>
            </m:ctrlPr>
          </m:naryPr>
          <m:sub/>
          <m:sup/>
          <m:e>
            <m:r>
              <w:rPr>
                <w:rFonts w:ascii="Cambria Math" w:hAnsi="Cambria Math" w:cs="Arial"/>
                <w:color w:val="333333"/>
                <w:shd w:val="clear" w:color="auto" w:fill="FFFFFF"/>
              </w:rPr>
              <m:t>uv=u</m:t>
            </m:r>
            <m:nary>
              <m:naryPr>
                <m:limLoc m:val="undOvr"/>
                <m:subHide m:val="1"/>
                <m:supHide m:val="1"/>
                <m:ctrlPr>
                  <w:rPr>
                    <w:rFonts w:ascii="Cambria Math" w:hAnsi="Cambria Math" w:cs="Arial"/>
                    <w:i/>
                    <w:color w:val="333333"/>
                    <w:shd w:val="clear" w:color="auto" w:fill="FFFFFF"/>
                  </w:rPr>
                </m:ctrlPr>
              </m:naryPr>
              <m:sub/>
              <m:sup/>
              <m:e>
                <m:r>
                  <w:rPr>
                    <w:rFonts w:ascii="Cambria Math" w:hAnsi="Cambria Math" w:cs="Arial"/>
                    <w:color w:val="333333"/>
                    <w:shd w:val="clear" w:color="auto" w:fill="FFFFFF"/>
                  </w:rPr>
                  <m:t>v-</m:t>
                </m:r>
                <m:nary>
                  <m:naryPr>
                    <m:limLoc m:val="undOvr"/>
                    <m:subHide m:val="1"/>
                    <m:supHide m:val="1"/>
                    <m:ctrlPr>
                      <w:rPr>
                        <w:rFonts w:ascii="Cambria Math" w:hAnsi="Cambria Math" w:cs="Arial"/>
                        <w:i/>
                        <w:color w:val="333333"/>
                        <w:shd w:val="clear" w:color="auto" w:fill="FFFFFF"/>
                      </w:rPr>
                    </m:ctrlPr>
                  </m:naryPr>
                  <m:sub/>
                  <m:sup/>
                  <m:e>
                    <m:r>
                      <w:rPr>
                        <w:rFonts w:ascii="Cambria Math" w:hAnsi="Cambria Math" w:cs="Arial"/>
                        <w:color w:val="333333"/>
                        <w:shd w:val="clear" w:color="auto" w:fill="FFFFFF"/>
                      </w:rPr>
                      <m:t>u'</m:t>
                    </m:r>
                    <m:nary>
                      <m:naryPr>
                        <m:limLoc m:val="undOvr"/>
                        <m:subHide m:val="1"/>
                        <m:supHide m:val="1"/>
                        <m:ctrlPr>
                          <w:rPr>
                            <w:rFonts w:ascii="Cambria Math" w:hAnsi="Cambria Math" w:cs="Arial"/>
                            <w:i/>
                            <w:color w:val="333333"/>
                            <w:shd w:val="clear" w:color="auto" w:fill="FFFFFF"/>
                          </w:rPr>
                        </m:ctrlPr>
                      </m:naryPr>
                      <m:sub/>
                      <m:sup/>
                      <m:e>
                        <m:r>
                          <w:rPr>
                            <w:rFonts w:ascii="Cambria Math" w:hAnsi="Cambria Math" w:cs="Arial"/>
                            <w:color w:val="333333"/>
                            <w:shd w:val="clear" w:color="auto" w:fill="FFFFFF"/>
                          </w:rPr>
                          <m:t>v</m:t>
                        </m:r>
                      </m:e>
                    </m:nary>
                  </m:e>
                </m:nary>
              </m:e>
            </m:nary>
          </m:e>
        </m:nary>
      </m:oMath>
    </w:p>
    <w:p w14:paraId="31C51200" w14:textId="77777777" w:rsidR="008D1943"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 xml:space="preserve">So,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m:t>
                </m:r>
              </m:sup>
            </m:sSup>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t-s+ε)</m:t>
                </m:r>
              </m:e>
              <m:sup>
                <m:r>
                  <w:rPr>
                    <w:rFonts w:ascii="Cambria Math" w:hAnsi="Cambria Math" w:cs="Arial"/>
                    <w:color w:val="333333"/>
                    <w:shd w:val="clear" w:color="auto" w:fill="FFFFFF"/>
                  </w:rPr>
                  <m:t>a</m:t>
                </m:r>
              </m:sup>
            </m:s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a</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a-1</m:t>
                        </m:r>
                      </m:sup>
                    </m:s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nary>
              </m:e>
            </m:nary>
          </m:e>
        </m:nary>
        <m:r>
          <w:rPr>
            <w:rFonts w:ascii="Cambria Math" w:hAnsi="Cambria Math" w:cs="Arial"/>
            <w:color w:val="333333"/>
            <w:shd w:val="clear" w:color="auto" w:fill="FFFFFF"/>
          </w:rPr>
          <m:t>=</m:t>
        </m:r>
      </m:oMath>
    </w:p>
    <w:p w14:paraId="70504BDC" w14:textId="77777777" w:rsidR="008D1943" w:rsidRDefault="008D1943" w:rsidP="008D1943">
      <w:pPr>
        <w:spacing w:line="360" w:lineRule="auto"/>
        <w:rPr>
          <w:rFonts w:ascii="Arial" w:hAnsi="Arial" w:cs="Arial"/>
          <w:color w:val="333333"/>
          <w:shd w:val="clear" w:color="auto" w:fill="FFFFFF"/>
        </w:rPr>
      </w:pPr>
      <m:oMath>
        <m:r>
          <w:rPr>
            <w:rFonts w:ascii="Cambria Math" w:hAnsi="Cambria Math" w:cs="Arial"/>
            <w:color w:val="333333"/>
            <w:shd w:val="clear" w:color="auto" w:fill="FFFFFF"/>
          </w:rPr>
          <w:lastRenderedPageBreak/>
          <m:t>=[</m:t>
        </m:r>
        <m:d>
          <m:dPr>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sSubSup>
        <m:r>
          <w:rPr>
            <w:rFonts w:ascii="Cambria Math" w:hAnsi="Cambria Math" w:cs="Arial"/>
            <w:color w:val="333333"/>
            <w:shd w:val="clear" w:color="auto" w:fill="FFFFFF"/>
          </w:rPr>
          <m:t>-[- 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a-1</m:t>
                </m:r>
              </m:sup>
            </m:s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dt]=(</m:t>
                </m:r>
              </m:e>
            </m:nary>
          </m:e>
        </m:nary>
        <m:r>
          <w:rPr>
            <w:rFonts w:ascii="Cambria Math" w:hAnsi="Cambria Math" w:cs="Arial"/>
            <w:color w:val="333333"/>
            <w:shd w:val="clear" w:color="auto" w:fill="FFFFFF"/>
          </w:rPr>
          <m:t>t-t+ε</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-(0-s+ϵ</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m:t>
            </m:r>
          </m:sup>
        </m:sSup>
        <m:r>
          <w:rPr>
            <w:rFonts w:ascii="Cambria Math" w:hAnsi="Cambria Math" w:cs="Arial"/>
            <w:strike/>
            <w:color w:val="333333"/>
            <w:shd w:val="clear" w:color="auto" w:fill="FFFFFF"/>
          </w:rPr>
          <m:t>B</m:t>
        </m:r>
        <m:d>
          <m:dPr>
            <m:ctrlPr>
              <w:rPr>
                <w:rFonts w:ascii="Cambria Math" w:hAnsi="Cambria Math" w:cs="Arial"/>
                <w:i/>
                <w:strike/>
                <w:color w:val="333333"/>
                <w:shd w:val="clear" w:color="auto" w:fill="FFFFFF"/>
              </w:rPr>
            </m:ctrlPr>
          </m:dPr>
          <m:e>
            <m:r>
              <w:rPr>
                <w:rFonts w:ascii="Cambria Math" w:hAnsi="Cambria Math" w:cs="Arial"/>
                <w:strike/>
                <w:color w:val="333333"/>
                <w:shd w:val="clear" w:color="auto" w:fill="FFFFFF"/>
              </w:rPr>
              <m:t>0</m:t>
            </m:r>
          </m:e>
        </m:d>
        <m:r>
          <w:rPr>
            <w:rFonts w:ascii="Cambria Math" w:hAnsi="Cambria Math" w:cs="Arial"/>
            <w:color w:val="333333"/>
            <w:shd w:val="clear" w:color="auto" w:fill="FFFFFF"/>
          </w:rPr>
          <m:t>+ a</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+a</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r>
          <w:rPr>
            <w:rFonts w:ascii="Cambria Math" w:hAnsi="Cambria Math" w:cs="Arial"/>
            <w:color w:val="333333"/>
            <w:shd w:val="clear" w:color="auto" w:fill="FFFFFF"/>
          </w:rPr>
          <m:t>=  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ds+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r>
          <w:rPr>
            <w:rFonts w:ascii="Cambria Math" w:hAnsi="Cambria Math" w:cs="Arial"/>
            <w:color w:val="333333"/>
            <w:shd w:val="clear" w:color="auto" w:fill="FFFFFF"/>
          </w:rPr>
          <m:t xml:space="preserve">,  </m:t>
        </m:r>
      </m:oMath>
      <w:r>
        <w:rPr>
          <w:rFonts w:ascii="Arial" w:hAnsi="Arial" w:cs="Arial"/>
          <w:color w:val="333333"/>
          <w:shd w:val="clear" w:color="auto" w:fill="FFFFFF"/>
        </w:rPr>
        <w:t xml:space="preserve">where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]dB(s)</m:t>
            </m:r>
          </m:e>
        </m:nary>
      </m:oMath>
    </w:p>
    <w:p w14:paraId="537B2A29" w14:textId="77777777" w:rsidR="008D1943" w:rsidRDefault="008D1943" w:rsidP="008D1943">
      <w:pPr>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 xml:space="preserve">The process </w:t>
      </w:r>
      <w:proofErr w:type="gramStart"/>
      <w:r w:rsidRPr="00267FC5">
        <w:rPr>
          <w:rFonts w:ascii="Arial" w:hAnsi="Arial" w:cs="Arial"/>
          <w:color w:val="333333"/>
          <w:shd w:val="clear" w:color="auto" w:fill="FFFFFF"/>
        </w:rPr>
        <w:t>B</w:t>
      </w:r>
      <w:r w:rsidRPr="00267FC5">
        <w:rPr>
          <w:rFonts w:ascii="Arial" w:hAnsi="Arial" w:cs="Arial"/>
          <w:color w:val="333333"/>
          <w:shd w:val="clear" w:color="auto" w:fill="FFFFFF"/>
          <w:vertAlign w:val="subscript"/>
        </w:rPr>
        <w:t>H,ϵ</w:t>
      </w:r>
      <w:proofErr w:type="gramEnd"/>
      <w:r w:rsidRPr="00267FC5">
        <w:rPr>
          <w:rFonts w:ascii="Arial" w:hAnsi="Arial" w:cs="Arial"/>
          <w:color w:val="333333"/>
          <w:shd w:val="clear" w:color="auto" w:fill="FFFFFF"/>
          <w:vertAlign w:val="subscript"/>
        </w:rPr>
        <w:t xml:space="preserve"> </w:t>
      </w:r>
      <w:r w:rsidRPr="00267FC5">
        <w:rPr>
          <w:rFonts w:ascii="Arial" w:hAnsi="Arial" w:cs="Arial"/>
          <w:color w:val="333333"/>
          <w:shd w:val="clear" w:color="auto" w:fill="FFFFFF"/>
        </w:rPr>
        <w:t>(t) converges to B</w:t>
      </w:r>
      <w:r w:rsidRPr="00267FC5">
        <w:rPr>
          <w:rFonts w:ascii="Arial" w:hAnsi="Arial" w:cs="Arial"/>
          <w:color w:val="333333"/>
          <w:shd w:val="clear" w:color="auto" w:fill="FFFFFF"/>
          <w:vertAlign w:val="subscript"/>
        </w:rPr>
        <w:t>H</w:t>
      </w:r>
      <w:r w:rsidRPr="00267FC5">
        <w:rPr>
          <w:rFonts w:ascii="Arial" w:hAnsi="Arial" w:cs="Arial"/>
          <w:color w:val="333333"/>
          <w:shd w:val="clear" w:color="auto" w:fill="FFFFFF"/>
        </w:rPr>
        <w:t>(t) in L</w:t>
      </w:r>
      <w:r w:rsidRPr="00267FC5">
        <w:rPr>
          <w:rFonts w:ascii="Arial" w:hAnsi="Arial" w:cs="Arial"/>
          <w:color w:val="333333"/>
          <w:shd w:val="clear" w:color="auto" w:fill="FFFFFF"/>
          <w:vertAlign w:val="superscript"/>
        </w:rPr>
        <w:t>2</w:t>
      </w:r>
      <w:r w:rsidRPr="00267FC5">
        <w:rPr>
          <w:rFonts w:ascii="Arial" w:hAnsi="Arial" w:cs="Arial"/>
          <w:color w:val="333333"/>
          <w:shd w:val="clear" w:color="auto" w:fill="FFFFFF"/>
        </w:rPr>
        <w:t>(Ω) when ϵ tends to zero because it is square integrable</w:t>
      </w:r>
      <w:r w:rsidRPr="001E2988">
        <w:rPr>
          <w:rFonts w:ascii="Arial" w:hAnsi="Arial" w:cs="Arial"/>
          <w:color w:val="333333"/>
          <w:shd w:val="clear" w:color="auto" w:fill="FFFFFF"/>
        </w:rPr>
        <w:t xml:space="preserve"> </w:t>
      </w:r>
      <w:sdt>
        <w:sdtPr>
          <w:rPr>
            <w:rFonts w:ascii="Arial" w:hAnsi="Arial" w:cs="Arial"/>
            <w:color w:val="333333"/>
            <w:shd w:val="clear" w:color="auto" w:fill="FFFFFF"/>
          </w:rPr>
          <w:id w:val="1925366864"/>
          <w:citation/>
        </w:sdtPr>
        <w:sdtContent>
          <w:r w:rsidRPr="001E2988">
            <w:rPr>
              <w:rFonts w:ascii="Arial" w:hAnsi="Arial" w:cs="Arial"/>
              <w:color w:val="333333"/>
              <w:shd w:val="clear" w:color="auto" w:fill="FFFFFF"/>
            </w:rPr>
            <w:fldChar w:fldCharType="begin"/>
          </w:r>
          <w:r w:rsidRPr="00267FC5">
            <w:rPr>
              <w:rFonts w:ascii="Arial" w:hAnsi="Arial" w:cs="Arial"/>
              <w:color w:val="333333"/>
              <w:shd w:val="clear" w:color="auto" w:fill="FFFFFF"/>
            </w:rPr>
            <w:instrText xml:space="preserve"> CITATION Tha06 \l 2057 </w:instrText>
          </w:r>
          <w:r w:rsidRPr="001E2988">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[80]</w:t>
          </w:r>
          <w:r w:rsidRPr="001E2988">
            <w:rPr>
              <w:rFonts w:ascii="Arial" w:hAnsi="Arial" w:cs="Arial"/>
              <w:color w:val="333333"/>
              <w:shd w:val="clear" w:color="auto" w:fill="FFFFFF"/>
            </w:rPr>
            <w:fldChar w:fldCharType="end"/>
          </w:r>
        </w:sdtContent>
      </w:sdt>
      <w:r w:rsidRPr="001E2988">
        <w:rPr>
          <w:rFonts w:ascii="Arial" w:hAnsi="Arial" w:cs="Arial"/>
          <w:color w:val="333333"/>
          <w:shd w:val="clear" w:color="auto" w:fill="FFFFFF"/>
        </w:rPr>
        <w:t>.</w:t>
      </w:r>
      <w:r>
        <w:rPr>
          <w:rFonts w:ascii="Arial" w:hAnsi="Arial" w:cs="Arial"/>
          <w:color w:val="333333"/>
          <w:shd w:val="clear" w:color="auto" w:fill="FFFFFF"/>
        </w:rPr>
        <w:t xml:space="preserve"> For an alternative proof of this theorem please see </w:t>
      </w:r>
      <w:proofErr w:type="gramStart"/>
      <w:r>
        <w:rPr>
          <w:rFonts w:ascii="Arial" w:hAnsi="Arial" w:cs="Arial"/>
          <w:color w:val="333333"/>
          <w:shd w:val="clear" w:color="auto" w:fill="FFFFFF"/>
        </w:rPr>
        <w:t>Thao  Theorem</w:t>
      </w:r>
      <w:proofErr w:type="gramEnd"/>
      <w:r>
        <w:rPr>
          <w:rFonts w:ascii="Arial" w:hAnsi="Arial" w:cs="Arial"/>
          <w:color w:val="333333"/>
          <w:shd w:val="clear" w:color="auto" w:fill="FFFFFF"/>
        </w:rPr>
        <w:t xml:space="preserve"> 2.1 </w:t>
      </w:r>
      <w:sdt>
        <w:sdtPr>
          <w:rPr>
            <w:rFonts w:ascii="Arial" w:hAnsi="Arial" w:cs="Arial"/>
            <w:color w:val="333333"/>
            <w:shd w:val="clear" w:color="auto" w:fill="FFFFFF"/>
          </w:rPr>
          <w:id w:val="-37508511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Tha06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[80]</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p>
    <w:p w14:paraId="370D4EAC" w14:textId="77777777" w:rsidR="008D1943" w:rsidRDefault="008D1943" w:rsidP="008D1943">
      <w:pPr>
        <w:pStyle w:val="Heading3"/>
        <w:spacing w:line="360" w:lineRule="auto"/>
      </w:pPr>
      <w:bookmarkStart w:id="733" w:name="_Toc202695094"/>
      <w:r>
        <w:t>5.1.3 FUZZY RANDOM VARIABLE, FUZZY STOCHASTIC PROCESS, AND INTEGRAL OVERVIEW</w:t>
      </w:r>
      <w:bookmarkEnd w:id="733"/>
    </w:p>
    <w:p w14:paraId="148FE5EB"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ab/>
        <w:t xml:space="preserve">This section provides some necessary theoretical background for fuzzy processes, and we formally prove certain results. In section 5.1.6 we will introduce fuzzy </w:t>
      </w:r>
      <w:r w:rsidRPr="009A1F29">
        <w:rPr>
          <w:rFonts w:ascii="Arial" w:hAnsi="Arial" w:cs="Arial"/>
          <w:color w:val="333333"/>
          <w:shd w:val="clear" w:color="auto" w:fill="FFFFFF"/>
        </w:rPr>
        <w:t xml:space="preserve">Poisson process </w:t>
      </w:r>
      <w:r w:rsidRPr="00267FC5">
        <w:rPr>
          <w:rFonts w:ascii="Arial" w:hAnsi="Arial" w:cs="Arial"/>
          <w:i/>
          <w:iCs/>
          <w:color w:val="333333"/>
          <w:shd w:val="clear" w:color="auto" w:fill="FFFFFF"/>
        </w:rPr>
        <w:t xml:space="preserve">N̂ </w:t>
      </w:r>
      <w:r>
        <w:rPr>
          <w:rFonts w:ascii="Arial" w:hAnsi="Arial" w:cs="Arial"/>
          <w:color w:val="333333"/>
          <w:shd w:val="clear" w:color="auto" w:fill="FFFFFF"/>
        </w:rPr>
        <w:t xml:space="preserve">and how it is applied to fuzzy mean and variance. This section deals generally with fuzzy variables without going into specific membership functions. The material mainly comes from the fuzzy set theory of Zadeh </w:t>
      </w:r>
      <w:sdt>
        <w:sdtPr>
          <w:rPr>
            <w:rFonts w:ascii="Arial" w:hAnsi="Arial" w:cs="Arial"/>
            <w:color w:val="333333"/>
            <w:shd w:val="clear" w:color="auto" w:fill="FFFFFF"/>
          </w:rPr>
          <w:id w:val="-139489242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CITATION LAZ65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[66]</w:t>
          </w:r>
          <w:r>
            <w:rPr>
              <w:rFonts w:ascii="Arial" w:hAnsi="Arial" w:cs="Arial"/>
              <w:color w:val="333333"/>
              <w:shd w:val="clear" w:color="auto" w:fill="FFFFFF"/>
            </w:rPr>
            <w:fldChar w:fldCharType="end"/>
          </w:r>
        </w:sdtContent>
      </w:sdt>
      <w:r>
        <w:rPr>
          <w:rFonts w:ascii="Arial" w:hAnsi="Arial" w:cs="Arial"/>
          <w:color w:val="333333"/>
          <w:shd w:val="clear" w:color="auto" w:fill="FFFFFF"/>
        </w:rPr>
        <w:t>. Here we will define several measures that are used in this dissertation. T</w:t>
      </w:r>
      <w:r w:rsidRPr="00577DD7">
        <w:rPr>
          <w:rFonts w:ascii="Arial" w:hAnsi="Arial" w:cs="Arial"/>
          <w:color w:val="333333"/>
          <w:shd w:val="clear" w:color="auto" w:fill="FFFFFF"/>
        </w:rPr>
        <w:t xml:space="preserve">he Lebesgue measure is widely used to measure lengths, areas, volumes, and higher-dimensional extents of sets. It is defined on the Borel </w:t>
      </w:r>
      <w:r w:rsidRPr="00267FC5">
        <w:rPr>
          <w:rFonts w:ascii="Arial" w:hAnsi="Arial" w:cs="Arial"/>
          <w:i/>
          <w:iCs/>
          <w:color w:val="333333"/>
          <w:shd w:val="clear" w:color="auto" w:fill="FFFFFF"/>
        </w:rPr>
        <w:t>σ</w:t>
      </w:r>
      <w:r w:rsidRPr="00577DD7">
        <w:rPr>
          <w:rFonts w:ascii="Arial" w:hAnsi="Arial" w:cs="Arial"/>
          <w:color w:val="333333"/>
          <w:shd w:val="clear" w:color="auto" w:fill="FFFFFF"/>
        </w:rPr>
        <w:t xml:space="preserve">-algebra of subsets of Euclidean space. For example, the Lebesgue measure of an interval </w:t>
      </w:r>
      <w:r w:rsidRPr="00267FC5">
        <w:rPr>
          <w:rFonts w:ascii="Arial" w:hAnsi="Arial" w:cs="Arial"/>
          <w:i/>
          <w:iCs/>
          <w:color w:val="333333"/>
          <w:shd w:val="clear" w:color="auto" w:fill="FFFFFF"/>
        </w:rPr>
        <w:t>[a, b]</w:t>
      </w:r>
      <w:r w:rsidRPr="00577DD7">
        <w:rPr>
          <w:rFonts w:ascii="Arial" w:hAnsi="Arial" w:cs="Arial"/>
          <w:color w:val="333333"/>
          <w:shd w:val="clear" w:color="auto" w:fill="FFFFFF"/>
        </w:rPr>
        <w:t xml:space="preserve"> in one dimension is simply the length of the interval, given by </w:t>
      </w:r>
      <w:r w:rsidRPr="00267FC5">
        <w:rPr>
          <w:rFonts w:ascii="Arial" w:hAnsi="Arial" w:cs="Arial"/>
          <w:i/>
          <w:iCs/>
          <w:color w:val="333333"/>
          <w:shd w:val="clear" w:color="auto" w:fill="FFFFFF"/>
        </w:rPr>
        <w:t>[b – a]</w:t>
      </w:r>
      <w:r w:rsidRPr="00577DD7">
        <w:rPr>
          <w:rFonts w:ascii="Arial" w:hAnsi="Arial" w:cs="Arial"/>
          <w:color w:val="333333"/>
          <w:shd w:val="clear" w:color="auto" w:fill="FFFFFF"/>
        </w:rPr>
        <w:t>.</w:t>
      </w:r>
      <w:r>
        <w:rPr>
          <w:rFonts w:ascii="Arial" w:hAnsi="Arial" w:cs="Arial"/>
          <w:color w:val="333333"/>
          <w:shd w:val="clear" w:color="auto" w:fill="FFFFFF"/>
        </w:rPr>
        <w:t xml:space="preserve"> </w:t>
      </w:r>
      <w:r w:rsidRPr="00284D93">
        <w:rPr>
          <w:rFonts w:ascii="Arial" w:hAnsi="Arial" w:cs="Arial"/>
          <w:color w:val="333333"/>
          <w:shd w:val="clear" w:color="auto" w:fill="FFFFFF"/>
        </w:rPr>
        <w:t>Counting Measure</w:t>
      </w:r>
      <w:r>
        <w:rPr>
          <w:rFonts w:ascii="Arial" w:hAnsi="Arial" w:cs="Arial"/>
          <w:color w:val="333333"/>
          <w:shd w:val="clear" w:color="auto" w:fill="FFFFFF"/>
        </w:rPr>
        <w:t xml:space="preserve"> -</w:t>
      </w:r>
      <w:r w:rsidRPr="00284D93">
        <w:rPr>
          <w:rFonts w:ascii="Arial" w:hAnsi="Arial" w:cs="Arial"/>
          <w:color w:val="333333"/>
          <w:shd w:val="clear" w:color="auto" w:fill="FFFFFF"/>
        </w:rPr>
        <w:t xml:space="preserve"> </w:t>
      </w:r>
      <w:r>
        <w:rPr>
          <w:rFonts w:ascii="Arial" w:hAnsi="Arial" w:cs="Arial"/>
          <w:color w:val="333333"/>
          <w:shd w:val="clear" w:color="auto" w:fill="FFFFFF"/>
        </w:rPr>
        <w:t>i</w:t>
      </w:r>
      <w:r w:rsidRPr="00284D93">
        <w:rPr>
          <w:rFonts w:ascii="Arial" w:hAnsi="Arial" w:cs="Arial"/>
          <w:color w:val="333333"/>
          <w:shd w:val="clear" w:color="auto" w:fill="FFFFFF"/>
        </w:rPr>
        <w:t xml:space="preserve">n combinatorics and discrete mathematics, the counting measure is a fundamental measure that assigns the number of elements in a set. It is defined on any set and is particularly useful for counting finite sets. For instance, the counting measure of a finite set A is equal to the cardinality (number of elements) of </w:t>
      </w:r>
      <w:r w:rsidRPr="00267FC5">
        <w:rPr>
          <w:rFonts w:ascii="Arial" w:hAnsi="Arial" w:cs="Arial"/>
          <w:i/>
          <w:iCs/>
          <w:color w:val="333333"/>
          <w:shd w:val="clear" w:color="auto" w:fill="FFFFFF"/>
        </w:rPr>
        <w:t>A</w:t>
      </w:r>
      <w:r w:rsidRPr="00284D93">
        <w:rPr>
          <w:rFonts w:ascii="Arial" w:hAnsi="Arial" w:cs="Arial"/>
          <w:color w:val="333333"/>
          <w:shd w:val="clear" w:color="auto" w:fill="FFFFFF"/>
        </w:rPr>
        <w:t>.</w:t>
      </w:r>
      <w:r>
        <w:rPr>
          <w:rFonts w:ascii="Arial" w:hAnsi="Arial" w:cs="Arial"/>
          <w:color w:val="333333"/>
          <w:shd w:val="clear" w:color="auto" w:fill="FFFFFF"/>
        </w:rPr>
        <w:t xml:space="preserve"> </w:t>
      </w:r>
      <w:r w:rsidRPr="00284D93">
        <w:rPr>
          <w:rFonts w:ascii="Arial" w:hAnsi="Arial" w:cs="Arial"/>
          <w:color w:val="333333"/>
          <w:shd w:val="clear" w:color="auto" w:fill="FFFFFF"/>
        </w:rPr>
        <w:t>Probability Measure</w:t>
      </w:r>
      <w:r>
        <w:rPr>
          <w:rFonts w:ascii="Arial" w:hAnsi="Arial" w:cs="Arial"/>
          <w:color w:val="333333"/>
          <w:shd w:val="clear" w:color="auto" w:fill="FFFFFF"/>
        </w:rPr>
        <w:t xml:space="preserve"> - </w:t>
      </w:r>
      <w:r w:rsidRPr="00284D93">
        <w:rPr>
          <w:rFonts w:ascii="Arial" w:hAnsi="Arial" w:cs="Arial"/>
          <w:color w:val="333333"/>
          <w:shd w:val="clear" w:color="auto" w:fill="FFFFFF"/>
        </w:rPr>
        <w:t>in probability theory, probability measures assign probabilities to events in a sample space. A probability measure is a measure that is defined on a σ-algebra of subsets of the sample space and satisfies the properties of non-negativity, assigning probability 0 to the empty set, and countable additivity. For example, the uniform distribution on the interval [0, 1] is a probability measure that assigns equal probability to all sub-intervals of [0, 1].</w:t>
      </w:r>
      <w:r>
        <w:rPr>
          <w:rFonts w:ascii="Arial" w:hAnsi="Arial" w:cs="Arial"/>
          <w:color w:val="333333"/>
          <w:shd w:val="clear" w:color="auto" w:fill="FFFFFF"/>
        </w:rPr>
        <w:t xml:space="preserve"> </w:t>
      </w:r>
      <w:proofErr w:type="spellStart"/>
      <w:r w:rsidRPr="007A1D5B">
        <w:rPr>
          <w:rFonts w:ascii="Arial" w:hAnsi="Arial" w:cs="Arial"/>
          <w:color w:val="333333"/>
          <w:shd w:val="clear" w:color="auto" w:fill="FFFFFF"/>
        </w:rPr>
        <w:t>Hausdorff</w:t>
      </w:r>
      <w:proofErr w:type="spellEnd"/>
      <w:r w:rsidRPr="007A1D5B">
        <w:rPr>
          <w:rFonts w:ascii="Arial" w:hAnsi="Arial" w:cs="Arial"/>
          <w:color w:val="333333"/>
          <w:shd w:val="clear" w:color="auto" w:fill="FFFFFF"/>
        </w:rPr>
        <w:t xml:space="preserve"> Measure</w:t>
      </w:r>
      <w:r>
        <w:rPr>
          <w:rFonts w:ascii="Arial" w:hAnsi="Arial" w:cs="Arial"/>
          <w:color w:val="333333"/>
          <w:shd w:val="clear" w:color="auto" w:fill="FFFFFF"/>
        </w:rPr>
        <w:t xml:space="preserve"> -</w:t>
      </w:r>
      <w:r w:rsidRPr="007A1D5B">
        <w:rPr>
          <w:rFonts w:ascii="Arial" w:hAnsi="Arial" w:cs="Arial"/>
          <w:color w:val="333333"/>
          <w:shd w:val="clear" w:color="auto" w:fill="FFFFFF"/>
        </w:rPr>
        <w:t xml:space="preserve"> </w:t>
      </w:r>
      <w:r>
        <w:rPr>
          <w:rFonts w:ascii="Arial" w:hAnsi="Arial" w:cs="Arial"/>
          <w:color w:val="333333"/>
          <w:shd w:val="clear" w:color="auto" w:fill="FFFFFF"/>
        </w:rPr>
        <w:t>i</w:t>
      </w:r>
      <w:r w:rsidRPr="007A1D5B">
        <w:rPr>
          <w:rFonts w:ascii="Arial" w:hAnsi="Arial" w:cs="Arial"/>
          <w:color w:val="333333"/>
          <w:shd w:val="clear" w:color="auto" w:fill="FFFFFF"/>
        </w:rPr>
        <w:t xml:space="preserve">n geometric measure theory, the </w:t>
      </w:r>
      <w:proofErr w:type="spellStart"/>
      <w:r w:rsidRPr="007A1D5B">
        <w:rPr>
          <w:rFonts w:ascii="Arial" w:hAnsi="Arial" w:cs="Arial"/>
          <w:color w:val="333333"/>
          <w:shd w:val="clear" w:color="auto" w:fill="FFFFFF"/>
        </w:rPr>
        <w:t>Hausdorff</w:t>
      </w:r>
      <w:proofErr w:type="spellEnd"/>
      <w:r w:rsidRPr="007A1D5B">
        <w:rPr>
          <w:rFonts w:ascii="Arial" w:hAnsi="Arial" w:cs="Arial"/>
          <w:color w:val="333333"/>
          <w:shd w:val="clear" w:color="auto" w:fill="FFFFFF"/>
        </w:rPr>
        <w:t xml:space="preserve"> measure is used to quantify the "size" or "extent" of fractal sets. It is defined on metric spaces and captures the concept of dimension. For instance, the </w:t>
      </w:r>
      <w:proofErr w:type="spellStart"/>
      <w:r w:rsidRPr="007A1D5B">
        <w:rPr>
          <w:rFonts w:ascii="Arial" w:hAnsi="Arial" w:cs="Arial"/>
          <w:color w:val="333333"/>
          <w:shd w:val="clear" w:color="auto" w:fill="FFFFFF"/>
        </w:rPr>
        <w:t>Hausdorff</w:t>
      </w:r>
      <w:proofErr w:type="spellEnd"/>
      <w:r w:rsidRPr="007A1D5B">
        <w:rPr>
          <w:rFonts w:ascii="Arial" w:hAnsi="Arial" w:cs="Arial"/>
          <w:color w:val="333333"/>
          <w:shd w:val="clear" w:color="auto" w:fill="FFFFFF"/>
        </w:rPr>
        <w:t xml:space="preserve"> measure of a fractal set like the </w:t>
      </w:r>
      <w:r w:rsidRPr="007A1D5B">
        <w:rPr>
          <w:rFonts w:ascii="Arial" w:hAnsi="Arial" w:cs="Arial"/>
          <w:color w:val="333333"/>
          <w:shd w:val="clear" w:color="auto" w:fill="FFFFFF"/>
        </w:rPr>
        <w:lastRenderedPageBreak/>
        <w:t>Cantor set or the Sierpinski triangle measures the "length" or "area" of the set in a fractal sense.</w:t>
      </w:r>
    </w:p>
    <w:p w14:paraId="6F741C25"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Let </w:t>
      </w:r>
      <w:r w:rsidRPr="00267FC5">
        <w:rPr>
          <w:rFonts w:ascii="Arial" w:hAnsi="Arial" w:cs="Arial"/>
          <w:i/>
          <w:iCs/>
          <w:color w:val="333333"/>
          <w:shd w:val="clear" w:color="auto" w:fill="FFFFFF"/>
        </w:rPr>
        <w:t>K(R)</w:t>
      </w:r>
      <w:r>
        <w:rPr>
          <w:rFonts w:ascii="Arial" w:hAnsi="Arial" w:cs="Arial"/>
          <w:color w:val="333333"/>
          <w:shd w:val="clear" w:color="auto" w:fill="FFFFFF"/>
        </w:rPr>
        <w:t xml:space="preserve"> be the family of all nonempty, compact, and convex subsets of </w:t>
      </w:r>
      <w:r w:rsidRPr="00267FC5">
        <w:rPr>
          <w:rFonts w:ascii="Arial" w:hAnsi="Arial" w:cs="Arial"/>
          <w:i/>
          <w:iCs/>
          <w:color w:val="333333"/>
          <w:shd w:val="clear" w:color="auto" w:fill="FFFFFF"/>
        </w:rPr>
        <w:t>R</w:t>
      </w:r>
      <w:r>
        <w:rPr>
          <w:rFonts w:ascii="Arial" w:hAnsi="Arial" w:cs="Arial"/>
          <w:color w:val="333333"/>
          <w:shd w:val="clear" w:color="auto" w:fill="FFFFFF"/>
        </w:rPr>
        <w:t xml:space="preserve"> (field). The </w:t>
      </w:r>
      <w:proofErr w:type="spellStart"/>
      <w:r>
        <w:rPr>
          <w:rFonts w:ascii="Arial" w:hAnsi="Arial" w:cs="Arial"/>
          <w:color w:val="333333"/>
          <w:shd w:val="clear" w:color="auto" w:fill="FFFFFF"/>
        </w:rPr>
        <w:t>Hausdorff</w:t>
      </w:r>
      <w:proofErr w:type="spellEnd"/>
      <w:r>
        <w:rPr>
          <w:rFonts w:ascii="Arial" w:hAnsi="Arial" w:cs="Arial"/>
          <w:color w:val="333333"/>
          <w:shd w:val="clear" w:color="auto" w:fill="FFFFFF"/>
        </w:rPr>
        <w:t xml:space="preserve"> metric </w:t>
      </w:r>
      <w:proofErr w:type="spellStart"/>
      <w:r w:rsidRPr="00267FC5">
        <w:rPr>
          <w:rFonts w:ascii="Arial" w:hAnsi="Arial" w:cs="Arial"/>
          <w:i/>
          <w:iCs/>
          <w:color w:val="333333"/>
          <w:shd w:val="clear" w:color="auto" w:fill="FFFFFF"/>
        </w:rPr>
        <w:t>d</w:t>
      </w:r>
      <w:r w:rsidRPr="00267FC5">
        <w:rPr>
          <w:rFonts w:ascii="Arial" w:hAnsi="Arial" w:cs="Arial"/>
          <w:i/>
          <w:iCs/>
          <w:color w:val="333333"/>
          <w:shd w:val="clear" w:color="auto" w:fill="FFFFFF"/>
        </w:rPr>
        <w:softHyphen/>
      </w:r>
      <w:r w:rsidRPr="00267FC5">
        <w:rPr>
          <w:rFonts w:ascii="Arial" w:hAnsi="Arial" w:cs="Arial"/>
          <w:i/>
          <w:iCs/>
          <w:color w:val="333333"/>
          <w:shd w:val="clear" w:color="auto" w:fill="FFFFFF"/>
          <w:vertAlign w:val="subscript"/>
        </w:rPr>
        <w:t>H</w:t>
      </w:r>
      <w:proofErr w:type="spellEnd"/>
      <w:r>
        <w:rPr>
          <w:rFonts w:ascii="Arial" w:hAnsi="Arial" w:cs="Arial"/>
          <w:color w:val="333333"/>
          <w:shd w:val="clear" w:color="auto" w:fill="FFFFFF"/>
        </w:rPr>
        <w:t xml:space="preserve"> is defined by the following:</w:t>
      </w:r>
    </w:p>
    <w:p w14:paraId="5468A4FC" w14:textId="77777777" w:rsidR="008D1943" w:rsidRDefault="00000000" w:rsidP="008D1943">
      <w:pPr>
        <w:spacing w:line="360" w:lineRule="auto"/>
        <w:jc w:val="right"/>
        <w:rPr>
          <w:rFonts w:ascii="Arial" w:hAnsi="Arial" w:cs="Arial"/>
          <w:color w:val="333333"/>
          <w:shd w:val="clear" w:color="auto" w:fill="FFFFFF"/>
        </w:rPr>
      </w:p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d</m:t>
            </m:r>
          </m:e>
          <m:sub>
            <m:r>
              <w:rPr>
                <w:rFonts w:ascii="Cambria Math" w:hAnsi="Cambria Math" w:cs="Arial"/>
                <w:color w:val="333333"/>
                <w:shd w:val="clear" w:color="auto" w:fill="FFFFFF"/>
              </w:rPr>
              <m:t>H</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A, B</m:t>
            </m:r>
          </m:e>
        </m:d>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r>
              <m:rPr>
                <m:sty m:val="p"/>
              </m:rPr>
              <w:rPr>
                <w:rFonts w:ascii="Cambria Math" w:hAnsi="Cambria Math" w:cs="Arial"/>
                <w:color w:val="333333"/>
                <w:shd w:val="clear" w:color="auto" w:fill="FFFFFF"/>
              </w:rPr>
              <m:t>max</m:t>
            </m:r>
          </m:fName>
          <m:e>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a∈A, b∈B</m:t>
                    </m:r>
                  </m:lim>
                </m:limLow>
              </m:fName>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inf</m:t>
                    </m:r>
                  </m:fName>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func>
                <m:r>
                  <w:rPr>
                    <w:rFonts w:ascii="Cambria Math" w:hAnsi="Cambria Math" w:cs="Arial"/>
                    <w:color w:val="333333"/>
                    <w:shd w:val="clear" w:color="auto" w:fill="FFFFFF"/>
                  </w:rPr>
                  <m:t xml:space="preserve">, </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b∈B, a∈A</m:t>
                        </m:r>
                      </m:lim>
                    </m:limLow>
                  </m:fName>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inf</m:t>
                        </m:r>
                      </m:fName>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func>
                    <m:r>
                      <w:rPr>
                        <w:rFonts w:ascii="Cambria Math" w:hAnsi="Cambria Math" w:cs="Arial"/>
                        <w:color w:val="333333"/>
                        <w:shd w:val="clear" w:color="auto" w:fill="FFFFFF"/>
                      </w:rPr>
                      <m:t>}</m:t>
                    </m:r>
                  </m:e>
                </m:func>
                <m:r>
                  <w:rPr>
                    <w:rFonts w:ascii="Cambria Math" w:hAnsi="Cambria Math" w:cs="Arial"/>
                    <w:color w:val="333333"/>
                    <w:shd w:val="clear" w:color="auto" w:fill="FFFFFF"/>
                  </w:rPr>
                  <m:t xml:space="preserve"> </m:t>
                </m:r>
              </m:e>
            </m:func>
          </m:e>
        </m:func>
      </m:oMath>
      <w:r w:rsidR="008D1943">
        <w:rPr>
          <w:rFonts w:ascii="Arial" w:hAnsi="Arial" w:cs="Arial"/>
          <w:color w:val="333333"/>
          <w:shd w:val="clear" w:color="auto" w:fill="FFFFFF"/>
        </w:rPr>
        <w:tab/>
        <w:t xml:space="preserve">    </w:t>
      </w:r>
      <w:r w:rsidR="008D1943">
        <w:rPr>
          <w:rFonts w:ascii="Arial" w:hAnsi="Arial" w:cs="Arial"/>
          <w:color w:val="333333"/>
          <w:shd w:val="clear" w:color="auto" w:fill="FFFFFF"/>
        </w:rPr>
        <w:tab/>
      </w:r>
      <w:r w:rsidR="008D1943">
        <w:rPr>
          <w:rFonts w:ascii="Arial" w:hAnsi="Arial" w:cs="Arial"/>
          <w:color w:val="333333"/>
          <w:shd w:val="clear" w:color="auto" w:fill="FFFFFF"/>
        </w:rPr>
        <w:tab/>
        <w:t>5.1.3</w:t>
      </w:r>
    </w:p>
    <w:p w14:paraId="4D8E46D1"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A metric space is said to be separable if there exists a countable dense subset. If </w:t>
      </w:r>
      <w:r w:rsidRPr="00267FC5">
        <w:rPr>
          <w:rFonts w:ascii="Arial" w:hAnsi="Arial" w:cs="Arial"/>
          <w:i/>
          <w:iCs/>
          <w:color w:val="333333"/>
          <w:shd w:val="clear" w:color="auto" w:fill="FFFFFF"/>
        </w:rPr>
        <w:t xml:space="preserve">A, B, C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K(R)</w:t>
      </w:r>
      <w:r>
        <w:rPr>
          <w:rFonts w:ascii="Arial" w:hAnsi="Arial" w:cs="Arial"/>
          <w:color w:val="333333"/>
          <w:shd w:val="clear" w:color="auto" w:fill="FFFFFF"/>
        </w:rPr>
        <w:t xml:space="preserve"> then from Minkowski addition and translation invariance:</w:t>
      </w:r>
    </w:p>
    <w:p w14:paraId="663F8FA6" w14:textId="77777777" w:rsidR="008D1943" w:rsidRDefault="00000000" w:rsidP="008D1943">
      <w:pPr>
        <w:spacing w:line="360" w:lineRule="auto"/>
        <w:jc w:val="right"/>
        <w:rPr>
          <w:rFonts w:ascii="Arial" w:hAnsi="Arial" w:cs="Arial"/>
          <w:color w:val="333333"/>
          <w:shd w:val="clear" w:color="auto" w:fill="FFFFFF"/>
        </w:rPr>
      </w:p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d</m:t>
            </m:r>
          </m:e>
          <m:sub>
            <m:r>
              <w:rPr>
                <w:rFonts w:ascii="Cambria Math" w:hAnsi="Cambria Math" w:cs="Arial"/>
                <w:color w:val="333333"/>
                <w:shd w:val="clear" w:color="auto" w:fill="FFFFFF"/>
              </w:rPr>
              <m:t>H</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A+C, B+C</m:t>
            </m:r>
          </m:e>
        </m:d>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d</m:t>
            </m:r>
          </m:e>
          <m:sub>
            <m:r>
              <w:rPr>
                <w:rFonts w:ascii="Cambria Math" w:hAnsi="Cambria Math" w:cs="Arial"/>
                <w:color w:val="333333"/>
                <w:shd w:val="clear" w:color="auto" w:fill="FFFFFF"/>
              </w:rPr>
              <m:t>H</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A, B</m:t>
            </m:r>
          </m:e>
        </m:d>
      </m:oMath>
      <w:r w:rsidR="008D1943">
        <w:rPr>
          <w:rFonts w:ascii="Arial" w:hAnsi="Arial" w:cs="Arial"/>
          <w:color w:val="333333"/>
          <w:shd w:val="clear" w:color="auto" w:fill="FFFFFF"/>
        </w:rPr>
        <w:t xml:space="preserve"> </w:t>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t>5.1.4</w:t>
      </w:r>
    </w:p>
    <w:p w14:paraId="2F76B756" w14:textId="77777777" w:rsidR="008D1943" w:rsidRPr="00267FC5" w:rsidRDefault="008D1943" w:rsidP="008D1943">
      <w:pPr>
        <w:spacing w:line="360" w:lineRule="auto"/>
        <w:ind w:firstLine="720"/>
        <w:jc w:val="both"/>
        <w:rPr>
          <w:rFonts w:ascii="Arial" w:hAnsi="Arial" w:cs="Arial"/>
          <w:color w:val="333333"/>
          <w:shd w:val="clear" w:color="auto" w:fill="FFFFFF"/>
        </w:rPr>
      </w:pPr>
      <w:r w:rsidRPr="00335E91">
        <w:rPr>
          <w:rFonts w:ascii="Arial" w:hAnsi="Arial" w:cs="Arial"/>
          <w:color w:val="333333"/>
          <w:shd w:val="clear" w:color="auto" w:fill="FFFFFF"/>
        </w:rPr>
        <w:t xml:space="preserve">Let </w:t>
      </w:r>
      <w:r w:rsidRPr="00267FC5">
        <w:rPr>
          <w:rFonts w:ascii="Arial" w:hAnsi="Arial" w:cs="Arial"/>
          <w:i/>
          <w:iCs/>
          <w:color w:val="333333"/>
          <w:shd w:val="clear" w:color="auto" w:fill="FFFFFF"/>
        </w:rPr>
        <w:t>Ω, A, P</w:t>
      </w:r>
      <w:r w:rsidRPr="00335E91">
        <w:rPr>
          <w:rFonts w:ascii="Arial" w:hAnsi="Arial" w:cs="Arial"/>
          <w:color w:val="333333"/>
          <w:shd w:val="clear" w:color="auto" w:fill="FFFFFF"/>
        </w:rPr>
        <w:t xml:space="preserve"> be a probability space. The mapping </w:t>
      </w:r>
      <w:r w:rsidRPr="00267FC5">
        <w:rPr>
          <w:rFonts w:ascii="Arial" w:hAnsi="Arial" w:cs="Arial"/>
          <w:i/>
          <w:iCs/>
          <w:color w:val="333333"/>
          <w:shd w:val="clear" w:color="auto" w:fill="FFFFFF"/>
        </w:rPr>
        <w:t>F</w:t>
      </w:r>
      <w:r w:rsidRPr="00335E91">
        <w:rPr>
          <w:rFonts w:ascii="Arial" w:hAnsi="Arial" w:cs="Arial"/>
          <w:color w:val="333333"/>
          <w:shd w:val="clear" w:color="auto" w:fill="FFFFFF"/>
        </w:rPr>
        <w:t xml:space="preserve">: </w:t>
      </w:r>
      <w:r w:rsidRPr="00267FC5">
        <w:rPr>
          <w:rFonts w:ascii="Arial" w:hAnsi="Arial" w:cs="Arial"/>
          <w:i/>
          <w:iCs/>
          <w:color w:val="333333"/>
          <w:shd w:val="clear" w:color="auto" w:fill="FFFFFF"/>
        </w:rPr>
        <w:t xml:space="preserve">Ω-&gt; K(R) </w:t>
      </w:r>
      <w:r w:rsidRPr="00335E91">
        <w:rPr>
          <w:rFonts w:ascii="Arial" w:hAnsi="Arial" w:cs="Arial"/>
          <w:color w:val="333333"/>
          <w:shd w:val="clear" w:color="auto" w:fill="FFFFFF"/>
        </w:rPr>
        <w:t>is called A-measurable if it satisfies {</w:t>
      </w:r>
      <w:r w:rsidRPr="00267FC5">
        <w:rPr>
          <w:rFonts w:ascii="Arial" w:hAnsi="Arial" w:cs="Arial"/>
          <w:i/>
          <w:iCs/>
          <w:color w:val="333333"/>
          <w:shd w:val="clear" w:color="auto" w:fill="FFFFFF"/>
        </w:rPr>
        <w:t xml:space="preserve">w ϵ </w:t>
      </w:r>
      <w:proofErr w:type="gramStart"/>
      <w:r w:rsidRPr="00267FC5">
        <w:rPr>
          <w:rFonts w:ascii="Arial" w:hAnsi="Arial" w:cs="Arial"/>
          <w:i/>
          <w:iCs/>
          <w:color w:val="333333"/>
          <w:shd w:val="clear" w:color="auto" w:fill="FFFFFF"/>
        </w:rPr>
        <w:t>Ω :</w:t>
      </w:r>
      <w:proofErr w:type="gramEnd"/>
      <w:r w:rsidRPr="00267FC5">
        <w:rPr>
          <w:rFonts w:ascii="Arial" w:hAnsi="Arial" w:cs="Arial"/>
          <w:i/>
          <w:iCs/>
          <w:color w:val="333333"/>
          <w:shd w:val="clear" w:color="auto" w:fill="FFFFFF"/>
        </w:rPr>
        <w:t xml:space="preserve"> F(w)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C ≠ φ} ϵ A</w:t>
      </w:r>
      <w:r w:rsidRPr="00335E91">
        <w:rPr>
          <w:rFonts w:ascii="Arial" w:hAnsi="Arial" w:cs="Arial"/>
          <w:color w:val="333333"/>
          <w:shd w:val="clear" w:color="auto" w:fill="FFFFFF"/>
        </w:rPr>
        <w:t xml:space="preserve">, for every closed set </w:t>
      </w:r>
      <w:r w:rsidRPr="00267FC5">
        <w:rPr>
          <w:rFonts w:ascii="Arial" w:hAnsi="Arial" w:cs="Arial"/>
          <w:i/>
          <w:iCs/>
          <w:color w:val="333333"/>
          <w:shd w:val="clear" w:color="auto" w:fill="FFFFFF"/>
        </w:rPr>
        <w:t xml:space="preserve">C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R</w:t>
      </w:r>
      <w:r w:rsidRPr="00335E91">
        <w:rPr>
          <w:rFonts w:ascii="Arial" w:hAnsi="Arial" w:cs="Arial"/>
          <w:color w:val="333333"/>
          <w:shd w:val="clear" w:color="auto" w:fill="FFFFFF"/>
        </w:rPr>
        <w:t>.  This means</w:t>
      </w:r>
      <w:r>
        <w:rPr>
          <w:rFonts w:ascii="Arial" w:hAnsi="Arial" w:cs="Arial"/>
          <w:color w:val="333333"/>
          <w:shd w:val="clear" w:color="auto" w:fill="FFFFFF"/>
        </w:rPr>
        <w:t xml:space="preserve"> that</w:t>
      </w:r>
      <w:r w:rsidRPr="00335E91">
        <w:rPr>
          <w:rFonts w:ascii="Arial" w:hAnsi="Arial" w:cs="Arial"/>
          <w:color w:val="333333"/>
          <w:shd w:val="clear" w:color="auto" w:fill="FFFFFF"/>
        </w:rPr>
        <w:t xml:space="preserve"> for any element </w:t>
      </w:r>
      <w:r w:rsidRPr="00267FC5">
        <w:rPr>
          <w:rFonts w:ascii="Arial" w:hAnsi="Arial" w:cs="Arial"/>
          <w:i/>
          <w:iCs/>
          <w:color w:val="333333"/>
          <w:shd w:val="clear" w:color="auto" w:fill="FFFFFF"/>
        </w:rPr>
        <w:t>w</w:t>
      </w:r>
      <w:r w:rsidRPr="00335E91">
        <w:rPr>
          <w:rFonts w:ascii="Arial" w:hAnsi="Arial" w:cs="Arial"/>
          <w:color w:val="333333"/>
          <w:shd w:val="clear" w:color="auto" w:fill="FFFFFF"/>
        </w:rPr>
        <w:t xml:space="preserve"> that belongs to space </w:t>
      </w:r>
      <w:r w:rsidRPr="00267FC5">
        <w:rPr>
          <w:rFonts w:ascii="Arial" w:hAnsi="Arial" w:cs="Arial"/>
          <w:i/>
          <w:iCs/>
          <w:color w:val="333333"/>
          <w:shd w:val="clear" w:color="auto" w:fill="FFFFFF"/>
        </w:rPr>
        <w:t>Ω</w:t>
      </w:r>
      <w:r w:rsidRPr="00335E91">
        <w:rPr>
          <w:rFonts w:ascii="Arial" w:hAnsi="Arial" w:cs="Arial"/>
          <w:color w:val="333333"/>
          <w:shd w:val="clear" w:color="auto" w:fill="FFFFFF"/>
        </w:rPr>
        <w:t xml:space="preserve"> such that </w:t>
      </w:r>
      <w:r w:rsidRPr="00267FC5">
        <w:rPr>
          <w:rFonts w:ascii="Arial" w:hAnsi="Arial" w:cs="Arial"/>
          <w:i/>
          <w:iCs/>
          <w:color w:val="333333"/>
          <w:shd w:val="clear" w:color="auto" w:fill="FFFFFF"/>
        </w:rPr>
        <w:t>F(w)</w:t>
      </w:r>
      <w:r w:rsidRPr="00335E91">
        <w:rPr>
          <w:rFonts w:ascii="Arial" w:hAnsi="Arial" w:cs="Arial"/>
          <w:color w:val="333333"/>
          <w:shd w:val="clear" w:color="auto" w:fill="FFFFFF"/>
        </w:rPr>
        <w:t xml:space="preserve"> is disjoint with </w:t>
      </w:r>
      <w:r w:rsidRPr="00267FC5">
        <w:rPr>
          <w:rFonts w:ascii="Arial" w:hAnsi="Arial" w:cs="Arial"/>
          <w:i/>
          <w:iCs/>
          <w:color w:val="333333"/>
          <w:shd w:val="clear" w:color="auto" w:fill="FFFFFF"/>
        </w:rPr>
        <w:t>C</w:t>
      </w:r>
      <w:r>
        <w:rPr>
          <w:rFonts w:ascii="Arial" w:hAnsi="Arial" w:cs="Arial"/>
          <w:color w:val="333333"/>
          <w:shd w:val="clear" w:color="auto" w:fill="FFFFFF"/>
        </w:rPr>
        <w:t>, it</w:t>
      </w:r>
      <w:r w:rsidRPr="00335E91">
        <w:rPr>
          <w:rFonts w:ascii="Arial" w:hAnsi="Arial" w:cs="Arial"/>
          <w:color w:val="333333"/>
          <w:shd w:val="clear" w:color="auto" w:fill="FFFFFF"/>
        </w:rPr>
        <w:t xml:space="preserve"> is not equal</w:t>
      </w:r>
      <w:r>
        <w:rPr>
          <w:rFonts w:ascii="Arial" w:hAnsi="Arial" w:cs="Arial"/>
          <w:color w:val="333333"/>
          <w:shd w:val="clear" w:color="auto" w:fill="FFFFFF"/>
        </w:rPr>
        <w:t xml:space="preserve"> to</w:t>
      </w:r>
      <w:r w:rsidRPr="00335E91">
        <w:rPr>
          <w:rFonts w:ascii="Arial" w:hAnsi="Arial" w:cs="Arial"/>
          <w:color w:val="333333"/>
          <w:shd w:val="clear" w:color="auto" w:fill="FFFFFF"/>
        </w:rPr>
        <w:t xml:space="preserve"> zero for every closed set </w:t>
      </w:r>
      <w:r w:rsidRPr="00267FC5">
        <w:rPr>
          <w:rFonts w:ascii="Arial" w:hAnsi="Arial" w:cs="Arial"/>
          <w:i/>
          <w:iCs/>
          <w:color w:val="333333"/>
          <w:shd w:val="clear" w:color="auto" w:fill="FFFFFF"/>
        </w:rPr>
        <w:t xml:space="preserve">C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R.</w:t>
      </w:r>
      <w:r w:rsidRPr="00335E91">
        <w:rPr>
          <w:rFonts w:ascii="Arial" w:hAnsi="Arial" w:cs="Arial"/>
          <w:color w:val="333333"/>
          <w:shd w:val="clear" w:color="auto" w:fill="FFFFFF"/>
        </w:rPr>
        <w:t xml:space="preserve"> A closed set means that all limiting and interior points belong to a set.  </w:t>
      </w:r>
      <w:r>
        <w:rPr>
          <w:rFonts w:ascii="Arial" w:hAnsi="Arial" w:cs="Arial"/>
          <w:color w:val="333333"/>
          <w:shd w:val="clear" w:color="auto" w:fill="FFFFFF"/>
        </w:rPr>
        <w:t xml:space="preserve">A multifunction </w:t>
      </w:r>
      <w:r w:rsidRPr="00267FC5">
        <w:rPr>
          <w:rFonts w:ascii="Arial" w:hAnsi="Arial" w:cs="Arial"/>
          <w:i/>
          <w:iCs/>
          <w:color w:val="333333"/>
          <w:shd w:val="clear" w:color="auto" w:fill="FFFFFF"/>
        </w:rPr>
        <w:t xml:space="preserve">F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M</w:t>
      </w:r>
      <w:r>
        <w:rPr>
          <w:rFonts w:ascii="Arial" w:hAnsi="Arial" w:cs="Arial"/>
          <w:color w:val="333333"/>
          <w:shd w:val="clear" w:color="auto" w:fill="FFFFFF"/>
        </w:rPr>
        <w:t xml:space="preserve"> is said to be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Pr>
          <w:rFonts w:ascii="Arial" w:hAnsi="Arial" w:cs="Arial"/>
          <w:color w:val="333333"/>
          <w:shd w:val="clear" w:color="auto" w:fill="FFFFFF"/>
        </w:rPr>
        <w:t xml:space="preserve"> – </w:t>
      </w:r>
      <w:proofErr w:type="spellStart"/>
      <w:r>
        <w:rPr>
          <w:rFonts w:ascii="Arial" w:hAnsi="Arial" w:cs="Arial"/>
          <w:color w:val="333333"/>
          <w:shd w:val="clear" w:color="auto" w:fill="FFFFFF"/>
        </w:rPr>
        <w:t>integrably</w:t>
      </w:r>
      <w:proofErr w:type="spellEnd"/>
      <w:r>
        <w:rPr>
          <w:rFonts w:ascii="Arial" w:hAnsi="Arial" w:cs="Arial"/>
          <w:color w:val="333333"/>
          <w:shd w:val="clear" w:color="auto" w:fill="FFFFFF"/>
        </w:rPr>
        <w:t xml:space="preserve"> bounded if the </w:t>
      </w:r>
      <w:proofErr w:type="spellStart"/>
      <w:r w:rsidRPr="00267FC5">
        <w:rPr>
          <w:rFonts w:ascii="Arial" w:hAnsi="Arial" w:cs="Arial"/>
          <w:i/>
          <w:iCs/>
          <w:color w:val="333333"/>
          <w:shd w:val="clear" w:color="auto" w:fill="FFFFFF"/>
        </w:rPr>
        <w:t>p</w:t>
      </w:r>
      <w:r>
        <w:rPr>
          <w:rFonts w:ascii="Arial" w:hAnsi="Arial" w:cs="Arial"/>
          <w:color w:val="333333"/>
          <w:shd w:val="clear" w:color="auto" w:fill="FFFFFF"/>
          <w:vertAlign w:val="superscript"/>
        </w:rPr>
        <w:t>th</w:t>
      </w:r>
      <w:proofErr w:type="spellEnd"/>
      <w:r>
        <w:rPr>
          <w:rFonts w:ascii="Arial" w:hAnsi="Arial" w:cs="Arial"/>
          <w:color w:val="333333"/>
          <w:shd w:val="clear" w:color="auto" w:fill="FFFFFF"/>
          <w:vertAlign w:val="superscript"/>
        </w:rPr>
        <w:t xml:space="preserve"> </w:t>
      </w:r>
      <w:r>
        <w:rPr>
          <w:rFonts w:ascii="Arial" w:hAnsi="Arial" w:cs="Arial"/>
          <w:color w:val="333333"/>
          <w:shd w:val="clear" w:color="auto" w:fill="FFFFFF"/>
        </w:rPr>
        <w:t xml:space="preserve">power is integrable for </w:t>
      </w:r>
      <w:r w:rsidRPr="00267FC5">
        <w:rPr>
          <w:rFonts w:ascii="Arial" w:hAnsi="Arial" w:cs="Arial"/>
          <w:i/>
          <w:iCs/>
          <w:color w:val="333333"/>
          <w:shd w:val="clear" w:color="auto" w:fill="FFFFFF"/>
        </w:rPr>
        <w:t>p</w:t>
      </w:r>
      <w:r>
        <w:rPr>
          <w:rFonts w:ascii="Arial" w:hAnsi="Arial" w:cs="Arial"/>
          <w:color w:val="333333"/>
          <w:shd w:val="clear" w:color="auto" w:fill="FFFFFF"/>
        </w:rPr>
        <w:t xml:space="preserve"> ≥ 1, </w:t>
      </w:r>
      <w:proofErr w:type="spellStart"/>
      <w:r>
        <w:rPr>
          <w:rFonts w:ascii="Arial" w:hAnsi="Arial" w:cs="Arial"/>
          <w:color w:val="333333"/>
          <w:shd w:val="clear" w:color="auto" w:fill="FFFFFF"/>
        </w:rPr>
        <w:t>iff</w:t>
      </w:r>
      <w:proofErr w:type="spellEnd"/>
      <w:r>
        <w:rPr>
          <w:rFonts w:ascii="Arial" w:hAnsi="Arial" w:cs="Arial"/>
          <w:color w:val="333333"/>
          <w:shd w:val="clear" w:color="auto" w:fill="FFFFFF"/>
        </w:rPr>
        <w:t xml:space="preserve"> (if and only if) there exists </w:t>
      </w:r>
      <w:r w:rsidRPr="00267FC5">
        <w:rPr>
          <w:rFonts w:ascii="Arial" w:hAnsi="Arial" w:cs="Arial"/>
          <w:i/>
          <w:iCs/>
          <w:color w:val="333333"/>
          <w:shd w:val="clear" w:color="auto" w:fill="FFFFFF"/>
        </w:rPr>
        <w:t xml:space="preserve">h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(Ω, A, P, R</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r>
        <w:rPr>
          <w:rFonts w:ascii="Arial" w:hAnsi="Arial" w:cs="Arial"/>
          <w:color w:val="333333"/>
          <w:shd w:val="clear" w:color="auto" w:fill="FFFFFF"/>
        </w:rPr>
        <w:t xml:space="preserve"> such that the norms metric (the norm ||.|| induces a metric </w:t>
      </w:r>
      <w:proofErr w:type="spellStart"/>
      <w:r>
        <w:rPr>
          <w:rFonts w:ascii="Arial" w:hAnsi="Arial" w:cs="Arial"/>
          <w:color w:val="333333"/>
          <w:shd w:val="clear" w:color="auto" w:fill="FFFFFF"/>
        </w:rPr>
        <w:t>on</w:t>
      </w:r>
      <w:proofErr w:type="spellEnd"/>
      <w:r>
        <w:rPr>
          <w:rFonts w:ascii="Arial" w:hAnsi="Arial" w:cs="Arial"/>
          <w:color w:val="333333"/>
          <w:shd w:val="clear" w:color="auto" w:fill="FFFFFF"/>
        </w:rPr>
        <w:t xml:space="preserve"> </w:t>
      </w:r>
      <w:r w:rsidRPr="00267FC5">
        <w:rPr>
          <w:rFonts w:ascii="Arial" w:hAnsi="Arial" w:cs="Arial"/>
          <w:i/>
          <w:iCs/>
          <w:color w:val="333333"/>
          <w:shd w:val="clear" w:color="auto" w:fill="FFFFFF"/>
        </w:rPr>
        <w:t>F</w:t>
      </w:r>
      <w:r>
        <w:rPr>
          <w:rFonts w:ascii="Arial" w:hAnsi="Arial" w:cs="Arial"/>
          <w:color w:val="333333"/>
          <w:shd w:val="clear" w:color="auto" w:fill="FFFFFF"/>
        </w:rPr>
        <w:t xml:space="preserve">, known as the metric induced by the norm or the norm metric) such that </w:t>
      </w:r>
      <w:r w:rsidRPr="00267FC5">
        <w:rPr>
          <w:rFonts w:ascii="Arial" w:hAnsi="Arial" w:cs="Arial"/>
          <w:i/>
          <w:iCs/>
          <w:color w:val="333333"/>
          <w:shd w:val="clear" w:color="auto" w:fill="FFFFFF"/>
        </w:rPr>
        <w:t>||F|| ≤ h</w:t>
      </w:r>
      <w:r>
        <w:rPr>
          <w:rFonts w:ascii="Arial" w:hAnsi="Arial" w:cs="Arial"/>
          <w:color w:val="333333"/>
          <w:shd w:val="clear" w:color="auto" w:fill="FFFFFF"/>
        </w:rPr>
        <w:t xml:space="preserve"> P-</w:t>
      </w:r>
      <w:proofErr w:type="spellStart"/>
      <w:r>
        <w:rPr>
          <w:rFonts w:ascii="Arial" w:hAnsi="Arial" w:cs="Arial"/>
          <w:color w:val="333333"/>
          <w:shd w:val="clear" w:color="auto" w:fill="FFFFFF"/>
        </w:rPr>
        <w:t>a.e</w:t>
      </w:r>
      <w:proofErr w:type="spellEnd"/>
      <w:r>
        <w:rPr>
          <w:rFonts w:ascii="Arial" w:hAnsi="Arial" w:cs="Arial"/>
          <w:color w:val="333333"/>
          <w:shd w:val="clear" w:color="auto" w:fill="FFFFFF"/>
        </w:rPr>
        <w:t xml:space="preserve"> (almost everywhere - event holds for almost all elements in a set, with the exception of a negligible subset of elements according to the probability measure </w:t>
      </w:r>
      <w:r w:rsidRPr="00267FC5">
        <w:rPr>
          <w:rFonts w:ascii="Arial" w:hAnsi="Arial" w:cs="Arial"/>
          <w:i/>
          <w:iCs/>
          <w:color w:val="333333"/>
          <w:shd w:val="clear" w:color="auto" w:fill="FFFFFF"/>
        </w:rPr>
        <w:t>P</w:t>
      </w:r>
      <w:r>
        <w:rPr>
          <w:rFonts w:ascii="Arial" w:hAnsi="Arial" w:cs="Arial"/>
          <w:color w:val="333333"/>
          <w:shd w:val="clear" w:color="auto" w:fill="FFFFFF"/>
        </w:rPr>
        <w:t xml:space="preserve">), </w:t>
      </w:r>
      <w:r w:rsidRPr="00267FC5">
        <w:rPr>
          <w:rFonts w:ascii="Arial" w:hAnsi="Arial" w:cs="Arial"/>
          <w:i/>
          <w:iCs/>
          <w:color w:val="333333"/>
          <w:shd w:val="clear" w:color="auto" w:fill="FFFFFF"/>
        </w:rPr>
        <w:t>R</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 = [0, ∞)</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 xml:space="preserve">||F|| = </w:t>
      </w:r>
      <w:proofErr w:type="spellStart"/>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H</w:t>
      </w:r>
      <w:proofErr w:type="spellEnd"/>
      <w:r w:rsidRPr="00267FC5">
        <w:rPr>
          <w:rFonts w:ascii="Arial" w:hAnsi="Arial" w:cs="Arial"/>
          <w:i/>
          <w:iCs/>
          <w:color w:val="333333"/>
          <w:shd w:val="clear" w:color="auto" w:fill="FFFFFF"/>
        </w:rPr>
        <w:t>(F, {0}) = sup |f|, f ϵ F</w:t>
      </w:r>
      <w:r>
        <w:rPr>
          <w:rFonts w:ascii="Arial" w:hAnsi="Arial" w:cs="Arial"/>
          <w:color w:val="333333"/>
          <w:shd w:val="clear" w:color="auto" w:fill="FFFFFF"/>
        </w:rPr>
        <w:t xml:space="preserve">. This means that the norm in terms </w:t>
      </w:r>
      <w:r w:rsidRPr="00E736A5">
        <w:rPr>
          <w:rFonts w:ascii="Arial" w:hAnsi="Arial" w:cs="Arial"/>
          <w:color w:val="333333"/>
          <w:shd w:val="clear" w:color="auto" w:fill="FFFFFF"/>
        </w:rPr>
        <w:t xml:space="preserve">of metric is the greatest value of </w:t>
      </w:r>
      <w:r w:rsidRPr="00267FC5">
        <w:rPr>
          <w:rFonts w:ascii="Arial" w:hAnsi="Arial" w:cs="Arial"/>
          <w:i/>
          <w:iCs/>
          <w:color w:val="333333"/>
          <w:shd w:val="clear" w:color="auto" w:fill="FFFFFF"/>
        </w:rPr>
        <w:t>F</w:t>
      </w:r>
      <w:r w:rsidRPr="00E736A5">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For example, imagine we have a function </w:t>
      </w:r>
      <w:r w:rsidRPr="00267FC5">
        <w:rPr>
          <w:rFonts w:ascii="Arial" w:hAnsi="Arial" w:cs="Arial"/>
          <w:i/>
          <w:iCs/>
          <w:color w:val="333333"/>
          <w:shd w:val="clear" w:color="auto" w:fill="FFFFFF"/>
        </w:rPr>
        <w:t>F</w:t>
      </w:r>
      <w:r w:rsidRPr="00267FC5">
        <w:rPr>
          <w:rFonts w:ascii="Arial" w:hAnsi="Arial" w:cs="Arial"/>
          <w:color w:val="333333"/>
          <w:shd w:val="clear" w:color="auto" w:fill="FFFFFF"/>
        </w:rPr>
        <w:t xml:space="preserve"> that takes some inputs and gives us sets (groups of things) as outputs. Now, this function </w:t>
      </w:r>
      <w:r w:rsidRPr="00267FC5">
        <w:rPr>
          <w:rFonts w:ascii="Arial" w:hAnsi="Arial" w:cs="Arial"/>
          <w:i/>
          <w:iCs/>
          <w:color w:val="333333"/>
          <w:shd w:val="clear" w:color="auto" w:fill="FFFFFF"/>
        </w:rPr>
        <w:t>F</w:t>
      </w:r>
      <w:r w:rsidRPr="00267FC5">
        <w:rPr>
          <w:rFonts w:ascii="Arial" w:hAnsi="Arial" w:cs="Arial"/>
          <w:color w:val="333333"/>
          <w:shd w:val="clear" w:color="auto" w:fill="FFFFFF"/>
        </w:rPr>
        <w:t xml:space="preserve"> is special in two ways:</w:t>
      </w:r>
    </w:p>
    <w:p w14:paraId="78642486" w14:textId="77777777" w:rsidR="008D1943" w:rsidRPr="00267FC5" w:rsidRDefault="008D1943" w:rsidP="008D1943">
      <w:pPr>
        <w:pStyle w:val="ListParagraph"/>
        <w:numPr>
          <w:ilvl w:val="1"/>
          <w:numId w:val="11"/>
        </w:numPr>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It doesn't make sets that are too big or too wild.</w:t>
      </w:r>
    </w:p>
    <w:p w14:paraId="34DA110E" w14:textId="77777777" w:rsidR="008D1943" w:rsidRPr="00267FC5" w:rsidRDefault="008D1943" w:rsidP="008D1943">
      <w:pPr>
        <w:pStyle w:val="ListParagraph"/>
        <w:numPr>
          <w:ilvl w:val="1"/>
          <w:numId w:val="11"/>
        </w:numPr>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we can measure how big these sets are.</w:t>
      </w:r>
    </w:p>
    <w:p w14:paraId="2CCD20FA" w14:textId="77777777" w:rsidR="008D1943" w:rsidRPr="00267FC5" w:rsidRDefault="008D1943" w:rsidP="008D1943">
      <w:pPr>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 xml:space="preserve">The first point means that if we look at the sets produced by this function, they're not too crazy. They don't stretch out forever or become enormous. The second point is about measuring. We can measure the size of these sets, like giving them a number that says how big they are. Now, this function </w:t>
      </w:r>
      <w:r w:rsidRPr="00267FC5">
        <w:rPr>
          <w:rFonts w:ascii="Arial" w:hAnsi="Arial" w:cs="Arial"/>
          <w:i/>
          <w:iCs/>
          <w:color w:val="333333"/>
          <w:shd w:val="clear" w:color="auto" w:fill="FFFFFF"/>
        </w:rPr>
        <w:t>F</w:t>
      </w:r>
      <w:r w:rsidRPr="00267FC5">
        <w:rPr>
          <w:rFonts w:ascii="Arial" w:hAnsi="Arial" w:cs="Arial"/>
          <w:color w:val="333333"/>
          <w:shd w:val="clear" w:color="auto" w:fill="FFFFFF"/>
        </w:rPr>
        <w:t xml:space="preserve"> can't be too unpredictable. It </w:t>
      </w:r>
      <w:proofErr w:type="gramStart"/>
      <w:r w:rsidRPr="00267FC5">
        <w:rPr>
          <w:rFonts w:ascii="Arial" w:hAnsi="Arial" w:cs="Arial"/>
          <w:color w:val="333333"/>
          <w:shd w:val="clear" w:color="auto" w:fill="FFFFFF"/>
        </w:rPr>
        <w:t>has to</w:t>
      </w:r>
      <w:proofErr w:type="gramEnd"/>
      <w:r w:rsidRPr="00267FC5">
        <w:rPr>
          <w:rFonts w:ascii="Arial" w:hAnsi="Arial" w:cs="Arial"/>
          <w:color w:val="333333"/>
          <w:shd w:val="clear" w:color="auto" w:fill="FFFFFF"/>
        </w:rPr>
        <w:t xml:space="preserve"> follow certain rules. If we square the sizes of its sets and add them all up, that should be a reasonable number (integrable). This is where the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color w:val="333333"/>
          <w:shd w:val="clear" w:color="auto" w:fill="FFFFFF"/>
        </w:rPr>
        <w:t>" comes in. "</w:t>
      </w:r>
      <w:r w:rsidRPr="00267FC5">
        <w:rPr>
          <w:rFonts w:ascii="Arial" w:hAnsi="Arial" w:cs="Arial"/>
          <w:i/>
          <w:iCs/>
          <w:color w:val="333333"/>
          <w:shd w:val="clear" w:color="auto" w:fill="FFFFFF"/>
        </w:rPr>
        <w:t>p</w:t>
      </w:r>
      <w:r w:rsidRPr="00267FC5">
        <w:rPr>
          <w:rFonts w:ascii="Arial" w:hAnsi="Arial" w:cs="Arial"/>
          <w:color w:val="333333"/>
          <w:shd w:val="clear" w:color="auto" w:fill="FFFFFF"/>
        </w:rPr>
        <w:t xml:space="preserve">" is just a number, and when it's 1 or bigger, it means things are behaving well. </w:t>
      </w:r>
    </w:p>
    <w:p w14:paraId="5476D6F5" w14:textId="77777777" w:rsidR="008D1943" w:rsidRDefault="008D1943" w:rsidP="008D1943">
      <w:pPr>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lastRenderedPageBreak/>
        <w:t>To make sure these sets aren't too big, there's another function (let's call it "</w:t>
      </w:r>
      <w:r w:rsidRPr="00267FC5">
        <w:rPr>
          <w:rFonts w:ascii="Arial" w:hAnsi="Arial" w:cs="Arial"/>
          <w:i/>
          <w:iCs/>
          <w:color w:val="333333"/>
          <w:shd w:val="clear" w:color="auto" w:fill="FFFFFF"/>
        </w:rPr>
        <w:t>h</w:t>
      </w:r>
      <w:r w:rsidRPr="00267FC5">
        <w:rPr>
          <w:rFonts w:ascii="Arial" w:hAnsi="Arial" w:cs="Arial"/>
          <w:color w:val="333333"/>
          <w:shd w:val="clear" w:color="auto" w:fill="FFFFFF"/>
        </w:rPr>
        <w:t>") that keeps an eye on them. It's like a supervisor. This supervisor function, "</w:t>
      </w:r>
      <w:r w:rsidRPr="00267FC5">
        <w:rPr>
          <w:rFonts w:ascii="Arial" w:hAnsi="Arial" w:cs="Arial"/>
          <w:i/>
          <w:iCs/>
          <w:color w:val="333333"/>
          <w:shd w:val="clear" w:color="auto" w:fill="FFFFFF"/>
        </w:rPr>
        <w:t>h</w:t>
      </w:r>
      <w:r w:rsidRPr="00267FC5">
        <w:rPr>
          <w:rFonts w:ascii="Arial" w:hAnsi="Arial" w:cs="Arial"/>
          <w:color w:val="333333"/>
          <w:shd w:val="clear" w:color="auto" w:fill="FFFFFF"/>
        </w:rPr>
        <w:t xml:space="preserve">," is also measured in a special way, and it makes sure our function's sets don't get too big. So, in simple terms, an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267FC5">
        <w:rPr>
          <w:rFonts w:ascii="Arial" w:hAnsi="Arial" w:cs="Arial"/>
          <w:color w:val="333333"/>
          <w:shd w:val="clear" w:color="auto" w:fill="FFFFFF"/>
        </w:rPr>
        <w:t>-integrably</w:t>
      </w:r>
      <w:proofErr w:type="spellEnd"/>
      <w:r w:rsidRPr="00267FC5">
        <w:rPr>
          <w:rFonts w:ascii="Arial" w:hAnsi="Arial" w:cs="Arial"/>
          <w:color w:val="333333"/>
          <w:shd w:val="clear" w:color="auto" w:fill="FFFFFF"/>
        </w:rPr>
        <w:t xml:space="preserve"> bounded multifunction is like a machine that produces sets. These sets are controlled and supervised to make sure they're not too big, and we can measure their sizes using numbers.</w:t>
      </w:r>
      <w:r w:rsidRPr="00D64C18">
        <w:rPr>
          <w:rFonts w:ascii="Arial" w:hAnsi="Arial" w:cs="Arial"/>
          <w:color w:val="333333"/>
          <w:shd w:val="clear" w:color="auto" w:fill="FFFFFF"/>
        </w:rPr>
        <w:t xml:space="preserve"> </w:t>
      </w:r>
      <w:r>
        <w:rPr>
          <w:rFonts w:ascii="Arial" w:hAnsi="Arial" w:cs="Arial"/>
          <w:color w:val="333333"/>
          <w:shd w:val="clear" w:color="auto" w:fill="FFFFFF"/>
        </w:rPr>
        <w:t xml:space="preserve"> </w:t>
      </w:r>
    </w:p>
    <w:p w14:paraId="6E21616C"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The membership function </w:t>
      </w:r>
      <w:r w:rsidRPr="00267FC5">
        <w:rPr>
          <w:rFonts w:ascii="Arial" w:hAnsi="Arial" w:cs="Arial"/>
          <w:i/>
          <w:iCs/>
          <w:color w:val="333333"/>
          <w:shd w:val="clear" w:color="auto" w:fill="FFFFFF"/>
        </w:rPr>
        <w:t>u</w:t>
      </w:r>
      <w:r>
        <w:rPr>
          <w:rFonts w:ascii="Arial" w:hAnsi="Arial" w:cs="Arial"/>
          <w:color w:val="333333"/>
          <w:shd w:val="clear" w:color="auto" w:fill="FFFFFF"/>
        </w:rPr>
        <w:t xml:space="preserve"> on an interval closed set: </w:t>
      </w:r>
      <w:r w:rsidRPr="00267FC5">
        <w:rPr>
          <w:rFonts w:ascii="Arial" w:hAnsi="Arial" w:cs="Arial"/>
          <w:i/>
          <w:iCs/>
          <w:color w:val="333333"/>
          <w:shd w:val="clear" w:color="auto" w:fill="FFFFFF"/>
        </w:rPr>
        <w:t>R -&gt; [0,1]</w:t>
      </w:r>
      <w:r>
        <w:rPr>
          <w:rFonts w:ascii="Arial" w:hAnsi="Arial" w:cs="Arial"/>
          <w:color w:val="333333"/>
          <w:shd w:val="clear" w:color="auto" w:fill="FFFFFF"/>
        </w:rPr>
        <w:t xml:space="preserve"> is defined for a fuzzy set </w:t>
      </w:r>
      <w:r w:rsidRPr="00267FC5">
        <w:rPr>
          <w:rFonts w:ascii="Arial" w:hAnsi="Arial" w:cs="Arial"/>
          <w:i/>
          <w:iCs/>
          <w:color w:val="333333"/>
          <w:shd w:val="clear" w:color="auto" w:fill="FFFFFF"/>
        </w:rPr>
        <w:t xml:space="preserve">u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R,</w:t>
      </w:r>
      <w:r>
        <w:rPr>
          <w:rFonts w:ascii="Arial" w:hAnsi="Arial" w:cs="Arial"/>
          <w:color w:val="333333"/>
          <w:shd w:val="clear" w:color="auto" w:fill="FFFFFF"/>
        </w:rPr>
        <w:t xml:space="preserve"> where </w:t>
      </w:r>
      <w:r w:rsidRPr="00267FC5">
        <w:rPr>
          <w:rFonts w:ascii="Arial" w:hAnsi="Arial" w:cs="Arial"/>
          <w:i/>
          <w:iCs/>
          <w:color w:val="333333"/>
          <w:shd w:val="clear" w:color="auto" w:fill="FFFFFF"/>
        </w:rPr>
        <w:t>u(x)</w:t>
      </w:r>
      <w:r>
        <w:rPr>
          <w:rFonts w:ascii="Arial" w:hAnsi="Arial" w:cs="Arial"/>
          <w:color w:val="333333"/>
          <w:shd w:val="clear" w:color="auto" w:fill="FFFFFF"/>
        </w:rPr>
        <w:t xml:space="preserve"> is the degree of membership of </w:t>
      </w:r>
      <w:r w:rsidRPr="00267FC5">
        <w:rPr>
          <w:rFonts w:ascii="Arial" w:hAnsi="Arial" w:cs="Arial"/>
          <w:i/>
          <w:iCs/>
          <w:color w:val="333333"/>
          <w:shd w:val="clear" w:color="auto" w:fill="FFFFFF"/>
        </w:rPr>
        <w:t>x</w:t>
      </w:r>
      <w:r>
        <w:rPr>
          <w:rFonts w:ascii="Arial" w:hAnsi="Arial" w:cs="Arial"/>
          <w:color w:val="333333"/>
          <w:shd w:val="clear" w:color="auto" w:fill="FFFFFF"/>
        </w:rPr>
        <w:t xml:space="preserve"> in the fuzzy set </w:t>
      </w:r>
      <w:r w:rsidRPr="00267FC5">
        <w:rPr>
          <w:rFonts w:ascii="Arial" w:hAnsi="Arial" w:cs="Arial"/>
          <w:i/>
          <w:iCs/>
          <w:color w:val="333333"/>
          <w:shd w:val="clear" w:color="auto" w:fill="FFFFFF"/>
        </w:rPr>
        <w:t>u</w:t>
      </w:r>
      <w:r>
        <w:rPr>
          <w:rFonts w:ascii="Arial" w:hAnsi="Arial" w:cs="Arial"/>
          <w:color w:val="333333"/>
          <w:shd w:val="clear" w:color="auto" w:fill="FFFFFF"/>
        </w:rPr>
        <w:t xml:space="preserve">. Let us denote by </w:t>
      </w:r>
      <w:r w:rsidRPr="00267FC5">
        <w:rPr>
          <w:rFonts w:ascii="Arial" w:hAnsi="Arial" w:cs="Arial"/>
          <w:i/>
          <w:iCs/>
          <w:color w:val="333333"/>
          <w:shd w:val="clear" w:color="auto" w:fill="FFFFFF"/>
        </w:rPr>
        <w:t>F(R)</w:t>
      </w:r>
      <w:r>
        <w:rPr>
          <w:rFonts w:ascii="Arial" w:hAnsi="Arial" w:cs="Arial"/>
          <w:color w:val="333333"/>
          <w:shd w:val="clear" w:color="auto" w:fill="FFFFFF"/>
        </w:rPr>
        <w:t xml:space="preserve"> the fuzzy sets </w:t>
      </w:r>
      <w:r w:rsidRPr="00267FC5">
        <w:rPr>
          <w:rFonts w:ascii="Arial" w:hAnsi="Arial" w:cs="Arial"/>
          <w:i/>
          <w:iCs/>
          <w:color w:val="333333"/>
          <w:shd w:val="clear" w:color="auto" w:fill="FFFFFF"/>
        </w:rPr>
        <w:t>u</w:t>
      </w:r>
      <w:r>
        <w:rPr>
          <w:rFonts w:ascii="Arial" w:hAnsi="Arial" w:cs="Arial"/>
          <w:color w:val="333333"/>
          <w:shd w:val="clear" w:color="auto" w:fill="FFFFFF"/>
        </w:rPr>
        <w:t xml:space="preserve">: </w:t>
      </w:r>
      <w:r w:rsidRPr="00267FC5">
        <w:rPr>
          <w:rFonts w:ascii="Arial" w:hAnsi="Arial" w:cs="Arial"/>
          <w:i/>
          <w:iCs/>
          <w:color w:val="333333"/>
          <w:shd w:val="clear" w:color="auto" w:fill="FFFFFF"/>
        </w:rPr>
        <w:t>R -&gt; [0,1]</w:t>
      </w:r>
      <w:r>
        <w:rPr>
          <w:rFonts w:ascii="Arial" w:hAnsi="Arial" w:cs="Arial"/>
          <w:color w:val="333333"/>
          <w:shd w:val="clear" w:color="auto" w:fill="FFFFFF"/>
        </w:rPr>
        <w:t xml:space="preserve"> such that </w:t>
      </w:r>
      <w:r w:rsidRPr="00267FC5">
        <w:rPr>
          <w:rFonts w:ascii="Arial" w:hAnsi="Arial" w:cs="Arial"/>
          <w:i/>
          <w:iCs/>
          <w:color w:val="333333"/>
          <w:shd w:val="clear" w:color="auto" w:fill="FFFFFF"/>
        </w:rPr>
        <w:t>[u]</w:t>
      </w:r>
      <w:r w:rsidRPr="00267FC5">
        <w:rPr>
          <w:rFonts w:ascii="Arial" w:hAnsi="Arial" w:cs="Arial"/>
          <w:i/>
          <w:iCs/>
          <w:color w:val="333333"/>
          <w:shd w:val="clear" w:color="auto" w:fill="FFFFFF"/>
          <w:vertAlign w:val="superscript"/>
        </w:rPr>
        <w:t>a</w:t>
      </w:r>
      <w:r w:rsidRPr="00267FC5">
        <w:rPr>
          <w:rFonts w:ascii="Arial" w:hAnsi="Arial" w:cs="Arial"/>
          <w:i/>
          <w:iCs/>
          <w:color w:val="333333"/>
          <w:shd w:val="clear" w:color="auto" w:fill="FFFFFF"/>
        </w:rPr>
        <w:t xml:space="preserve">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K(R)</w:t>
      </w:r>
      <w:r>
        <w:rPr>
          <w:rFonts w:ascii="Arial" w:hAnsi="Arial" w:cs="Arial"/>
          <w:color w:val="333333"/>
          <w:shd w:val="clear" w:color="auto" w:fill="FFFFFF"/>
        </w:rPr>
        <w:t xml:space="preserve"> for every </w:t>
      </w:r>
      <w:r w:rsidRPr="00267FC5">
        <w:rPr>
          <w:rFonts w:ascii="Arial" w:hAnsi="Arial" w:cs="Arial"/>
          <w:i/>
          <w:iCs/>
          <w:color w:val="333333"/>
          <w:shd w:val="clear" w:color="auto" w:fill="FFFFFF"/>
        </w:rPr>
        <w:t>a</w:t>
      </w:r>
      <w:r>
        <w:rPr>
          <w:rFonts w:ascii="Arial" w:hAnsi="Arial" w:cs="Arial"/>
          <w:color w:val="333333"/>
          <w:shd w:val="clear" w:color="auto" w:fill="FFFFFF"/>
        </w:rPr>
        <w:t xml:space="preserve"> </w:t>
      </w:r>
      <w:r w:rsidRPr="00335E91">
        <w:rPr>
          <w:rFonts w:ascii="Cambria Math" w:hAnsi="Cambria Math" w:cs="Cambria Math"/>
          <w:color w:val="333333"/>
          <w:shd w:val="clear" w:color="auto" w:fill="FFFFFF"/>
        </w:rPr>
        <w:t>⊂</w:t>
      </w:r>
      <w:r>
        <w:rPr>
          <w:rFonts w:ascii="Arial" w:hAnsi="Arial" w:cs="Arial"/>
          <w:color w:val="333333"/>
          <w:shd w:val="clear" w:color="auto" w:fill="FFFFFF"/>
        </w:rPr>
        <w:t xml:space="preserve"> [0,1], where </w:t>
      </w:r>
      <w:r w:rsidRPr="00267FC5">
        <w:rPr>
          <w:rFonts w:ascii="Arial" w:hAnsi="Arial" w:cs="Arial"/>
          <w:i/>
          <w:iCs/>
          <w:color w:val="333333"/>
          <w:shd w:val="clear" w:color="auto" w:fill="FFFFFF"/>
        </w:rPr>
        <w:t>[u]</w:t>
      </w:r>
      <w:r w:rsidRPr="00267FC5">
        <w:rPr>
          <w:rFonts w:ascii="Arial" w:hAnsi="Arial" w:cs="Arial"/>
          <w:i/>
          <w:iCs/>
          <w:color w:val="333333"/>
          <w:shd w:val="clear" w:color="auto" w:fill="FFFFFF"/>
          <w:vertAlign w:val="superscript"/>
        </w:rPr>
        <w:t xml:space="preserve">a </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x ϵ R: u(x) ≥ a}</w:t>
      </w:r>
      <w:r>
        <w:rPr>
          <w:rFonts w:ascii="Arial" w:hAnsi="Arial" w:cs="Arial"/>
          <w:color w:val="333333"/>
          <w:shd w:val="clear" w:color="auto" w:fill="FFFFFF"/>
        </w:rPr>
        <w:t xml:space="preserve">. Define domain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F(R) x F(R) -&gt; [</w:t>
      </w:r>
      <w:proofErr w:type="gramStart"/>
      <w:r w:rsidRPr="00267FC5">
        <w:rPr>
          <w:rFonts w:ascii="Arial" w:hAnsi="Arial" w:cs="Arial"/>
          <w:i/>
          <w:iCs/>
          <w:color w:val="333333"/>
          <w:shd w:val="clear" w:color="auto" w:fill="FFFFFF"/>
        </w:rPr>
        <w:t>0,∞</w:t>
      </w:r>
      <w:proofErr w:type="gramEnd"/>
      <w:r w:rsidRPr="00267FC5">
        <w:rPr>
          <w:rFonts w:ascii="Arial" w:hAnsi="Arial" w:cs="Arial"/>
          <w:i/>
          <w:iCs/>
          <w:color w:val="333333"/>
          <w:shd w:val="clear" w:color="auto" w:fill="FFFFFF"/>
        </w:rPr>
        <w:t>)</w:t>
      </w:r>
      <w:r>
        <w:rPr>
          <w:rFonts w:ascii="Arial" w:hAnsi="Arial" w:cs="Arial"/>
          <w:color w:val="333333"/>
          <w:shd w:val="clear" w:color="auto" w:fill="FFFFFF"/>
        </w:rPr>
        <w:t xml:space="preserve"> codomain /space of images and </w:t>
      </w:r>
      <w:r w:rsidRPr="00267FC5">
        <w:rPr>
          <w:rFonts w:ascii="Arial" w:hAnsi="Arial" w:cs="Arial"/>
          <w:i/>
          <w:iCs/>
          <w:color w:val="333333"/>
          <w:shd w:val="clear" w:color="auto" w:fill="FFFFFF"/>
        </w:rPr>
        <w:t xml:space="preserve">F(R) </w:t>
      </w:r>
      <w:r>
        <w:rPr>
          <w:rFonts w:ascii="Arial" w:hAnsi="Arial" w:cs="Arial"/>
          <w:color w:val="333333"/>
          <w:shd w:val="clear" w:color="auto" w:fill="FFFFFF"/>
        </w:rPr>
        <w:t xml:space="preserve">where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Pr>
          <w:rFonts w:ascii="Arial" w:hAnsi="Arial" w:cs="Arial"/>
          <w:color w:val="333333"/>
          <w:shd w:val="clear" w:color="auto" w:fill="FFFFFF"/>
        </w:rPr>
        <w:t xml:space="preserve"> is a complete metric space by </w:t>
      </w:r>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 xml:space="preserve">u, v) = sup </w:t>
      </w:r>
      <w:proofErr w:type="spellStart"/>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H</w:t>
      </w:r>
      <w:proofErr w:type="spellEnd"/>
      <w:r w:rsidRPr="00267FC5">
        <w:rPr>
          <w:rFonts w:ascii="Arial" w:hAnsi="Arial" w:cs="Arial"/>
          <w:i/>
          <w:iCs/>
          <w:color w:val="333333"/>
          <w:shd w:val="clear" w:color="auto" w:fill="FFFFFF"/>
        </w:rPr>
        <w:t xml:space="preserve"> ([u]</w:t>
      </w:r>
      <w:r w:rsidRPr="00267FC5">
        <w:rPr>
          <w:rFonts w:ascii="Arial" w:hAnsi="Arial" w:cs="Arial"/>
          <w:i/>
          <w:iCs/>
          <w:color w:val="333333"/>
          <w:shd w:val="clear" w:color="auto" w:fill="FFFFFF"/>
          <w:vertAlign w:val="superscript"/>
        </w:rPr>
        <w:t>a</w:t>
      </w:r>
      <w:r w:rsidRPr="00267FC5">
        <w:rPr>
          <w:rFonts w:ascii="Arial" w:hAnsi="Arial" w:cs="Arial"/>
          <w:i/>
          <w:iCs/>
          <w:color w:val="333333"/>
          <w:shd w:val="clear" w:color="auto" w:fill="FFFFFF"/>
        </w:rPr>
        <w:t>, [v]</w:t>
      </w:r>
      <w:r w:rsidRPr="00267FC5">
        <w:rPr>
          <w:rFonts w:ascii="Arial" w:hAnsi="Arial" w:cs="Arial"/>
          <w:i/>
          <w:iCs/>
          <w:color w:val="333333"/>
          <w:shd w:val="clear" w:color="auto" w:fill="FFFFFF"/>
          <w:vertAlign w:val="superscript"/>
        </w:rPr>
        <w:t>a</w:t>
      </w:r>
      <w:r w:rsidRPr="00267FC5">
        <w:rPr>
          <w:rFonts w:ascii="Arial" w:hAnsi="Arial" w:cs="Arial"/>
          <w:i/>
          <w:iCs/>
          <w:color w:val="333333"/>
          <w:shd w:val="clear" w:color="auto" w:fill="FFFFFF"/>
        </w:rPr>
        <w:t>)</w:t>
      </w:r>
      <w:r>
        <w:rPr>
          <w:rFonts w:ascii="Arial" w:hAnsi="Arial" w:cs="Arial"/>
          <w:color w:val="333333"/>
          <w:shd w:val="clear" w:color="auto" w:fill="FFFFFF"/>
        </w:rPr>
        <w:t xml:space="preserve">, where </w:t>
      </w:r>
      <w:r w:rsidRPr="00267FC5">
        <w:rPr>
          <w:rFonts w:ascii="Arial" w:hAnsi="Arial" w:cs="Arial"/>
          <w:i/>
          <w:iCs/>
          <w:color w:val="333333"/>
          <w:shd w:val="clear" w:color="auto" w:fill="FFFFFF"/>
        </w:rPr>
        <w:t xml:space="preserve">a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[0,1]</w:t>
      </w:r>
      <w:r>
        <w:rPr>
          <w:rFonts w:ascii="Arial" w:hAnsi="Arial" w:cs="Arial"/>
          <w:color w:val="333333"/>
          <w:shd w:val="clear" w:color="auto" w:fill="FFFFFF"/>
        </w:rPr>
        <w:t xml:space="preserve">. This means that we are defining a function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 </w:t>
      </w:r>
      <w:r>
        <w:rPr>
          <w:rFonts w:ascii="Arial" w:hAnsi="Arial" w:cs="Arial"/>
          <w:color w:val="333333"/>
          <w:shd w:val="clear" w:color="auto" w:fill="FFFFFF"/>
        </w:rPr>
        <w:t xml:space="preserve">that takes two inputs from the set </w:t>
      </w:r>
      <w:r w:rsidRPr="00267FC5">
        <w:rPr>
          <w:rFonts w:ascii="Arial" w:hAnsi="Arial" w:cs="Arial"/>
          <w:i/>
          <w:iCs/>
          <w:color w:val="333333"/>
          <w:shd w:val="clear" w:color="auto" w:fill="FFFFFF"/>
        </w:rPr>
        <w:t xml:space="preserve">F(R) </w:t>
      </w:r>
      <w:r>
        <w:rPr>
          <w:rFonts w:ascii="Arial" w:hAnsi="Arial" w:cs="Arial"/>
          <w:color w:val="333333"/>
          <w:shd w:val="clear" w:color="auto" w:fill="FFFFFF"/>
        </w:rPr>
        <w:t xml:space="preserve">which represents the set of all real valued functions and returns a value in the range </w:t>
      </w:r>
      <w:r w:rsidRPr="00267FC5">
        <w:rPr>
          <w:rFonts w:ascii="Arial" w:hAnsi="Arial" w:cs="Arial"/>
          <w:i/>
          <w:iCs/>
          <w:color w:val="333333"/>
          <w:shd w:val="clear" w:color="auto" w:fill="FFFFFF"/>
        </w:rPr>
        <w:t xml:space="preserve">[0, ∞) </w:t>
      </w:r>
      <w:r>
        <w:rPr>
          <w:rFonts w:ascii="Arial" w:hAnsi="Arial" w:cs="Arial"/>
          <w:color w:val="333333"/>
          <w:shd w:val="clear" w:color="auto" w:fill="FFFFFF"/>
        </w:rPr>
        <w:t xml:space="preserve">– the non-negative real numbers. We will now show that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 </w:t>
      </w:r>
      <w:r>
        <w:rPr>
          <w:rFonts w:ascii="Arial" w:hAnsi="Arial" w:cs="Arial"/>
          <w:color w:val="333333"/>
          <w:shd w:val="clear" w:color="auto" w:fill="FFFFFF"/>
        </w:rPr>
        <w:t xml:space="preserve">is a metric in F(R) and </w:t>
      </w:r>
      <w:r w:rsidRPr="00267FC5">
        <w:rPr>
          <w:rFonts w:ascii="Arial" w:hAnsi="Arial" w:cs="Arial"/>
          <w:i/>
          <w:iCs/>
          <w:color w:val="333333"/>
          <w:shd w:val="clear" w:color="auto" w:fill="FFFFFF"/>
        </w:rPr>
        <w:t>(F(R) 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r>
        <w:rPr>
          <w:rFonts w:ascii="Arial" w:hAnsi="Arial" w:cs="Arial"/>
          <w:color w:val="333333"/>
          <w:shd w:val="clear" w:color="auto" w:fill="FFFFFF"/>
        </w:rPr>
        <w:t xml:space="preserve"> is a complete metric space. To accomplish this, we are considering </w:t>
      </w:r>
      <w:r w:rsidRPr="00267FC5">
        <w:rPr>
          <w:rFonts w:ascii="Arial" w:hAnsi="Arial" w:cs="Arial"/>
          <w:i/>
          <w:iCs/>
          <w:color w:val="333333"/>
          <w:shd w:val="clear" w:color="auto" w:fill="FFFFFF"/>
        </w:rPr>
        <w:t xml:space="preserve">F(R) </w:t>
      </w:r>
      <w:r>
        <w:rPr>
          <w:rFonts w:ascii="Arial" w:hAnsi="Arial" w:cs="Arial"/>
          <w:color w:val="333333"/>
          <w:shd w:val="clear" w:color="auto" w:fill="FFFFFF"/>
        </w:rPr>
        <w:t xml:space="preserve">equipped with the metric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Pr>
          <w:rFonts w:ascii="Arial" w:hAnsi="Arial" w:cs="Arial"/>
          <w:color w:val="333333"/>
          <w:shd w:val="clear" w:color="auto" w:fill="FFFFFF"/>
        </w:rPr>
        <w:t xml:space="preserve"> to establish if it is a complete metric space. A metric space consists of a set equipped with a metric, which is a function that measures the distance between elements in the set. In this case, </w:t>
      </w:r>
      <w:r w:rsidRPr="00267FC5">
        <w:rPr>
          <w:rFonts w:ascii="Arial" w:hAnsi="Arial" w:cs="Arial"/>
          <w:i/>
          <w:iCs/>
          <w:color w:val="333333"/>
          <w:shd w:val="clear" w:color="auto" w:fill="FFFFFF"/>
        </w:rPr>
        <w:t>F(R)</w:t>
      </w:r>
      <w:r>
        <w:rPr>
          <w:rFonts w:ascii="Arial" w:hAnsi="Arial" w:cs="Arial"/>
          <w:color w:val="333333"/>
          <w:shd w:val="clear" w:color="auto" w:fill="FFFFFF"/>
        </w:rPr>
        <w:t xml:space="preserve"> is the set, and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 </w:t>
      </w:r>
      <w:r>
        <w:rPr>
          <w:rFonts w:ascii="Arial" w:hAnsi="Arial" w:cs="Arial"/>
          <w:color w:val="333333"/>
          <w:shd w:val="clear" w:color="auto" w:fill="FFFFFF"/>
        </w:rPr>
        <w:t xml:space="preserve">is the metric we are defining. The metric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u,v</w:t>
      </w:r>
      <w:proofErr w:type="spellEnd"/>
      <w:proofErr w:type="gramEnd"/>
      <w:r w:rsidRPr="00267FC5">
        <w:rPr>
          <w:rFonts w:ascii="Arial" w:hAnsi="Arial" w:cs="Arial"/>
          <w:i/>
          <w:iCs/>
          <w:color w:val="333333"/>
          <w:shd w:val="clear" w:color="auto" w:fill="FFFFFF"/>
        </w:rPr>
        <w:t>)</w:t>
      </w:r>
      <w:r>
        <w:rPr>
          <w:rFonts w:ascii="Arial" w:hAnsi="Arial" w:cs="Arial"/>
          <w:color w:val="333333"/>
          <w:shd w:val="clear" w:color="auto" w:fill="FFFFFF"/>
        </w:rPr>
        <w:t xml:space="preserve"> is defined as the supremum or the least upper bound of the </w:t>
      </w:r>
      <w:proofErr w:type="spellStart"/>
      <w:r>
        <w:rPr>
          <w:rFonts w:ascii="Arial" w:hAnsi="Arial" w:cs="Arial"/>
          <w:color w:val="333333"/>
          <w:shd w:val="clear" w:color="auto" w:fill="FFFFFF"/>
        </w:rPr>
        <w:t>Hausdorff</w:t>
      </w:r>
      <w:proofErr w:type="spellEnd"/>
      <w:r>
        <w:rPr>
          <w:rFonts w:ascii="Arial" w:hAnsi="Arial" w:cs="Arial"/>
          <w:color w:val="333333"/>
          <w:shd w:val="clear" w:color="auto" w:fill="FFFFFF"/>
        </w:rPr>
        <w:t xml:space="preserve"> distance between the equivalence classes </w:t>
      </w:r>
      <w:r w:rsidRPr="00267FC5">
        <w:rPr>
          <w:rFonts w:ascii="Arial" w:hAnsi="Arial" w:cs="Arial"/>
          <w:i/>
          <w:iCs/>
          <w:color w:val="333333"/>
          <w:shd w:val="clear" w:color="auto" w:fill="FFFFFF"/>
        </w:rPr>
        <w:t>[u]</w:t>
      </w:r>
      <w:r w:rsidRPr="00267FC5">
        <w:rPr>
          <w:rFonts w:ascii="Arial" w:hAnsi="Arial" w:cs="Arial"/>
          <w:i/>
          <w:iCs/>
          <w:color w:val="333333"/>
          <w:shd w:val="clear" w:color="auto" w:fill="FFFFFF"/>
          <w:vertAlign w:val="superscript"/>
        </w:rPr>
        <w:t>a</w:t>
      </w:r>
      <w:r>
        <w:rPr>
          <w:rFonts w:ascii="Arial" w:hAnsi="Arial" w:cs="Arial"/>
          <w:color w:val="333333"/>
          <w:shd w:val="clear" w:color="auto" w:fill="FFFFFF"/>
          <w:vertAlign w:val="superscript"/>
        </w:rPr>
        <w:t xml:space="preserve"> </w:t>
      </w:r>
      <w:r>
        <w:rPr>
          <w:rFonts w:ascii="Arial" w:hAnsi="Arial" w:cs="Arial"/>
          <w:color w:val="333333"/>
          <w:shd w:val="clear" w:color="auto" w:fill="FFFFFF"/>
        </w:rPr>
        <w:t xml:space="preserve">and </w:t>
      </w:r>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perscript"/>
        </w:rPr>
        <w:t>a</w:t>
      </w:r>
      <w:r>
        <w:rPr>
          <w:rFonts w:ascii="Arial" w:hAnsi="Arial" w:cs="Arial"/>
          <w:color w:val="333333"/>
          <w:shd w:val="clear" w:color="auto" w:fill="FFFFFF"/>
        </w:rPr>
        <w:t xml:space="preserve">, where </w:t>
      </w:r>
      <w:r w:rsidRPr="00D20D5B">
        <w:rPr>
          <w:rFonts w:ascii="Arial" w:hAnsi="Arial" w:cs="Arial"/>
          <w:i/>
          <w:iCs/>
          <w:color w:val="333333"/>
          <w:shd w:val="clear" w:color="auto" w:fill="FFFFFF"/>
        </w:rPr>
        <w:t>a</w:t>
      </w:r>
      <w:r>
        <w:rPr>
          <w:rFonts w:ascii="Arial" w:hAnsi="Arial" w:cs="Arial"/>
          <w:color w:val="333333"/>
          <w:shd w:val="clear" w:color="auto" w:fill="FFFFFF"/>
        </w:rPr>
        <w:t xml:space="preserve"> belongs to the interval </w:t>
      </w:r>
      <w:r w:rsidRPr="00267FC5">
        <w:rPr>
          <w:rFonts w:ascii="Arial" w:hAnsi="Arial" w:cs="Arial"/>
          <w:i/>
          <w:iCs/>
          <w:color w:val="333333"/>
          <w:shd w:val="clear" w:color="auto" w:fill="FFFFFF"/>
        </w:rPr>
        <w:t>[0,1]</w:t>
      </w:r>
      <w:r>
        <w:rPr>
          <w:rFonts w:ascii="Arial" w:hAnsi="Arial" w:cs="Arial"/>
          <w:color w:val="333333"/>
          <w:shd w:val="clear" w:color="auto" w:fill="FFFFFF"/>
        </w:rPr>
        <w:t xml:space="preserve">. Here </w:t>
      </w:r>
      <w:r w:rsidRPr="00267FC5">
        <w:rPr>
          <w:rFonts w:ascii="Arial" w:hAnsi="Arial" w:cs="Arial"/>
          <w:i/>
          <w:iCs/>
          <w:color w:val="333333"/>
          <w:shd w:val="clear" w:color="auto" w:fill="FFFFFF"/>
        </w:rPr>
        <w:t>[u]</w:t>
      </w:r>
      <w:r w:rsidRPr="00267FC5">
        <w:rPr>
          <w:rFonts w:ascii="Arial" w:hAnsi="Arial" w:cs="Arial"/>
          <w:i/>
          <w:iCs/>
          <w:color w:val="333333"/>
          <w:shd w:val="clear" w:color="auto" w:fill="FFFFFF"/>
          <w:vertAlign w:val="superscript"/>
        </w:rPr>
        <w:t>a</w:t>
      </w:r>
      <w:r>
        <w:rPr>
          <w:rFonts w:ascii="Arial" w:hAnsi="Arial" w:cs="Arial"/>
          <w:color w:val="333333"/>
          <w:shd w:val="clear" w:color="auto" w:fill="FFFFFF"/>
          <w:vertAlign w:val="superscript"/>
        </w:rPr>
        <w:t xml:space="preserve"> </w:t>
      </w:r>
      <w:r>
        <w:rPr>
          <w:rFonts w:ascii="Arial" w:hAnsi="Arial" w:cs="Arial"/>
          <w:color w:val="333333"/>
          <w:shd w:val="clear" w:color="auto" w:fill="FFFFFF"/>
        </w:rPr>
        <w:t xml:space="preserve">and </w:t>
      </w:r>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perscript"/>
        </w:rPr>
        <w:t>a</w:t>
      </w:r>
      <w:r>
        <w:rPr>
          <w:rFonts w:ascii="Arial" w:hAnsi="Arial" w:cs="Arial"/>
          <w:color w:val="333333"/>
          <w:shd w:val="clear" w:color="auto" w:fill="FFFFFF"/>
        </w:rPr>
        <w:t xml:space="preserve"> represent alpha-</w:t>
      </w:r>
      <w:proofErr w:type="spellStart"/>
      <w:r>
        <w:rPr>
          <w:rFonts w:ascii="Arial" w:hAnsi="Arial" w:cs="Arial"/>
          <w:color w:val="333333"/>
          <w:shd w:val="clear" w:color="auto" w:fill="FFFFFF"/>
        </w:rPr>
        <w:t>cuts</w:t>
      </w:r>
      <w:r w:rsidRPr="007233C1">
        <w:rPr>
          <w:rFonts w:ascii="Arial" w:hAnsi="Arial" w:cs="Arial"/>
          <w:strike/>
          <w:color w:val="333333"/>
          <w:highlight w:val="yellow"/>
          <w:shd w:val="clear" w:color="auto" w:fill="FFFFFF"/>
        </w:rPr>
        <w:t>equivalence</w:t>
      </w:r>
      <w:proofErr w:type="spellEnd"/>
      <w:r w:rsidRPr="007233C1">
        <w:rPr>
          <w:rFonts w:ascii="Arial" w:hAnsi="Arial" w:cs="Arial"/>
          <w:strike/>
          <w:color w:val="333333"/>
          <w:highlight w:val="yellow"/>
          <w:shd w:val="clear" w:color="auto" w:fill="FFFFFF"/>
        </w:rPr>
        <w:t xml:space="preserve"> classes</w:t>
      </w:r>
      <w:r>
        <w:rPr>
          <w:rFonts w:ascii="Arial" w:hAnsi="Arial" w:cs="Arial"/>
          <w:color w:val="333333"/>
          <w:shd w:val="clear" w:color="auto" w:fill="FFFFFF"/>
        </w:rPr>
        <w:t xml:space="preserve"> of functions </w:t>
      </w:r>
      <w:r w:rsidRPr="00267FC5">
        <w:rPr>
          <w:rFonts w:ascii="Arial" w:hAnsi="Arial" w:cs="Arial"/>
          <w:i/>
          <w:iCs/>
          <w:color w:val="333333"/>
          <w:shd w:val="clear" w:color="auto" w:fill="FFFFFF"/>
        </w:rPr>
        <w:t>u</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v</w:t>
      </w:r>
      <w:r>
        <w:rPr>
          <w:rFonts w:ascii="Arial" w:hAnsi="Arial" w:cs="Arial"/>
          <w:color w:val="333333"/>
          <w:shd w:val="clear" w:color="auto" w:fill="FFFFFF"/>
        </w:rPr>
        <w:t xml:space="preserve">, respectively, under the relation defined by the parameter </w:t>
      </w:r>
      <w:r w:rsidRPr="00FE3E2C">
        <w:rPr>
          <w:rFonts w:ascii="Arial" w:hAnsi="Arial" w:cs="Arial"/>
          <w:i/>
          <w:iCs/>
          <w:color w:val="333333"/>
          <w:shd w:val="clear" w:color="auto" w:fill="FFFFFF"/>
        </w:rPr>
        <w:t>a</w:t>
      </w:r>
      <w:r>
        <w:rPr>
          <w:rFonts w:ascii="Arial" w:hAnsi="Arial" w:cs="Arial"/>
          <w:color w:val="333333"/>
          <w:shd w:val="clear" w:color="auto" w:fill="FFFFFF"/>
        </w:rPr>
        <w:t xml:space="preserve">. The </w:t>
      </w:r>
      <w:proofErr w:type="spellStart"/>
      <w:r>
        <w:rPr>
          <w:rFonts w:ascii="Arial" w:hAnsi="Arial" w:cs="Arial"/>
          <w:color w:val="333333"/>
          <w:shd w:val="clear" w:color="auto" w:fill="FFFFFF"/>
        </w:rPr>
        <w:t>Hausdorff</w:t>
      </w:r>
      <w:proofErr w:type="spellEnd"/>
      <w:r>
        <w:rPr>
          <w:rFonts w:ascii="Arial" w:hAnsi="Arial" w:cs="Arial"/>
          <w:color w:val="333333"/>
          <w:shd w:val="clear" w:color="auto" w:fill="FFFFFF"/>
        </w:rPr>
        <w:t xml:space="preserve"> distance measures the “closeness” between two sets by considering the furthest distance from each set to the other. It is the maximum distance of a set to the nearest point in the other set. In this case, the sets</w:t>
      </w:r>
      <w:r w:rsidRPr="00267FC5">
        <w:rPr>
          <w:rFonts w:ascii="Arial" w:hAnsi="Arial" w:cs="Arial"/>
          <w:i/>
          <w:iCs/>
          <w:color w:val="333333"/>
          <w:shd w:val="clear" w:color="auto" w:fill="FFFFFF"/>
        </w:rPr>
        <w:t xml:space="preserve"> [u]</w:t>
      </w:r>
      <w:r w:rsidRPr="00267FC5">
        <w:rPr>
          <w:rFonts w:ascii="Arial" w:hAnsi="Arial" w:cs="Arial"/>
          <w:i/>
          <w:iCs/>
          <w:color w:val="333333"/>
          <w:shd w:val="clear" w:color="auto" w:fill="FFFFFF"/>
          <w:vertAlign w:val="superscript"/>
        </w:rPr>
        <w:t>a</w:t>
      </w:r>
      <w:r>
        <w:rPr>
          <w:rFonts w:ascii="Arial" w:hAnsi="Arial" w:cs="Arial"/>
          <w:color w:val="333333"/>
          <w:shd w:val="clear" w:color="auto" w:fill="FFFFFF"/>
          <w:vertAlign w:val="superscript"/>
        </w:rPr>
        <w:t xml:space="preserve"> </w:t>
      </w:r>
      <w:r>
        <w:rPr>
          <w:rFonts w:ascii="Arial" w:hAnsi="Arial" w:cs="Arial"/>
          <w:color w:val="333333"/>
          <w:shd w:val="clear" w:color="auto" w:fill="FFFFFF"/>
        </w:rPr>
        <w:t xml:space="preserve">and </w:t>
      </w:r>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perscript"/>
        </w:rPr>
        <w:t>a</w:t>
      </w:r>
      <w:r>
        <w:rPr>
          <w:rFonts w:ascii="Arial" w:hAnsi="Arial" w:cs="Arial"/>
          <w:color w:val="333333"/>
          <w:shd w:val="clear" w:color="auto" w:fill="FFFFFF"/>
        </w:rPr>
        <w:t xml:space="preserve"> are being compared, and their </w:t>
      </w:r>
      <w:proofErr w:type="spellStart"/>
      <w:r>
        <w:rPr>
          <w:rFonts w:ascii="Arial" w:hAnsi="Arial" w:cs="Arial"/>
          <w:color w:val="333333"/>
          <w:shd w:val="clear" w:color="auto" w:fill="FFFFFF"/>
        </w:rPr>
        <w:t>Hausdorff</w:t>
      </w:r>
      <w:proofErr w:type="spellEnd"/>
      <w:r>
        <w:rPr>
          <w:rFonts w:ascii="Arial" w:hAnsi="Arial" w:cs="Arial"/>
          <w:color w:val="333333"/>
          <w:shd w:val="clear" w:color="auto" w:fill="FFFFFF"/>
        </w:rPr>
        <w:t xml:space="preserve"> distance is computed. The supremum is then taken over all values of </w:t>
      </w:r>
      <w:r>
        <w:rPr>
          <w:rFonts w:ascii="Arial" w:hAnsi="Arial" w:cs="Arial"/>
          <w:i/>
          <w:iCs/>
          <w:color w:val="333333"/>
          <w:shd w:val="clear" w:color="auto" w:fill="FFFFFF"/>
        </w:rPr>
        <w:t xml:space="preserve">a </w:t>
      </w:r>
      <w:r>
        <w:rPr>
          <w:rFonts w:ascii="Arial" w:hAnsi="Arial" w:cs="Arial"/>
          <w:color w:val="333333"/>
          <w:shd w:val="clear" w:color="auto" w:fill="FFFFFF"/>
        </w:rPr>
        <w:t xml:space="preserve">in the interval [0,1]. By defining the metric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Pr>
          <w:rFonts w:ascii="Arial" w:hAnsi="Arial" w:cs="Arial"/>
          <w:color w:val="333333"/>
          <w:shd w:val="clear" w:color="auto" w:fill="FFFFFF"/>
        </w:rPr>
        <w:t xml:space="preserve"> this way, we establish that </w:t>
      </w:r>
      <w:r w:rsidRPr="00267FC5">
        <w:rPr>
          <w:rFonts w:ascii="Arial" w:hAnsi="Arial" w:cs="Arial"/>
          <w:i/>
          <w:iCs/>
          <w:color w:val="333333"/>
          <w:shd w:val="clear" w:color="auto" w:fill="FFFFFF"/>
        </w:rPr>
        <w:t>F(R)</w:t>
      </w:r>
      <w:r>
        <w:rPr>
          <w:rFonts w:ascii="Arial" w:hAnsi="Arial" w:cs="Arial"/>
          <w:color w:val="333333"/>
          <w:shd w:val="clear" w:color="auto" w:fill="FFFFFF"/>
        </w:rPr>
        <w:t xml:space="preserve"> is a complete metric space. Completeness means that every Cauchy sequence in </w:t>
      </w:r>
      <w:r w:rsidRPr="00267FC5">
        <w:rPr>
          <w:rFonts w:ascii="Arial" w:hAnsi="Arial" w:cs="Arial"/>
          <w:i/>
          <w:iCs/>
          <w:color w:val="333333"/>
          <w:shd w:val="clear" w:color="auto" w:fill="FFFFFF"/>
        </w:rPr>
        <w:t>F(R)</w:t>
      </w:r>
      <w:r>
        <w:rPr>
          <w:rFonts w:ascii="Arial" w:hAnsi="Arial" w:cs="Arial"/>
          <w:color w:val="333333"/>
          <w:shd w:val="clear" w:color="auto" w:fill="FFFFFF"/>
        </w:rPr>
        <w:t xml:space="preserve"> converges to a limit within </w:t>
      </w:r>
      <w:r w:rsidRPr="00267FC5">
        <w:rPr>
          <w:rFonts w:ascii="Arial" w:hAnsi="Arial" w:cs="Arial"/>
          <w:i/>
          <w:iCs/>
          <w:color w:val="333333"/>
          <w:shd w:val="clear" w:color="auto" w:fill="FFFFFF"/>
        </w:rPr>
        <w:t>F(R)</w:t>
      </w:r>
      <w:r>
        <w:rPr>
          <w:rFonts w:ascii="Arial" w:hAnsi="Arial" w:cs="Arial"/>
          <w:color w:val="333333"/>
          <w:shd w:val="clear" w:color="auto" w:fill="FFFFFF"/>
        </w:rPr>
        <w:t xml:space="preserve">. In other words, </w:t>
      </w:r>
      <w:r w:rsidRPr="00267FC5">
        <w:rPr>
          <w:rFonts w:ascii="Arial" w:hAnsi="Arial" w:cs="Arial"/>
          <w:i/>
          <w:iCs/>
          <w:color w:val="333333"/>
          <w:shd w:val="clear" w:color="auto" w:fill="FFFFFF"/>
        </w:rPr>
        <w:t>F(R)</w:t>
      </w:r>
      <w:r>
        <w:rPr>
          <w:rFonts w:ascii="Arial" w:hAnsi="Arial" w:cs="Arial"/>
          <w:color w:val="333333"/>
          <w:shd w:val="clear" w:color="auto" w:fill="FFFFFF"/>
        </w:rPr>
        <w:t xml:space="preserve"> with the metric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 </w:t>
      </w:r>
      <w:r>
        <w:rPr>
          <w:rFonts w:ascii="Arial" w:hAnsi="Arial" w:cs="Arial"/>
          <w:color w:val="333333"/>
          <w:shd w:val="clear" w:color="auto" w:fill="FFFFFF"/>
        </w:rPr>
        <w:t xml:space="preserve">satisfies the property that any sequence of functions that gets arbitrarily close to each other eventually has a limit within the same set. So, we have defined the metric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Pr>
          <w:rFonts w:ascii="Arial" w:hAnsi="Arial" w:cs="Arial"/>
          <w:color w:val="333333"/>
          <w:shd w:val="clear" w:color="auto" w:fill="FFFFFF"/>
        </w:rPr>
        <w:t xml:space="preserve"> on the set of real valued functions </w:t>
      </w:r>
      <w:r w:rsidRPr="00267FC5">
        <w:rPr>
          <w:rFonts w:ascii="Arial" w:hAnsi="Arial" w:cs="Arial"/>
          <w:i/>
          <w:iCs/>
          <w:color w:val="333333"/>
          <w:shd w:val="clear" w:color="auto" w:fill="FFFFFF"/>
        </w:rPr>
        <w:t>F(R)</w:t>
      </w:r>
      <w:r>
        <w:rPr>
          <w:rFonts w:ascii="Arial" w:hAnsi="Arial" w:cs="Arial"/>
          <w:color w:val="333333"/>
          <w:shd w:val="clear" w:color="auto" w:fill="FFFFFF"/>
        </w:rPr>
        <w:t xml:space="preserve"> and </w:t>
      </w:r>
      <w:r>
        <w:rPr>
          <w:rFonts w:ascii="Arial" w:hAnsi="Arial" w:cs="Arial"/>
          <w:color w:val="333333"/>
          <w:shd w:val="clear" w:color="auto" w:fill="FFFFFF"/>
        </w:rPr>
        <w:lastRenderedPageBreak/>
        <w:t xml:space="preserve">established </w:t>
      </w:r>
      <w:r w:rsidRPr="00267FC5">
        <w:rPr>
          <w:rFonts w:ascii="Arial" w:hAnsi="Arial" w:cs="Arial"/>
          <w:i/>
          <w:iCs/>
          <w:color w:val="333333"/>
          <w:shd w:val="clear" w:color="auto" w:fill="FFFFFF"/>
        </w:rPr>
        <w:t>F(R)</w:t>
      </w:r>
      <w:r>
        <w:rPr>
          <w:rFonts w:ascii="Arial" w:hAnsi="Arial" w:cs="Arial"/>
          <w:color w:val="333333"/>
          <w:shd w:val="clear" w:color="auto" w:fill="FFFFFF"/>
        </w:rPr>
        <w:t xml:space="preserve"> equipped with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 </w:t>
      </w:r>
      <w:r>
        <w:rPr>
          <w:rFonts w:ascii="Arial" w:hAnsi="Arial" w:cs="Arial"/>
          <w:color w:val="333333"/>
          <w:shd w:val="clear" w:color="auto" w:fill="FFFFFF"/>
        </w:rPr>
        <w:t xml:space="preserve">as a complete metric space. The metric measures the </w:t>
      </w:r>
      <w:proofErr w:type="spellStart"/>
      <w:r>
        <w:rPr>
          <w:rFonts w:ascii="Arial" w:hAnsi="Arial" w:cs="Arial"/>
          <w:color w:val="333333"/>
          <w:shd w:val="clear" w:color="auto" w:fill="FFFFFF"/>
        </w:rPr>
        <w:t>Hausdorff</w:t>
      </w:r>
      <w:proofErr w:type="spellEnd"/>
      <w:r>
        <w:rPr>
          <w:rFonts w:ascii="Arial" w:hAnsi="Arial" w:cs="Arial"/>
          <w:color w:val="333333"/>
          <w:shd w:val="clear" w:color="auto" w:fill="FFFFFF"/>
        </w:rPr>
        <w:t xml:space="preserve"> distance between equivalence classes of functions under a parameter </w:t>
      </w:r>
      <w:r>
        <w:rPr>
          <w:rFonts w:ascii="Arial" w:hAnsi="Arial" w:cs="Arial"/>
          <w:i/>
          <w:iCs/>
          <w:color w:val="333333"/>
          <w:shd w:val="clear" w:color="auto" w:fill="FFFFFF"/>
        </w:rPr>
        <w:t>a</w:t>
      </w:r>
      <w:r>
        <w:rPr>
          <w:rFonts w:ascii="Arial" w:hAnsi="Arial" w:cs="Arial"/>
          <w:color w:val="333333"/>
          <w:shd w:val="clear" w:color="auto" w:fill="FFFFFF"/>
        </w:rPr>
        <w:t xml:space="preserve"> in the interval [0,1]. For every </w:t>
      </w:r>
      <w:r w:rsidRPr="00267FC5">
        <w:rPr>
          <w:rFonts w:ascii="Arial" w:hAnsi="Arial" w:cs="Arial"/>
          <w:i/>
          <w:iCs/>
          <w:color w:val="333333"/>
          <w:shd w:val="clear" w:color="auto" w:fill="FFFFFF"/>
        </w:rPr>
        <w:t>u, v, w, z ϵ F(R), λ ϵ R</w:t>
      </w:r>
      <w:r>
        <w:rPr>
          <w:rFonts w:ascii="Arial" w:hAnsi="Arial" w:cs="Arial"/>
          <w:color w:val="333333"/>
          <w:shd w:val="clear" w:color="auto" w:fill="FFFFFF"/>
        </w:rPr>
        <w:t>, we have the following properties:</w:t>
      </w:r>
    </w:p>
    <w:p w14:paraId="11A36612" w14:textId="77777777" w:rsidR="008D1943" w:rsidRPr="00F17E96" w:rsidRDefault="008D1943" w:rsidP="008D1943">
      <w:pPr>
        <w:numPr>
          <w:ilvl w:val="1"/>
          <w:numId w:val="10"/>
        </w:numPr>
        <w:spacing w:line="360" w:lineRule="auto"/>
        <w:jc w:val="both"/>
        <w:rPr>
          <w:rFonts w:ascii="Arial" w:hAnsi="Arial" w:cs="Arial"/>
          <w:color w:val="333333"/>
          <w:shd w:val="clear" w:color="auto" w:fill="FFFFFF"/>
        </w:rPr>
      </w:pPr>
      <w:r w:rsidRPr="00F17E96">
        <w:rPr>
          <w:rFonts w:ascii="Arial" w:hAnsi="Arial" w:cs="Arial"/>
          <w:color w:val="333333"/>
          <w:shd w:val="clear" w:color="auto" w:fill="FFFFFF"/>
        </w:rPr>
        <w:t xml:space="preserve">Additive property </w:t>
      </w:r>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End"/>
      <w:r w:rsidRPr="00267FC5">
        <w:rPr>
          <w:rFonts w:ascii="Arial" w:hAnsi="Arial" w:cs="Arial"/>
          <w:i/>
          <w:iCs/>
          <w:color w:val="333333"/>
          <w:shd w:val="clear" w:color="auto" w:fill="FFFFFF"/>
        </w:rPr>
        <w:t>u+w</w:t>
      </w:r>
      <w:proofErr w:type="spellEnd"/>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v+w</w:t>
      </w:r>
      <w:proofErr w:type="spellEnd"/>
      <w:r w:rsidRPr="00267FC5">
        <w:rPr>
          <w:rFonts w:ascii="Arial" w:hAnsi="Arial" w:cs="Arial"/>
          <w:i/>
          <w:iCs/>
          <w:color w:val="333333"/>
          <w:shd w:val="clear" w:color="auto" w:fill="FFFFFF"/>
        </w:rPr>
        <w:t xml:space="preserve">) </w:t>
      </w:r>
      <w:r w:rsidRPr="007233C1">
        <w:rPr>
          <w:rFonts w:ascii="Arial" w:hAnsi="Arial" w:cs="Arial"/>
          <w:i/>
          <w:iCs/>
          <w:strike/>
          <w:color w:val="333333"/>
          <w:highlight w:val="green"/>
          <w:shd w:val="clear" w:color="auto" w:fill="FFFFFF"/>
        </w:rPr>
        <w:t>=</w:t>
      </w:r>
      <w:r>
        <w:rPr>
          <w:rFonts w:ascii="Arial" w:hAnsi="Arial" w:cs="Arial"/>
          <w:i/>
          <w:iCs/>
          <w:strike/>
          <w:color w:val="333333"/>
          <w:shd w:val="clear" w:color="auto" w:fill="FFFFFF"/>
        </w:rPr>
        <w:t xml:space="preserve"> </w:t>
      </w:r>
      <w:r>
        <w:rPr>
          <w:rFonts w:ascii="Arial" w:hAnsi="Arial" w:cs="Arial"/>
          <w:color w:val="333333"/>
          <w:shd w:val="clear" w:color="auto" w:fill="FFFFFF"/>
        </w:rPr>
        <w:t>≤</w:t>
      </w:r>
      <w:r w:rsidRPr="00267FC5">
        <w:rPr>
          <w:rFonts w:ascii="Arial" w:hAnsi="Arial" w:cs="Arial"/>
          <w:i/>
          <w:iCs/>
          <w:color w:val="333333"/>
          <w:shd w:val="clear" w:color="auto" w:fill="FFFFFF"/>
        </w:rPr>
        <w:t xml:space="preserve"> 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u,v</w:t>
      </w:r>
      <w:proofErr w:type="spellEnd"/>
      <w:r w:rsidRPr="00267FC5">
        <w:rPr>
          <w:rFonts w:ascii="Arial" w:hAnsi="Arial" w:cs="Arial"/>
          <w:i/>
          <w:iCs/>
          <w:color w:val="333333"/>
          <w:shd w:val="clear" w:color="auto" w:fill="FFFFFF"/>
        </w:rPr>
        <w:t>);</w:t>
      </w:r>
      <w:proofErr w:type="gramEnd"/>
    </w:p>
    <w:p w14:paraId="448F815A" w14:textId="77777777" w:rsidR="008D1943" w:rsidRPr="00267FC5" w:rsidRDefault="008D1943" w:rsidP="008D1943">
      <w:pPr>
        <w:numPr>
          <w:ilvl w:val="1"/>
          <w:numId w:val="10"/>
        </w:numPr>
        <w:spacing w:line="360" w:lineRule="auto"/>
        <w:jc w:val="both"/>
        <w:rPr>
          <w:rFonts w:ascii="Arial" w:hAnsi="Arial" w:cs="Arial"/>
          <w:i/>
          <w:iCs/>
          <w:color w:val="333333"/>
          <w:shd w:val="clear" w:color="auto" w:fill="FFFFFF"/>
        </w:rPr>
      </w:pPr>
      <w:r w:rsidRPr="00F17E96">
        <w:rPr>
          <w:rFonts w:ascii="Arial" w:hAnsi="Arial" w:cs="Arial"/>
          <w:color w:val="333333"/>
          <w:shd w:val="clear" w:color="auto" w:fill="FFFFFF"/>
        </w:rPr>
        <w:t xml:space="preserve">Distribution property </w:t>
      </w:r>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End"/>
      <w:r w:rsidRPr="00267FC5">
        <w:rPr>
          <w:rFonts w:ascii="Arial" w:hAnsi="Arial" w:cs="Arial"/>
          <w:i/>
          <w:iCs/>
          <w:color w:val="333333"/>
          <w:shd w:val="clear" w:color="auto" w:fill="FFFFFF"/>
        </w:rPr>
        <w:t>u+v</w:t>
      </w:r>
      <w:proofErr w:type="spellEnd"/>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w+z</w:t>
      </w:r>
      <w:proofErr w:type="spellEnd"/>
      <w:r w:rsidRPr="00267FC5">
        <w:rPr>
          <w:rFonts w:ascii="Arial" w:hAnsi="Arial" w:cs="Arial"/>
          <w:i/>
          <w:iCs/>
          <w:color w:val="333333"/>
          <w:shd w:val="clear" w:color="auto" w:fill="FFFFFF"/>
        </w:rPr>
        <w:t xml:space="preserve">) </w:t>
      </w:r>
      <w:r w:rsidRPr="007233C1">
        <w:rPr>
          <w:rFonts w:ascii="Arial" w:hAnsi="Arial" w:cs="Arial"/>
          <w:i/>
          <w:iCs/>
          <w:strike/>
          <w:color w:val="333333"/>
          <w:highlight w:val="green"/>
          <w:shd w:val="clear" w:color="auto" w:fill="FFFFFF"/>
        </w:rPr>
        <w:t>=</w:t>
      </w:r>
      <w:r>
        <w:rPr>
          <w:rFonts w:ascii="Arial" w:hAnsi="Arial" w:cs="Arial"/>
          <w:i/>
          <w:iCs/>
          <w:color w:val="333333"/>
          <w:shd w:val="clear" w:color="auto" w:fill="FFFFFF"/>
        </w:rPr>
        <w:t xml:space="preserve"> </w:t>
      </w:r>
      <w:r>
        <w:rPr>
          <w:rFonts w:ascii="Arial" w:hAnsi="Arial" w:cs="Arial"/>
          <w:color w:val="333333"/>
          <w:shd w:val="clear" w:color="auto" w:fill="FFFFFF"/>
        </w:rPr>
        <w:t>≤</w:t>
      </w:r>
      <w:r w:rsidRPr="00267FC5">
        <w:rPr>
          <w:rFonts w:ascii="Arial" w:hAnsi="Arial" w:cs="Arial"/>
          <w:i/>
          <w:iCs/>
          <w:color w:val="333333"/>
          <w:shd w:val="clear" w:color="auto" w:fill="FFFFFF"/>
        </w:rPr>
        <w:t xml:space="preserve"> 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u,w</w:t>
      </w:r>
      <w:proofErr w:type="spellEnd"/>
      <w:proofErr w:type="gramEnd"/>
      <w:r w:rsidRPr="00267FC5">
        <w:rPr>
          <w:rFonts w:ascii="Arial" w:hAnsi="Arial" w:cs="Arial"/>
          <w:i/>
          <w:iCs/>
          <w:color w:val="333333"/>
          <w:shd w:val="clear" w:color="auto" w:fill="FFFFFF"/>
        </w:rPr>
        <w:t>) + 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v,z</w:t>
      </w:r>
      <w:proofErr w:type="spellEnd"/>
      <w:r w:rsidRPr="00267FC5">
        <w:rPr>
          <w:rFonts w:ascii="Arial" w:hAnsi="Arial" w:cs="Arial"/>
          <w:i/>
          <w:iCs/>
          <w:color w:val="333333"/>
          <w:shd w:val="clear" w:color="auto" w:fill="FFFFFF"/>
        </w:rPr>
        <w:t>);</w:t>
      </w:r>
      <w:proofErr w:type="gramEnd"/>
    </w:p>
    <w:p w14:paraId="5062381B" w14:textId="77777777" w:rsidR="008D1943" w:rsidRPr="00F17E96" w:rsidRDefault="008D1943" w:rsidP="008D1943">
      <w:pPr>
        <w:numPr>
          <w:ilvl w:val="1"/>
          <w:numId w:val="10"/>
        </w:numPr>
        <w:spacing w:line="360" w:lineRule="auto"/>
        <w:jc w:val="both"/>
        <w:rPr>
          <w:rFonts w:ascii="Arial" w:hAnsi="Arial" w:cs="Arial"/>
          <w:color w:val="333333"/>
          <w:shd w:val="clear" w:color="auto" w:fill="FFFFFF"/>
        </w:rPr>
      </w:pPr>
      <w:r w:rsidRPr="00F17E96">
        <w:rPr>
          <w:rFonts w:ascii="Arial" w:hAnsi="Arial" w:cs="Arial"/>
          <w:color w:val="333333"/>
          <w:shd w:val="clear" w:color="auto" w:fill="FFFFFF"/>
        </w:rPr>
        <w:t xml:space="preserve">Transitive (triangular) property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u,v</w:t>
      </w:r>
      <w:proofErr w:type="spellEnd"/>
      <w:proofErr w:type="gramEnd"/>
      <w:r w:rsidRPr="00267FC5">
        <w:rPr>
          <w:rFonts w:ascii="Arial" w:hAnsi="Arial" w:cs="Arial"/>
          <w:i/>
          <w:iCs/>
          <w:color w:val="333333"/>
          <w:shd w:val="clear" w:color="auto" w:fill="FFFFFF"/>
        </w:rPr>
        <w:t>) ≤ 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u,w</w:t>
      </w:r>
      <w:proofErr w:type="spellEnd"/>
      <w:proofErr w:type="gramEnd"/>
      <w:r w:rsidRPr="00267FC5">
        <w:rPr>
          <w:rFonts w:ascii="Arial" w:hAnsi="Arial" w:cs="Arial"/>
          <w:i/>
          <w:iCs/>
          <w:color w:val="333333"/>
          <w:shd w:val="clear" w:color="auto" w:fill="FFFFFF"/>
        </w:rPr>
        <w:t>) + 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w,v</w:t>
      </w:r>
      <w:proofErr w:type="spellEnd"/>
      <w:r w:rsidRPr="00267FC5">
        <w:rPr>
          <w:rFonts w:ascii="Arial" w:hAnsi="Arial" w:cs="Arial"/>
          <w:i/>
          <w:iCs/>
          <w:color w:val="333333"/>
          <w:shd w:val="clear" w:color="auto" w:fill="FFFFFF"/>
        </w:rPr>
        <w:t>);</w:t>
      </w:r>
      <w:proofErr w:type="gramEnd"/>
    </w:p>
    <w:p w14:paraId="630F388D" w14:textId="77777777" w:rsidR="008D1943" w:rsidRPr="00F17E96" w:rsidRDefault="008D1943" w:rsidP="008D1943">
      <w:pPr>
        <w:numPr>
          <w:ilvl w:val="1"/>
          <w:numId w:val="10"/>
        </w:numPr>
        <w:spacing w:line="360" w:lineRule="auto"/>
        <w:jc w:val="both"/>
        <w:rPr>
          <w:rFonts w:ascii="Arial" w:hAnsi="Arial" w:cs="Arial"/>
          <w:color w:val="333333"/>
          <w:shd w:val="clear" w:color="auto" w:fill="FFFFFF"/>
        </w:rPr>
      </w:pPr>
      <w:r w:rsidRPr="00F17E96">
        <w:rPr>
          <w:rFonts w:ascii="Arial" w:hAnsi="Arial" w:cs="Arial"/>
          <w:color w:val="333333"/>
          <w:shd w:val="clear" w:color="auto" w:fill="FFFFFF"/>
        </w:rPr>
        <w:t xml:space="preserve">Scalar multiplication property </w:t>
      </w:r>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End"/>
      <w:r w:rsidRPr="00267FC5">
        <w:rPr>
          <w:rFonts w:ascii="Arial" w:hAnsi="Arial" w:cs="Arial"/>
          <w:i/>
          <w:iCs/>
          <w:color w:val="333333"/>
          <w:shd w:val="clear" w:color="auto" w:fill="FFFFFF"/>
        </w:rPr>
        <w:t>λu</w:t>
      </w:r>
      <w:proofErr w:type="spellEnd"/>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λv</w:t>
      </w:r>
      <w:proofErr w:type="spellEnd"/>
      <w:r w:rsidRPr="00267FC5">
        <w:rPr>
          <w:rFonts w:ascii="Arial" w:hAnsi="Arial" w:cs="Arial"/>
          <w:i/>
          <w:iCs/>
          <w:color w:val="333333"/>
          <w:shd w:val="clear" w:color="auto" w:fill="FFFFFF"/>
        </w:rPr>
        <w:t>) = |λ| 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u,v</w:t>
      </w:r>
      <w:proofErr w:type="spellEnd"/>
      <w:r w:rsidRPr="00267FC5">
        <w:rPr>
          <w:rFonts w:ascii="Arial" w:hAnsi="Arial" w:cs="Arial"/>
          <w:i/>
          <w:iCs/>
          <w:color w:val="333333"/>
          <w:shd w:val="clear" w:color="auto" w:fill="FFFFFF"/>
        </w:rPr>
        <w:t>);</w:t>
      </w:r>
      <w:proofErr w:type="gramEnd"/>
    </w:p>
    <w:p w14:paraId="59F963C5" w14:textId="77777777" w:rsidR="008D1943" w:rsidRPr="00F17E96" w:rsidRDefault="008D1943" w:rsidP="008D1943">
      <w:pPr>
        <w:numPr>
          <w:ilvl w:val="1"/>
          <w:numId w:val="10"/>
        </w:numPr>
        <w:spacing w:line="360" w:lineRule="auto"/>
        <w:jc w:val="both"/>
        <w:rPr>
          <w:rFonts w:ascii="Arial" w:hAnsi="Arial" w:cs="Arial"/>
          <w:color w:val="333333"/>
          <w:shd w:val="clear" w:color="auto" w:fill="FFFFFF"/>
        </w:rPr>
      </w:pPr>
      <w:r w:rsidRPr="00F17E96">
        <w:rPr>
          <w:rFonts w:ascii="Arial" w:hAnsi="Arial" w:cs="Arial"/>
          <w:color w:val="333333"/>
          <w:shd w:val="clear" w:color="auto" w:fill="FFFFFF"/>
        </w:rPr>
        <w:t xml:space="preserve">Non-negativity </w:t>
      </w:r>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u, v)</w:t>
      </w:r>
      <w:r w:rsidRPr="00F17E96">
        <w:rPr>
          <w:rFonts w:ascii="Arial" w:hAnsi="Arial" w:cs="Arial"/>
          <w:color w:val="333333"/>
          <w:shd w:val="clear" w:color="auto" w:fill="FFFFFF"/>
        </w:rPr>
        <w:t xml:space="preserve"> is non-negative for all </w:t>
      </w:r>
      <w:r w:rsidRPr="00267FC5">
        <w:rPr>
          <w:rFonts w:ascii="Arial" w:hAnsi="Arial" w:cs="Arial"/>
          <w:i/>
          <w:iCs/>
          <w:color w:val="333333"/>
          <w:shd w:val="clear" w:color="auto" w:fill="FFFFFF"/>
        </w:rPr>
        <w:t>u, v</w:t>
      </w:r>
      <w:r w:rsidRPr="00F17E96">
        <w:rPr>
          <w:rFonts w:ascii="Arial" w:hAnsi="Arial" w:cs="Arial"/>
          <w:color w:val="333333"/>
          <w:shd w:val="clear" w:color="auto" w:fill="FFFFFF"/>
        </w:rPr>
        <w:t xml:space="preserve"> in F(R</w:t>
      </w:r>
      <w:proofErr w:type="gramStart"/>
      <w:r w:rsidRPr="00F17E96">
        <w:rPr>
          <w:rFonts w:ascii="Arial" w:hAnsi="Arial" w:cs="Arial"/>
          <w:color w:val="333333"/>
          <w:shd w:val="clear" w:color="auto" w:fill="FFFFFF"/>
        </w:rPr>
        <w:t>);</w:t>
      </w:r>
      <w:proofErr w:type="gramEnd"/>
    </w:p>
    <w:p w14:paraId="4F7561A5" w14:textId="77777777" w:rsidR="008D1943" w:rsidRPr="00F17E96" w:rsidRDefault="008D1943" w:rsidP="008D1943">
      <w:pPr>
        <w:numPr>
          <w:ilvl w:val="1"/>
          <w:numId w:val="10"/>
        </w:numPr>
        <w:spacing w:line="360" w:lineRule="auto"/>
        <w:jc w:val="both"/>
        <w:rPr>
          <w:rFonts w:ascii="Arial" w:hAnsi="Arial" w:cs="Arial"/>
          <w:color w:val="333333"/>
          <w:shd w:val="clear" w:color="auto" w:fill="FFFFFF"/>
        </w:rPr>
      </w:pPr>
      <w:r w:rsidRPr="00F17E96">
        <w:rPr>
          <w:rFonts w:ascii="Arial" w:hAnsi="Arial" w:cs="Arial"/>
          <w:color w:val="333333"/>
          <w:shd w:val="clear" w:color="auto" w:fill="FFFFFF"/>
        </w:rPr>
        <w:t xml:space="preserve">Identity of </w:t>
      </w:r>
      <w:proofErr w:type="spellStart"/>
      <w:r w:rsidRPr="00F17E96">
        <w:rPr>
          <w:rFonts w:ascii="Arial" w:hAnsi="Arial" w:cs="Arial"/>
          <w:color w:val="333333"/>
          <w:shd w:val="clear" w:color="auto" w:fill="FFFFFF"/>
        </w:rPr>
        <w:t>indiscernibles</w:t>
      </w:r>
      <w:proofErr w:type="spellEnd"/>
      <w:r w:rsidRPr="00F17E96">
        <w:rPr>
          <w:rFonts w:ascii="Arial" w:hAnsi="Arial" w:cs="Arial"/>
          <w:color w:val="333333"/>
          <w:shd w:val="clear" w:color="auto" w:fill="FFFFFF"/>
        </w:rPr>
        <w:t xml:space="preserve"> </w:t>
      </w:r>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u, v) = 0</w:t>
      </w:r>
      <w:r w:rsidRPr="00F17E96">
        <w:rPr>
          <w:rFonts w:ascii="Arial" w:hAnsi="Arial" w:cs="Arial"/>
          <w:color w:val="333333"/>
          <w:shd w:val="clear" w:color="auto" w:fill="FFFFFF"/>
        </w:rPr>
        <w:t xml:space="preserve"> if and only if </w:t>
      </w:r>
      <w:r w:rsidRPr="00267FC5">
        <w:rPr>
          <w:rFonts w:ascii="Arial" w:hAnsi="Arial" w:cs="Arial"/>
          <w:i/>
          <w:iCs/>
          <w:color w:val="333333"/>
          <w:shd w:val="clear" w:color="auto" w:fill="FFFFFF"/>
        </w:rPr>
        <w:t xml:space="preserve">u = </w:t>
      </w:r>
      <w:proofErr w:type="gramStart"/>
      <w:r w:rsidRPr="00267FC5">
        <w:rPr>
          <w:rFonts w:ascii="Arial" w:hAnsi="Arial" w:cs="Arial"/>
          <w:i/>
          <w:iCs/>
          <w:color w:val="333333"/>
          <w:shd w:val="clear" w:color="auto" w:fill="FFFFFF"/>
        </w:rPr>
        <w:t>v</w:t>
      </w:r>
      <w:r w:rsidRPr="00F17E96">
        <w:rPr>
          <w:rFonts w:ascii="Arial" w:hAnsi="Arial" w:cs="Arial"/>
          <w:color w:val="333333"/>
          <w:shd w:val="clear" w:color="auto" w:fill="FFFFFF"/>
        </w:rPr>
        <w:t>;</w:t>
      </w:r>
      <w:proofErr w:type="gramEnd"/>
    </w:p>
    <w:p w14:paraId="652FD20D" w14:textId="77777777" w:rsidR="008D1943" w:rsidRPr="00F17E96" w:rsidRDefault="008D1943" w:rsidP="008D1943">
      <w:pPr>
        <w:numPr>
          <w:ilvl w:val="1"/>
          <w:numId w:val="10"/>
        </w:numPr>
        <w:spacing w:line="360" w:lineRule="auto"/>
        <w:jc w:val="both"/>
        <w:rPr>
          <w:rFonts w:ascii="Arial" w:hAnsi="Arial" w:cs="Arial"/>
          <w:color w:val="333333"/>
          <w:shd w:val="clear" w:color="auto" w:fill="FFFFFF"/>
        </w:rPr>
      </w:pPr>
      <w:r w:rsidRPr="00F17E96">
        <w:rPr>
          <w:rFonts w:ascii="Arial" w:hAnsi="Arial" w:cs="Arial"/>
          <w:color w:val="333333"/>
          <w:shd w:val="clear" w:color="auto" w:fill="FFFFFF"/>
        </w:rPr>
        <w:t xml:space="preserve">Symmetry </w:t>
      </w:r>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u, v) = d</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v, u)</w:t>
      </w:r>
      <w:r w:rsidRPr="00F17E96">
        <w:rPr>
          <w:rFonts w:ascii="Arial" w:hAnsi="Arial" w:cs="Arial"/>
          <w:color w:val="333333"/>
          <w:shd w:val="clear" w:color="auto" w:fill="FFFFFF"/>
        </w:rPr>
        <w:t xml:space="preserve"> for all </w:t>
      </w:r>
      <w:r w:rsidRPr="00267FC5">
        <w:rPr>
          <w:rFonts w:ascii="Arial" w:hAnsi="Arial" w:cs="Arial"/>
          <w:i/>
          <w:iCs/>
          <w:color w:val="333333"/>
          <w:shd w:val="clear" w:color="auto" w:fill="FFFFFF"/>
        </w:rPr>
        <w:t>u, v</w:t>
      </w:r>
      <w:r w:rsidRPr="00F17E96">
        <w:rPr>
          <w:rFonts w:ascii="Arial" w:hAnsi="Arial" w:cs="Arial"/>
          <w:color w:val="333333"/>
          <w:shd w:val="clear" w:color="auto" w:fill="FFFFFF"/>
        </w:rPr>
        <w:t xml:space="preserve"> in F(R</w:t>
      </w:r>
      <w:proofErr w:type="gramStart"/>
      <w:r w:rsidRPr="00F17E96">
        <w:rPr>
          <w:rFonts w:ascii="Arial" w:hAnsi="Arial" w:cs="Arial"/>
          <w:color w:val="333333"/>
          <w:shd w:val="clear" w:color="auto" w:fill="FFFFFF"/>
        </w:rPr>
        <w:t>);</w:t>
      </w:r>
      <w:proofErr w:type="gramEnd"/>
    </w:p>
    <w:p w14:paraId="769A3820" w14:textId="77777777" w:rsidR="008D1943" w:rsidRPr="00267FC5" w:rsidRDefault="008D1943" w:rsidP="008D1943">
      <w:pPr>
        <w:numPr>
          <w:ilvl w:val="1"/>
          <w:numId w:val="10"/>
        </w:numPr>
        <w:spacing w:line="360" w:lineRule="auto"/>
        <w:jc w:val="both"/>
        <w:rPr>
          <w:rFonts w:ascii="Arial" w:hAnsi="Arial" w:cs="Arial"/>
          <w:i/>
          <w:iCs/>
          <w:color w:val="333333"/>
          <w:shd w:val="clear" w:color="auto" w:fill="FFFFFF"/>
        </w:rPr>
      </w:pPr>
      <w:r w:rsidRPr="00F17E96">
        <w:rPr>
          <w:rFonts w:ascii="Arial" w:hAnsi="Arial" w:cs="Arial"/>
          <w:color w:val="333333"/>
          <w:shd w:val="clear" w:color="auto" w:fill="FFFFFF"/>
        </w:rPr>
        <w:t xml:space="preserve">Consistency </w:t>
      </w:r>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u, v) = d</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v, u) = 0</w:t>
      </w:r>
      <w:r w:rsidRPr="00F17E96">
        <w:rPr>
          <w:rFonts w:ascii="Arial" w:hAnsi="Arial" w:cs="Arial"/>
          <w:color w:val="333333"/>
          <w:shd w:val="clear" w:color="auto" w:fill="FFFFFF"/>
        </w:rPr>
        <w:t xml:space="preserve"> implies </w:t>
      </w:r>
      <w:r w:rsidRPr="00267FC5">
        <w:rPr>
          <w:rFonts w:ascii="Arial" w:hAnsi="Arial" w:cs="Arial"/>
          <w:i/>
          <w:iCs/>
          <w:color w:val="333333"/>
          <w:shd w:val="clear" w:color="auto" w:fill="FFFFFF"/>
        </w:rPr>
        <w:t>u = v.</w:t>
      </w:r>
    </w:p>
    <w:p w14:paraId="15682A0D" w14:textId="77777777" w:rsidR="008D1943" w:rsidRPr="00187FA6"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ab/>
      </w:r>
      <w:r w:rsidRPr="00165ED6">
        <w:rPr>
          <w:rFonts w:ascii="Arial" w:hAnsi="Arial" w:cs="Arial"/>
          <w:color w:val="333333"/>
          <w:shd w:val="clear" w:color="auto" w:fill="FFFFFF"/>
        </w:rPr>
        <w:t xml:space="preserve">Expanding the work of </w:t>
      </w:r>
      <w:sdt>
        <w:sdtPr>
          <w:rPr>
            <w:rFonts w:ascii="Arial" w:hAnsi="Arial" w:cs="Arial"/>
            <w:color w:val="333333"/>
            <w:shd w:val="clear" w:color="auto" w:fill="FFFFFF"/>
          </w:rPr>
          <w:id w:val="197301453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Kol40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[76]</w:t>
          </w:r>
          <w:r>
            <w:rPr>
              <w:rFonts w:ascii="Arial" w:hAnsi="Arial" w:cs="Arial"/>
              <w:color w:val="333333"/>
              <w:shd w:val="clear" w:color="auto" w:fill="FFFFFF"/>
            </w:rPr>
            <w:fldChar w:fldCharType="end"/>
          </w:r>
        </w:sdtContent>
      </w:sdt>
      <w:r w:rsidRPr="00165ED6">
        <w:rPr>
          <w:rFonts w:ascii="Arial" w:hAnsi="Arial" w:cs="Arial"/>
          <w:color w:val="333333"/>
          <w:shd w:val="clear" w:color="auto" w:fill="FFFFFF"/>
        </w:rPr>
        <w:t>,</w:t>
      </w:r>
      <w:r>
        <w:rPr>
          <w:rFonts w:ascii="Arial" w:hAnsi="Arial" w:cs="Arial"/>
          <w:color w:val="333333"/>
          <w:shd w:val="clear" w:color="auto" w:fill="FFFFFF"/>
        </w:rPr>
        <w:t xml:space="preserve"> we will now define a fuzzy random variable as a function that assigns fuzzy sets to elements in probability space. We will introduce the concept of measurability with respect to different metrics such as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s</w:t>
      </w:r>
      <w:r w:rsidRPr="00267FC5">
        <w:rPr>
          <w:rFonts w:ascii="Arial" w:hAnsi="Arial" w:cs="Arial"/>
          <w:i/>
          <w:iCs/>
          <w:color w:val="333333"/>
          <w:shd w:val="clear" w:color="auto" w:fill="FFFFFF"/>
        </w:rPr>
        <w:t xml:space="preserve"> </w:t>
      </w:r>
      <w:r>
        <w:rPr>
          <w:rFonts w:ascii="Arial" w:hAnsi="Arial" w:cs="Arial"/>
          <w:color w:val="333333"/>
          <w:shd w:val="clear" w:color="auto" w:fill="FFFFFF"/>
        </w:rPr>
        <w:t xml:space="preserve">and describe the properties and between these metrics and notion of a fuzzy random variable. We will </w:t>
      </w:r>
      <w:r w:rsidRPr="00187FA6">
        <w:rPr>
          <w:rFonts w:ascii="Arial" w:hAnsi="Arial" w:cs="Arial"/>
          <w:color w:val="333333"/>
          <w:shd w:val="clear" w:color="auto" w:fill="FFFFFF"/>
        </w:rPr>
        <w:t xml:space="preserve">break it down step by step: </w:t>
      </w:r>
    </w:p>
    <w:p w14:paraId="5821E2F4" w14:textId="77777777" w:rsidR="008D1943" w:rsidRPr="00187FA6" w:rsidRDefault="008D1943" w:rsidP="008D1943">
      <w:pPr>
        <w:pStyle w:val="ListParagraph"/>
        <w:spacing w:line="360" w:lineRule="auto"/>
        <w:ind w:left="0" w:firstLine="720"/>
        <w:jc w:val="both"/>
        <w:rPr>
          <w:rFonts w:ascii="Arial" w:hAnsi="Arial" w:cs="Arial"/>
          <w:color w:val="333333"/>
          <w:shd w:val="clear" w:color="auto" w:fill="FFFFFF"/>
        </w:rPr>
      </w:pPr>
      <w:r w:rsidRPr="00187FA6">
        <w:rPr>
          <w:rFonts w:ascii="Arial" w:hAnsi="Arial" w:cs="Arial"/>
          <w:color w:val="333333"/>
          <w:shd w:val="clear" w:color="auto" w:fill="FFFFFF"/>
        </w:rPr>
        <w:t xml:space="preserve">Let </w:t>
      </w:r>
      <w:r w:rsidRPr="00267FC5">
        <w:rPr>
          <w:rFonts w:ascii="Arial" w:hAnsi="Arial" w:cs="Arial"/>
          <w:i/>
          <w:iCs/>
          <w:color w:val="333333"/>
          <w:shd w:val="clear" w:color="auto" w:fill="FFFFFF"/>
        </w:rPr>
        <w:t>(Ω, A, P)</w:t>
      </w:r>
      <w:r w:rsidRPr="00187FA6">
        <w:rPr>
          <w:rFonts w:ascii="Arial" w:hAnsi="Arial" w:cs="Arial"/>
          <w:color w:val="333333"/>
          <w:shd w:val="clear" w:color="auto" w:fill="FFFFFF"/>
        </w:rPr>
        <w:t xml:space="preserve"> be a probability space, where </w:t>
      </w:r>
      <w:r w:rsidRPr="00267FC5">
        <w:rPr>
          <w:rFonts w:ascii="Arial" w:hAnsi="Arial" w:cs="Arial"/>
          <w:i/>
          <w:iCs/>
          <w:color w:val="333333"/>
          <w:shd w:val="clear" w:color="auto" w:fill="FFFFFF"/>
        </w:rPr>
        <w:t>Ω</w:t>
      </w:r>
      <w:r w:rsidRPr="00187FA6">
        <w:rPr>
          <w:rFonts w:ascii="Arial" w:hAnsi="Arial" w:cs="Arial"/>
          <w:color w:val="333333"/>
          <w:shd w:val="clear" w:color="auto" w:fill="FFFFFF"/>
        </w:rPr>
        <w:t xml:space="preserve"> represents the sample space, </w:t>
      </w:r>
      <w:r w:rsidRPr="00267FC5">
        <w:rPr>
          <w:rFonts w:ascii="Arial" w:hAnsi="Arial" w:cs="Arial"/>
          <w:i/>
          <w:iCs/>
          <w:color w:val="333333"/>
          <w:shd w:val="clear" w:color="auto" w:fill="FFFFFF"/>
        </w:rPr>
        <w:t>A</w:t>
      </w:r>
      <w:r w:rsidRPr="00187FA6">
        <w:rPr>
          <w:rFonts w:ascii="Arial" w:hAnsi="Arial" w:cs="Arial"/>
          <w:color w:val="333333"/>
          <w:shd w:val="clear" w:color="auto" w:fill="FFFFFF"/>
        </w:rPr>
        <w:t xml:space="preserve"> is a σ-algebra of subsets of </w:t>
      </w:r>
      <w:r w:rsidRPr="00267FC5">
        <w:rPr>
          <w:rFonts w:ascii="Arial" w:hAnsi="Arial" w:cs="Arial"/>
          <w:i/>
          <w:iCs/>
          <w:color w:val="333333"/>
          <w:shd w:val="clear" w:color="auto" w:fill="FFFFFF"/>
        </w:rPr>
        <w:t>Ω</w:t>
      </w:r>
      <w:r w:rsidRPr="00187FA6">
        <w:rPr>
          <w:rFonts w:ascii="Arial" w:hAnsi="Arial" w:cs="Arial"/>
          <w:color w:val="333333"/>
          <w:shd w:val="clear" w:color="auto" w:fill="FFFFFF"/>
        </w:rPr>
        <w:t xml:space="preserve">, and </w:t>
      </w:r>
      <w:r w:rsidRPr="00267FC5">
        <w:rPr>
          <w:rFonts w:ascii="Arial" w:hAnsi="Arial" w:cs="Arial"/>
          <w:i/>
          <w:iCs/>
          <w:color w:val="333333"/>
          <w:shd w:val="clear" w:color="auto" w:fill="FFFFFF"/>
        </w:rPr>
        <w:t>P</w:t>
      </w:r>
      <w:r w:rsidRPr="00187FA6">
        <w:rPr>
          <w:rFonts w:ascii="Arial" w:hAnsi="Arial" w:cs="Arial"/>
          <w:color w:val="333333"/>
          <w:shd w:val="clear" w:color="auto" w:fill="FFFFFF"/>
        </w:rPr>
        <w:t xml:space="preserve"> is a probability measure defined on </w:t>
      </w:r>
      <w:r w:rsidRPr="00267FC5">
        <w:rPr>
          <w:rFonts w:ascii="Arial" w:hAnsi="Arial" w:cs="Arial"/>
          <w:i/>
          <w:iCs/>
          <w:color w:val="333333"/>
          <w:shd w:val="clear" w:color="auto" w:fill="FFFFFF"/>
        </w:rPr>
        <w:t>A</w:t>
      </w:r>
      <w:r w:rsidRPr="00187FA6">
        <w:rPr>
          <w:rFonts w:ascii="Arial" w:hAnsi="Arial" w:cs="Arial"/>
          <w:color w:val="333333"/>
          <w:shd w:val="clear" w:color="auto" w:fill="FFFFFF"/>
        </w:rPr>
        <w:t xml:space="preserve">. Given a set </w:t>
      </w:r>
      <w:r w:rsidRPr="00267FC5">
        <w:rPr>
          <w:rFonts w:ascii="Arial" w:hAnsi="Arial" w:cs="Arial"/>
          <w:i/>
          <w:iCs/>
          <w:color w:val="333333"/>
          <w:shd w:val="clear" w:color="auto" w:fill="FFFFFF"/>
        </w:rPr>
        <w:t>Ω</w:t>
      </w:r>
      <w:r w:rsidRPr="00187FA6">
        <w:rPr>
          <w:rFonts w:ascii="Arial" w:hAnsi="Arial" w:cs="Arial"/>
          <w:color w:val="333333"/>
          <w:shd w:val="clear" w:color="auto" w:fill="FFFFFF"/>
        </w:rPr>
        <w:t xml:space="preserve">, a σ-algebra of subsets of </w:t>
      </w:r>
      <w:r w:rsidRPr="00267FC5">
        <w:rPr>
          <w:rFonts w:ascii="Arial" w:hAnsi="Arial" w:cs="Arial"/>
          <w:i/>
          <w:iCs/>
          <w:color w:val="333333"/>
          <w:shd w:val="clear" w:color="auto" w:fill="FFFFFF"/>
        </w:rPr>
        <w:t>Ω</w:t>
      </w:r>
      <w:r w:rsidRPr="00187FA6">
        <w:rPr>
          <w:rFonts w:ascii="Arial" w:hAnsi="Arial" w:cs="Arial"/>
          <w:color w:val="333333"/>
          <w:shd w:val="clear" w:color="auto" w:fill="FFFFFF"/>
        </w:rPr>
        <w:t xml:space="preserve">, denoted as </w:t>
      </w:r>
      <w:r w:rsidRPr="00267FC5">
        <w:rPr>
          <w:rFonts w:ascii="Arial" w:hAnsi="Arial" w:cs="Arial"/>
          <w:i/>
          <w:iCs/>
          <w:color w:val="333333"/>
          <w:shd w:val="clear" w:color="auto" w:fill="FFFFFF"/>
        </w:rPr>
        <w:t>Σ</w:t>
      </w:r>
      <w:r w:rsidRPr="00187FA6">
        <w:rPr>
          <w:rFonts w:ascii="Arial" w:hAnsi="Arial" w:cs="Arial"/>
          <w:color w:val="333333"/>
          <w:shd w:val="clear" w:color="auto" w:fill="FFFFFF"/>
        </w:rPr>
        <w:t xml:space="preserve">, is a collection of subsets of </w:t>
      </w:r>
      <w:r w:rsidRPr="00267FC5">
        <w:rPr>
          <w:rFonts w:ascii="Arial" w:hAnsi="Arial" w:cs="Arial"/>
          <w:i/>
          <w:iCs/>
          <w:color w:val="333333"/>
          <w:shd w:val="clear" w:color="auto" w:fill="FFFFFF"/>
        </w:rPr>
        <w:t>Ω</w:t>
      </w:r>
      <w:r w:rsidRPr="00187FA6">
        <w:rPr>
          <w:rFonts w:ascii="Arial" w:hAnsi="Arial" w:cs="Arial"/>
          <w:color w:val="333333"/>
          <w:shd w:val="clear" w:color="auto" w:fill="FFFFFF"/>
        </w:rPr>
        <w:t xml:space="preserve"> that satisfies certain properties. It is a fundamental concept in measure theory and serves as a foundation for defining measurable sets and functions. To formally define a σ-algebra, we require it to satisfy the following properties:</w:t>
      </w:r>
    </w:p>
    <w:p w14:paraId="270C8741" w14:textId="77777777" w:rsidR="008D1943" w:rsidRPr="00267FC5" w:rsidRDefault="008D1943" w:rsidP="008D1943">
      <w:pPr>
        <w:pStyle w:val="ListParagraph"/>
        <w:numPr>
          <w:ilvl w:val="0"/>
          <w:numId w:val="20"/>
        </w:numPr>
        <w:spacing w:line="360" w:lineRule="auto"/>
        <w:jc w:val="both"/>
        <w:rPr>
          <w:rFonts w:ascii="Arial" w:hAnsi="Arial" w:cs="Arial"/>
          <w:i/>
          <w:iCs/>
          <w:color w:val="333333"/>
          <w:shd w:val="clear" w:color="auto" w:fill="FFFFFF"/>
        </w:rPr>
      </w:pPr>
      <w:r w:rsidRPr="00187FA6">
        <w:rPr>
          <w:rFonts w:ascii="Arial" w:hAnsi="Arial" w:cs="Arial"/>
          <w:color w:val="333333"/>
          <w:shd w:val="clear" w:color="auto" w:fill="FFFFFF"/>
        </w:rPr>
        <w:t>The empty set (</w:t>
      </w:r>
      <w:r w:rsidRPr="00187FA6">
        <w:rPr>
          <w:rFonts w:ascii="Cambria Math" w:hAnsi="Cambria Math" w:cs="Cambria Math"/>
          <w:color w:val="333333"/>
          <w:shd w:val="clear" w:color="auto" w:fill="FFFFFF"/>
        </w:rPr>
        <w:t>∅</w:t>
      </w:r>
      <w:r w:rsidRPr="00187FA6">
        <w:rPr>
          <w:rFonts w:ascii="Arial" w:hAnsi="Arial" w:cs="Arial"/>
          <w:color w:val="333333"/>
          <w:shd w:val="clear" w:color="auto" w:fill="FFFFFF"/>
        </w:rPr>
        <w:t xml:space="preserve">) is in </w:t>
      </w:r>
      <w:r w:rsidRPr="00267FC5">
        <w:rPr>
          <w:rFonts w:ascii="Arial" w:hAnsi="Arial" w:cs="Arial"/>
          <w:i/>
          <w:iCs/>
          <w:color w:val="333333"/>
          <w:shd w:val="clear" w:color="auto" w:fill="FFFFFF"/>
        </w:rPr>
        <w:t xml:space="preserve">Σ: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Σ.</w:t>
      </w:r>
    </w:p>
    <w:p w14:paraId="26AD8F92" w14:textId="77777777" w:rsidR="008D1943" w:rsidRDefault="008D1943" w:rsidP="008D1943">
      <w:pPr>
        <w:pStyle w:val="ListParagraph"/>
        <w:numPr>
          <w:ilvl w:val="0"/>
          <w:numId w:val="20"/>
        </w:numPr>
        <w:spacing w:line="360" w:lineRule="auto"/>
        <w:jc w:val="both"/>
        <w:rPr>
          <w:rFonts w:ascii="Arial" w:hAnsi="Arial" w:cs="Arial"/>
          <w:color w:val="333333"/>
          <w:shd w:val="clear" w:color="auto" w:fill="FFFFFF"/>
        </w:rPr>
      </w:pPr>
      <w:r w:rsidRPr="00267FC5">
        <w:rPr>
          <w:rFonts w:ascii="Arial" w:hAnsi="Arial" w:cs="Arial"/>
          <w:i/>
          <w:iCs/>
          <w:color w:val="333333"/>
          <w:shd w:val="clear" w:color="auto" w:fill="FFFFFF"/>
        </w:rPr>
        <w:t>Σ</w:t>
      </w:r>
      <w:r w:rsidRPr="00F435AE">
        <w:rPr>
          <w:rFonts w:ascii="Arial" w:hAnsi="Arial" w:cs="Arial"/>
          <w:color w:val="333333"/>
          <w:shd w:val="clear" w:color="auto" w:fill="FFFFFF"/>
        </w:rPr>
        <w:t xml:space="preserve"> is closed under complementation: </w:t>
      </w:r>
      <w:r>
        <w:rPr>
          <w:rFonts w:ascii="Arial" w:hAnsi="Arial" w:cs="Arial"/>
          <w:color w:val="333333"/>
          <w:shd w:val="clear" w:color="auto" w:fill="FFFFFF"/>
        </w:rPr>
        <w:t>i</w:t>
      </w:r>
      <w:r w:rsidRPr="00F435AE">
        <w:rPr>
          <w:rFonts w:ascii="Arial" w:hAnsi="Arial" w:cs="Arial"/>
          <w:color w:val="333333"/>
          <w:shd w:val="clear" w:color="auto" w:fill="FFFFFF"/>
        </w:rPr>
        <w:t xml:space="preserve">f </w:t>
      </w:r>
      <w:r w:rsidRPr="00267FC5">
        <w:rPr>
          <w:rFonts w:ascii="Arial" w:hAnsi="Arial" w:cs="Arial"/>
          <w:i/>
          <w:iCs/>
          <w:color w:val="333333"/>
          <w:shd w:val="clear" w:color="auto" w:fill="FFFFFF"/>
        </w:rPr>
        <w:t>A</w:t>
      </w:r>
      <w:r w:rsidRPr="00F435AE">
        <w:rPr>
          <w:rFonts w:ascii="Arial" w:hAnsi="Arial" w:cs="Arial"/>
          <w:color w:val="333333"/>
          <w:shd w:val="clear" w:color="auto" w:fill="FFFFFF"/>
        </w:rPr>
        <w:t xml:space="preserve"> is in </w:t>
      </w:r>
      <w:r w:rsidRPr="00267FC5">
        <w:rPr>
          <w:rFonts w:ascii="Arial" w:hAnsi="Arial" w:cs="Arial"/>
          <w:i/>
          <w:iCs/>
          <w:color w:val="333333"/>
          <w:shd w:val="clear" w:color="auto" w:fill="FFFFFF"/>
        </w:rPr>
        <w:t>Σ</w:t>
      </w:r>
      <w:r w:rsidRPr="00F435AE">
        <w:rPr>
          <w:rFonts w:ascii="Arial" w:hAnsi="Arial" w:cs="Arial"/>
          <w:color w:val="333333"/>
          <w:shd w:val="clear" w:color="auto" w:fill="FFFFFF"/>
        </w:rPr>
        <w:t xml:space="preserve">, then its complement, denoted as </w:t>
      </w:r>
      <w:r w:rsidRPr="00267FC5">
        <w:rPr>
          <w:rFonts w:ascii="Arial" w:hAnsi="Arial" w:cs="Arial"/>
          <w:i/>
          <w:iCs/>
          <w:color w:val="333333"/>
          <w:shd w:val="clear" w:color="auto" w:fill="FFFFFF"/>
        </w:rPr>
        <w:t>A</w:t>
      </w:r>
      <w:r w:rsidRPr="00267FC5">
        <w:rPr>
          <w:rFonts w:ascii="Arial" w:hAnsi="Arial" w:cs="Arial"/>
          <w:i/>
          <w:iCs/>
          <w:color w:val="333333"/>
          <w:shd w:val="clear" w:color="auto" w:fill="FFFFFF"/>
          <w:vertAlign w:val="superscript"/>
        </w:rPr>
        <w:t>c</w:t>
      </w:r>
      <w:r w:rsidRPr="00F435AE">
        <w:rPr>
          <w:rFonts w:ascii="Arial" w:hAnsi="Arial" w:cs="Arial"/>
          <w:color w:val="333333"/>
          <w:shd w:val="clear" w:color="auto" w:fill="FFFFFF"/>
        </w:rPr>
        <w:t xml:space="preserve">, is also in </w:t>
      </w:r>
      <w:r w:rsidRPr="00267FC5">
        <w:rPr>
          <w:rFonts w:ascii="Arial" w:hAnsi="Arial" w:cs="Arial"/>
          <w:i/>
          <w:iCs/>
          <w:color w:val="333333"/>
          <w:shd w:val="clear" w:color="auto" w:fill="FFFFFF"/>
        </w:rPr>
        <w:t>Σ</w:t>
      </w:r>
      <w:r w:rsidRPr="00F435AE">
        <w:rPr>
          <w:rFonts w:ascii="Arial" w:hAnsi="Arial" w:cs="Arial"/>
          <w:color w:val="333333"/>
          <w:shd w:val="clear" w:color="auto" w:fill="FFFFFF"/>
        </w:rPr>
        <w:t>.</w:t>
      </w:r>
    </w:p>
    <w:p w14:paraId="6B69AE66" w14:textId="77777777" w:rsidR="008D1943" w:rsidRPr="00F435AE" w:rsidRDefault="008D1943" w:rsidP="008D1943">
      <w:pPr>
        <w:pStyle w:val="ListParagraph"/>
        <w:numPr>
          <w:ilvl w:val="0"/>
          <w:numId w:val="20"/>
        </w:numPr>
        <w:spacing w:line="360" w:lineRule="auto"/>
        <w:jc w:val="both"/>
        <w:rPr>
          <w:rFonts w:ascii="Arial" w:hAnsi="Arial" w:cs="Arial"/>
          <w:color w:val="333333"/>
          <w:shd w:val="clear" w:color="auto" w:fill="FFFFFF"/>
        </w:rPr>
      </w:pPr>
      <w:r w:rsidRPr="00267FC5">
        <w:rPr>
          <w:rFonts w:ascii="Arial" w:hAnsi="Arial" w:cs="Arial"/>
          <w:i/>
          <w:iCs/>
          <w:color w:val="333333"/>
          <w:shd w:val="clear" w:color="auto" w:fill="FFFFFF"/>
        </w:rPr>
        <w:t>Σ</w:t>
      </w:r>
      <w:r w:rsidRPr="00F435AE">
        <w:rPr>
          <w:rFonts w:ascii="Arial" w:hAnsi="Arial" w:cs="Arial"/>
          <w:color w:val="333333"/>
          <w:shd w:val="clear" w:color="auto" w:fill="FFFFFF"/>
        </w:rPr>
        <w:t xml:space="preserve"> is closed under countable unions: </w:t>
      </w:r>
      <w:r>
        <w:rPr>
          <w:rFonts w:ascii="Arial" w:hAnsi="Arial" w:cs="Arial"/>
          <w:color w:val="333333"/>
          <w:shd w:val="clear" w:color="auto" w:fill="FFFFFF"/>
        </w:rPr>
        <w:t>i</w:t>
      </w:r>
      <w:r w:rsidRPr="00F435AE">
        <w:rPr>
          <w:rFonts w:ascii="Arial" w:hAnsi="Arial" w:cs="Arial"/>
          <w:color w:val="333333"/>
          <w:shd w:val="clear" w:color="auto" w:fill="FFFFFF"/>
        </w:rPr>
        <w:t xml:space="preserve">f </w:t>
      </w:r>
      <w:r w:rsidRPr="00267FC5">
        <w:rPr>
          <w:rFonts w:ascii="Arial" w:hAnsi="Arial" w:cs="Arial"/>
          <w:i/>
          <w:iCs/>
          <w:color w:val="333333"/>
          <w:shd w:val="clear" w:color="auto" w:fill="FFFFFF"/>
        </w:rPr>
        <w:t>A</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A</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 A</w:t>
      </w:r>
      <w:r w:rsidRPr="00267FC5">
        <w:rPr>
          <w:rFonts w:ascii="Cambria Math" w:hAnsi="Cambria Math" w:cs="Cambria Math"/>
          <w:i/>
          <w:iCs/>
          <w:color w:val="333333"/>
          <w:shd w:val="clear" w:color="auto" w:fill="FFFFFF"/>
        </w:rPr>
        <w:t>₃</w:t>
      </w:r>
      <w:r w:rsidRPr="00F435AE">
        <w:rPr>
          <w:rFonts w:ascii="Arial" w:hAnsi="Arial" w:cs="Arial"/>
          <w:color w:val="333333"/>
          <w:shd w:val="clear" w:color="auto" w:fill="FFFFFF"/>
        </w:rPr>
        <w:t xml:space="preserve">, ... are subsets of </w:t>
      </w:r>
      <w:r w:rsidRPr="00267FC5">
        <w:rPr>
          <w:rFonts w:ascii="Arial" w:hAnsi="Arial" w:cs="Arial"/>
          <w:i/>
          <w:iCs/>
          <w:color w:val="333333"/>
          <w:shd w:val="clear" w:color="auto" w:fill="FFFFFF"/>
        </w:rPr>
        <w:t>Ω</w:t>
      </w:r>
      <w:r w:rsidRPr="00F435AE">
        <w:rPr>
          <w:rFonts w:ascii="Arial" w:hAnsi="Arial" w:cs="Arial"/>
          <w:color w:val="333333"/>
          <w:shd w:val="clear" w:color="auto" w:fill="FFFFFF"/>
        </w:rPr>
        <w:t xml:space="preserve"> and each </w:t>
      </w:r>
      <w:r w:rsidRPr="00267FC5">
        <w:rPr>
          <w:rFonts w:ascii="Arial" w:hAnsi="Arial" w:cs="Arial"/>
          <w:i/>
          <w:iCs/>
          <w:color w:val="333333"/>
          <w:shd w:val="clear" w:color="auto" w:fill="FFFFFF"/>
        </w:rPr>
        <w:t>Aᵢ</w:t>
      </w:r>
      <w:r w:rsidRPr="00F435AE">
        <w:rPr>
          <w:rFonts w:ascii="Arial" w:hAnsi="Arial" w:cs="Arial"/>
          <w:color w:val="333333"/>
          <w:shd w:val="clear" w:color="auto" w:fill="FFFFFF"/>
        </w:rPr>
        <w:t xml:space="preserve"> is in </w:t>
      </w:r>
      <w:r w:rsidRPr="00267FC5">
        <w:rPr>
          <w:rFonts w:ascii="Arial" w:hAnsi="Arial" w:cs="Arial"/>
          <w:i/>
          <w:iCs/>
          <w:color w:val="333333"/>
          <w:shd w:val="clear" w:color="auto" w:fill="FFFFFF"/>
        </w:rPr>
        <w:t>Σ</w:t>
      </w:r>
      <w:r w:rsidRPr="00F435AE">
        <w:rPr>
          <w:rFonts w:ascii="Arial" w:hAnsi="Arial" w:cs="Arial"/>
          <w:color w:val="333333"/>
          <w:shd w:val="clear" w:color="auto" w:fill="FFFFFF"/>
        </w:rPr>
        <w:t xml:space="preserve">, then the union of all the </w:t>
      </w:r>
      <w:r w:rsidRPr="00267FC5">
        <w:rPr>
          <w:rFonts w:ascii="Arial" w:hAnsi="Arial" w:cs="Arial"/>
          <w:i/>
          <w:iCs/>
          <w:color w:val="333333"/>
          <w:shd w:val="clear" w:color="auto" w:fill="FFFFFF"/>
        </w:rPr>
        <w:t>Aᵢ</w:t>
      </w:r>
      <w:r w:rsidRPr="00F435AE">
        <w:rPr>
          <w:rFonts w:ascii="Arial" w:hAnsi="Arial" w:cs="Arial"/>
          <w:color w:val="333333"/>
          <w:shd w:val="clear" w:color="auto" w:fill="FFFFFF"/>
        </w:rPr>
        <w:t xml:space="preserve">, denoted as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Aᵢ</w:t>
      </w:r>
      <w:r w:rsidRPr="00F435AE">
        <w:rPr>
          <w:rFonts w:ascii="Arial" w:hAnsi="Arial" w:cs="Arial"/>
          <w:color w:val="333333"/>
          <w:shd w:val="clear" w:color="auto" w:fill="FFFFFF"/>
        </w:rPr>
        <w:t xml:space="preserve">, is also in </w:t>
      </w:r>
      <w:r w:rsidRPr="00267FC5">
        <w:rPr>
          <w:rFonts w:ascii="Arial" w:hAnsi="Arial" w:cs="Arial"/>
          <w:i/>
          <w:iCs/>
          <w:color w:val="333333"/>
          <w:shd w:val="clear" w:color="auto" w:fill="FFFFFF"/>
        </w:rPr>
        <w:t>Σ</w:t>
      </w:r>
      <w:r w:rsidRPr="00F435AE">
        <w:rPr>
          <w:rFonts w:ascii="Arial" w:hAnsi="Arial" w:cs="Arial"/>
          <w:color w:val="333333"/>
          <w:shd w:val="clear" w:color="auto" w:fill="FFFFFF"/>
        </w:rPr>
        <w:t>.</w:t>
      </w:r>
    </w:p>
    <w:p w14:paraId="50548181" w14:textId="77777777" w:rsidR="008D1943" w:rsidRPr="00187FA6" w:rsidRDefault="008D1943" w:rsidP="008D1943">
      <w:pPr>
        <w:spacing w:line="360" w:lineRule="auto"/>
        <w:ind w:firstLine="720"/>
        <w:jc w:val="both"/>
        <w:rPr>
          <w:rFonts w:ascii="Arial" w:hAnsi="Arial" w:cs="Arial"/>
          <w:color w:val="333333"/>
          <w:shd w:val="clear" w:color="auto" w:fill="FFFFFF"/>
        </w:rPr>
      </w:pPr>
      <w:r w:rsidRPr="00187FA6">
        <w:rPr>
          <w:rFonts w:ascii="Arial" w:hAnsi="Arial" w:cs="Arial"/>
          <w:color w:val="333333"/>
          <w:shd w:val="clear" w:color="auto" w:fill="FFFFFF"/>
        </w:rPr>
        <w:t xml:space="preserve">In other words, a σ-algebra is a collection of subsets of </w:t>
      </w:r>
      <w:r w:rsidRPr="00267FC5">
        <w:rPr>
          <w:rFonts w:ascii="Arial" w:hAnsi="Arial" w:cs="Arial"/>
          <w:i/>
          <w:iCs/>
          <w:color w:val="333333"/>
          <w:shd w:val="clear" w:color="auto" w:fill="FFFFFF"/>
        </w:rPr>
        <w:t>Ω</w:t>
      </w:r>
      <w:r w:rsidRPr="00187FA6">
        <w:rPr>
          <w:rFonts w:ascii="Arial" w:hAnsi="Arial" w:cs="Arial"/>
          <w:color w:val="333333"/>
          <w:shd w:val="clear" w:color="auto" w:fill="FFFFFF"/>
        </w:rPr>
        <w:t xml:space="preserve"> that includes the empty set, is closed </w:t>
      </w:r>
      <w:proofErr w:type="gramStart"/>
      <w:r w:rsidRPr="00187FA6">
        <w:rPr>
          <w:rFonts w:ascii="Arial" w:hAnsi="Arial" w:cs="Arial"/>
          <w:color w:val="333333"/>
          <w:shd w:val="clear" w:color="auto" w:fill="FFFFFF"/>
        </w:rPr>
        <w:t>under</w:t>
      </w:r>
      <w:r>
        <w:rPr>
          <w:rFonts w:ascii="Arial" w:hAnsi="Arial" w:cs="Arial"/>
          <w:color w:val="333333"/>
          <w:shd w:val="clear" w:color="auto" w:fill="FFFFFF"/>
        </w:rPr>
        <w:t xml:space="preserve"> </w:t>
      </w:r>
      <w:r w:rsidRPr="00187FA6">
        <w:rPr>
          <w:rFonts w:ascii="Arial" w:hAnsi="Arial" w:cs="Arial"/>
          <w:color w:val="333333"/>
          <w:shd w:val="clear" w:color="auto" w:fill="FFFFFF"/>
        </w:rPr>
        <w:t>taking</w:t>
      </w:r>
      <w:proofErr w:type="gramEnd"/>
      <w:r w:rsidRPr="00187FA6">
        <w:rPr>
          <w:rFonts w:ascii="Arial" w:hAnsi="Arial" w:cs="Arial"/>
          <w:color w:val="333333"/>
          <w:shd w:val="clear" w:color="auto" w:fill="FFFFFF"/>
        </w:rPr>
        <w:t xml:space="preserve"> </w:t>
      </w:r>
      <w:r>
        <w:rPr>
          <w:rFonts w:ascii="Arial" w:hAnsi="Arial" w:cs="Arial"/>
          <w:color w:val="333333"/>
          <w:shd w:val="clear" w:color="auto" w:fill="FFFFFF"/>
        </w:rPr>
        <w:t xml:space="preserve">of </w:t>
      </w:r>
      <w:r w:rsidRPr="00187FA6">
        <w:rPr>
          <w:rFonts w:ascii="Arial" w:hAnsi="Arial" w:cs="Arial"/>
          <w:color w:val="333333"/>
          <w:shd w:val="clear" w:color="auto" w:fill="FFFFFF"/>
        </w:rPr>
        <w:t>complements, and is closed under countable unions.</w:t>
      </w:r>
    </w:p>
    <w:p w14:paraId="54F914D8" w14:textId="77777777" w:rsidR="008D1943" w:rsidRPr="00187FA6" w:rsidRDefault="008D1943" w:rsidP="008D1943">
      <w:pPr>
        <w:spacing w:line="360" w:lineRule="auto"/>
        <w:jc w:val="both"/>
        <w:rPr>
          <w:rFonts w:ascii="Arial" w:hAnsi="Arial" w:cs="Arial"/>
          <w:color w:val="333333"/>
          <w:shd w:val="clear" w:color="auto" w:fill="FFFFFF"/>
        </w:rPr>
      </w:pPr>
      <w:r w:rsidRPr="00187FA6">
        <w:rPr>
          <w:rFonts w:ascii="Arial" w:hAnsi="Arial" w:cs="Arial"/>
          <w:color w:val="333333"/>
          <w:shd w:val="clear" w:color="auto" w:fill="FFFFFF"/>
        </w:rPr>
        <w:t xml:space="preserve">The purpose of defining a σ-algebra is to identify a set of subsets of </w:t>
      </w:r>
      <w:r w:rsidRPr="00267FC5">
        <w:rPr>
          <w:rFonts w:ascii="Arial" w:hAnsi="Arial" w:cs="Arial"/>
          <w:i/>
          <w:iCs/>
          <w:color w:val="333333"/>
          <w:shd w:val="clear" w:color="auto" w:fill="FFFFFF"/>
        </w:rPr>
        <w:t>Ω</w:t>
      </w:r>
      <w:r w:rsidRPr="00187FA6">
        <w:rPr>
          <w:rFonts w:ascii="Arial" w:hAnsi="Arial" w:cs="Arial"/>
          <w:color w:val="333333"/>
          <w:shd w:val="clear" w:color="auto" w:fill="FFFFFF"/>
        </w:rPr>
        <w:t xml:space="preserve"> that can be considered "measurable" in a certain sense. The elements of </w:t>
      </w:r>
      <w:r w:rsidRPr="00267FC5">
        <w:rPr>
          <w:rFonts w:ascii="Arial" w:hAnsi="Arial" w:cs="Arial"/>
          <w:i/>
          <w:iCs/>
          <w:color w:val="333333"/>
          <w:shd w:val="clear" w:color="auto" w:fill="FFFFFF"/>
        </w:rPr>
        <w:t>Σ</w:t>
      </w:r>
      <w:r w:rsidRPr="00187FA6">
        <w:rPr>
          <w:rFonts w:ascii="Arial" w:hAnsi="Arial" w:cs="Arial"/>
          <w:color w:val="333333"/>
          <w:shd w:val="clear" w:color="auto" w:fill="FFFFFF"/>
        </w:rPr>
        <w:t xml:space="preserve"> are often referred to as </w:t>
      </w:r>
      <w:r w:rsidRPr="00187FA6">
        <w:rPr>
          <w:rFonts w:ascii="Arial" w:hAnsi="Arial" w:cs="Arial"/>
          <w:color w:val="333333"/>
          <w:shd w:val="clear" w:color="auto" w:fill="FFFFFF"/>
        </w:rPr>
        <w:lastRenderedPageBreak/>
        <w:t>measurable sets, and they form a structure that allows us to define measures (such as probability measures) on these sets.</w:t>
      </w:r>
    </w:p>
    <w:p w14:paraId="72A17A48" w14:textId="77777777" w:rsidR="008D1943" w:rsidRDefault="008D1943" w:rsidP="008D1943">
      <w:pPr>
        <w:spacing w:line="360" w:lineRule="auto"/>
        <w:ind w:firstLine="720"/>
        <w:jc w:val="both"/>
        <w:rPr>
          <w:rFonts w:ascii="Arial" w:hAnsi="Arial" w:cs="Arial"/>
          <w:color w:val="333333"/>
          <w:shd w:val="clear" w:color="auto" w:fill="FFFFFF"/>
        </w:rPr>
      </w:pPr>
      <w:r w:rsidRPr="00187FA6">
        <w:rPr>
          <w:rFonts w:ascii="Arial" w:hAnsi="Arial" w:cs="Arial"/>
          <w:color w:val="333333"/>
          <w:shd w:val="clear" w:color="auto" w:fill="FFFFFF"/>
        </w:rPr>
        <w:t xml:space="preserve">By specifying a σ-algebra on </w:t>
      </w:r>
      <w:r w:rsidRPr="00267FC5">
        <w:rPr>
          <w:rFonts w:ascii="Arial" w:hAnsi="Arial" w:cs="Arial"/>
          <w:i/>
          <w:iCs/>
          <w:color w:val="333333"/>
          <w:shd w:val="clear" w:color="auto" w:fill="FFFFFF"/>
        </w:rPr>
        <w:t>Ω</w:t>
      </w:r>
      <w:r w:rsidRPr="00187FA6">
        <w:rPr>
          <w:rFonts w:ascii="Arial" w:hAnsi="Arial" w:cs="Arial"/>
          <w:color w:val="333333"/>
          <w:shd w:val="clear" w:color="auto" w:fill="FFFFFF"/>
        </w:rPr>
        <w:t xml:space="preserve">, we establish a framework for defining and working with measurable functions, integrating functions, and constructing measures. The σ-algebra provides a systematic way to determine which subsets of </w:t>
      </w:r>
      <w:r w:rsidRPr="00267FC5">
        <w:rPr>
          <w:rFonts w:ascii="Arial" w:hAnsi="Arial" w:cs="Arial"/>
          <w:i/>
          <w:iCs/>
          <w:color w:val="333333"/>
          <w:shd w:val="clear" w:color="auto" w:fill="FFFFFF"/>
        </w:rPr>
        <w:t>Ω</w:t>
      </w:r>
      <w:r w:rsidRPr="00187FA6">
        <w:rPr>
          <w:rFonts w:ascii="Arial" w:hAnsi="Arial" w:cs="Arial"/>
          <w:color w:val="333333"/>
          <w:shd w:val="clear" w:color="auto" w:fill="FFFFFF"/>
        </w:rPr>
        <w:t xml:space="preserve"> are considered "measurable" within the given context, allowing us to analy</w:t>
      </w:r>
      <w:r>
        <w:rPr>
          <w:rFonts w:ascii="Arial" w:hAnsi="Arial" w:cs="Arial"/>
          <w:color w:val="333333"/>
          <w:shd w:val="clear" w:color="auto" w:fill="FFFFFF"/>
        </w:rPr>
        <w:t>s</w:t>
      </w:r>
      <w:r w:rsidRPr="00187FA6">
        <w:rPr>
          <w:rFonts w:ascii="Arial" w:hAnsi="Arial" w:cs="Arial"/>
          <w:color w:val="333333"/>
          <w:shd w:val="clear" w:color="auto" w:fill="FFFFFF"/>
        </w:rPr>
        <w:t>e and reason about these subsets in a rigorous mathematical manner.</w:t>
      </w:r>
      <w:r>
        <w:rPr>
          <w:rFonts w:ascii="Arial" w:hAnsi="Arial" w:cs="Arial"/>
          <w:color w:val="333333"/>
          <w:shd w:val="clear" w:color="auto" w:fill="FFFFFF"/>
        </w:rPr>
        <w:t xml:space="preserve"> </w:t>
      </w:r>
      <w:r w:rsidRPr="00187FA6">
        <w:rPr>
          <w:rFonts w:ascii="Arial" w:hAnsi="Arial" w:cs="Arial"/>
          <w:color w:val="333333"/>
          <w:shd w:val="clear" w:color="auto" w:fill="FFFFFF"/>
        </w:rPr>
        <w:t xml:space="preserve">In summary, a σ-algebra of subsets of </w:t>
      </w:r>
      <w:r w:rsidRPr="00267FC5">
        <w:rPr>
          <w:rFonts w:ascii="Arial" w:hAnsi="Arial" w:cs="Arial"/>
          <w:i/>
          <w:iCs/>
          <w:color w:val="333333"/>
          <w:shd w:val="clear" w:color="auto" w:fill="FFFFFF"/>
        </w:rPr>
        <w:t>Ω</w:t>
      </w:r>
      <w:r w:rsidRPr="00187FA6">
        <w:rPr>
          <w:rFonts w:ascii="Arial" w:hAnsi="Arial" w:cs="Arial"/>
          <w:color w:val="333333"/>
          <w:shd w:val="clear" w:color="auto" w:fill="FFFFFF"/>
        </w:rPr>
        <w:t xml:space="preserve"> is a collection of subsets that satisfies specific properties, including containing the empty set, being closed under complementation, and being closed under countable unions. It provides a foundation for defining measurable sets and functions, allowing us to study measures and perform various mathematical operations on these sets.</w:t>
      </w:r>
    </w:p>
    <w:p w14:paraId="37DD17DD" w14:textId="77777777" w:rsidR="008D1943" w:rsidRDefault="008D1943" w:rsidP="008D1943">
      <w:pPr>
        <w:pStyle w:val="ListParagraph"/>
        <w:spacing w:line="360" w:lineRule="auto"/>
        <w:ind w:left="0" w:firstLine="720"/>
        <w:jc w:val="both"/>
        <w:rPr>
          <w:rFonts w:ascii="Arial" w:hAnsi="Arial" w:cs="Arial"/>
          <w:color w:val="333333"/>
          <w:shd w:val="clear" w:color="auto" w:fill="FFFFFF"/>
        </w:rPr>
      </w:pPr>
      <w:r w:rsidRPr="00E13E3F">
        <w:rPr>
          <w:rFonts w:ascii="Arial" w:hAnsi="Arial" w:cs="Arial"/>
          <w:color w:val="333333"/>
          <w:shd w:val="clear" w:color="auto" w:fill="FFFFFF"/>
        </w:rPr>
        <w:t xml:space="preserve">A fuzzy random variable is defined as a function </w:t>
      </w:r>
      <w:r w:rsidRPr="00267FC5">
        <w:rPr>
          <w:rFonts w:ascii="Arial" w:hAnsi="Arial" w:cs="Arial"/>
          <w:i/>
          <w:iCs/>
          <w:color w:val="333333"/>
          <w:shd w:val="clear" w:color="auto" w:fill="FFFFFF"/>
        </w:rPr>
        <w:t>X: Ω → F(R)</w:t>
      </w:r>
      <w:r w:rsidRPr="00E13E3F">
        <w:rPr>
          <w:rFonts w:ascii="Arial" w:hAnsi="Arial" w:cs="Arial"/>
          <w:color w:val="333333"/>
          <w:shd w:val="clear" w:color="auto" w:fill="FFFFFF"/>
        </w:rPr>
        <w:t xml:space="preserve">, where </w:t>
      </w:r>
      <w:r w:rsidRPr="00267FC5">
        <w:rPr>
          <w:rFonts w:ascii="Arial" w:hAnsi="Arial" w:cs="Arial"/>
          <w:i/>
          <w:iCs/>
          <w:color w:val="333333"/>
          <w:shd w:val="clear" w:color="auto" w:fill="FFFFFF"/>
        </w:rPr>
        <w:t>F(R)</w:t>
      </w:r>
      <w:r w:rsidRPr="00E13E3F">
        <w:rPr>
          <w:rFonts w:ascii="Arial" w:hAnsi="Arial" w:cs="Arial"/>
          <w:color w:val="333333"/>
          <w:shd w:val="clear" w:color="auto" w:fill="FFFFFF"/>
        </w:rPr>
        <w:t xml:space="preserve"> represents</w:t>
      </w:r>
      <w:r>
        <w:rPr>
          <w:rFonts w:ascii="Arial" w:hAnsi="Arial" w:cs="Arial"/>
          <w:color w:val="333333"/>
          <w:shd w:val="clear" w:color="auto" w:fill="FFFFFF"/>
        </w:rPr>
        <w:t xml:space="preserve"> </w:t>
      </w:r>
      <w:r w:rsidRPr="00E13E3F">
        <w:rPr>
          <w:rFonts w:ascii="Arial" w:hAnsi="Arial" w:cs="Arial"/>
          <w:color w:val="333333"/>
          <w:shd w:val="clear" w:color="auto" w:fill="FFFFFF"/>
        </w:rPr>
        <w:t xml:space="preserve">the set of fuzzy sets over the real numbers. This means that X assigns each element </w:t>
      </w:r>
      <w:r w:rsidRPr="00267FC5">
        <w:rPr>
          <w:rFonts w:ascii="Arial" w:hAnsi="Arial" w:cs="Arial"/>
          <w:i/>
          <w:iCs/>
          <w:color w:val="333333"/>
          <w:shd w:val="clear" w:color="auto" w:fill="FFFFFF"/>
        </w:rPr>
        <w:t>ω</w:t>
      </w:r>
      <w:r w:rsidRPr="00E13E3F">
        <w:rPr>
          <w:rFonts w:ascii="Arial" w:hAnsi="Arial" w:cs="Arial"/>
          <w:color w:val="333333"/>
          <w:shd w:val="clear" w:color="auto" w:fill="FFFFFF"/>
        </w:rPr>
        <w:t xml:space="preserve"> in </w:t>
      </w:r>
      <w:r w:rsidRPr="00267FC5">
        <w:rPr>
          <w:rFonts w:ascii="Arial" w:hAnsi="Arial" w:cs="Arial"/>
          <w:i/>
          <w:iCs/>
          <w:color w:val="333333"/>
          <w:shd w:val="clear" w:color="auto" w:fill="FFFFFF"/>
        </w:rPr>
        <w:t>Ω</w:t>
      </w:r>
      <w:r w:rsidRPr="00E13E3F">
        <w:rPr>
          <w:rFonts w:ascii="Arial" w:hAnsi="Arial" w:cs="Arial"/>
          <w:color w:val="333333"/>
          <w:shd w:val="clear" w:color="auto" w:fill="FFFFFF"/>
        </w:rPr>
        <w:t xml:space="preserve"> a fuzzy set </w:t>
      </w:r>
      <w:r w:rsidRPr="00267FC5">
        <w:rPr>
          <w:rFonts w:ascii="Arial" w:hAnsi="Arial" w:cs="Arial"/>
          <w:i/>
          <w:iCs/>
          <w:color w:val="333333"/>
          <w:shd w:val="clear" w:color="auto" w:fill="FFFFFF"/>
        </w:rPr>
        <w:t>X(ω)</w:t>
      </w:r>
      <w:r w:rsidRPr="00E13E3F">
        <w:rPr>
          <w:rFonts w:ascii="Arial" w:hAnsi="Arial" w:cs="Arial"/>
          <w:color w:val="333333"/>
          <w:shd w:val="clear" w:color="auto" w:fill="FFFFFF"/>
        </w:rPr>
        <w:t xml:space="preserve"> in </w:t>
      </w:r>
      <w:r w:rsidRPr="00267FC5">
        <w:rPr>
          <w:rFonts w:ascii="Arial" w:hAnsi="Arial" w:cs="Arial"/>
          <w:i/>
          <w:iCs/>
          <w:color w:val="333333"/>
          <w:shd w:val="clear" w:color="auto" w:fill="FFFFFF"/>
        </w:rPr>
        <w:t>F(R</w:t>
      </w:r>
      <w:r w:rsidRPr="00E13E3F">
        <w:rPr>
          <w:rFonts w:ascii="Arial" w:hAnsi="Arial" w:cs="Arial"/>
          <w:color w:val="333333"/>
          <w:shd w:val="clear" w:color="auto" w:fill="FFFFFF"/>
        </w:rPr>
        <w:t>).</w:t>
      </w:r>
    </w:p>
    <w:p w14:paraId="37E94EEE" w14:textId="77777777" w:rsidR="008D1943" w:rsidRDefault="008D1943" w:rsidP="008D1943">
      <w:pPr>
        <w:pStyle w:val="ListParagraph"/>
        <w:spacing w:line="360" w:lineRule="auto"/>
        <w:ind w:left="0" w:firstLine="720"/>
        <w:jc w:val="both"/>
        <w:rPr>
          <w:rFonts w:ascii="Arial" w:hAnsi="Arial" w:cs="Arial"/>
          <w:color w:val="333333"/>
          <w:shd w:val="clear" w:color="auto" w:fill="FFFFFF"/>
        </w:rPr>
      </w:pPr>
      <w:r>
        <w:rPr>
          <w:rFonts w:ascii="Arial" w:hAnsi="Arial" w:cs="Arial"/>
          <w:color w:val="333333"/>
          <w:shd w:val="clear" w:color="auto" w:fill="FFFFFF"/>
        </w:rPr>
        <w:t>F</w:t>
      </w:r>
      <w:r w:rsidRPr="00E13E3F">
        <w:rPr>
          <w:rFonts w:ascii="Arial" w:hAnsi="Arial" w:cs="Arial"/>
          <w:color w:val="333333"/>
          <w:shd w:val="clear" w:color="auto" w:fill="FFFFFF"/>
        </w:rPr>
        <w:t xml:space="preserve">or every </w:t>
      </w:r>
      <w:r w:rsidRPr="00267FC5">
        <w:rPr>
          <w:rFonts w:ascii="Arial" w:hAnsi="Arial" w:cs="Arial"/>
          <w:i/>
          <w:iCs/>
          <w:color w:val="333333"/>
          <w:shd w:val="clear" w:color="auto" w:fill="FFFFFF"/>
        </w:rPr>
        <w:t xml:space="preserve">α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[0, 1]</w:t>
      </w:r>
      <w:r w:rsidRPr="00E13E3F">
        <w:rPr>
          <w:rFonts w:ascii="Arial" w:hAnsi="Arial" w:cs="Arial"/>
          <w:color w:val="333333"/>
          <w:shd w:val="clear" w:color="auto" w:fill="FFFFFF"/>
        </w:rPr>
        <w:t xml:space="preserve">, the mapping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α</w:t>
      </w:r>
      <w:r w:rsidRPr="00267FC5">
        <w:rPr>
          <w:rFonts w:ascii="Arial" w:hAnsi="Arial" w:cs="Arial"/>
          <w:i/>
          <w:iCs/>
          <w:color w:val="333333"/>
          <w:shd w:val="clear" w:color="auto" w:fill="FFFFFF"/>
        </w:rPr>
        <w:t>: Ω → K(R)</w:t>
      </w:r>
      <w:r w:rsidRPr="00E13E3F">
        <w:rPr>
          <w:rFonts w:ascii="Arial" w:hAnsi="Arial" w:cs="Arial"/>
          <w:color w:val="333333"/>
          <w:shd w:val="clear" w:color="auto" w:fill="FFFFFF"/>
        </w:rPr>
        <w:t xml:space="preserve"> (where </w:t>
      </w:r>
      <w:r w:rsidRPr="00267FC5">
        <w:rPr>
          <w:rFonts w:ascii="Arial" w:hAnsi="Arial" w:cs="Arial"/>
          <w:i/>
          <w:iCs/>
          <w:color w:val="333333"/>
          <w:shd w:val="clear" w:color="auto" w:fill="FFFFFF"/>
        </w:rPr>
        <w:t xml:space="preserve">K(R) </w:t>
      </w:r>
      <w:r w:rsidRPr="00E13E3F">
        <w:rPr>
          <w:rFonts w:ascii="Arial" w:hAnsi="Arial" w:cs="Arial"/>
          <w:color w:val="333333"/>
          <w:shd w:val="clear" w:color="auto" w:fill="FFFFFF"/>
        </w:rPr>
        <w:t xml:space="preserve">denotes the set of fuzzy sets over </w:t>
      </w:r>
      <w:r w:rsidRPr="00267FC5">
        <w:rPr>
          <w:rFonts w:ascii="Arial" w:hAnsi="Arial" w:cs="Arial"/>
          <w:i/>
          <w:iCs/>
          <w:color w:val="333333"/>
          <w:shd w:val="clear" w:color="auto" w:fill="FFFFFF"/>
        </w:rPr>
        <w:t>R</w:t>
      </w:r>
      <w:r w:rsidRPr="00E13E3F">
        <w:rPr>
          <w:rFonts w:ascii="Arial" w:hAnsi="Arial" w:cs="Arial"/>
          <w:color w:val="333333"/>
          <w:shd w:val="clear" w:color="auto" w:fill="FFFFFF"/>
        </w:rPr>
        <w:t xml:space="preserve">) should be </w:t>
      </w:r>
      <w:r w:rsidRPr="00267FC5">
        <w:rPr>
          <w:rFonts w:ascii="Arial" w:hAnsi="Arial" w:cs="Arial"/>
          <w:i/>
          <w:iCs/>
          <w:color w:val="333333"/>
          <w:shd w:val="clear" w:color="auto" w:fill="FFFFFF"/>
        </w:rPr>
        <w:t>A</w:t>
      </w:r>
      <w:r w:rsidRPr="00E13E3F">
        <w:rPr>
          <w:rFonts w:ascii="Arial" w:hAnsi="Arial" w:cs="Arial"/>
          <w:color w:val="333333"/>
          <w:shd w:val="clear" w:color="auto" w:fill="FFFFFF"/>
        </w:rPr>
        <w:t xml:space="preserve">-measurable. This implies that the pre-images of measurable sets in </w:t>
      </w:r>
      <w:r w:rsidRPr="00267FC5">
        <w:rPr>
          <w:rFonts w:ascii="Arial" w:hAnsi="Arial" w:cs="Arial"/>
          <w:i/>
          <w:iCs/>
          <w:color w:val="333333"/>
          <w:shd w:val="clear" w:color="auto" w:fill="FFFFFF"/>
        </w:rPr>
        <w:t>K(R)</w:t>
      </w:r>
      <w:r w:rsidRPr="00E13E3F">
        <w:rPr>
          <w:rFonts w:ascii="Arial" w:hAnsi="Arial" w:cs="Arial"/>
          <w:color w:val="333333"/>
          <w:shd w:val="clear" w:color="auto" w:fill="FFFFFF"/>
        </w:rPr>
        <w:t xml:space="preserve"> under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α</w:t>
      </w:r>
      <w:r w:rsidRPr="00E13E3F">
        <w:rPr>
          <w:rFonts w:ascii="Arial" w:hAnsi="Arial" w:cs="Arial"/>
          <w:color w:val="333333"/>
          <w:shd w:val="clear" w:color="auto" w:fill="FFFFFF"/>
        </w:rPr>
        <w:t xml:space="preserve"> should be measurable sets in </w:t>
      </w:r>
      <w:r w:rsidRPr="00267FC5">
        <w:rPr>
          <w:rFonts w:ascii="Arial" w:hAnsi="Arial" w:cs="Arial"/>
          <w:i/>
          <w:iCs/>
          <w:color w:val="333333"/>
          <w:shd w:val="clear" w:color="auto" w:fill="FFFFFF"/>
        </w:rPr>
        <w:t>A</w:t>
      </w:r>
      <w:r w:rsidRPr="00E13E3F">
        <w:rPr>
          <w:rFonts w:ascii="Arial" w:hAnsi="Arial" w:cs="Arial"/>
          <w:color w:val="333333"/>
          <w:shd w:val="clear" w:color="auto" w:fill="FFFFFF"/>
        </w:rPr>
        <w:t>.</w:t>
      </w:r>
    </w:p>
    <w:p w14:paraId="0C85CB8B" w14:textId="77777777" w:rsidR="008D1943" w:rsidRDefault="008D1943" w:rsidP="008D1943">
      <w:pPr>
        <w:pStyle w:val="ListParagraph"/>
        <w:spacing w:line="360" w:lineRule="auto"/>
        <w:ind w:left="0" w:firstLine="720"/>
        <w:jc w:val="both"/>
        <w:rPr>
          <w:rFonts w:ascii="Arial" w:hAnsi="Arial" w:cs="Arial"/>
          <w:color w:val="333333"/>
          <w:shd w:val="clear" w:color="auto" w:fill="FFFFFF"/>
        </w:rPr>
      </w:pPr>
      <w:r w:rsidRPr="00E13E3F">
        <w:rPr>
          <w:rFonts w:ascii="Arial" w:hAnsi="Arial" w:cs="Arial"/>
          <w:color w:val="333333"/>
          <w:shd w:val="clear" w:color="auto" w:fill="FFFFFF"/>
        </w:rPr>
        <w:t xml:space="preserve">Consider a metric </w:t>
      </w:r>
      <w:r w:rsidRPr="00267FC5">
        <w:rPr>
          <w:rFonts w:ascii="Arial" w:hAnsi="Arial" w:cs="Arial"/>
          <w:i/>
          <w:iCs/>
          <w:color w:val="333333"/>
          <w:shd w:val="clear" w:color="auto" w:fill="FFFFFF"/>
        </w:rPr>
        <w:t>ρ</w:t>
      </w:r>
      <w:r w:rsidRPr="00E13E3F">
        <w:rPr>
          <w:rFonts w:ascii="Arial" w:hAnsi="Arial" w:cs="Arial"/>
          <w:color w:val="333333"/>
          <w:shd w:val="clear" w:color="auto" w:fill="FFFFFF"/>
        </w:rPr>
        <w:t xml:space="preserve"> on the set</w:t>
      </w:r>
      <w:r w:rsidRPr="00267FC5">
        <w:rPr>
          <w:rFonts w:ascii="Arial" w:hAnsi="Arial" w:cs="Arial"/>
          <w:i/>
          <w:iCs/>
          <w:color w:val="333333"/>
          <w:shd w:val="clear" w:color="auto" w:fill="FFFFFF"/>
        </w:rPr>
        <w:t xml:space="preserve"> F(R)</w:t>
      </w:r>
      <w:r w:rsidRPr="00E13E3F">
        <w:rPr>
          <w:rFonts w:ascii="Arial" w:hAnsi="Arial" w:cs="Arial"/>
          <w:color w:val="333333"/>
          <w:shd w:val="clear" w:color="auto" w:fill="FFFFFF"/>
        </w:rPr>
        <w:t xml:space="preserve"> and let </w:t>
      </w:r>
      <w:proofErr w:type="spell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ρ</w:t>
      </w:r>
      <w:proofErr w:type="spellEnd"/>
      <w:r w:rsidRPr="00E13E3F">
        <w:rPr>
          <w:rFonts w:ascii="Arial" w:hAnsi="Arial" w:cs="Arial"/>
          <w:color w:val="333333"/>
          <w:shd w:val="clear" w:color="auto" w:fill="FFFFFF"/>
        </w:rPr>
        <w:t xml:space="preserve"> be the σ-algebra generated by the topology induced by </w:t>
      </w:r>
      <w:r w:rsidRPr="00267FC5">
        <w:rPr>
          <w:rFonts w:ascii="Arial" w:hAnsi="Arial" w:cs="Arial"/>
          <w:i/>
          <w:iCs/>
          <w:color w:val="333333"/>
          <w:shd w:val="clear" w:color="auto" w:fill="FFFFFF"/>
        </w:rPr>
        <w:t>ρ</w:t>
      </w:r>
      <w:r w:rsidRPr="00E13E3F">
        <w:rPr>
          <w:rFonts w:ascii="Arial" w:hAnsi="Arial" w:cs="Arial"/>
          <w:color w:val="333333"/>
          <w:shd w:val="clear" w:color="auto" w:fill="FFFFFF"/>
        </w:rPr>
        <w:t xml:space="preserve">. A fuzzy random variable </w:t>
      </w:r>
      <w:r w:rsidRPr="00267FC5">
        <w:rPr>
          <w:rFonts w:ascii="Arial" w:hAnsi="Arial" w:cs="Arial"/>
          <w:i/>
          <w:iCs/>
          <w:color w:val="333333"/>
          <w:shd w:val="clear" w:color="auto" w:fill="FFFFFF"/>
        </w:rPr>
        <w:t>X</w:t>
      </w:r>
      <w:r w:rsidRPr="00E13E3F">
        <w:rPr>
          <w:rFonts w:ascii="Arial" w:hAnsi="Arial" w:cs="Arial"/>
          <w:color w:val="333333"/>
          <w:shd w:val="clear" w:color="auto" w:fill="FFFFFF"/>
        </w:rPr>
        <w:t xml:space="preserve"> can be seen as a measurable mapping between the measurable spaces </w:t>
      </w:r>
      <w:r w:rsidRPr="00267FC5">
        <w:rPr>
          <w:rFonts w:ascii="Arial" w:hAnsi="Arial" w:cs="Arial"/>
          <w:i/>
          <w:iCs/>
          <w:color w:val="333333"/>
          <w:shd w:val="clear" w:color="auto" w:fill="FFFFFF"/>
        </w:rPr>
        <w:t>(Ω, A)</w:t>
      </w:r>
      <w:r w:rsidRPr="00E13E3F">
        <w:rPr>
          <w:rFonts w:ascii="Arial" w:hAnsi="Arial" w:cs="Arial"/>
          <w:color w:val="333333"/>
          <w:shd w:val="clear" w:color="auto" w:fill="FFFFFF"/>
        </w:rPr>
        <w:t xml:space="preserve"> and </w:t>
      </w:r>
      <w:r w:rsidRPr="00267FC5">
        <w:rPr>
          <w:rFonts w:ascii="Arial" w:hAnsi="Arial" w:cs="Arial"/>
          <w:i/>
          <w:iCs/>
          <w:color w:val="333333"/>
          <w:shd w:val="clear" w:color="auto" w:fill="FFFFFF"/>
        </w:rPr>
        <w:t xml:space="preserve">(F(R), </w:t>
      </w:r>
      <w:proofErr w:type="spell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ρ</w:t>
      </w:r>
      <w:proofErr w:type="spellEnd"/>
      <w:r w:rsidRPr="00267FC5">
        <w:rPr>
          <w:rFonts w:ascii="Arial" w:hAnsi="Arial" w:cs="Arial"/>
          <w:i/>
          <w:iCs/>
          <w:color w:val="333333"/>
          <w:shd w:val="clear" w:color="auto" w:fill="FFFFFF"/>
        </w:rPr>
        <w:t>),</w:t>
      </w:r>
      <w:r w:rsidRPr="00E13E3F">
        <w:rPr>
          <w:rFonts w:ascii="Arial" w:hAnsi="Arial" w:cs="Arial"/>
          <w:color w:val="333333"/>
          <w:shd w:val="clear" w:color="auto" w:fill="FFFFFF"/>
        </w:rPr>
        <w:t xml:space="preserve"> and we refer to </w:t>
      </w:r>
      <w:r w:rsidRPr="00267FC5">
        <w:rPr>
          <w:rFonts w:ascii="Arial" w:hAnsi="Arial" w:cs="Arial"/>
          <w:i/>
          <w:iCs/>
          <w:color w:val="333333"/>
          <w:shd w:val="clear" w:color="auto" w:fill="FFFFFF"/>
        </w:rPr>
        <w:t>X</w:t>
      </w:r>
      <w:r w:rsidRPr="00E13E3F">
        <w:rPr>
          <w:rFonts w:ascii="Arial" w:hAnsi="Arial" w:cs="Arial"/>
          <w:color w:val="333333"/>
          <w:shd w:val="clear" w:color="auto" w:fill="FFFFFF"/>
        </w:rPr>
        <w:t xml:space="preserve"> as being </w:t>
      </w:r>
      <w:proofErr w:type="spellStart"/>
      <w:r w:rsidRPr="00267FC5">
        <w:rPr>
          <w:rFonts w:ascii="Arial" w:hAnsi="Arial" w:cs="Arial"/>
          <w:i/>
          <w:iCs/>
          <w:color w:val="333333"/>
          <w:shd w:val="clear" w:color="auto" w:fill="FFFFFF"/>
        </w:rPr>
        <w:t>A|Bρ-</w:t>
      </w:r>
      <w:r w:rsidRPr="00E13E3F">
        <w:rPr>
          <w:rFonts w:ascii="Arial" w:hAnsi="Arial" w:cs="Arial"/>
          <w:color w:val="333333"/>
          <w:shd w:val="clear" w:color="auto" w:fill="FFFFFF"/>
        </w:rPr>
        <w:t>measurable</w:t>
      </w:r>
      <w:proofErr w:type="spellEnd"/>
      <w:r w:rsidRPr="00E13E3F">
        <w:rPr>
          <w:rFonts w:ascii="Arial" w:hAnsi="Arial" w:cs="Arial"/>
          <w:color w:val="333333"/>
          <w:shd w:val="clear" w:color="auto" w:fill="FFFFFF"/>
        </w:rPr>
        <w:t>.</w:t>
      </w:r>
    </w:p>
    <w:p w14:paraId="03DE4720" w14:textId="77777777" w:rsidR="008D1943" w:rsidRDefault="008D1943" w:rsidP="008D1943">
      <w:pPr>
        <w:pStyle w:val="ListParagraph"/>
        <w:spacing w:line="360" w:lineRule="auto"/>
        <w:ind w:left="0" w:firstLine="720"/>
        <w:jc w:val="both"/>
        <w:rPr>
          <w:rFonts w:ascii="Arial" w:hAnsi="Arial" w:cs="Arial"/>
          <w:color w:val="333333"/>
          <w:shd w:val="clear" w:color="auto" w:fill="FFFFFF"/>
        </w:rPr>
      </w:pPr>
      <w:r w:rsidRPr="00625166">
        <w:rPr>
          <w:rFonts w:ascii="Arial" w:hAnsi="Arial" w:cs="Arial"/>
          <w:color w:val="333333"/>
          <w:shd w:val="clear" w:color="auto" w:fill="FFFFFF"/>
        </w:rPr>
        <w:t xml:space="preserve">The metric </w:t>
      </w:r>
      <w:r w:rsidRPr="00267FC5">
        <w:rPr>
          <w:rFonts w:ascii="Arial" w:hAnsi="Arial" w:cs="Arial"/>
          <w:i/>
          <w:iCs/>
          <w:color w:val="333333"/>
          <w:shd w:val="clear" w:color="auto" w:fill="FFFFFF"/>
        </w:rPr>
        <w:t>ds(u, v)</w:t>
      </w:r>
      <w:r w:rsidRPr="00625166">
        <w:rPr>
          <w:rFonts w:ascii="Arial" w:hAnsi="Arial" w:cs="Arial"/>
          <w:color w:val="333333"/>
          <w:shd w:val="clear" w:color="auto" w:fill="FFFFFF"/>
        </w:rPr>
        <w:t xml:space="preserve"> is defined as follows:</w:t>
      </w:r>
      <w:r>
        <w:rPr>
          <w:rFonts w:ascii="Arial" w:hAnsi="Arial" w:cs="Arial"/>
          <w:color w:val="333333"/>
          <w:shd w:val="clear" w:color="auto" w:fill="FFFFFF"/>
        </w:rPr>
        <w:t xml:space="preserv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s</w:t>
      </w:r>
      <w:r w:rsidRPr="00267FC5">
        <w:rPr>
          <w:rFonts w:ascii="Arial" w:hAnsi="Arial" w:cs="Arial"/>
          <w:i/>
          <w:iCs/>
          <w:color w:val="333333"/>
          <w:shd w:val="clear" w:color="auto" w:fill="FFFFFF"/>
        </w:rPr>
        <w:t>(u, v) := inf max {</w:t>
      </w:r>
      <w:proofErr w:type="spellStart"/>
      <w:r w:rsidRPr="00267FC5">
        <w:rPr>
          <w:rFonts w:ascii="Arial" w:hAnsi="Arial" w:cs="Arial"/>
          <w:i/>
          <w:iCs/>
          <w:color w:val="333333"/>
          <w:shd w:val="clear" w:color="auto" w:fill="FFFFFF"/>
        </w:rPr>
        <w:t>sup|λ</w:t>
      </w:r>
      <w:proofErr w:type="spellEnd"/>
      <w:r w:rsidRPr="00267FC5">
        <w:rPr>
          <w:rFonts w:ascii="Arial" w:hAnsi="Arial" w:cs="Arial"/>
          <w:i/>
          <w:iCs/>
          <w:color w:val="333333"/>
          <w:shd w:val="clear" w:color="auto" w:fill="FFFFFF"/>
        </w:rPr>
        <w:t xml:space="preserve">(t) – t|, sup </w:t>
      </w:r>
      <w:proofErr w:type="spellStart"/>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H</w:t>
      </w:r>
      <w:proofErr w:type="spellEnd"/>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bscript"/>
        </w:rPr>
        <w:t>u</w:t>
      </w:r>
      <w:r w:rsidRPr="00267FC5">
        <w:rPr>
          <w:rFonts w:ascii="Arial" w:hAnsi="Arial" w:cs="Arial"/>
          <w:i/>
          <w:iCs/>
          <w:color w:val="333333"/>
          <w:shd w:val="clear" w:color="auto" w:fill="FFFFFF"/>
        </w:rPr>
        <w:t>(t), X</w:t>
      </w:r>
      <w:r w:rsidRPr="00267FC5">
        <w:rPr>
          <w:rFonts w:ascii="Arial" w:hAnsi="Arial" w:cs="Arial"/>
          <w:i/>
          <w:iCs/>
          <w:color w:val="333333"/>
          <w:shd w:val="clear" w:color="auto" w:fill="FFFFFF"/>
          <w:vertAlign w:val="subscript"/>
        </w:rPr>
        <w:t>u</w:t>
      </w:r>
      <w:r w:rsidRPr="00267FC5">
        <w:rPr>
          <w:rFonts w:ascii="Arial" w:hAnsi="Arial" w:cs="Arial"/>
          <w:i/>
          <w:iCs/>
          <w:color w:val="333333"/>
          <w:shd w:val="clear" w:color="auto" w:fill="FFFFFF"/>
        </w:rPr>
        <w:t>(λ(t)))}</w:t>
      </w:r>
      <w:r>
        <w:rPr>
          <w:rFonts w:ascii="Arial" w:hAnsi="Arial" w:cs="Arial"/>
          <w:color w:val="333333"/>
          <w:shd w:val="clear" w:color="auto" w:fill="FFFFFF"/>
        </w:rPr>
        <w:t>,</w:t>
      </w:r>
      <w:r w:rsidRPr="00625166">
        <w:rPr>
          <w:rFonts w:ascii="Arial" w:hAnsi="Arial" w:cs="Arial"/>
          <w:color w:val="333333"/>
          <w:shd w:val="clear" w:color="auto" w:fill="FFFFFF"/>
        </w:rPr>
        <w:t xml:space="preserve"> </w:t>
      </w:r>
      <w:r>
        <w:rPr>
          <w:rFonts w:ascii="Arial" w:hAnsi="Arial" w:cs="Arial"/>
          <w:color w:val="333333"/>
          <w:shd w:val="clear" w:color="auto" w:fill="FFFFFF"/>
        </w:rPr>
        <w:t xml:space="preserve">where </w:t>
      </w:r>
      <w:proofErr w:type="spellStart"/>
      <w:r w:rsidRPr="00267FC5">
        <w:rPr>
          <w:rFonts w:ascii="Arial" w:hAnsi="Arial" w:cs="Arial"/>
          <w:i/>
          <w:iCs/>
          <w:color w:val="333333"/>
          <w:shd w:val="clear" w:color="auto" w:fill="FFFFFF"/>
        </w:rPr>
        <w:t>λ</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Φ</w:t>
      </w:r>
      <w:proofErr w:type="spellEnd"/>
      <w:r w:rsidRPr="00267FC5">
        <w:rPr>
          <w:rFonts w:ascii="Arial" w:hAnsi="Arial" w:cs="Arial"/>
          <w:i/>
          <w:iCs/>
          <w:color w:val="333333"/>
          <w:shd w:val="clear" w:color="auto" w:fill="FFFFFF"/>
        </w:rPr>
        <w:t xml:space="preserve">, t </w:t>
      </w:r>
      <w:r w:rsidRPr="00267FC5">
        <w:rPr>
          <w:rFonts w:ascii="Cambria Math" w:hAnsi="Cambria Math" w:cs="Cambria Math"/>
          <w:i/>
          <w:iCs/>
          <w:color w:val="333333"/>
          <w:shd w:val="clear" w:color="auto" w:fill="FFFFFF"/>
        </w:rPr>
        <w:t xml:space="preserve">∈ </w:t>
      </w:r>
      <w:r w:rsidRPr="00267FC5">
        <w:rPr>
          <w:rFonts w:ascii="Arial" w:hAnsi="Arial" w:cs="Arial"/>
          <w:i/>
          <w:iCs/>
          <w:color w:val="333333"/>
          <w:shd w:val="clear" w:color="auto" w:fill="FFFFFF"/>
        </w:rPr>
        <w:t>[0,1]</w:t>
      </w:r>
      <w:r w:rsidRPr="00625166">
        <w:rPr>
          <w:rFonts w:ascii="Arial" w:hAnsi="Arial" w:cs="Arial"/>
          <w:color w:val="333333"/>
          <w:shd w:val="clear" w:color="auto" w:fill="FFFFFF"/>
        </w:rPr>
        <w:t xml:space="preserve"> </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t</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[0,1], Φ</w:t>
      </w:r>
      <w:r w:rsidRPr="00625166">
        <w:rPr>
          <w:rFonts w:ascii="Arial" w:hAnsi="Arial" w:cs="Arial"/>
          <w:color w:val="333333"/>
          <w:shd w:val="clear" w:color="auto" w:fill="FFFFFF"/>
        </w:rPr>
        <w:t xml:space="preserve"> denotes the set of strictly increasing continuous functions </w:t>
      </w:r>
      <w:r w:rsidRPr="00267FC5">
        <w:rPr>
          <w:rFonts w:ascii="Arial" w:hAnsi="Arial" w:cs="Arial"/>
          <w:i/>
          <w:iCs/>
          <w:color w:val="333333"/>
          <w:shd w:val="clear" w:color="auto" w:fill="FFFFFF"/>
        </w:rPr>
        <w:t>λ: [0,1] → [0,1]</w:t>
      </w:r>
      <w:r w:rsidRPr="00625166">
        <w:rPr>
          <w:rFonts w:ascii="Arial" w:hAnsi="Arial" w:cs="Arial"/>
          <w:color w:val="333333"/>
          <w:shd w:val="clear" w:color="auto" w:fill="FFFFFF"/>
        </w:rPr>
        <w:t xml:space="preserve"> satisfying </w:t>
      </w:r>
      <w:r w:rsidRPr="00267FC5">
        <w:rPr>
          <w:rFonts w:ascii="Arial" w:hAnsi="Arial" w:cs="Arial"/>
          <w:i/>
          <w:iCs/>
          <w:color w:val="333333"/>
          <w:shd w:val="clear" w:color="auto" w:fill="FFFFFF"/>
        </w:rPr>
        <w:t>λ(0) = 0</w:t>
      </w:r>
      <w:r w:rsidRPr="00625166">
        <w:rPr>
          <w:rFonts w:ascii="Arial" w:hAnsi="Arial" w:cs="Arial"/>
          <w:color w:val="333333"/>
          <w:shd w:val="clear" w:color="auto" w:fill="FFFFFF"/>
        </w:rPr>
        <w:t xml:space="preserve"> and </w:t>
      </w:r>
      <w:r w:rsidRPr="00267FC5">
        <w:rPr>
          <w:rFonts w:ascii="Arial" w:hAnsi="Arial" w:cs="Arial"/>
          <w:i/>
          <w:iCs/>
          <w:color w:val="333333"/>
          <w:shd w:val="clear" w:color="auto" w:fill="FFFFFF"/>
        </w:rPr>
        <w:t>λ(1) = 1</w:t>
      </w:r>
      <w:r w:rsidRPr="00625166">
        <w:rPr>
          <w:rFonts w:ascii="Arial" w:hAnsi="Arial" w:cs="Arial"/>
          <w:color w:val="333333"/>
          <w:shd w:val="clear" w:color="auto" w:fill="FFFFFF"/>
        </w:rPr>
        <w:t xml:space="preserve">.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bscript"/>
        </w:rPr>
        <w:t>u</w:t>
      </w:r>
      <w:r w:rsidRPr="00625166">
        <w:rPr>
          <w:rFonts w:ascii="Arial" w:hAnsi="Arial" w:cs="Arial"/>
          <w:color w:val="333333"/>
          <w:shd w:val="clear" w:color="auto" w:fill="FFFFFF"/>
        </w:rPr>
        <w:t xml:space="preserve"> and </w:t>
      </w:r>
      <w:proofErr w:type="spellStart"/>
      <w:proofErr w:type="gram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bscript"/>
        </w:rPr>
        <w:t>v</w:t>
      </w:r>
      <w:proofErr w:type="spellEnd"/>
      <w:proofErr w:type="gramEnd"/>
      <w:r w:rsidRPr="00625166">
        <w:rPr>
          <w:rFonts w:ascii="Arial" w:hAnsi="Arial" w:cs="Arial"/>
          <w:color w:val="333333"/>
          <w:shd w:val="clear" w:color="auto" w:fill="FFFFFF"/>
        </w:rPr>
        <w:t xml:space="preserve"> are </w:t>
      </w:r>
      <w:proofErr w:type="spellStart"/>
      <w:r w:rsidRPr="00625166">
        <w:rPr>
          <w:rFonts w:ascii="Arial" w:hAnsi="Arial" w:cs="Arial"/>
          <w:color w:val="333333"/>
          <w:shd w:val="clear" w:color="auto" w:fill="FFFFFF"/>
        </w:rPr>
        <w:t>càdlàg</w:t>
      </w:r>
      <w:proofErr w:type="spellEnd"/>
      <w:r w:rsidRPr="00625166">
        <w:rPr>
          <w:rFonts w:ascii="Arial" w:hAnsi="Arial" w:cs="Arial"/>
          <w:color w:val="333333"/>
          <w:shd w:val="clear" w:color="auto" w:fill="FFFFFF"/>
        </w:rPr>
        <w:t xml:space="preserve"> (</w:t>
      </w:r>
      <w:proofErr w:type="gramStart"/>
      <w:r w:rsidRPr="00625166">
        <w:rPr>
          <w:rFonts w:ascii="Arial" w:hAnsi="Arial" w:cs="Arial"/>
          <w:color w:val="333333"/>
          <w:shd w:val="clear" w:color="auto" w:fill="FFFFFF"/>
        </w:rPr>
        <w:t>right-continuous</w:t>
      </w:r>
      <w:proofErr w:type="gramEnd"/>
      <w:r w:rsidRPr="00625166">
        <w:rPr>
          <w:rFonts w:ascii="Arial" w:hAnsi="Arial" w:cs="Arial"/>
          <w:color w:val="333333"/>
          <w:shd w:val="clear" w:color="auto" w:fill="FFFFFF"/>
        </w:rPr>
        <w:t xml:space="preserve"> with left limits) representations of the fuzzy sets </w:t>
      </w:r>
      <w:r w:rsidRPr="00267FC5">
        <w:rPr>
          <w:rFonts w:ascii="Arial" w:hAnsi="Arial" w:cs="Arial"/>
          <w:i/>
          <w:iCs/>
          <w:color w:val="333333"/>
          <w:shd w:val="clear" w:color="auto" w:fill="FFFFFF"/>
        </w:rPr>
        <w:t>u</w:t>
      </w:r>
      <w:r w:rsidRPr="00625166">
        <w:rPr>
          <w:rFonts w:ascii="Arial" w:hAnsi="Arial" w:cs="Arial"/>
          <w:color w:val="333333"/>
          <w:shd w:val="clear" w:color="auto" w:fill="FFFFFF"/>
        </w:rPr>
        <w:t xml:space="preserve"> and </w:t>
      </w:r>
      <w:r w:rsidRPr="00267FC5">
        <w:rPr>
          <w:rFonts w:ascii="Arial" w:hAnsi="Arial" w:cs="Arial"/>
          <w:i/>
          <w:iCs/>
          <w:color w:val="333333"/>
          <w:shd w:val="clear" w:color="auto" w:fill="FFFFFF"/>
        </w:rPr>
        <w:t>v</w:t>
      </w:r>
      <w:r w:rsidRPr="00625166">
        <w:rPr>
          <w:rFonts w:ascii="Arial" w:hAnsi="Arial" w:cs="Arial"/>
          <w:color w:val="333333"/>
          <w:shd w:val="clear" w:color="auto" w:fill="FFFFFF"/>
        </w:rPr>
        <w:t xml:space="preserve"> in </w:t>
      </w:r>
      <w:r w:rsidRPr="00267FC5">
        <w:rPr>
          <w:rFonts w:ascii="Arial" w:hAnsi="Arial" w:cs="Arial"/>
          <w:i/>
          <w:iCs/>
          <w:color w:val="333333"/>
          <w:shd w:val="clear" w:color="auto" w:fill="FFFFFF"/>
        </w:rPr>
        <w:t>F(R)</w:t>
      </w:r>
      <w:r w:rsidRPr="00625166">
        <w:rPr>
          <w:rFonts w:ascii="Arial" w:hAnsi="Arial" w:cs="Arial"/>
          <w:color w:val="333333"/>
          <w:shd w:val="clear" w:color="auto" w:fill="FFFFFF"/>
        </w:rPr>
        <w:t xml:space="preserve">, respectively. </w:t>
      </w:r>
      <w:proofErr w:type="spellStart"/>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H</w:t>
      </w:r>
      <w:proofErr w:type="spellEnd"/>
      <w:r w:rsidRPr="00625166">
        <w:rPr>
          <w:rFonts w:ascii="Arial" w:hAnsi="Arial" w:cs="Arial"/>
          <w:color w:val="333333"/>
          <w:shd w:val="clear" w:color="auto" w:fill="FFFFFF"/>
        </w:rPr>
        <w:t xml:space="preserve"> represents the </w:t>
      </w:r>
      <w:proofErr w:type="spellStart"/>
      <w:r w:rsidRPr="00625166">
        <w:rPr>
          <w:rFonts w:ascii="Arial" w:hAnsi="Arial" w:cs="Arial"/>
          <w:color w:val="333333"/>
          <w:shd w:val="clear" w:color="auto" w:fill="FFFFFF"/>
        </w:rPr>
        <w:t>Hausdorff</w:t>
      </w:r>
      <w:proofErr w:type="spellEnd"/>
      <w:r w:rsidRPr="00625166">
        <w:rPr>
          <w:rFonts w:ascii="Arial" w:hAnsi="Arial" w:cs="Arial"/>
          <w:color w:val="333333"/>
          <w:shd w:val="clear" w:color="auto" w:fill="FFFFFF"/>
        </w:rPr>
        <w:t xml:space="preserve"> distance between fuzzy sets.</w:t>
      </w:r>
    </w:p>
    <w:p w14:paraId="015B4FE0" w14:textId="77777777" w:rsidR="008D1943" w:rsidRPr="00267FC5" w:rsidRDefault="008D1943" w:rsidP="008D1943">
      <w:pPr>
        <w:pStyle w:val="ListParagraph"/>
        <w:spacing w:line="360" w:lineRule="auto"/>
        <w:ind w:left="0" w:firstLine="720"/>
        <w:jc w:val="both"/>
        <w:rPr>
          <w:rFonts w:ascii="Arial" w:hAnsi="Arial" w:cs="Arial"/>
          <w:color w:val="333333"/>
          <w:shd w:val="clear" w:color="auto" w:fill="FFFFFF"/>
        </w:rPr>
      </w:pPr>
      <w:r w:rsidRPr="00F200FB">
        <w:rPr>
          <w:rFonts w:ascii="Arial" w:hAnsi="Arial" w:cs="Arial"/>
          <w:color w:val="333333"/>
          <w:shd w:val="clear" w:color="auto" w:fill="FFFFFF"/>
        </w:rPr>
        <w:t>The space (</w:t>
      </w:r>
      <w:r w:rsidRPr="00267FC5">
        <w:rPr>
          <w:rFonts w:ascii="Arial" w:hAnsi="Arial" w:cs="Arial"/>
          <w:i/>
          <w:iCs/>
          <w:color w:val="333333"/>
          <w:shd w:val="clear" w:color="auto" w:fill="FFFFFF"/>
        </w:rPr>
        <w:t>F(R), 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r w:rsidRPr="00F200FB">
        <w:rPr>
          <w:rFonts w:ascii="Arial" w:hAnsi="Arial" w:cs="Arial"/>
          <w:color w:val="333333"/>
          <w:shd w:val="clear" w:color="auto" w:fill="FFFFFF"/>
        </w:rPr>
        <w:t xml:space="preserve"> is complete (meaning all Cauchy </w:t>
      </w:r>
      <w:r w:rsidRPr="00F504A8">
        <w:rPr>
          <w:rFonts w:ascii="Arial" w:hAnsi="Arial" w:cs="Arial"/>
          <w:color w:val="333333"/>
          <w:shd w:val="clear" w:color="auto" w:fill="FFFFFF"/>
        </w:rPr>
        <w:t>sequences converge) and non-separable (does not contain a countable dense subset), while the space (</w:t>
      </w:r>
      <w:r w:rsidRPr="00267FC5">
        <w:rPr>
          <w:rFonts w:ascii="Arial" w:hAnsi="Arial" w:cs="Arial"/>
          <w:i/>
          <w:iCs/>
          <w:color w:val="333333"/>
          <w:shd w:val="clear" w:color="auto" w:fill="FFFFFF"/>
        </w:rPr>
        <w:t>F(R), d</w:t>
      </w:r>
      <w:r w:rsidRPr="00267FC5">
        <w:rPr>
          <w:rFonts w:ascii="Arial" w:hAnsi="Arial" w:cs="Arial"/>
          <w:i/>
          <w:iCs/>
          <w:color w:val="333333"/>
          <w:shd w:val="clear" w:color="auto" w:fill="FFFFFF"/>
          <w:vertAlign w:val="subscript"/>
        </w:rPr>
        <w:t>s</w:t>
      </w:r>
      <w:r w:rsidRPr="00267FC5">
        <w:rPr>
          <w:rFonts w:ascii="Arial" w:hAnsi="Arial" w:cs="Arial"/>
          <w:i/>
          <w:iCs/>
          <w:color w:val="333333"/>
          <w:shd w:val="clear" w:color="auto" w:fill="FFFFFF"/>
        </w:rPr>
        <w:t>)</w:t>
      </w:r>
      <w:r w:rsidRPr="00F504A8">
        <w:rPr>
          <w:rFonts w:ascii="Arial" w:hAnsi="Arial" w:cs="Arial"/>
          <w:color w:val="333333"/>
          <w:shd w:val="clear" w:color="auto" w:fill="FFFFFF"/>
        </w:rPr>
        <w:t xml:space="preserve"> is a Polish metric space (a complete and separable metric space). </w:t>
      </w:r>
      <w:r w:rsidRPr="00267FC5">
        <w:rPr>
          <w:rFonts w:ascii="Arial" w:hAnsi="Arial" w:cs="Arial"/>
          <w:color w:val="333333"/>
          <w:shd w:val="clear" w:color="auto" w:fill="FFFFFF"/>
        </w:rPr>
        <w:t xml:space="preserve">The reason for the difference in these properties lies in their respective definitions and metrics. The metric d∞, defined as the supremum of the </w:t>
      </w:r>
      <w:proofErr w:type="spellStart"/>
      <w:r w:rsidRPr="00267FC5">
        <w:rPr>
          <w:rFonts w:ascii="Arial" w:hAnsi="Arial" w:cs="Arial"/>
          <w:color w:val="333333"/>
          <w:shd w:val="clear" w:color="auto" w:fill="FFFFFF"/>
        </w:rPr>
        <w:t>Hausdorff</w:t>
      </w:r>
      <w:proofErr w:type="spellEnd"/>
      <w:r w:rsidRPr="00267FC5">
        <w:rPr>
          <w:rFonts w:ascii="Arial" w:hAnsi="Arial" w:cs="Arial"/>
          <w:color w:val="333333"/>
          <w:shd w:val="clear" w:color="auto" w:fill="FFFFFF"/>
        </w:rPr>
        <w:t xml:space="preserve"> distances between</w:t>
      </w:r>
      <w:r>
        <w:rPr>
          <w:rFonts w:ascii="Arial" w:hAnsi="Arial" w:cs="Arial"/>
          <w:color w:val="333333"/>
          <w:shd w:val="clear" w:color="auto" w:fill="FFFFFF"/>
        </w:rPr>
        <w:t xml:space="preserve"> </w:t>
      </w:r>
      <w:r w:rsidRPr="007233C1">
        <w:rPr>
          <w:rFonts w:ascii="Cambria Math" w:hAnsi="Cambria Math"/>
          <w:sz w:val="28"/>
          <w:szCs w:val="28"/>
        </w:rPr>
        <w:t>⍺-</w:t>
      </w:r>
      <w:proofErr w:type="gramStart"/>
      <w:r w:rsidRPr="007233C1">
        <w:rPr>
          <w:rFonts w:ascii="Cambria Math" w:hAnsi="Cambria Math"/>
          <w:sz w:val="28"/>
          <w:szCs w:val="28"/>
        </w:rPr>
        <w:t>cuts</w:t>
      </w:r>
      <w:r>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equivalence</w:t>
      </w:r>
      <w:proofErr w:type="gramEnd"/>
      <w:r w:rsidRPr="007233C1">
        <w:rPr>
          <w:rFonts w:ascii="Arial" w:hAnsi="Arial" w:cs="Arial"/>
          <w:strike/>
          <w:color w:val="333333"/>
          <w:highlight w:val="green"/>
          <w:shd w:val="clear" w:color="auto" w:fill="FFFFFF"/>
        </w:rPr>
        <w:t xml:space="preserve"> </w:t>
      </w:r>
      <w:r w:rsidRPr="007233C1">
        <w:rPr>
          <w:rFonts w:ascii="Arial" w:hAnsi="Arial" w:cs="Arial"/>
          <w:strike/>
          <w:color w:val="333333"/>
          <w:highlight w:val="green"/>
          <w:shd w:val="clear" w:color="auto" w:fill="FFFFFF"/>
        </w:rPr>
        <w:lastRenderedPageBreak/>
        <w:t>classes</w:t>
      </w:r>
      <w:r w:rsidRPr="00267FC5">
        <w:rPr>
          <w:rFonts w:ascii="Arial" w:hAnsi="Arial" w:cs="Arial"/>
          <w:color w:val="333333"/>
          <w:shd w:val="clear" w:color="auto" w:fill="FFFFFF"/>
        </w:rPr>
        <w:t xml:space="preserve"> </w:t>
      </w:r>
      <w:r w:rsidRPr="00267FC5">
        <w:rPr>
          <w:rFonts w:ascii="Arial" w:hAnsi="Arial" w:cs="Arial"/>
          <w:i/>
          <w:iCs/>
          <w:color w:val="333333"/>
          <w:shd w:val="clear" w:color="auto" w:fill="FFFFFF"/>
        </w:rPr>
        <w:t>[u]</w:t>
      </w:r>
      <w:r w:rsidRPr="00267FC5">
        <w:rPr>
          <w:rFonts w:ascii="Arial" w:hAnsi="Arial" w:cs="Arial"/>
          <w:i/>
          <w:iCs/>
          <w:color w:val="333333"/>
          <w:shd w:val="clear" w:color="auto" w:fill="FFFFFF"/>
          <w:vertAlign w:val="superscript"/>
        </w:rPr>
        <w:t>a</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perscript"/>
        </w:rPr>
        <w:t>a</w:t>
      </w:r>
      <w:r w:rsidRPr="00267FC5">
        <w:rPr>
          <w:rFonts w:ascii="Arial" w:hAnsi="Arial" w:cs="Arial"/>
          <w:color w:val="333333"/>
          <w:shd w:val="clear" w:color="auto" w:fill="FFFFFF"/>
        </w:rPr>
        <w:t>, is a robust way to measure the “closeness” of fuzzy sets. It can be shown that the space (</w:t>
      </w:r>
      <w:r w:rsidRPr="00267FC5">
        <w:rPr>
          <w:rFonts w:ascii="Arial" w:hAnsi="Arial" w:cs="Arial"/>
          <w:i/>
          <w:iCs/>
          <w:color w:val="333333"/>
          <w:shd w:val="clear" w:color="auto" w:fill="FFFFFF"/>
        </w:rPr>
        <w:t>F(R), d</w:t>
      </w:r>
      <w:r w:rsidRPr="00267FC5">
        <w:rPr>
          <w:rFonts w:ascii="Arial" w:hAnsi="Arial" w:cs="Arial"/>
          <w:i/>
          <w:iCs/>
          <w:color w:val="333333"/>
          <w:shd w:val="clear" w:color="auto" w:fill="FFFFFF"/>
          <w:vertAlign w:val="subscript"/>
        </w:rPr>
        <w:t>∞</w:t>
      </w:r>
      <w:r w:rsidRPr="00267FC5">
        <w:rPr>
          <w:rFonts w:ascii="Arial" w:hAnsi="Arial" w:cs="Arial"/>
          <w:color w:val="333333"/>
          <w:shd w:val="clear" w:color="auto" w:fill="FFFFFF"/>
        </w:rPr>
        <w:t xml:space="preserve">) is complete, meaning all Cauchy sequences converge. However, </w:t>
      </w:r>
      <w:r w:rsidRPr="00267FC5">
        <w:rPr>
          <w:rFonts w:ascii="Arial" w:hAnsi="Arial" w:cs="Arial"/>
          <w:i/>
          <w:iCs/>
          <w:color w:val="333333"/>
          <w:shd w:val="clear" w:color="auto" w:fill="FFFFFF"/>
        </w:rPr>
        <w:t>d∞</w:t>
      </w:r>
      <w:r w:rsidRPr="00267FC5">
        <w:rPr>
          <w:rFonts w:ascii="Arial" w:hAnsi="Arial" w:cs="Arial"/>
          <w:color w:val="333333"/>
          <w:shd w:val="clear" w:color="auto" w:fill="FFFFFF"/>
        </w:rPr>
        <w:t xml:space="preserve"> doesn’t lend itself to finding a countable dense subset within the space (</w:t>
      </w:r>
      <w:r w:rsidRPr="00267FC5">
        <w:rPr>
          <w:rFonts w:ascii="Arial" w:hAnsi="Arial" w:cs="Arial"/>
          <w:i/>
          <w:iCs/>
          <w:color w:val="333333"/>
          <w:shd w:val="clear" w:color="auto" w:fill="FFFFFF"/>
        </w:rPr>
        <w:t>F(R), d</w:t>
      </w:r>
      <w:r w:rsidRPr="00267FC5">
        <w:rPr>
          <w:rFonts w:ascii="Arial" w:hAnsi="Arial" w:cs="Arial"/>
          <w:i/>
          <w:iCs/>
          <w:color w:val="333333"/>
          <w:shd w:val="clear" w:color="auto" w:fill="FFFFFF"/>
          <w:vertAlign w:val="subscript"/>
        </w:rPr>
        <w:t>∞</w:t>
      </w:r>
      <w:r w:rsidRPr="00267FC5">
        <w:rPr>
          <w:rFonts w:ascii="Arial" w:hAnsi="Arial" w:cs="Arial"/>
          <w:color w:val="333333"/>
          <w:shd w:val="clear" w:color="auto" w:fill="FFFFFF"/>
        </w:rPr>
        <w:t>). This makes (</w:t>
      </w:r>
      <w:r w:rsidRPr="00267FC5">
        <w:rPr>
          <w:rFonts w:ascii="Arial" w:hAnsi="Arial" w:cs="Arial"/>
          <w:i/>
          <w:iCs/>
          <w:color w:val="333333"/>
          <w:shd w:val="clear" w:color="auto" w:fill="FFFFFF"/>
        </w:rPr>
        <w:t>F(R), d</w:t>
      </w:r>
      <w:r w:rsidRPr="00267FC5">
        <w:rPr>
          <w:rFonts w:ascii="Arial" w:hAnsi="Arial" w:cs="Arial"/>
          <w:i/>
          <w:iCs/>
          <w:color w:val="333333"/>
          <w:shd w:val="clear" w:color="auto" w:fill="FFFFFF"/>
          <w:vertAlign w:val="subscript"/>
        </w:rPr>
        <w:t>∞</w:t>
      </w:r>
      <w:r w:rsidRPr="00267FC5">
        <w:rPr>
          <w:rFonts w:ascii="Arial" w:hAnsi="Arial" w:cs="Arial"/>
          <w:color w:val="333333"/>
          <w:shd w:val="clear" w:color="auto" w:fill="FFFFFF"/>
        </w:rPr>
        <w:t xml:space="preserve">) non-separable because it lacks the property of separability, even though it is complete. On the other hand, the metric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s</w:t>
      </w:r>
      <w:r w:rsidRPr="00267FC5">
        <w:rPr>
          <w:rFonts w:ascii="Arial" w:hAnsi="Arial" w:cs="Arial"/>
          <w:color w:val="333333"/>
          <w:shd w:val="clear" w:color="auto" w:fill="FFFFFF"/>
        </w:rPr>
        <w:t xml:space="preserve"> </w:t>
      </w:r>
      <w:proofErr w:type="gramStart"/>
      <w:r w:rsidRPr="00267FC5">
        <w:rPr>
          <w:rFonts w:ascii="Arial" w:hAnsi="Arial" w:cs="Arial"/>
          <w:color w:val="333333"/>
          <w:shd w:val="clear" w:color="auto" w:fill="FFFFFF"/>
        </w:rPr>
        <w:t>is</w:t>
      </w:r>
      <w:proofErr w:type="gramEnd"/>
      <w:r w:rsidRPr="00267FC5">
        <w:rPr>
          <w:rFonts w:ascii="Arial" w:hAnsi="Arial" w:cs="Arial"/>
          <w:color w:val="333333"/>
          <w:shd w:val="clear" w:color="auto" w:fill="FFFFFF"/>
        </w:rPr>
        <w:t xml:space="preserve"> defined differently, and results in a metric space that is both complete and separable. This metric is designed in such a way that it allows for the existence of a countable subset within the space (</w:t>
      </w:r>
      <w:r w:rsidRPr="00267FC5">
        <w:rPr>
          <w:rFonts w:ascii="Arial" w:hAnsi="Arial" w:cs="Arial"/>
          <w:i/>
          <w:iCs/>
          <w:color w:val="333333"/>
          <w:shd w:val="clear" w:color="auto" w:fill="FFFFFF"/>
        </w:rPr>
        <w:t>F(R), d</w:t>
      </w:r>
      <w:r w:rsidRPr="00267FC5">
        <w:rPr>
          <w:rFonts w:ascii="Arial" w:hAnsi="Arial" w:cs="Arial"/>
          <w:i/>
          <w:iCs/>
          <w:color w:val="333333"/>
          <w:shd w:val="clear" w:color="auto" w:fill="FFFFFF"/>
          <w:vertAlign w:val="subscript"/>
        </w:rPr>
        <w:t>s</w:t>
      </w:r>
      <w:r w:rsidRPr="00267FC5">
        <w:rPr>
          <w:rFonts w:ascii="Arial" w:hAnsi="Arial" w:cs="Arial"/>
          <w:color w:val="333333"/>
          <w:shd w:val="clear" w:color="auto" w:fill="FFFFFF"/>
          <w:vertAlign w:val="subscript"/>
        </w:rPr>
        <w:softHyphen/>
      </w:r>
      <w:r w:rsidRPr="00267FC5">
        <w:rPr>
          <w:rFonts w:ascii="Arial" w:hAnsi="Arial" w:cs="Arial"/>
          <w:color w:val="333333"/>
          <w:shd w:val="clear" w:color="auto" w:fill="FFFFFF"/>
        </w:rPr>
        <w:t xml:space="preserve">).  Because </w:t>
      </w:r>
      <w:r w:rsidRPr="00267FC5">
        <w:rPr>
          <w:rFonts w:ascii="Arial" w:hAnsi="Arial" w:cs="Arial"/>
          <w:i/>
          <w:iCs/>
          <w:color w:val="333333"/>
          <w:shd w:val="clear" w:color="auto" w:fill="FFFFFF"/>
        </w:rPr>
        <w:t>(F(R), d</w:t>
      </w:r>
      <w:r w:rsidRPr="00267FC5">
        <w:rPr>
          <w:rFonts w:ascii="Arial" w:hAnsi="Arial" w:cs="Arial"/>
          <w:i/>
          <w:iCs/>
          <w:color w:val="333333"/>
          <w:shd w:val="clear" w:color="auto" w:fill="FFFFFF"/>
          <w:vertAlign w:val="subscript"/>
        </w:rPr>
        <w:t>s</w:t>
      </w:r>
      <w:r w:rsidRPr="00267FC5">
        <w:rPr>
          <w:rFonts w:ascii="Arial" w:hAnsi="Arial" w:cs="Arial"/>
          <w:i/>
          <w:iCs/>
          <w:color w:val="333333"/>
          <w:shd w:val="clear" w:color="auto" w:fill="FFFFFF"/>
          <w:vertAlign w:val="subscript"/>
        </w:rPr>
        <w:softHyphen/>
      </w:r>
      <w:r w:rsidRPr="00267FC5">
        <w:rPr>
          <w:rFonts w:ascii="Arial" w:hAnsi="Arial" w:cs="Arial"/>
          <w:color w:val="333333"/>
          <w:shd w:val="clear" w:color="auto" w:fill="FFFFFF"/>
        </w:rPr>
        <w:t xml:space="preserve">) is complete (all Cauchy sequences converge) and separable (contains a countable dense subset), it mees the criteria to be classified as a Polish metric space. </w:t>
      </w:r>
    </w:p>
    <w:p w14:paraId="2713EF29" w14:textId="0B436BF8" w:rsidR="008D1943" w:rsidRDefault="008D1943" w:rsidP="008D1943">
      <w:pPr>
        <w:pStyle w:val="ListParagraph"/>
        <w:spacing w:line="360" w:lineRule="auto"/>
        <w:ind w:left="0" w:firstLine="720"/>
        <w:jc w:val="both"/>
        <w:rPr>
          <w:rFonts w:ascii="Arial" w:hAnsi="Arial" w:cs="Arial"/>
          <w:color w:val="333333"/>
          <w:shd w:val="clear" w:color="auto" w:fill="FFFFFF"/>
        </w:rPr>
      </w:pPr>
      <w:r w:rsidRPr="00F504A8">
        <w:rPr>
          <w:rFonts w:ascii="Arial" w:hAnsi="Arial" w:cs="Arial"/>
          <w:color w:val="333333"/>
          <w:shd w:val="clear" w:color="auto" w:fill="FFFFFF"/>
        </w:rPr>
        <w:t xml:space="preserve">For a mapping </w:t>
      </w:r>
      <w:r w:rsidRPr="00267FC5">
        <w:rPr>
          <w:rFonts w:ascii="Arial" w:hAnsi="Arial" w:cs="Arial"/>
          <w:i/>
          <w:iCs/>
          <w:color w:val="333333"/>
          <w:shd w:val="clear" w:color="auto" w:fill="FFFFFF"/>
        </w:rPr>
        <w:t>X: Ω → F(R)</w:t>
      </w:r>
      <w:r w:rsidRPr="00F504A8">
        <w:rPr>
          <w:rFonts w:ascii="Arial" w:hAnsi="Arial" w:cs="Arial"/>
          <w:color w:val="333333"/>
          <w:shd w:val="clear" w:color="auto" w:fill="FFFFFF"/>
        </w:rPr>
        <w:t xml:space="preserve"> on the probability space </w:t>
      </w:r>
      <w:r w:rsidRPr="00267FC5">
        <w:rPr>
          <w:rFonts w:ascii="Arial" w:hAnsi="Arial" w:cs="Arial"/>
          <w:i/>
          <w:iCs/>
          <w:color w:val="333333"/>
          <w:shd w:val="clear" w:color="auto" w:fill="FFFFFF"/>
        </w:rPr>
        <w:t>(Ω, A, P), X</w:t>
      </w:r>
      <w:r w:rsidRPr="00F504A8">
        <w:rPr>
          <w:rFonts w:ascii="Arial" w:hAnsi="Arial" w:cs="Arial"/>
          <w:color w:val="333333"/>
          <w:shd w:val="clear" w:color="auto" w:fill="FFFFFF"/>
        </w:rPr>
        <w:t xml:space="preserve"> is a fuzzy random variable </w:t>
      </w:r>
      <w:proofErr w:type="spellStart"/>
      <w:r w:rsidRPr="00F504A8">
        <w:rPr>
          <w:rFonts w:ascii="Arial" w:hAnsi="Arial" w:cs="Arial"/>
          <w:color w:val="333333"/>
          <w:shd w:val="clear" w:color="auto" w:fill="FFFFFF"/>
        </w:rPr>
        <w:t>iff</w:t>
      </w:r>
      <w:proofErr w:type="spellEnd"/>
      <w:r w:rsidRPr="00F504A8">
        <w:rPr>
          <w:rFonts w:ascii="Arial" w:hAnsi="Arial" w:cs="Arial"/>
          <w:color w:val="333333"/>
          <w:shd w:val="clear" w:color="auto" w:fill="FFFFFF"/>
        </w:rPr>
        <w:t xml:space="preserve"> </w:t>
      </w:r>
      <w:r w:rsidRPr="00267FC5">
        <w:rPr>
          <w:rFonts w:ascii="Arial" w:hAnsi="Arial" w:cs="Arial"/>
          <w:i/>
          <w:iCs/>
          <w:color w:val="333333"/>
          <w:shd w:val="clear" w:color="auto" w:fill="FFFFFF"/>
        </w:rPr>
        <w:t>X</w:t>
      </w:r>
      <w:r w:rsidRPr="00F504A8">
        <w:rPr>
          <w:rFonts w:ascii="Arial" w:hAnsi="Arial" w:cs="Arial"/>
          <w:color w:val="333333"/>
          <w:shd w:val="clear" w:color="auto" w:fill="FFFFFF"/>
        </w:rPr>
        <w:t xml:space="preserve"> is </w:t>
      </w:r>
      <w:proofErr w:type="spellStart"/>
      <w:r w:rsidRPr="00267FC5">
        <w:rPr>
          <w:rFonts w:ascii="Arial" w:hAnsi="Arial" w:cs="Arial"/>
          <w:i/>
          <w:iCs/>
          <w:color w:val="333333"/>
          <w:shd w:val="clear" w:color="auto" w:fill="FFFFFF"/>
        </w:rPr>
        <w:t>A|B</w:t>
      </w:r>
      <w:r w:rsidRPr="00267FC5">
        <w:rPr>
          <w:rFonts w:ascii="Arial" w:hAnsi="Arial" w:cs="Arial"/>
          <w:i/>
          <w:iCs/>
          <w:color w:val="333333"/>
          <w:shd w:val="clear" w:color="auto" w:fill="FFFFFF"/>
          <w:vertAlign w:val="subscript"/>
        </w:rPr>
        <w:t>ds</w:t>
      </w:r>
      <w:r w:rsidRPr="00F504A8">
        <w:rPr>
          <w:rFonts w:ascii="Arial" w:hAnsi="Arial" w:cs="Arial"/>
          <w:color w:val="333333"/>
          <w:shd w:val="clear" w:color="auto" w:fill="FFFFFF"/>
        </w:rPr>
        <w:t>-measurable</w:t>
      </w:r>
      <w:proofErr w:type="spellEnd"/>
      <w:r w:rsidRPr="00F504A8">
        <w:rPr>
          <w:rFonts w:ascii="Arial" w:hAnsi="Arial" w:cs="Arial"/>
          <w:color w:val="333333"/>
          <w:shd w:val="clear" w:color="auto" w:fill="FFFFFF"/>
        </w:rPr>
        <w:t xml:space="preserve"> and if </w:t>
      </w:r>
      <w:r w:rsidRPr="00267FC5">
        <w:rPr>
          <w:rFonts w:ascii="Arial" w:hAnsi="Arial" w:cs="Arial"/>
          <w:i/>
          <w:iCs/>
          <w:color w:val="333333"/>
          <w:shd w:val="clear" w:color="auto" w:fill="FFFFFF"/>
        </w:rPr>
        <w:t>X</w:t>
      </w:r>
      <w:r w:rsidRPr="00F504A8">
        <w:rPr>
          <w:rFonts w:ascii="Arial" w:hAnsi="Arial" w:cs="Arial"/>
          <w:color w:val="333333"/>
          <w:shd w:val="clear" w:color="auto" w:fill="FFFFFF"/>
        </w:rPr>
        <w:t xml:space="preserve"> is </w:t>
      </w:r>
      <w:proofErr w:type="spellStart"/>
      <w:r w:rsidRPr="00267FC5">
        <w:rPr>
          <w:rFonts w:ascii="Arial" w:hAnsi="Arial" w:cs="Arial"/>
          <w:i/>
          <w:iCs/>
          <w:color w:val="333333"/>
          <w:shd w:val="clear" w:color="auto" w:fill="FFFFFF"/>
        </w:rPr>
        <w:t>A|B</w:t>
      </w:r>
      <w:r w:rsidRPr="00267FC5">
        <w:rPr>
          <w:rFonts w:ascii="Arial" w:hAnsi="Arial" w:cs="Arial"/>
          <w:i/>
          <w:iCs/>
          <w:color w:val="333333"/>
          <w:shd w:val="clear" w:color="auto" w:fill="FFFFFF"/>
          <w:vertAlign w:val="subscript"/>
        </w:rPr>
        <w:t>d</w:t>
      </w:r>
      <w:proofErr w:type="spellEnd"/>
      <w:r w:rsidRPr="00267FC5">
        <w:rPr>
          <w:rFonts w:ascii="Arial" w:hAnsi="Arial" w:cs="Arial"/>
          <w:i/>
          <w:iCs/>
          <w:color w:val="333333"/>
          <w:shd w:val="clear" w:color="auto" w:fill="FFFFFF"/>
          <w:vertAlign w:val="subscript"/>
        </w:rPr>
        <w:t>∞</w:t>
      </w:r>
      <w:r w:rsidRPr="00F504A8">
        <w:rPr>
          <w:rFonts w:ascii="Arial" w:hAnsi="Arial" w:cs="Arial"/>
          <w:color w:val="333333"/>
          <w:shd w:val="clear" w:color="auto" w:fill="FFFFFF"/>
        </w:rPr>
        <w:t xml:space="preserve">-measurable, then it is a fuzzy random variable, but the opposite is not necessarily true. </w:t>
      </w:r>
      <w:r w:rsidRPr="00267FC5">
        <w:rPr>
          <w:rFonts w:ascii="Arial" w:hAnsi="Arial" w:cs="Arial"/>
          <w:color w:val="333333"/>
          <w:shd w:val="clear" w:color="auto" w:fill="FFFFFF"/>
        </w:rPr>
        <w:t xml:space="preserve">For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to be considered a fuzzy random variable, it must meet the condition of being </w:t>
      </w:r>
      <w:proofErr w:type="spellStart"/>
      <w:r w:rsidRPr="00267FC5">
        <w:rPr>
          <w:rFonts w:ascii="Arial" w:hAnsi="Arial" w:cs="Arial"/>
          <w:i/>
          <w:iCs/>
          <w:color w:val="333333"/>
          <w:shd w:val="clear" w:color="auto" w:fill="FFFFFF"/>
        </w:rPr>
        <w:t>A|B</w:t>
      </w:r>
      <w:r w:rsidRPr="00267FC5">
        <w:rPr>
          <w:rFonts w:ascii="Arial" w:hAnsi="Arial" w:cs="Arial"/>
          <w:i/>
          <w:iCs/>
          <w:color w:val="333333"/>
          <w:shd w:val="clear" w:color="auto" w:fill="FFFFFF"/>
          <w:vertAlign w:val="subscript"/>
        </w:rPr>
        <w:t>ds</w:t>
      </w:r>
      <w:r w:rsidRPr="00267FC5">
        <w:rPr>
          <w:rFonts w:ascii="Arial" w:hAnsi="Arial" w:cs="Arial"/>
          <w:color w:val="333333"/>
          <w:shd w:val="clear" w:color="auto" w:fill="FFFFFF"/>
        </w:rPr>
        <w:t>-measurable</w:t>
      </w:r>
      <w:proofErr w:type="spellEnd"/>
      <w:r w:rsidRPr="00267FC5">
        <w:rPr>
          <w:rFonts w:ascii="Arial" w:hAnsi="Arial" w:cs="Arial"/>
          <w:color w:val="333333"/>
          <w:shd w:val="clear" w:color="auto" w:fill="FFFFFF"/>
        </w:rPr>
        <w:t xml:space="preserve">. This means that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can be measured using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s</w:t>
      </w:r>
      <w:r w:rsidRPr="00267FC5">
        <w:rPr>
          <w:rFonts w:ascii="Arial" w:hAnsi="Arial" w:cs="Arial"/>
          <w:color w:val="333333"/>
          <w:shd w:val="clear" w:color="auto" w:fill="FFFFFF"/>
        </w:rPr>
        <w:t xml:space="preserve"> metric.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s</w:t>
      </w:r>
      <w:r w:rsidRPr="00267FC5">
        <w:rPr>
          <w:rFonts w:ascii="Arial" w:hAnsi="Arial" w:cs="Arial"/>
          <w:color w:val="333333"/>
          <w:shd w:val="clear" w:color="auto" w:fill="FFFFFF"/>
        </w:rPr>
        <w:t xml:space="preserve"> metric is a specific way to compare how close or similar two fuzzy sets are. If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is also </w:t>
      </w:r>
      <w:proofErr w:type="spellStart"/>
      <w:r w:rsidRPr="00267FC5">
        <w:rPr>
          <w:rFonts w:ascii="Arial" w:hAnsi="Arial" w:cs="Arial"/>
          <w:i/>
          <w:iCs/>
          <w:color w:val="333333"/>
          <w:shd w:val="clear" w:color="auto" w:fill="FFFFFF"/>
        </w:rPr>
        <w:t>A|B</w:t>
      </w:r>
      <w:r w:rsidRPr="00267FC5">
        <w:rPr>
          <w:rFonts w:ascii="Arial" w:hAnsi="Arial" w:cs="Arial"/>
          <w:i/>
          <w:iCs/>
          <w:color w:val="333333"/>
          <w:shd w:val="clear" w:color="auto" w:fill="FFFFFF"/>
          <w:vertAlign w:val="subscript"/>
        </w:rPr>
        <w:t>d</w:t>
      </w:r>
      <w:proofErr w:type="spellEnd"/>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r w:rsidRPr="00267FC5">
        <w:rPr>
          <w:rFonts w:ascii="Arial" w:hAnsi="Arial" w:cs="Arial"/>
          <w:color w:val="333333"/>
          <w:shd w:val="clear" w:color="auto" w:fill="FFFFFF"/>
        </w:rPr>
        <w:t xml:space="preserve">measurable, it indicates that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can be analysed using the </w:t>
      </w:r>
      <w:r w:rsidRPr="00267FC5">
        <w:rPr>
          <w:rFonts w:ascii="Arial" w:hAnsi="Arial" w:cs="Arial"/>
          <w:i/>
          <w:iCs/>
          <w:color w:val="333333"/>
          <w:shd w:val="clear" w:color="auto" w:fill="FFFFFF"/>
        </w:rPr>
        <w:t>d∞</w:t>
      </w:r>
      <w:r w:rsidRPr="00267FC5">
        <w:rPr>
          <w:rFonts w:ascii="Arial" w:hAnsi="Arial" w:cs="Arial"/>
          <w:color w:val="333333"/>
          <w:shd w:val="clear" w:color="auto" w:fill="FFFFFF"/>
        </w:rPr>
        <w:t xml:space="preserve"> metric. These two metrics,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s</w:t>
      </w:r>
      <w:r w:rsidRPr="00267FC5">
        <w:rPr>
          <w:rFonts w:ascii="Arial" w:hAnsi="Arial" w:cs="Arial"/>
          <w:color w:val="333333"/>
          <w:shd w:val="clear" w:color="auto" w:fill="FFFFFF"/>
        </w:rPr>
        <w:t xml:space="preserve"> and </w:t>
      </w:r>
      <w:proofErr w:type="gramStart"/>
      <w:r w:rsidRPr="00267FC5">
        <w:rPr>
          <w:rFonts w:ascii="Arial" w:hAnsi="Arial" w:cs="Arial"/>
          <w:i/>
          <w:iCs/>
          <w:color w:val="333333"/>
          <w:shd w:val="clear" w:color="auto" w:fill="FFFFFF"/>
        </w:rPr>
        <w:t>d</w:t>
      </w:r>
      <w:proofErr w:type="gramEnd"/>
      <w:r w:rsidRPr="00267FC5">
        <w:rPr>
          <w:rFonts w:ascii="Arial" w:hAnsi="Arial" w:cs="Arial"/>
          <w:i/>
          <w:iCs/>
          <w:color w:val="333333"/>
          <w:shd w:val="clear" w:color="auto" w:fill="FFFFFF"/>
          <w:vertAlign w:val="subscript"/>
        </w:rPr>
        <w:t>∞</w:t>
      </w:r>
      <w:r w:rsidRPr="00267FC5">
        <w:rPr>
          <w:rFonts w:ascii="Arial" w:hAnsi="Arial" w:cs="Arial"/>
          <w:color w:val="333333"/>
          <w:shd w:val="clear" w:color="auto" w:fill="FFFFFF"/>
        </w:rPr>
        <w:t xml:space="preserve">, are used to assess the closeness of fuzzy sets, but they do so differently.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s</w:t>
      </w:r>
      <w:r w:rsidRPr="00267FC5">
        <w:rPr>
          <w:rFonts w:ascii="Arial" w:hAnsi="Arial" w:cs="Arial"/>
          <w:color w:val="333333"/>
          <w:shd w:val="clear" w:color="auto" w:fill="FFFFFF"/>
        </w:rPr>
        <w:t xml:space="preserve"> </w:t>
      </w:r>
      <w:proofErr w:type="gramStart"/>
      <w:r w:rsidRPr="00267FC5">
        <w:rPr>
          <w:rFonts w:ascii="Arial" w:hAnsi="Arial" w:cs="Arial"/>
          <w:color w:val="333333"/>
          <w:shd w:val="clear" w:color="auto" w:fill="FFFFFF"/>
        </w:rPr>
        <w:t>looks</w:t>
      </w:r>
      <w:proofErr w:type="gramEnd"/>
      <w:r w:rsidRPr="00267FC5">
        <w:rPr>
          <w:rFonts w:ascii="Arial" w:hAnsi="Arial" w:cs="Arial"/>
          <w:color w:val="333333"/>
          <w:shd w:val="clear" w:color="auto" w:fill="FFFFFF"/>
        </w:rPr>
        <w:t xml:space="preserve"> at the behaviour of the fuzzy sets through continuous λ function and their values at different points. In contrast,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 </w:t>
      </w:r>
      <w:r w:rsidRPr="00267FC5">
        <w:rPr>
          <w:rFonts w:ascii="Arial" w:hAnsi="Arial" w:cs="Arial"/>
          <w:color w:val="333333"/>
          <w:shd w:val="clear" w:color="auto" w:fill="FFFFFF"/>
        </w:rPr>
        <w:t xml:space="preserve">considers the worst-case scenario by looking at the maximum difference between the fuzzy set at any point. It is important to note that while </w:t>
      </w:r>
      <w:proofErr w:type="spellStart"/>
      <w:r w:rsidRPr="006B505E">
        <w:rPr>
          <w:rFonts w:ascii="Arial" w:hAnsi="Arial" w:cs="Arial"/>
          <w:i/>
          <w:iCs/>
          <w:color w:val="333333"/>
          <w:highlight w:val="green"/>
          <w:shd w:val="clear" w:color="auto" w:fill="FFFFFF"/>
          <w:rPrChange w:id="734" w:author="George Urumov" w:date="2025-10-28T09:08:00Z" w16du:dateUtc="2025-10-28T09:08:00Z">
            <w:rPr>
              <w:rFonts w:ascii="Arial" w:hAnsi="Arial" w:cs="Arial"/>
              <w:i/>
              <w:iCs/>
              <w:color w:val="333333"/>
              <w:shd w:val="clear" w:color="auto" w:fill="FFFFFF"/>
            </w:rPr>
          </w:rPrChange>
        </w:rPr>
        <w:t>A|B</w:t>
      </w:r>
      <w:r w:rsidRPr="006B505E">
        <w:rPr>
          <w:rFonts w:ascii="Arial" w:hAnsi="Arial" w:cs="Arial"/>
          <w:i/>
          <w:iCs/>
          <w:color w:val="333333"/>
          <w:highlight w:val="green"/>
          <w:shd w:val="clear" w:color="auto" w:fill="FFFFFF"/>
          <w:vertAlign w:val="subscript"/>
          <w:rPrChange w:id="735" w:author="George Urumov" w:date="2025-10-28T09:08:00Z" w16du:dateUtc="2025-10-28T09:08:00Z">
            <w:rPr>
              <w:rFonts w:ascii="Arial" w:hAnsi="Arial" w:cs="Arial"/>
              <w:i/>
              <w:iCs/>
              <w:color w:val="333333"/>
              <w:shd w:val="clear" w:color="auto" w:fill="FFFFFF"/>
              <w:vertAlign w:val="subscript"/>
            </w:rPr>
          </w:rPrChange>
        </w:rPr>
        <w:t>d</w:t>
      </w:r>
      <w:del w:id="736" w:author="George Urumov" w:date="2025-10-28T09:08:00Z" w16du:dateUtc="2025-10-28T09:08:00Z">
        <w:r w:rsidRPr="006B505E" w:rsidDel="006B505E">
          <w:rPr>
            <w:rFonts w:ascii="Arial" w:hAnsi="Arial" w:cs="Arial"/>
            <w:i/>
            <w:iCs/>
            <w:color w:val="333333"/>
            <w:highlight w:val="green"/>
            <w:shd w:val="clear" w:color="auto" w:fill="FFFFFF"/>
            <w:vertAlign w:val="subscript"/>
            <w:rPrChange w:id="737" w:author="George Urumov" w:date="2025-10-28T09:08:00Z" w16du:dateUtc="2025-10-28T09:08:00Z">
              <w:rPr>
                <w:rFonts w:ascii="Arial" w:hAnsi="Arial" w:cs="Arial"/>
                <w:i/>
                <w:iCs/>
                <w:color w:val="333333"/>
                <w:shd w:val="clear" w:color="auto" w:fill="FFFFFF"/>
                <w:vertAlign w:val="subscript"/>
              </w:rPr>
            </w:rPrChange>
          </w:rPr>
          <w:delText>∞</w:delText>
        </w:r>
      </w:del>
      <w:ins w:id="738" w:author="George Urumov" w:date="2025-10-28T09:08:00Z" w16du:dateUtc="2025-10-28T09:08:00Z">
        <w:r w:rsidR="006B505E" w:rsidRPr="006B505E">
          <w:rPr>
            <w:rFonts w:ascii="Arial" w:hAnsi="Arial" w:cs="Arial"/>
            <w:i/>
            <w:iCs/>
            <w:color w:val="333333"/>
            <w:highlight w:val="green"/>
            <w:shd w:val="clear" w:color="auto" w:fill="FFFFFF"/>
            <w:vertAlign w:val="subscript"/>
            <w:rPrChange w:id="739" w:author="George Urumov" w:date="2025-10-28T09:08:00Z" w16du:dateUtc="2025-10-28T09:08:00Z">
              <w:rPr>
                <w:rFonts w:ascii="Arial" w:hAnsi="Arial" w:cs="Arial"/>
                <w:i/>
                <w:iCs/>
                <w:color w:val="333333"/>
                <w:shd w:val="clear" w:color="auto" w:fill="FFFFFF"/>
                <w:vertAlign w:val="subscript"/>
              </w:rPr>
            </w:rPrChange>
          </w:rPr>
          <w:t>s</w:t>
        </w:r>
      </w:ins>
      <w:r w:rsidRPr="006B505E">
        <w:rPr>
          <w:rFonts w:ascii="Arial" w:hAnsi="Arial" w:cs="Arial"/>
          <w:i/>
          <w:iCs/>
          <w:color w:val="333333"/>
          <w:highlight w:val="green"/>
          <w:shd w:val="clear" w:color="auto" w:fill="FFFFFF"/>
          <w:rPrChange w:id="740" w:author="George Urumov" w:date="2025-10-28T09:08:00Z" w16du:dateUtc="2025-10-28T09:08:00Z">
            <w:rPr>
              <w:rFonts w:ascii="Arial" w:hAnsi="Arial" w:cs="Arial"/>
              <w:i/>
              <w:iCs/>
              <w:color w:val="333333"/>
              <w:shd w:val="clear" w:color="auto" w:fill="FFFFFF"/>
            </w:rPr>
          </w:rPrChange>
        </w:rPr>
        <w:t>-</w:t>
      </w:r>
      <w:r w:rsidRPr="006B505E">
        <w:rPr>
          <w:rFonts w:ascii="Arial" w:hAnsi="Arial" w:cs="Arial"/>
          <w:color w:val="333333"/>
          <w:highlight w:val="green"/>
          <w:shd w:val="clear" w:color="auto" w:fill="FFFFFF"/>
          <w:rPrChange w:id="741" w:author="George Urumov" w:date="2025-10-28T09:08:00Z" w16du:dateUtc="2025-10-28T09:08:00Z">
            <w:rPr>
              <w:rFonts w:ascii="Arial" w:hAnsi="Arial" w:cs="Arial"/>
              <w:color w:val="333333"/>
              <w:shd w:val="clear" w:color="auto" w:fill="FFFFFF"/>
            </w:rPr>
          </w:rPrChange>
        </w:rPr>
        <w:t>measurable</w:t>
      </w:r>
      <w:proofErr w:type="spellEnd"/>
      <w:r w:rsidRPr="00267FC5">
        <w:rPr>
          <w:rFonts w:ascii="Arial" w:hAnsi="Arial" w:cs="Arial"/>
          <w:color w:val="333333"/>
          <w:shd w:val="clear" w:color="auto" w:fill="FFFFFF"/>
        </w:rPr>
        <w:t xml:space="preserve"> is </w:t>
      </w:r>
      <w:r w:rsidRPr="0042382A">
        <w:rPr>
          <w:rFonts w:ascii="Arial" w:hAnsi="Arial" w:cs="Arial"/>
          <w:color w:val="333333"/>
          <w:shd w:val="clear" w:color="auto" w:fill="FFFFFF"/>
        </w:rPr>
        <w:t>inclusive</w:t>
      </w:r>
      <w:r w:rsidRPr="00267FC5">
        <w:rPr>
          <w:rFonts w:ascii="Arial" w:hAnsi="Arial" w:cs="Arial"/>
          <w:color w:val="333333"/>
          <w:shd w:val="clear" w:color="auto" w:fill="FFFFFF"/>
        </w:rPr>
        <w:t xml:space="preserve">, the opposite is not necessarily true. Just because X is </w:t>
      </w:r>
      <w:proofErr w:type="spellStart"/>
      <w:r w:rsidRPr="006B505E">
        <w:rPr>
          <w:rFonts w:ascii="Arial" w:hAnsi="Arial" w:cs="Arial"/>
          <w:i/>
          <w:iCs/>
          <w:color w:val="333333"/>
          <w:highlight w:val="green"/>
          <w:shd w:val="clear" w:color="auto" w:fill="FFFFFF"/>
          <w:rPrChange w:id="742" w:author="George Urumov" w:date="2025-10-28T09:08:00Z" w16du:dateUtc="2025-10-28T09:08:00Z">
            <w:rPr>
              <w:rFonts w:ascii="Arial" w:hAnsi="Arial" w:cs="Arial"/>
              <w:i/>
              <w:iCs/>
              <w:color w:val="333333"/>
              <w:shd w:val="clear" w:color="auto" w:fill="FFFFFF"/>
            </w:rPr>
          </w:rPrChange>
        </w:rPr>
        <w:t>A|B</w:t>
      </w:r>
      <w:r w:rsidRPr="006B505E">
        <w:rPr>
          <w:rFonts w:ascii="Arial" w:hAnsi="Arial" w:cs="Arial"/>
          <w:i/>
          <w:iCs/>
          <w:color w:val="333333"/>
          <w:highlight w:val="green"/>
          <w:shd w:val="clear" w:color="auto" w:fill="FFFFFF"/>
          <w:vertAlign w:val="subscript"/>
          <w:rPrChange w:id="743" w:author="George Urumov" w:date="2025-10-28T09:08:00Z" w16du:dateUtc="2025-10-28T09:08:00Z">
            <w:rPr>
              <w:rFonts w:ascii="Arial" w:hAnsi="Arial" w:cs="Arial"/>
              <w:i/>
              <w:iCs/>
              <w:color w:val="333333"/>
              <w:shd w:val="clear" w:color="auto" w:fill="FFFFFF"/>
              <w:vertAlign w:val="subscript"/>
            </w:rPr>
          </w:rPrChange>
        </w:rPr>
        <w:t>d</w:t>
      </w:r>
      <w:ins w:id="744" w:author="George Urumov" w:date="2025-10-28T09:08:00Z" w16du:dateUtc="2025-10-28T09:08:00Z">
        <w:r w:rsidR="006B505E" w:rsidRPr="006B505E">
          <w:rPr>
            <w:rFonts w:ascii="Arial" w:hAnsi="Arial" w:cs="Arial"/>
            <w:i/>
            <w:iCs/>
            <w:color w:val="333333"/>
            <w:highlight w:val="green"/>
            <w:shd w:val="clear" w:color="auto" w:fill="FFFFFF"/>
            <w:vertAlign w:val="subscript"/>
            <w:rPrChange w:id="745" w:author="George Urumov" w:date="2025-10-28T09:08:00Z" w16du:dateUtc="2025-10-28T09:08:00Z">
              <w:rPr>
                <w:rFonts w:ascii="Arial" w:hAnsi="Arial" w:cs="Arial"/>
                <w:i/>
                <w:iCs/>
                <w:color w:val="333333"/>
                <w:shd w:val="clear" w:color="auto" w:fill="FFFFFF"/>
                <w:vertAlign w:val="subscript"/>
              </w:rPr>
            </w:rPrChange>
          </w:rPr>
          <w:t>s</w:t>
        </w:r>
      </w:ins>
      <w:del w:id="746" w:author="George Urumov" w:date="2025-10-28T09:08:00Z" w16du:dateUtc="2025-10-28T09:08:00Z">
        <w:r w:rsidRPr="006B505E" w:rsidDel="006B505E">
          <w:rPr>
            <w:rFonts w:ascii="Arial" w:hAnsi="Arial" w:cs="Arial"/>
            <w:i/>
            <w:iCs/>
            <w:color w:val="333333"/>
            <w:highlight w:val="green"/>
            <w:shd w:val="clear" w:color="auto" w:fill="FFFFFF"/>
            <w:vertAlign w:val="subscript"/>
            <w:rPrChange w:id="747" w:author="George Urumov" w:date="2025-10-28T09:08:00Z" w16du:dateUtc="2025-10-28T09:08:00Z">
              <w:rPr>
                <w:rFonts w:ascii="Arial" w:hAnsi="Arial" w:cs="Arial"/>
                <w:i/>
                <w:iCs/>
                <w:color w:val="333333"/>
                <w:shd w:val="clear" w:color="auto" w:fill="FFFFFF"/>
                <w:vertAlign w:val="subscript"/>
              </w:rPr>
            </w:rPrChange>
          </w:rPr>
          <w:delText>∞</w:delText>
        </w:r>
      </w:del>
      <w:r w:rsidRPr="006B505E">
        <w:rPr>
          <w:rFonts w:ascii="Arial" w:hAnsi="Arial" w:cs="Arial"/>
          <w:color w:val="333333"/>
          <w:highlight w:val="green"/>
          <w:shd w:val="clear" w:color="auto" w:fill="FFFFFF"/>
          <w:rPrChange w:id="748" w:author="George Urumov" w:date="2025-10-28T09:08:00Z" w16du:dateUtc="2025-10-28T09:08:00Z">
            <w:rPr>
              <w:rFonts w:ascii="Arial" w:hAnsi="Arial" w:cs="Arial"/>
              <w:color w:val="333333"/>
              <w:shd w:val="clear" w:color="auto" w:fill="FFFFFF"/>
            </w:rPr>
          </w:rPrChange>
        </w:rPr>
        <w:t>-measurable</w:t>
      </w:r>
      <w:proofErr w:type="spellEnd"/>
      <w:r w:rsidRPr="00267FC5">
        <w:rPr>
          <w:rFonts w:ascii="Arial" w:hAnsi="Arial" w:cs="Arial"/>
          <w:color w:val="333333"/>
          <w:shd w:val="clear" w:color="auto" w:fill="FFFFFF"/>
        </w:rPr>
        <w:t xml:space="preserve"> doesn’t automatically mean it is </w:t>
      </w:r>
      <w:proofErr w:type="spellStart"/>
      <w:r w:rsidRPr="00267FC5">
        <w:rPr>
          <w:rFonts w:ascii="Arial" w:hAnsi="Arial" w:cs="Arial"/>
          <w:i/>
          <w:iCs/>
          <w:color w:val="333333"/>
          <w:shd w:val="clear" w:color="auto" w:fill="FFFFFF"/>
        </w:rPr>
        <w:t>A|B</w:t>
      </w:r>
      <w:r w:rsidRPr="00267FC5">
        <w:rPr>
          <w:rFonts w:ascii="Arial" w:hAnsi="Arial" w:cs="Arial"/>
          <w:i/>
          <w:iCs/>
          <w:color w:val="333333"/>
          <w:shd w:val="clear" w:color="auto" w:fill="FFFFFF"/>
          <w:vertAlign w:val="subscript"/>
        </w:rPr>
        <w:t>d</w:t>
      </w:r>
      <w:proofErr w:type="spellEnd"/>
      <w:ins w:id="749" w:author="George Urumov" w:date="2025-10-28T09:08:00Z" w16du:dateUtc="2025-10-28T09:08:00Z">
        <w:r w:rsidR="006B505E" w:rsidRPr="00267FC5">
          <w:rPr>
            <w:rFonts w:ascii="Arial" w:hAnsi="Arial" w:cs="Arial"/>
            <w:i/>
            <w:iCs/>
            <w:color w:val="333333"/>
            <w:shd w:val="clear" w:color="auto" w:fill="FFFFFF"/>
            <w:vertAlign w:val="subscript"/>
          </w:rPr>
          <w:t>∞</w:t>
        </w:r>
      </w:ins>
      <w:del w:id="750" w:author="George Urumov" w:date="2025-10-28T09:08:00Z" w16du:dateUtc="2025-10-28T09:08:00Z">
        <w:r w:rsidRPr="00267FC5" w:rsidDel="006B505E">
          <w:rPr>
            <w:rFonts w:ascii="Arial" w:hAnsi="Arial" w:cs="Arial"/>
            <w:i/>
            <w:iCs/>
            <w:color w:val="333333"/>
            <w:shd w:val="clear" w:color="auto" w:fill="FFFFFF"/>
            <w:vertAlign w:val="subscript"/>
          </w:rPr>
          <w:delText>s</w:delText>
        </w:r>
      </w:del>
      <w:r w:rsidRPr="00267FC5">
        <w:rPr>
          <w:rFonts w:ascii="Arial" w:hAnsi="Arial" w:cs="Arial"/>
          <w:color w:val="333333"/>
          <w:shd w:val="clear" w:color="auto" w:fill="FFFFFF"/>
        </w:rPr>
        <w:t xml:space="preserve">-measurable. Therefore, </w:t>
      </w:r>
      <w:proofErr w:type="spellStart"/>
      <w:r w:rsidRPr="006B505E">
        <w:rPr>
          <w:rFonts w:ascii="Arial" w:hAnsi="Arial" w:cs="Arial"/>
          <w:i/>
          <w:iCs/>
          <w:color w:val="333333"/>
          <w:highlight w:val="green"/>
          <w:shd w:val="clear" w:color="auto" w:fill="FFFFFF"/>
          <w:rPrChange w:id="751" w:author="George Urumov" w:date="2025-10-28T09:08:00Z" w16du:dateUtc="2025-10-28T09:08:00Z">
            <w:rPr>
              <w:rFonts w:ascii="Arial" w:hAnsi="Arial" w:cs="Arial"/>
              <w:i/>
              <w:iCs/>
              <w:color w:val="333333"/>
              <w:shd w:val="clear" w:color="auto" w:fill="FFFFFF"/>
            </w:rPr>
          </w:rPrChange>
        </w:rPr>
        <w:t>A|B</w:t>
      </w:r>
      <w:r w:rsidRPr="006B505E">
        <w:rPr>
          <w:rFonts w:ascii="Arial" w:hAnsi="Arial" w:cs="Arial"/>
          <w:i/>
          <w:iCs/>
          <w:color w:val="333333"/>
          <w:highlight w:val="green"/>
          <w:shd w:val="clear" w:color="auto" w:fill="FFFFFF"/>
          <w:vertAlign w:val="subscript"/>
          <w:rPrChange w:id="752" w:author="George Urumov" w:date="2025-10-28T09:08:00Z" w16du:dateUtc="2025-10-28T09:08:00Z">
            <w:rPr>
              <w:rFonts w:ascii="Arial" w:hAnsi="Arial" w:cs="Arial"/>
              <w:i/>
              <w:iCs/>
              <w:color w:val="333333"/>
              <w:shd w:val="clear" w:color="auto" w:fill="FFFFFF"/>
              <w:vertAlign w:val="subscript"/>
            </w:rPr>
          </w:rPrChange>
        </w:rPr>
        <w:t>d</w:t>
      </w:r>
      <w:proofErr w:type="spellEnd"/>
      <w:ins w:id="753" w:author="George Urumov" w:date="2025-10-28T09:08:00Z" w16du:dateUtc="2025-10-28T09:08:00Z">
        <w:r w:rsidR="006B505E" w:rsidRPr="006B505E">
          <w:rPr>
            <w:rFonts w:ascii="Arial" w:hAnsi="Arial" w:cs="Arial"/>
            <w:i/>
            <w:iCs/>
            <w:color w:val="333333"/>
            <w:highlight w:val="green"/>
            <w:shd w:val="clear" w:color="auto" w:fill="FFFFFF"/>
            <w:vertAlign w:val="subscript"/>
            <w:rPrChange w:id="754" w:author="George Urumov" w:date="2025-10-28T09:08:00Z" w16du:dateUtc="2025-10-28T09:08:00Z">
              <w:rPr>
                <w:rFonts w:ascii="Arial" w:hAnsi="Arial" w:cs="Arial"/>
                <w:i/>
                <w:iCs/>
                <w:color w:val="333333"/>
                <w:shd w:val="clear" w:color="auto" w:fill="FFFFFF"/>
                <w:vertAlign w:val="subscript"/>
              </w:rPr>
            </w:rPrChange>
          </w:rPr>
          <w:t>∞</w:t>
        </w:r>
      </w:ins>
      <w:del w:id="755" w:author="George Urumov" w:date="2025-10-28T09:08:00Z" w16du:dateUtc="2025-10-28T09:08:00Z">
        <w:r w:rsidRPr="006B505E" w:rsidDel="006B505E">
          <w:rPr>
            <w:rFonts w:ascii="Arial" w:hAnsi="Arial" w:cs="Arial"/>
            <w:i/>
            <w:iCs/>
            <w:color w:val="333333"/>
            <w:highlight w:val="green"/>
            <w:shd w:val="clear" w:color="auto" w:fill="FFFFFF"/>
            <w:vertAlign w:val="subscript"/>
            <w:rPrChange w:id="756" w:author="George Urumov" w:date="2025-10-28T09:08:00Z" w16du:dateUtc="2025-10-28T09:08:00Z">
              <w:rPr>
                <w:rFonts w:ascii="Arial" w:hAnsi="Arial" w:cs="Arial"/>
                <w:i/>
                <w:iCs/>
                <w:color w:val="333333"/>
                <w:shd w:val="clear" w:color="auto" w:fill="FFFFFF"/>
                <w:vertAlign w:val="subscript"/>
              </w:rPr>
            </w:rPrChange>
          </w:rPr>
          <w:delText>s</w:delText>
        </w:r>
      </w:del>
      <w:r w:rsidRPr="006B505E">
        <w:rPr>
          <w:rFonts w:ascii="Arial" w:hAnsi="Arial" w:cs="Arial"/>
          <w:color w:val="333333"/>
          <w:highlight w:val="green"/>
          <w:shd w:val="clear" w:color="auto" w:fill="FFFFFF"/>
          <w:rPrChange w:id="757" w:author="George Urumov" w:date="2025-10-28T09:08:00Z" w16du:dateUtc="2025-10-28T09:08:00Z">
            <w:rPr>
              <w:rFonts w:ascii="Arial" w:hAnsi="Arial" w:cs="Arial"/>
              <w:color w:val="333333"/>
              <w:shd w:val="clear" w:color="auto" w:fill="FFFFFF"/>
            </w:rPr>
          </w:rPrChange>
        </w:rPr>
        <w:t>-</w:t>
      </w:r>
      <w:proofErr w:type="spellStart"/>
      <w:r w:rsidRPr="006B505E">
        <w:rPr>
          <w:rFonts w:ascii="Arial" w:hAnsi="Arial" w:cs="Arial"/>
          <w:color w:val="333333"/>
          <w:highlight w:val="green"/>
          <w:shd w:val="clear" w:color="auto" w:fill="FFFFFF"/>
          <w:rPrChange w:id="758" w:author="George Urumov" w:date="2025-10-28T09:08:00Z" w16du:dateUtc="2025-10-28T09:08:00Z">
            <w:rPr>
              <w:rFonts w:ascii="Arial" w:hAnsi="Arial" w:cs="Arial"/>
              <w:color w:val="333333"/>
              <w:shd w:val="clear" w:color="auto" w:fill="FFFFFF"/>
            </w:rPr>
          </w:rPrChange>
        </w:rPr>
        <w:t>measurable</w:t>
      </w:r>
      <w:ins w:id="759" w:author="George Urumov" w:date="2025-10-28T11:52:00Z" w16du:dateUtc="2025-10-28T11:52:00Z">
        <w:r w:rsidR="00B77C33">
          <w:rPr>
            <w:rFonts w:ascii="Arial" w:hAnsi="Arial" w:cs="Arial"/>
            <w:color w:val="333333"/>
            <w:shd w:val="clear" w:color="auto" w:fill="FFFFFF"/>
          </w:rPr>
          <w:t>def</w:t>
        </w:r>
      </w:ins>
      <w:proofErr w:type="spellEnd"/>
      <w:r w:rsidRPr="00267FC5">
        <w:rPr>
          <w:rFonts w:ascii="Arial" w:hAnsi="Arial" w:cs="Arial"/>
          <w:color w:val="333333"/>
          <w:shd w:val="clear" w:color="auto" w:fill="FFFFFF"/>
        </w:rPr>
        <w:t xml:space="preserve"> is a more specific and essential criterion for defining a complete fuzzy random variable.</w:t>
      </w:r>
      <w:r w:rsidRPr="00F504A8">
        <w:rPr>
          <w:rFonts w:ascii="Arial" w:hAnsi="Arial" w:cs="Arial"/>
          <w:color w:val="333333"/>
          <w:shd w:val="clear" w:color="auto" w:fill="FFFFFF"/>
        </w:rPr>
        <w:t xml:space="preserve"> In summary, the given explanations define a fuzzy random variable as a function that assigns fuzzy sets to elements in probability space. It introduces the concept of measurability with respect to different metrics, such as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s</w:t>
      </w:r>
      <w:r w:rsidRPr="00F504A8">
        <w:rPr>
          <w:rFonts w:ascii="Arial" w:hAnsi="Arial" w:cs="Arial"/>
          <w:color w:val="333333"/>
          <w:shd w:val="clear" w:color="auto" w:fill="FFFFFF"/>
        </w:rPr>
        <w:t xml:space="preserve"> and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F504A8">
        <w:rPr>
          <w:rFonts w:ascii="Arial" w:hAnsi="Arial" w:cs="Arial"/>
          <w:color w:val="333333"/>
          <w:shd w:val="clear" w:color="auto" w:fill="FFFFFF"/>
        </w:rPr>
        <w:t>, and describes the properties and relationships between these metrics and notion of a fuzzy random variable.</w:t>
      </w:r>
      <w:r>
        <w:rPr>
          <w:rFonts w:ascii="Arial" w:hAnsi="Arial" w:cs="Arial"/>
          <w:color w:val="333333"/>
          <w:shd w:val="clear" w:color="auto" w:fill="FFFFFF"/>
        </w:rPr>
        <w:t xml:space="preserve"> </w:t>
      </w:r>
    </w:p>
    <w:p w14:paraId="42CAC6DF" w14:textId="77777777" w:rsidR="008D1943" w:rsidRPr="00A73C02" w:rsidRDefault="008D1943" w:rsidP="008D1943">
      <w:pPr>
        <w:spacing w:line="360" w:lineRule="auto"/>
        <w:ind w:firstLine="720"/>
        <w:jc w:val="both"/>
        <w:rPr>
          <w:rFonts w:ascii="Arial" w:hAnsi="Arial" w:cs="Arial"/>
          <w:color w:val="333333"/>
          <w:shd w:val="clear" w:color="auto" w:fill="FFFFFF"/>
        </w:rPr>
      </w:pPr>
      <w:r w:rsidRPr="00A73C02">
        <w:rPr>
          <w:rFonts w:ascii="Arial" w:hAnsi="Arial" w:cs="Arial"/>
          <w:color w:val="333333"/>
          <w:shd w:val="clear" w:color="auto" w:fill="FFFFFF"/>
        </w:rPr>
        <w:t xml:space="preserve">Next, we </w:t>
      </w:r>
      <w:r>
        <w:rPr>
          <w:rFonts w:ascii="Arial" w:hAnsi="Arial" w:cs="Arial"/>
          <w:color w:val="333333"/>
          <w:shd w:val="clear" w:color="auto" w:fill="FFFFFF"/>
        </w:rPr>
        <w:t xml:space="preserve">expand the work of </w:t>
      </w:r>
      <w:sdt>
        <w:sdtPr>
          <w:rPr>
            <w:rFonts w:ascii="Arial" w:hAnsi="Arial" w:cs="Arial"/>
            <w:color w:val="333333"/>
            <w:shd w:val="clear" w:color="auto" w:fill="FFFFFF"/>
          </w:rPr>
          <w:id w:val="-22059938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Jaf21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[81]</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F504A8">
        <w:rPr>
          <w:rFonts w:ascii="Arial" w:hAnsi="Arial" w:cs="Arial"/>
          <w:color w:val="333333"/>
          <w:shd w:val="clear" w:color="auto" w:fill="FFFFFF"/>
        </w:rPr>
        <w:t>in a fuzzy random variable and fuzzy stochastic process.</w:t>
      </w:r>
      <w:r w:rsidRPr="00A73C02">
        <w:rPr>
          <w:rFonts w:ascii="Arial" w:hAnsi="Arial" w:cs="Arial"/>
          <w:color w:val="333333"/>
          <w:shd w:val="clear" w:color="auto" w:fill="FFFFFF"/>
        </w:rPr>
        <w:t xml:space="preserve"> </w:t>
      </w:r>
      <w:r>
        <w:rPr>
          <w:rFonts w:ascii="Arial" w:hAnsi="Arial" w:cs="Arial"/>
          <w:color w:val="333333"/>
          <w:shd w:val="clear" w:color="auto" w:fill="FFFFFF"/>
        </w:rPr>
        <w:t>A</w:t>
      </w:r>
      <w:r w:rsidRPr="00A73C02">
        <w:rPr>
          <w:rFonts w:ascii="Arial" w:hAnsi="Arial" w:cs="Arial"/>
          <w:color w:val="333333"/>
          <w:shd w:val="clear" w:color="auto" w:fill="FFFFFF"/>
        </w:rPr>
        <w:t xml:space="preserve"> fuzzy random variable </w:t>
      </w:r>
      <w:r w:rsidRPr="00267FC5">
        <w:rPr>
          <w:rFonts w:ascii="Arial" w:hAnsi="Arial" w:cs="Arial"/>
          <w:i/>
          <w:iCs/>
          <w:color w:val="333333"/>
          <w:shd w:val="clear" w:color="auto" w:fill="FFFFFF"/>
        </w:rPr>
        <w:t>X: Ω → F(R)</w:t>
      </w:r>
      <w:r w:rsidRPr="00A73C02">
        <w:rPr>
          <w:rFonts w:ascii="Arial" w:hAnsi="Arial" w:cs="Arial"/>
          <w:color w:val="333333"/>
          <w:shd w:val="clear" w:color="auto" w:fill="FFFFFF"/>
        </w:rPr>
        <w:t xml:space="preserve"> is said to be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 xml:space="preserve"> -</w:t>
      </w:r>
      <w:proofErr w:type="spellStart"/>
      <w:r w:rsidRPr="00A73C02">
        <w:rPr>
          <w:rFonts w:ascii="Arial" w:hAnsi="Arial" w:cs="Arial"/>
          <w:color w:val="333333"/>
          <w:shd w:val="clear" w:color="auto" w:fill="FFFFFF"/>
        </w:rPr>
        <w:t>integrably</w:t>
      </w:r>
      <w:proofErr w:type="spellEnd"/>
      <w:r w:rsidRPr="00A73C02">
        <w:rPr>
          <w:rFonts w:ascii="Arial" w:hAnsi="Arial" w:cs="Arial"/>
          <w:color w:val="333333"/>
          <w:shd w:val="clear" w:color="auto" w:fill="FFFFFF"/>
        </w:rPr>
        <w:t xml:space="preserve"> bounded for </w:t>
      </w:r>
      <w:r w:rsidRPr="00267FC5">
        <w:rPr>
          <w:rFonts w:ascii="Arial" w:hAnsi="Arial" w:cs="Arial"/>
          <w:i/>
          <w:iCs/>
          <w:color w:val="333333"/>
          <w:shd w:val="clear" w:color="auto" w:fill="FFFFFF"/>
        </w:rPr>
        <w:t>p</w:t>
      </w:r>
      <w:r w:rsidRPr="00A73C02">
        <w:rPr>
          <w:rFonts w:ascii="Arial" w:hAnsi="Arial" w:cs="Arial"/>
          <w:color w:val="333333"/>
          <w:shd w:val="clear" w:color="auto" w:fill="FFFFFF"/>
        </w:rPr>
        <w:t xml:space="preserve"> ≥ 1 if the</w:t>
      </w:r>
      <w:r>
        <w:rPr>
          <w:rFonts w:ascii="Arial" w:hAnsi="Arial" w:cs="Arial"/>
          <w:color w:val="333333"/>
          <w:shd w:val="clear" w:color="auto" w:fill="FFFFFF"/>
        </w:rPr>
        <w:t xml:space="preserve"> </w:t>
      </w:r>
      <w:r w:rsidRPr="007233C1">
        <w:rPr>
          <w:rFonts w:ascii="Cambria Math" w:hAnsi="Cambria Math" w:cs="Arial"/>
          <w:color w:val="333333"/>
          <w:sz w:val="28"/>
          <w:szCs w:val="28"/>
          <w:shd w:val="clear" w:color="auto" w:fill="FFFFFF"/>
        </w:rPr>
        <w:t>⍺-cut</w:t>
      </w:r>
      <w:r w:rsidRPr="00A73C02">
        <w:rPr>
          <w:rFonts w:ascii="Arial" w:hAnsi="Arial" w:cs="Arial"/>
          <w:color w:val="333333"/>
          <w:shd w:val="clear" w:color="auto" w:fill="FFFFFF"/>
        </w:rPr>
        <w:t xml:space="preserve"> </w:t>
      </w:r>
      <w:r w:rsidRPr="007233C1">
        <w:rPr>
          <w:rFonts w:ascii="Arial" w:hAnsi="Arial" w:cs="Arial"/>
          <w:strike/>
          <w:color w:val="333333"/>
          <w:highlight w:val="yellow"/>
          <w:shd w:val="clear" w:color="auto" w:fill="FFFFFF"/>
        </w:rPr>
        <w:t>equivalence class</w:t>
      </w:r>
      <w:r w:rsidRPr="00A73C02">
        <w:rPr>
          <w:rFonts w:ascii="Arial" w:hAnsi="Arial" w:cs="Arial"/>
          <w:color w:val="333333"/>
          <w:shd w:val="clear" w:color="auto" w:fill="FFFFFF"/>
        </w:rPr>
        <w:t xml:space="preserve">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α</w:t>
      </w:r>
      <w:r w:rsidRPr="00A73C02">
        <w:rPr>
          <w:rFonts w:ascii="Arial" w:hAnsi="Arial" w:cs="Arial"/>
          <w:color w:val="333333"/>
          <w:shd w:val="clear" w:color="auto" w:fill="FFFFFF"/>
        </w:rPr>
        <w:t xml:space="preserve"> belongs to the space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 xml:space="preserve"> (Ω, A, P; K(R))</w:t>
      </w:r>
      <w:r w:rsidRPr="00A73C02">
        <w:rPr>
          <w:rFonts w:ascii="Arial" w:hAnsi="Arial" w:cs="Arial"/>
          <w:color w:val="333333"/>
          <w:shd w:val="clear" w:color="auto" w:fill="FFFFFF"/>
        </w:rPr>
        <w:t xml:space="preserve"> for every </w:t>
      </w:r>
      <w:r w:rsidRPr="00267FC5">
        <w:rPr>
          <w:rFonts w:ascii="Arial" w:hAnsi="Arial" w:cs="Arial"/>
          <w:i/>
          <w:iCs/>
          <w:color w:val="333333"/>
          <w:shd w:val="clear" w:color="auto" w:fill="FFFFFF"/>
        </w:rPr>
        <w:t xml:space="preserve">α </w:t>
      </w:r>
      <w:r w:rsidRPr="00267FC5">
        <w:rPr>
          <w:rFonts w:ascii="Cambria Math" w:hAnsi="Cambria Math" w:cs="Cambria Math"/>
          <w:i/>
          <w:iCs/>
          <w:color w:val="333333"/>
          <w:shd w:val="clear" w:color="auto" w:fill="FFFFFF"/>
        </w:rPr>
        <w:lastRenderedPageBreak/>
        <w:t>∈</w:t>
      </w:r>
      <w:r w:rsidRPr="00267FC5">
        <w:rPr>
          <w:rFonts w:ascii="Arial" w:hAnsi="Arial" w:cs="Arial"/>
          <w:i/>
          <w:iCs/>
          <w:color w:val="333333"/>
          <w:shd w:val="clear" w:color="auto" w:fill="FFFFFF"/>
        </w:rPr>
        <w:t xml:space="preserve"> [0,1].</w:t>
      </w:r>
      <w:r w:rsidRPr="00A73C02">
        <w:rPr>
          <w:rFonts w:ascii="Arial" w:hAnsi="Arial" w:cs="Arial"/>
          <w:color w:val="333333"/>
          <w:shd w:val="clear" w:color="auto" w:fill="FFFFFF"/>
        </w:rPr>
        <w:t xml:space="preserve"> Here, the random variables </w:t>
      </w:r>
      <w:r w:rsidRPr="00267FC5">
        <w:rPr>
          <w:rFonts w:ascii="Arial" w:hAnsi="Arial" w:cs="Arial"/>
          <w:i/>
          <w:iCs/>
          <w:color w:val="333333"/>
          <w:shd w:val="clear" w:color="auto" w:fill="FFFFFF"/>
        </w:rPr>
        <w:t xml:space="preserve">X, Y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 xml:space="preserve"> (Ω, A, P; K(R))</w:t>
      </w:r>
      <w:r w:rsidRPr="00A73C02">
        <w:rPr>
          <w:rFonts w:ascii="Arial" w:hAnsi="Arial" w:cs="Arial"/>
          <w:color w:val="333333"/>
          <w:shd w:val="clear" w:color="auto" w:fill="FFFFFF"/>
        </w:rPr>
        <w:t xml:space="preserve"> are identical if </w:t>
      </w:r>
      <w:proofErr w:type="gramStart"/>
      <w:r w:rsidRPr="00267FC5">
        <w:rPr>
          <w:rFonts w:ascii="Arial" w:hAnsi="Arial" w:cs="Arial"/>
          <w:i/>
          <w:iCs/>
          <w:color w:val="333333"/>
          <w:shd w:val="clear" w:color="auto" w:fill="FFFFFF"/>
        </w:rPr>
        <w:t>P(</w:t>
      </w:r>
      <w:proofErr w:type="gramEnd"/>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X, Y) = 0) = 1.</w:t>
      </w:r>
      <w:r w:rsidRPr="00A73C02">
        <w:rPr>
          <w:rFonts w:ascii="Arial" w:hAnsi="Arial" w:cs="Arial"/>
          <w:color w:val="333333"/>
          <w:shd w:val="clear" w:color="auto" w:fill="FFFFFF"/>
        </w:rPr>
        <w:t xml:space="preserve"> This means that for </w:t>
      </w:r>
      <w:r w:rsidRPr="00267FC5">
        <w:rPr>
          <w:rFonts w:ascii="Arial" w:hAnsi="Arial" w:cs="Arial"/>
          <w:i/>
          <w:iCs/>
          <w:color w:val="333333"/>
          <w:shd w:val="clear" w:color="auto" w:fill="FFFFFF"/>
        </w:rPr>
        <w:t>X</w:t>
      </w:r>
      <w:r w:rsidRPr="00A73C02">
        <w:rPr>
          <w:rFonts w:ascii="Arial" w:hAnsi="Arial" w:cs="Arial"/>
          <w:color w:val="333333"/>
          <w:shd w:val="clear" w:color="auto" w:fill="FFFFFF"/>
        </w:rPr>
        <w:t xml:space="preserve"> and </w:t>
      </w:r>
      <w:r w:rsidRPr="00267FC5">
        <w:rPr>
          <w:rFonts w:ascii="Arial" w:hAnsi="Arial" w:cs="Arial"/>
          <w:i/>
          <w:iCs/>
          <w:color w:val="333333"/>
          <w:shd w:val="clear" w:color="auto" w:fill="FFFFFF"/>
        </w:rPr>
        <w:t>Y</w:t>
      </w:r>
      <w:r w:rsidRPr="00A73C02">
        <w:rPr>
          <w:rFonts w:ascii="Arial" w:hAnsi="Arial" w:cs="Arial"/>
          <w:color w:val="333333"/>
          <w:shd w:val="clear" w:color="auto" w:fill="FFFFFF"/>
        </w:rPr>
        <w:t xml:space="preserve"> to be considered identical, the probability that their distance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A73C02">
        <w:rPr>
          <w:rFonts w:ascii="Arial" w:hAnsi="Arial" w:cs="Arial"/>
          <w:color w:val="333333"/>
          <w:shd w:val="clear" w:color="auto" w:fill="FFFFFF"/>
          <w:vertAlign w:val="subscript"/>
        </w:rPr>
        <w:t xml:space="preserve"> </w:t>
      </w:r>
      <w:r w:rsidRPr="00A73C02">
        <w:rPr>
          <w:rFonts w:ascii="Arial" w:hAnsi="Arial" w:cs="Arial"/>
          <w:color w:val="333333"/>
          <w:shd w:val="clear" w:color="auto" w:fill="FFFFFF"/>
        </w:rPr>
        <w:t>is equal to zero should be 1. d</w:t>
      </w:r>
      <w:r w:rsidRPr="00A73C02">
        <w:rPr>
          <w:rFonts w:ascii="Arial" w:hAnsi="Arial" w:cs="Arial"/>
          <w:color w:val="333333"/>
          <w:shd w:val="clear" w:color="auto" w:fill="FFFFFF"/>
          <w:vertAlign w:val="subscript"/>
        </w:rPr>
        <w:t>∞</w:t>
      </w:r>
      <w:r w:rsidRPr="00A73C02">
        <w:rPr>
          <w:rFonts w:ascii="Arial" w:hAnsi="Arial" w:cs="Arial"/>
          <w:color w:val="333333"/>
          <w:shd w:val="clear" w:color="auto" w:fill="FFFFFF"/>
        </w:rPr>
        <w:t xml:space="preserve"> measures the “distance” or dissimilarity between two fuzzy variables </w:t>
      </w:r>
      <w:r w:rsidRPr="00267FC5">
        <w:rPr>
          <w:rFonts w:ascii="Arial" w:hAnsi="Arial" w:cs="Arial"/>
          <w:i/>
          <w:iCs/>
          <w:color w:val="333333"/>
          <w:shd w:val="clear" w:color="auto" w:fill="FFFFFF"/>
        </w:rPr>
        <w:t>X</w:t>
      </w:r>
      <w:r w:rsidRPr="00A73C02">
        <w:rPr>
          <w:rFonts w:ascii="Arial" w:hAnsi="Arial" w:cs="Arial"/>
          <w:color w:val="333333"/>
          <w:shd w:val="clear" w:color="auto" w:fill="FFFFFF"/>
        </w:rPr>
        <w:t xml:space="preserve"> and </w:t>
      </w:r>
      <w:r w:rsidRPr="00267FC5">
        <w:rPr>
          <w:rFonts w:ascii="Arial" w:hAnsi="Arial" w:cs="Arial"/>
          <w:i/>
          <w:iCs/>
          <w:color w:val="333333"/>
          <w:shd w:val="clear" w:color="auto" w:fill="FFFFFF"/>
        </w:rPr>
        <w:t>Y</w:t>
      </w:r>
      <w:r w:rsidRPr="00A73C02">
        <w:rPr>
          <w:rFonts w:ascii="Arial" w:hAnsi="Arial" w:cs="Arial"/>
          <w:color w:val="333333"/>
          <w:shd w:val="clear" w:color="auto" w:fill="FFFFFF"/>
        </w:rPr>
        <w:t xml:space="preserve">. When the distance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A73C02">
        <w:rPr>
          <w:rFonts w:ascii="Arial" w:hAnsi="Arial" w:cs="Arial"/>
          <w:color w:val="333333"/>
          <w:shd w:val="clear" w:color="auto" w:fill="FFFFFF"/>
          <w:vertAlign w:val="subscript"/>
        </w:rPr>
        <w:t xml:space="preserve"> </w:t>
      </w:r>
      <w:r w:rsidRPr="00A73C02">
        <w:rPr>
          <w:rFonts w:ascii="Arial" w:hAnsi="Arial" w:cs="Arial"/>
          <w:color w:val="333333"/>
          <w:shd w:val="clear" w:color="auto" w:fill="FFFFFF"/>
        </w:rPr>
        <w:t xml:space="preserve">between </w:t>
      </w:r>
      <w:r w:rsidRPr="00267FC5">
        <w:rPr>
          <w:rFonts w:ascii="Arial" w:hAnsi="Arial" w:cs="Arial"/>
          <w:i/>
          <w:iCs/>
          <w:color w:val="333333"/>
          <w:shd w:val="clear" w:color="auto" w:fill="FFFFFF"/>
        </w:rPr>
        <w:t>X</w:t>
      </w:r>
      <w:r w:rsidRPr="00A73C02">
        <w:rPr>
          <w:rFonts w:ascii="Arial" w:hAnsi="Arial" w:cs="Arial"/>
          <w:color w:val="333333"/>
          <w:shd w:val="clear" w:color="auto" w:fill="FFFFFF"/>
        </w:rPr>
        <w:t xml:space="preserve"> and </w:t>
      </w:r>
      <w:r w:rsidRPr="00267FC5">
        <w:rPr>
          <w:rFonts w:ascii="Arial" w:hAnsi="Arial" w:cs="Arial"/>
          <w:i/>
          <w:iCs/>
          <w:color w:val="333333"/>
          <w:shd w:val="clear" w:color="auto" w:fill="FFFFFF"/>
        </w:rPr>
        <w:t>Y</w:t>
      </w:r>
      <w:r w:rsidRPr="00A73C02">
        <w:rPr>
          <w:rFonts w:ascii="Arial" w:hAnsi="Arial" w:cs="Arial"/>
          <w:color w:val="333333"/>
          <w:shd w:val="clear" w:color="auto" w:fill="FFFFFF"/>
        </w:rPr>
        <w:t xml:space="preserve"> is zero, it indicates that </w:t>
      </w:r>
      <w:r w:rsidRPr="00267FC5">
        <w:rPr>
          <w:rFonts w:ascii="Arial" w:hAnsi="Arial" w:cs="Arial"/>
          <w:i/>
          <w:iCs/>
          <w:color w:val="333333"/>
          <w:shd w:val="clear" w:color="auto" w:fill="FFFFFF"/>
        </w:rPr>
        <w:t>X</w:t>
      </w:r>
      <w:r w:rsidRPr="00A73C02">
        <w:rPr>
          <w:rFonts w:ascii="Arial" w:hAnsi="Arial" w:cs="Arial"/>
          <w:color w:val="333333"/>
          <w:shd w:val="clear" w:color="auto" w:fill="FFFFFF"/>
        </w:rPr>
        <w:t xml:space="preserve"> and </w:t>
      </w:r>
      <w:r w:rsidRPr="00267FC5">
        <w:rPr>
          <w:rFonts w:ascii="Arial" w:hAnsi="Arial" w:cs="Arial"/>
          <w:i/>
          <w:iCs/>
          <w:color w:val="333333"/>
          <w:shd w:val="clear" w:color="auto" w:fill="FFFFFF"/>
        </w:rPr>
        <w:t>Y</w:t>
      </w:r>
      <w:r w:rsidRPr="00A73C02">
        <w:rPr>
          <w:rFonts w:ascii="Arial" w:hAnsi="Arial" w:cs="Arial"/>
          <w:color w:val="333333"/>
          <w:shd w:val="clear" w:color="auto" w:fill="FFFFFF"/>
        </w:rPr>
        <w:t xml:space="preserve"> are indistinguishable from each other in terms of their fuzzy characteristics. For a fuzzy random variable </w:t>
      </w:r>
      <w:r w:rsidRPr="00267FC5">
        <w:rPr>
          <w:rFonts w:ascii="Arial" w:hAnsi="Arial" w:cs="Arial"/>
          <w:i/>
          <w:iCs/>
          <w:color w:val="333333"/>
          <w:shd w:val="clear" w:color="auto" w:fill="FFFFFF"/>
        </w:rPr>
        <w:t>X</w:t>
      </w:r>
      <w:r w:rsidRPr="00A73C02">
        <w:rPr>
          <w:rFonts w:ascii="Arial" w:hAnsi="Arial" w:cs="Arial"/>
          <w:color w:val="333333"/>
          <w:shd w:val="clear" w:color="auto" w:fill="FFFFFF"/>
        </w:rPr>
        <w:t xml:space="preserve">: </w:t>
      </w:r>
      <w:r w:rsidRPr="00267FC5">
        <w:rPr>
          <w:rFonts w:ascii="Arial" w:hAnsi="Arial" w:cs="Arial"/>
          <w:i/>
          <w:iCs/>
          <w:color w:val="333333"/>
          <w:shd w:val="clear" w:color="auto" w:fill="FFFFFF"/>
        </w:rPr>
        <w:t>Ω → F(R)</w:t>
      </w:r>
      <w:r w:rsidRPr="00A73C02">
        <w:rPr>
          <w:rFonts w:ascii="Arial" w:hAnsi="Arial" w:cs="Arial"/>
          <w:color w:val="333333"/>
          <w:shd w:val="clear" w:color="auto" w:fill="FFFFFF"/>
        </w:rPr>
        <w:t xml:space="preserve"> and</w:t>
      </w:r>
      <w:r w:rsidRPr="00267FC5">
        <w:rPr>
          <w:rFonts w:ascii="Arial" w:hAnsi="Arial" w:cs="Arial"/>
          <w:i/>
          <w:iCs/>
          <w:color w:val="333333"/>
          <w:shd w:val="clear" w:color="auto" w:fill="FFFFFF"/>
        </w:rPr>
        <w:t xml:space="preserve"> p ≥ 1</w:t>
      </w:r>
      <w:r w:rsidRPr="00A73C02">
        <w:rPr>
          <w:rFonts w:ascii="Arial" w:hAnsi="Arial" w:cs="Arial"/>
          <w:color w:val="333333"/>
          <w:shd w:val="clear" w:color="auto" w:fill="FFFFFF"/>
        </w:rPr>
        <w:t xml:space="preserve">, the following conditions are equivalent: a) </w:t>
      </w:r>
      <w:r w:rsidRPr="00267FC5">
        <w:rPr>
          <w:rFonts w:ascii="Arial" w:hAnsi="Arial" w:cs="Arial"/>
          <w:i/>
          <w:iCs/>
          <w:color w:val="333333"/>
          <w:shd w:val="clear" w:color="auto" w:fill="FFFFFF"/>
        </w:rPr>
        <w:t xml:space="preserve">X </w:t>
      </w:r>
      <w:r w:rsidRPr="00267FC5">
        <w:rPr>
          <w:rFonts w:ascii="Cambria Math" w:hAnsi="Cambria Math" w:cs="Cambria Math"/>
          <w:i/>
          <w:iCs/>
          <w:color w:val="333333"/>
          <w:shd w:val="clear" w:color="auto" w:fill="FFFFFF"/>
        </w:rPr>
        <w:t xml:space="preserve">∈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Ω, A, P; F(R)).</w:t>
      </w:r>
      <w:r w:rsidRPr="00A73C02">
        <w:rPr>
          <w:rFonts w:ascii="Arial" w:hAnsi="Arial" w:cs="Arial"/>
          <w:color w:val="333333"/>
          <w:shd w:val="clear" w:color="auto" w:fill="FFFFFF"/>
        </w:rPr>
        <w:t xml:space="preserve"> b) The equivalence class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0</w:t>
      </w:r>
      <w:r w:rsidRPr="00A73C02">
        <w:rPr>
          <w:rFonts w:ascii="Arial" w:hAnsi="Arial" w:cs="Arial"/>
          <w:color w:val="333333"/>
          <w:shd w:val="clear" w:color="auto" w:fill="FFFFFF"/>
        </w:rPr>
        <w:t xml:space="preserve"> belongs to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 xml:space="preserve">Ω, A, P; F(R)). </w:t>
      </w:r>
      <w:r w:rsidRPr="00A73C02">
        <w:rPr>
          <w:rFonts w:ascii="Arial" w:hAnsi="Arial" w:cs="Arial"/>
          <w:color w:val="333333"/>
          <w:shd w:val="clear" w:color="auto" w:fill="FFFFFF"/>
        </w:rPr>
        <w:t>c) The norm of</w:t>
      </w:r>
      <w:r w:rsidRPr="00267FC5">
        <w:rPr>
          <w:rFonts w:ascii="Arial" w:hAnsi="Arial" w:cs="Arial"/>
          <w:i/>
          <w:iCs/>
          <w:color w:val="333333"/>
          <w:shd w:val="clear" w:color="auto" w:fill="FFFFFF"/>
        </w:rPr>
        <w:t xml:space="preserve"> [X]</w:t>
      </w:r>
      <w:r w:rsidRPr="00267FC5">
        <w:rPr>
          <w:rFonts w:ascii="Arial" w:hAnsi="Arial" w:cs="Arial"/>
          <w:i/>
          <w:iCs/>
          <w:color w:val="333333"/>
          <w:shd w:val="clear" w:color="auto" w:fill="FFFFFF"/>
          <w:vertAlign w:val="superscript"/>
        </w:rPr>
        <w:t>0</w:t>
      </w:r>
      <w:r w:rsidRPr="00A73C02">
        <w:rPr>
          <w:rFonts w:ascii="Arial" w:hAnsi="Arial" w:cs="Arial"/>
          <w:color w:val="333333"/>
          <w:shd w:val="clear" w:color="auto" w:fill="FFFFFF"/>
        </w:rPr>
        <w:t xml:space="preserve"> denoted </w:t>
      </w:r>
      <w:r w:rsidRPr="00BE4DBD">
        <w:rPr>
          <w:rFonts w:ascii="Arial" w:hAnsi="Arial" w:cs="Arial"/>
          <w:color w:val="333333"/>
          <w:shd w:val="clear" w:color="auto" w:fill="FFFFFF"/>
        </w:rPr>
        <w:t xml:space="preserve">as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0</w:t>
      </w:r>
      <w:r w:rsidRPr="00267FC5">
        <w:rPr>
          <w:rFonts w:ascii="Arial" w:hAnsi="Arial" w:cs="Arial"/>
          <w:i/>
          <w:iCs/>
          <w:color w:val="333333"/>
          <w:shd w:val="clear" w:color="auto" w:fill="FFFFFF"/>
        </w:rPr>
        <w:t>||</w:t>
      </w:r>
      <w:r w:rsidRPr="00BE4DBD">
        <w:rPr>
          <w:rFonts w:ascii="Arial" w:hAnsi="Arial" w:cs="Arial"/>
          <w:color w:val="333333"/>
          <w:shd w:val="clear" w:color="auto" w:fill="FFFFFF"/>
        </w:rPr>
        <w:t xml:space="preserve"> belongs to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Ω, A, P; R+),</w:t>
      </w:r>
      <w:r w:rsidRPr="00BE4DBD">
        <w:rPr>
          <w:rFonts w:ascii="Arial" w:hAnsi="Arial" w:cs="Arial"/>
          <w:color w:val="333333"/>
          <w:shd w:val="clear" w:color="auto" w:fill="FFFFFF"/>
        </w:rPr>
        <w:t xml:space="preserve"> where </w:t>
      </w:r>
      <w:r w:rsidRPr="00267FC5">
        <w:rPr>
          <w:rFonts w:ascii="Arial" w:hAnsi="Arial" w:cs="Arial"/>
          <w:i/>
          <w:iCs/>
          <w:color w:val="333333"/>
          <w:shd w:val="clear" w:color="auto" w:fill="FFFFFF"/>
        </w:rPr>
        <w:t>R+</w:t>
      </w:r>
      <w:r w:rsidRPr="00BE4DBD">
        <w:rPr>
          <w:rFonts w:ascii="Arial" w:hAnsi="Arial" w:cs="Arial"/>
          <w:color w:val="333333"/>
          <w:shd w:val="clear" w:color="auto" w:fill="FFFFFF"/>
        </w:rPr>
        <w:t xml:space="preserve"> represents the non-negative real numbers. </w:t>
      </w:r>
      <w:r w:rsidRPr="00267FC5">
        <w:rPr>
          <w:rFonts w:ascii="Arial" w:hAnsi="Arial" w:cs="Arial"/>
          <w:color w:val="333333"/>
          <w:shd w:val="clear" w:color="auto" w:fill="FFFFFF"/>
        </w:rPr>
        <w:t>The statement then asserts that these three conditions (a, b, and c) are equivalent. In other words, if any one of these conditions is true, the other two conditions will also be true, and vice versa. This demonstrates the relationships between the integrability of a fuzzy random variable, its equivalence class, and the norm of that equivalence class in different spaces. The</w:t>
      </w:r>
      <w:r w:rsidRPr="00A73C02">
        <w:rPr>
          <w:rFonts w:ascii="Arial" w:hAnsi="Arial" w:cs="Arial"/>
          <w:color w:val="333333"/>
          <w:shd w:val="clear" w:color="auto" w:fill="FFFFFF"/>
        </w:rPr>
        <w:t xml:space="preserve"> notation </w:t>
      </w:r>
      <w:proofErr w:type="gramStart"/>
      <w:r w:rsidRPr="00267FC5">
        <w:rPr>
          <w:rFonts w:ascii="Arial" w:hAnsi="Arial" w:cs="Arial"/>
          <w:i/>
          <w:iCs/>
          <w:color w:val="333333"/>
          <w:shd w:val="clear" w:color="auto" w:fill="FFFFFF"/>
        </w:rPr>
        <w:t>I :</w:t>
      </w:r>
      <w:proofErr w:type="gramEnd"/>
      <w:r w:rsidRPr="00267FC5">
        <w:rPr>
          <w:rFonts w:ascii="Arial" w:hAnsi="Arial" w:cs="Arial"/>
          <w:i/>
          <w:iCs/>
          <w:color w:val="333333"/>
          <w:shd w:val="clear" w:color="auto" w:fill="FFFFFF"/>
        </w:rPr>
        <w:t>= [0, T]</w:t>
      </w:r>
      <w:r w:rsidRPr="00A73C02">
        <w:rPr>
          <w:rFonts w:ascii="Arial" w:hAnsi="Arial" w:cs="Arial"/>
          <w:color w:val="333333"/>
          <w:shd w:val="clear" w:color="auto" w:fill="FFFFFF"/>
        </w:rPr>
        <w:t xml:space="preserve"> signifies the interval from 0 to </w:t>
      </w:r>
      <w:r w:rsidRPr="00267FC5">
        <w:rPr>
          <w:rFonts w:ascii="Arial" w:hAnsi="Arial" w:cs="Arial"/>
          <w:i/>
          <w:iCs/>
          <w:color w:val="333333"/>
          <w:shd w:val="clear" w:color="auto" w:fill="FFFFFF"/>
        </w:rPr>
        <w:t>T</w:t>
      </w:r>
      <w:r w:rsidRPr="00A73C02">
        <w:rPr>
          <w:rFonts w:ascii="Arial" w:hAnsi="Arial" w:cs="Arial"/>
          <w:color w:val="333333"/>
          <w:shd w:val="clear" w:color="auto" w:fill="FFFFFF"/>
        </w:rPr>
        <w:t xml:space="preserve">, which means it is a closed interval from 0 to </w:t>
      </w:r>
      <w:r w:rsidRPr="00267FC5">
        <w:rPr>
          <w:rFonts w:ascii="Arial" w:hAnsi="Arial" w:cs="Arial"/>
          <w:i/>
          <w:iCs/>
          <w:color w:val="333333"/>
          <w:shd w:val="clear" w:color="auto" w:fill="FFFFFF"/>
        </w:rPr>
        <w:t>T</w:t>
      </w:r>
      <w:r w:rsidRPr="00A73C02">
        <w:rPr>
          <w:rFonts w:ascii="Arial" w:hAnsi="Arial" w:cs="Arial"/>
          <w:color w:val="333333"/>
          <w:shd w:val="clear" w:color="auto" w:fill="FFFFFF"/>
        </w:rPr>
        <w:t xml:space="preserve"> inclusive and (</w:t>
      </w:r>
      <w:r w:rsidRPr="00267FC5">
        <w:rPr>
          <w:rFonts w:ascii="Arial" w:hAnsi="Arial" w:cs="Arial"/>
          <w:i/>
          <w:iCs/>
          <w:color w:val="333333"/>
          <w:shd w:val="clear" w:color="auto" w:fill="FFFFFF"/>
        </w:rPr>
        <w:t>Ω, A, P)</w:t>
      </w:r>
      <w:r w:rsidRPr="00A73C02">
        <w:rPr>
          <w:rFonts w:ascii="Arial" w:hAnsi="Arial" w:cs="Arial"/>
          <w:color w:val="333333"/>
          <w:shd w:val="clear" w:color="auto" w:fill="FFFFFF"/>
        </w:rPr>
        <w:t xml:space="preserve"> represents a complete probability space equipped with a filtration </w:t>
      </w:r>
      <w:r w:rsidRPr="007233C1">
        <w:rPr>
          <w:rFonts w:ascii="Arial" w:hAnsi="Arial" w:cs="Arial"/>
          <w:i/>
          <w:iCs/>
          <w:color w:val="333333"/>
          <w:highlight w:val="yellow"/>
          <w:shd w:val="clear" w:color="auto" w:fill="FFFFFF"/>
        </w:rPr>
        <w:t>{F</w:t>
      </w:r>
      <w:r w:rsidRPr="007233C1">
        <w:rPr>
          <w:rFonts w:ascii="Arial" w:hAnsi="Arial" w:cs="Arial"/>
          <w:i/>
          <w:iCs/>
          <w:color w:val="333333"/>
          <w:highlight w:val="yellow"/>
          <w:shd w:val="clear" w:color="auto" w:fill="FFFFFF"/>
          <w:vertAlign w:val="subscript"/>
        </w:rPr>
        <w:t>t</w:t>
      </w:r>
      <w:r w:rsidRPr="007233C1">
        <w:rPr>
          <w:rFonts w:ascii="Arial" w:hAnsi="Arial" w:cs="Arial"/>
          <w:i/>
          <w:iCs/>
          <w:color w:val="333333"/>
          <w:highlight w:val="yellow"/>
          <w:shd w:val="clear" w:color="auto" w:fill="FFFFFF"/>
        </w:rPr>
        <w:t>}</w:t>
      </w:r>
      <w:proofErr w:type="spellStart"/>
      <w:r w:rsidRPr="007233C1">
        <w:rPr>
          <w:rFonts w:ascii="Arial" w:hAnsi="Arial" w:cs="Arial"/>
          <w:i/>
          <w:iCs/>
          <w:color w:val="333333"/>
          <w:highlight w:val="yellow"/>
          <w:shd w:val="clear" w:color="auto" w:fill="FFFFFF"/>
        </w:rPr>
        <w:t>t</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I</w:t>
      </w:r>
      <w:proofErr w:type="spellEnd"/>
      <w:r w:rsidRPr="00A73C02">
        <w:rPr>
          <w:rFonts w:ascii="Arial" w:hAnsi="Arial" w:cs="Arial"/>
          <w:color w:val="333333"/>
          <w:shd w:val="clear" w:color="auto" w:fill="FFFFFF"/>
        </w:rPr>
        <w:t xml:space="preserve">. A filtration is a sequence or family of sub-σ-algebras </w:t>
      </w:r>
      <w:r w:rsidRPr="007233C1">
        <w:rPr>
          <w:rFonts w:ascii="Arial" w:hAnsi="Arial" w:cs="Arial"/>
          <w:i/>
          <w:iCs/>
          <w:color w:val="333333"/>
          <w:highlight w:val="yellow"/>
          <w:shd w:val="clear" w:color="auto" w:fill="FFFFFF"/>
        </w:rPr>
        <w:t>{F</w:t>
      </w:r>
      <w:r w:rsidRPr="007233C1">
        <w:rPr>
          <w:rFonts w:ascii="Arial" w:hAnsi="Arial" w:cs="Arial"/>
          <w:i/>
          <w:iCs/>
          <w:color w:val="333333"/>
          <w:highlight w:val="yellow"/>
          <w:shd w:val="clear" w:color="auto" w:fill="FFFFFF"/>
          <w:vertAlign w:val="subscript"/>
        </w:rPr>
        <w:t>t</w:t>
      </w:r>
      <w:r w:rsidRPr="007233C1">
        <w:rPr>
          <w:rFonts w:ascii="Arial" w:hAnsi="Arial" w:cs="Arial"/>
          <w:i/>
          <w:iCs/>
          <w:color w:val="333333"/>
          <w:highlight w:val="yellow"/>
          <w:shd w:val="clear" w:color="auto" w:fill="FFFFFF"/>
        </w:rPr>
        <w:t>}</w:t>
      </w:r>
      <w:proofErr w:type="spellStart"/>
      <w:r w:rsidRPr="007233C1">
        <w:rPr>
          <w:rFonts w:ascii="Arial" w:hAnsi="Arial" w:cs="Arial"/>
          <w:i/>
          <w:iCs/>
          <w:color w:val="333333"/>
          <w:highlight w:val="yellow"/>
          <w:shd w:val="clear" w:color="auto" w:fill="FFFFFF"/>
        </w:rPr>
        <w:t>t</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I</w:t>
      </w:r>
      <w:proofErr w:type="spellEnd"/>
      <w:r w:rsidRPr="00A73C02">
        <w:rPr>
          <w:rFonts w:ascii="Arial" w:hAnsi="Arial" w:cs="Arial"/>
          <w:color w:val="333333"/>
          <w:shd w:val="clear" w:color="auto" w:fill="FFFFFF"/>
        </w:rPr>
        <w:t xml:space="preserve"> </w:t>
      </w:r>
      <w:r w:rsidRPr="00BC26FA">
        <w:rPr>
          <w:rFonts w:ascii="Arial" w:hAnsi="Arial" w:cs="Arial"/>
          <w:color w:val="333333"/>
          <w:shd w:val="clear" w:color="auto" w:fill="FFFFFF"/>
        </w:rPr>
        <w:t xml:space="preserve">defined on a probability space. In this case, the filtration is defined for each </w:t>
      </w:r>
      <w:r w:rsidRPr="00267FC5">
        <w:rPr>
          <w:rFonts w:ascii="Arial" w:hAnsi="Arial" w:cs="Arial"/>
          <w:i/>
          <w:iCs/>
          <w:color w:val="333333"/>
          <w:shd w:val="clear" w:color="auto" w:fill="FFFFFF"/>
        </w:rPr>
        <w:t>t</w:t>
      </w:r>
      <w:r w:rsidRPr="00BC26FA">
        <w:rPr>
          <w:rFonts w:ascii="Arial" w:hAnsi="Arial" w:cs="Arial"/>
          <w:color w:val="333333"/>
          <w:shd w:val="clear" w:color="auto" w:fill="FFFFFF"/>
        </w:rPr>
        <w:t xml:space="preserve"> in the interval </w:t>
      </w:r>
      <w:r w:rsidRPr="00267FC5">
        <w:rPr>
          <w:rFonts w:ascii="Arial" w:hAnsi="Arial" w:cs="Arial"/>
          <w:i/>
          <w:iCs/>
          <w:color w:val="333333"/>
          <w:shd w:val="clear" w:color="auto" w:fill="FFFFFF"/>
        </w:rPr>
        <w:t>I = [0, T]</w:t>
      </w:r>
      <w:r w:rsidRPr="00BC26FA">
        <w:rPr>
          <w:rFonts w:ascii="Arial" w:hAnsi="Arial" w:cs="Arial"/>
          <w:color w:val="333333"/>
          <w:shd w:val="clear" w:color="auto" w:fill="FFFFFF"/>
        </w:rPr>
        <w:t xml:space="preserve">. </w:t>
      </w:r>
      <w:r w:rsidRPr="00267FC5">
        <w:rPr>
          <w:rFonts w:ascii="Arial" w:hAnsi="Arial" w:cs="Arial"/>
          <w:color w:val="333333"/>
          <w:shd w:val="clear" w:color="auto" w:fill="FFFFFF"/>
        </w:rPr>
        <w:t>A complete probability space refers to a probability space where every subset of a null set (a set with measure zero) is also measurable and has measure zero. A complete probability space means that not only is the sample space, the σ-algebra, and the probability measure defined, but it also has an additional property that every subset of a null set (a set with measure zero) is also measurable. In other words, if you have a set of outcomes that is so unlikely (e.g., its probability measure is zero), then any subset of that unlikely set is also considered measurable. Being measurable means that it's part of the σ-algebra, so you can assign probabilities to it. The requirement that these subsets of null sets are measurable ensures that there are no hidden or unmeasurable sets that could potentially lead to issues in probability theory. It essentially fills in any gaps or irregularities in the probability space, making it more robust.</w:t>
      </w:r>
    </w:p>
    <w:p w14:paraId="783C2938" w14:textId="77777777" w:rsidR="008D1943" w:rsidRDefault="008D1943" w:rsidP="008D1943">
      <w:pPr>
        <w:pStyle w:val="ListParagraph"/>
        <w:spacing w:line="360" w:lineRule="auto"/>
        <w:ind w:left="0" w:firstLine="720"/>
        <w:jc w:val="both"/>
        <w:rPr>
          <w:rFonts w:ascii="Arial" w:hAnsi="Arial" w:cs="Arial"/>
          <w:color w:val="333333"/>
          <w:shd w:val="clear" w:color="auto" w:fill="FFFFFF"/>
        </w:rPr>
      </w:pPr>
      <w:r w:rsidRPr="006E35E8">
        <w:rPr>
          <w:rFonts w:ascii="Arial" w:hAnsi="Arial" w:cs="Arial"/>
          <w:color w:val="333333"/>
          <w:shd w:val="clear" w:color="auto" w:fill="FFFFFF"/>
        </w:rPr>
        <w:t xml:space="preserve">The filtration is an increasing and right-continuous family of sub-σ-algebras of </w:t>
      </w:r>
      <w:r w:rsidRPr="00267FC5">
        <w:rPr>
          <w:rFonts w:ascii="Arial" w:hAnsi="Arial" w:cs="Arial"/>
          <w:i/>
          <w:iCs/>
          <w:color w:val="333333"/>
          <w:shd w:val="clear" w:color="auto" w:fill="FFFFFF"/>
        </w:rPr>
        <w:t>A</w:t>
      </w:r>
      <w:r w:rsidRPr="006E35E8">
        <w:rPr>
          <w:rFonts w:ascii="Arial" w:hAnsi="Arial" w:cs="Arial"/>
          <w:color w:val="333333"/>
          <w:shd w:val="clear" w:color="auto" w:fill="FFFFFF"/>
        </w:rPr>
        <w:t>, which contains all P-null sets.</w:t>
      </w:r>
      <w:r>
        <w:rPr>
          <w:rFonts w:ascii="Arial" w:hAnsi="Arial" w:cs="Arial"/>
          <w:color w:val="333333"/>
          <w:shd w:val="clear" w:color="auto" w:fill="FFFFFF"/>
        </w:rPr>
        <w:t xml:space="preserve"> </w:t>
      </w:r>
      <w:r w:rsidRPr="00333011">
        <w:rPr>
          <w:rFonts w:ascii="Arial" w:hAnsi="Arial" w:cs="Arial"/>
          <w:color w:val="333333"/>
          <w:shd w:val="clear" w:color="auto" w:fill="FFFFFF"/>
        </w:rPr>
        <w:t xml:space="preserve">The filtration </w:t>
      </w:r>
      <w:r w:rsidRPr="007233C1">
        <w:rPr>
          <w:rFonts w:ascii="Arial" w:hAnsi="Arial" w:cs="Arial"/>
          <w:i/>
          <w:iCs/>
          <w:color w:val="333333"/>
          <w:highlight w:val="yellow"/>
          <w:shd w:val="clear" w:color="auto" w:fill="FFFFFF"/>
        </w:rPr>
        <w:t>{F</w:t>
      </w:r>
      <w:r w:rsidRPr="007233C1">
        <w:rPr>
          <w:rFonts w:ascii="Arial" w:hAnsi="Arial" w:cs="Arial"/>
          <w:i/>
          <w:iCs/>
          <w:color w:val="333333"/>
          <w:highlight w:val="yellow"/>
          <w:shd w:val="clear" w:color="auto" w:fill="FFFFFF"/>
          <w:vertAlign w:val="subscript"/>
        </w:rPr>
        <w:t>t</w:t>
      </w:r>
      <w:r w:rsidRPr="007233C1">
        <w:rPr>
          <w:rFonts w:ascii="Arial" w:hAnsi="Arial" w:cs="Arial"/>
          <w:i/>
          <w:iCs/>
          <w:color w:val="333333"/>
          <w:highlight w:val="yellow"/>
          <w:shd w:val="clear" w:color="auto" w:fill="FFFFFF"/>
        </w:rPr>
        <w:t>}</w:t>
      </w:r>
      <w:proofErr w:type="spellStart"/>
      <w:r w:rsidRPr="00267FC5">
        <w:rPr>
          <w:rFonts w:ascii="Arial" w:hAnsi="Arial" w:cs="Arial"/>
          <w:i/>
          <w:iCs/>
          <w:color w:val="333333"/>
          <w:shd w:val="clear" w:color="auto" w:fill="FFFFFF"/>
        </w:rPr>
        <w:t>t</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xml:space="preserve"> </w:t>
      </w:r>
      <w:proofErr w:type="gramStart"/>
      <w:r w:rsidRPr="00333011">
        <w:rPr>
          <w:rFonts w:ascii="Arial" w:hAnsi="Arial" w:cs="Arial"/>
          <w:color w:val="333333"/>
          <w:shd w:val="clear" w:color="auto" w:fill="FFFFFF"/>
        </w:rPr>
        <w:t>is</w:t>
      </w:r>
      <w:proofErr w:type="gramEnd"/>
      <w:r w:rsidRPr="00333011">
        <w:rPr>
          <w:rFonts w:ascii="Arial" w:hAnsi="Arial" w:cs="Arial"/>
          <w:color w:val="333333"/>
          <w:shd w:val="clear" w:color="auto" w:fill="FFFFFF"/>
        </w:rPr>
        <w:t xml:space="preserve"> said to be increasing, which means that as </w:t>
      </w:r>
      <w:r w:rsidRPr="00267FC5">
        <w:rPr>
          <w:rFonts w:ascii="Arial" w:hAnsi="Arial" w:cs="Arial"/>
          <w:i/>
          <w:iCs/>
          <w:color w:val="333333"/>
          <w:shd w:val="clear" w:color="auto" w:fill="FFFFFF"/>
        </w:rPr>
        <w:t>t</w:t>
      </w:r>
      <w:r w:rsidRPr="00333011">
        <w:rPr>
          <w:rFonts w:ascii="Arial" w:hAnsi="Arial" w:cs="Arial"/>
          <w:color w:val="333333"/>
          <w:shd w:val="clear" w:color="auto" w:fill="FFFFFF"/>
        </w:rPr>
        <w:t xml:space="preserve"> increases, the sub-σ-algebra </w:t>
      </w:r>
      <w:proofErr w:type="gramStart"/>
      <w:r w:rsidRPr="00267FC5">
        <w:rPr>
          <w:rFonts w:ascii="Arial" w:hAnsi="Arial" w:cs="Arial"/>
          <w:i/>
          <w:iCs/>
          <w:color w:val="333333"/>
          <w:shd w:val="clear" w:color="auto" w:fill="FFFFFF"/>
        </w:rPr>
        <w:t>A</w:t>
      </w:r>
      <w:r w:rsidRPr="00267FC5">
        <w:rPr>
          <w:rFonts w:ascii="Arial" w:hAnsi="Arial" w:cs="Arial"/>
          <w:i/>
          <w:iCs/>
          <w:color w:val="333333"/>
          <w:shd w:val="clear" w:color="auto" w:fill="FFFFFF"/>
          <w:vertAlign w:val="subscript"/>
        </w:rPr>
        <w:t>t</w:t>
      </w:r>
      <w:proofErr w:type="gramEnd"/>
      <w:r w:rsidRPr="00267FC5">
        <w:rPr>
          <w:rFonts w:ascii="Arial" w:hAnsi="Arial" w:cs="Arial"/>
          <w:i/>
          <w:iCs/>
          <w:color w:val="333333"/>
          <w:shd w:val="clear" w:color="auto" w:fill="FFFFFF"/>
        </w:rPr>
        <w:t xml:space="preserve"> </w:t>
      </w:r>
      <w:r w:rsidRPr="00333011">
        <w:rPr>
          <w:rFonts w:ascii="Arial" w:hAnsi="Arial" w:cs="Arial"/>
          <w:color w:val="333333"/>
          <w:shd w:val="clear" w:color="auto" w:fill="FFFFFF"/>
        </w:rPr>
        <w:t xml:space="preserve">becomes larger or contains more sets. In other </w:t>
      </w:r>
      <w:r w:rsidRPr="00333011">
        <w:rPr>
          <w:rFonts w:ascii="Arial" w:hAnsi="Arial" w:cs="Arial"/>
          <w:color w:val="333333"/>
          <w:shd w:val="clear" w:color="auto" w:fill="FFFFFF"/>
        </w:rPr>
        <w:lastRenderedPageBreak/>
        <w:t xml:space="preserve">words, if </w:t>
      </w:r>
      <w:r w:rsidRPr="00267FC5">
        <w:rPr>
          <w:rFonts w:ascii="Arial" w:hAnsi="Arial" w:cs="Arial"/>
          <w:i/>
          <w:iCs/>
          <w:color w:val="333333"/>
          <w:shd w:val="clear" w:color="auto" w:fill="FFFFFF"/>
        </w:rPr>
        <w:t>s ≤ t,</w:t>
      </w:r>
      <w:r w:rsidRPr="00333011">
        <w:rPr>
          <w:rFonts w:ascii="Arial" w:hAnsi="Arial" w:cs="Arial"/>
          <w:color w:val="333333"/>
          <w:shd w:val="clear" w:color="auto" w:fill="FFFFFF"/>
        </w:rPr>
        <w:t xml:space="preserve"> then </w:t>
      </w:r>
      <w:proofErr w:type="gramStart"/>
      <w:r w:rsidRPr="00267FC5">
        <w:rPr>
          <w:rFonts w:ascii="Arial" w:hAnsi="Arial" w:cs="Arial"/>
          <w:i/>
          <w:iCs/>
          <w:color w:val="333333"/>
          <w:shd w:val="clear" w:color="auto" w:fill="FFFFFF"/>
        </w:rPr>
        <w:t>A</w:t>
      </w:r>
      <w:r w:rsidRPr="00267FC5">
        <w:rPr>
          <w:rFonts w:ascii="Arial" w:hAnsi="Arial" w:cs="Arial"/>
          <w:i/>
          <w:iCs/>
          <w:color w:val="333333"/>
          <w:shd w:val="clear" w:color="auto" w:fill="FFFFFF"/>
          <w:vertAlign w:val="subscript"/>
        </w:rPr>
        <w:t>s</w:t>
      </w:r>
      <w:proofErr w:type="gramEnd"/>
      <w:r w:rsidRPr="00333011">
        <w:rPr>
          <w:rFonts w:ascii="Arial" w:hAnsi="Arial" w:cs="Arial"/>
          <w:color w:val="333333"/>
          <w:shd w:val="clear" w:color="auto" w:fill="FFFFFF"/>
        </w:rPr>
        <w:t xml:space="preserve"> is a subset of </w:t>
      </w:r>
      <w:r w:rsidRPr="00267FC5">
        <w:rPr>
          <w:rFonts w:ascii="Arial" w:hAnsi="Arial" w:cs="Arial"/>
          <w:i/>
          <w:iCs/>
          <w:color w:val="333333"/>
          <w:shd w:val="clear" w:color="auto" w:fill="FFFFFF"/>
        </w:rPr>
        <w:t>A</w:t>
      </w:r>
      <w:r w:rsidRPr="00267FC5">
        <w:rPr>
          <w:rFonts w:ascii="Arial" w:hAnsi="Arial" w:cs="Arial"/>
          <w:i/>
          <w:iCs/>
          <w:color w:val="333333"/>
          <w:shd w:val="clear" w:color="auto" w:fill="FFFFFF"/>
          <w:vertAlign w:val="subscript"/>
        </w:rPr>
        <w:t>t</w:t>
      </w:r>
      <w:r w:rsidRPr="00267FC5">
        <w:rPr>
          <w:rFonts w:ascii="Arial" w:hAnsi="Arial" w:cs="Arial"/>
          <w:i/>
          <w:iCs/>
          <w:color w:val="333333"/>
          <w:shd w:val="clear" w:color="auto" w:fill="FFFFFF"/>
        </w:rPr>
        <w:t>.</w:t>
      </w:r>
      <w:r w:rsidRPr="00333011">
        <w:rPr>
          <w:rFonts w:ascii="Arial" w:hAnsi="Arial" w:cs="Arial"/>
          <w:color w:val="333333"/>
          <w:shd w:val="clear" w:color="auto" w:fill="FFFFFF"/>
        </w:rPr>
        <w:t xml:space="preserve"> This property ensures that the information or knowledge available at time </w:t>
      </w:r>
      <w:r w:rsidRPr="00267FC5">
        <w:rPr>
          <w:rFonts w:ascii="Arial" w:hAnsi="Arial" w:cs="Arial"/>
          <w:i/>
          <w:iCs/>
          <w:color w:val="333333"/>
          <w:shd w:val="clear" w:color="auto" w:fill="FFFFFF"/>
        </w:rPr>
        <w:t>s</w:t>
      </w:r>
      <w:r w:rsidRPr="00333011">
        <w:rPr>
          <w:rFonts w:ascii="Arial" w:hAnsi="Arial" w:cs="Arial"/>
          <w:color w:val="333333"/>
          <w:shd w:val="clear" w:color="auto" w:fill="FFFFFF"/>
        </w:rPr>
        <w:t xml:space="preserve"> is also available at any later time </w:t>
      </w:r>
      <w:r w:rsidRPr="00267FC5">
        <w:rPr>
          <w:rFonts w:ascii="Arial" w:hAnsi="Arial" w:cs="Arial"/>
          <w:i/>
          <w:iCs/>
          <w:color w:val="333333"/>
          <w:shd w:val="clear" w:color="auto" w:fill="FFFFFF"/>
        </w:rPr>
        <w:t>t ≥ s</w:t>
      </w:r>
      <w:r w:rsidRPr="00333011">
        <w:rPr>
          <w:rFonts w:ascii="Arial" w:hAnsi="Arial" w:cs="Arial"/>
          <w:color w:val="333333"/>
          <w:shd w:val="clear" w:color="auto" w:fill="FFFFFF"/>
        </w:rPr>
        <w:t>.</w:t>
      </w:r>
      <w:r>
        <w:rPr>
          <w:rFonts w:ascii="Arial" w:hAnsi="Arial" w:cs="Arial"/>
          <w:color w:val="333333"/>
          <w:shd w:val="clear" w:color="auto" w:fill="FFFFFF"/>
        </w:rPr>
        <w:t xml:space="preserve"> </w:t>
      </w:r>
      <w:r w:rsidRPr="00B4622E">
        <w:rPr>
          <w:rFonts w:ascii="Arial" w:hAnsi="Arial" w:cs="Arial"/>
          <w:color w:val="333333"/>
          <w:shd w:val="clear" w:color="auto" w:fill="FFFFFF"/>
        </w:rPr>
        <w:t xml:space="preserve">The filtration </w:t>
      </w:r>
      <w:r w:rsidRPr="00267FC5">
        <w:rPr>
          <w:rFonts w:ascii="Arial" w:hAnsi="Arial" w:cs="Arial"/>
          <w:i/>
          <w:iCs/>
          <w:color w:val="333333"/>
          <w:shd w:val="clear" w:color="auto" w:fill="FFFFFF"/>
        </w:rPr>
        <w:t>{</w:t>
      </w:r>
      <w:r>
        <w:rPr>
          <w:rFonts w:ascii="Arial" w:hAnsi="Arial" w:cs="Arial"/>
          <w:i/>
          <w:iCs/>
          <w:color w:val="333333"/>
          <w:highlight w:val="yellow"/>
          <w:shd w:val="clear" w:color="auto" w:fill="FFFFFF"/>
        </w:rPr>
        <w:t>F</w:t>
      </w:r>
      <w:r w:rsidRPr="00267FC5">
        <w:rPr>
          <w:rFonts w:ascii="Arial" w:hAnsi="Arial" w:cs="Arial"/>
          <w:i/>
          <w:iCs/>
          <w:color w:val="333333"/>
          <w:shd w:val="clear" w:color="auto" w:fill="FFFFFF"/>
          <w:vertAlign w:val="subscript"/>
        </w:rPr>
        <w:t>t</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t</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xml:space="preserve"> </w:t>
      </w:r>
      <w:r w:rsidRPr="00B4622E">
        <w:rPr>
          <w:rFonts w:ascii="Arial" w:hAnsi="Arial" w:cs="Arial"/>
          <w:color w:val="333333"/>
          <w:shd w:val="clear" w:color="auto" w:fill="FFFFFF"/>
        </w:rPr>
        <w:t xml:space="preserve">is also right-continuous, which means that for any </w:t>
      </w:r>
      <w:r w:rsidRPr="00267FC5">
        <w:rPr>
          <w:rFonts w:ascii="Arial" w:hAnsi="Arial" w:cs="Arial"/>
          <w:i/>
          <w:iCs/>
          <w:color w:val="333333"/>
          <w:shd w:val="clear" w:color="auto" w:fill="FFFFFF"/>
        </w:rPr>
        <w:t>t</w:t>
      </w:r>
      <w:r w:rsidRPr="00B4622E">
        <w:rPr>
          <w:rFonts w:ascii="Arial" w:hAnsi="Arial" w:cs="Arial"/>
          <w:color w:val="333333"/>
          <w:shd w:val="clear" w:color="auto" w:fill="FFFFFF"/>
        </w:rPr>
        <w:t xml:space="preserve"> in the interval </w:t>
      </w:r>
      <w:r w:rsidRPr="00267FC5">
        <w:rPr>
          <w:rFonts w:ascii="Arial" w:hAnsi="Arial" w:cs="Arial"/>
          <w:i/>
          <w:iCs/>
          <w:color w:val="333333"/>
          <w:shd w:val="clear" w:color="auto" w:fill="FFFFFF"/>
        </w:rPr>
        <w:t>I</w:t>
      </w:r>
      <w:r w:rsidRPr="00B4622E">
        <w:rPr>
          <w:rFonts w:ascii="Arial" w:hAnsi="Arial" w:cs="Arial"/>
          <w:color w:val="333333"/>
          <w:shd w:val="clear" w:color="auto" w:fill="FFFFFF"/>
        </w:rPr>
        <w:t xml:space="preserve">, the sub-σ-algebra </w:t>
      </w:r>
      <w:proofErr w:type="gramStart"/>
      <w:r w:rsidRPr="00267FC5">
        <w:rPr>
          <w:rFonts w:ascii="Arial" w:hAnsi="Arial" w:cs="Arial"/>
          <w:i/>
          <w:iCs/>
          <w:color w:val="333333"/>
          <w:shd w:val="clear" w:color="auto" w:fill="FFFFFF"/>
        </w:rPr>
        <w:t>A</w:t>
      </w:r>
      <w:r w:rsidRPr="00267FC5">
        <w:rPr>
          <w:rFonts w:ascii="Arial" w:hAnsi="Arial" w:cs="Arial"/>
          <w:i/>
          <w:iCs/>
          <w:color w:val="333333"/>
          <w:shd w:val="clear" w:color="auto" w:fill="FFFFFF"/>
          <w:vertAlign w:val="subscript"/>
        </w:rPr>
        <w:t>t</w:t>
      </w:r>
      <w:proofErr w:type="gramEnd"/>
      <w:r w:rsidRPr="00B4622E">
        <w:rPr>
          <w:rFonts w:ascii="Arial" w:hAnsi="Arial" w:cs="Arial"/>
          <w:color w:val="333333"/>
          <w:shd w:val="clear" w:color="auto" w:fill="FFFFFF"/>
        </w:rPr>
        <w:t xml:space="preserve"> is equal to the intersection of all sub-σ-algebras</w:t>
      </w:r>
      <w:r w:rsidRPr="00267FC5">
        <w:rPr>
          <w:rFonts w:ascii="Arial" w:hAnsi="Arial" w:cs="Arial"/>
          <w:i/>
          <w:iCs/>
          <w:color w:val="333333"/>
          <w:shd w:val="clear" w:color="auto" w:fill="FFFFFF"/>
        </w:rPr>
        <w:t xml:space="preserve"> </w:t>
      </w:r>
      <w:proofErr w:type="gramStart"/>
      <w:r w:rsidRPr="00267FC5">
        <w:rPr>
          <w:rFonts w:ascii="Arial" w:hAnsi="Arial" w:cs="Arial"/>
          <w:i/>
          <w:iCs/>
          <w:color w:val="333333"/>
          <w:shd w:val="clear" w:color="auto" w:fill="FFFFFF"/>
        </w:rPr>
        <w:t>A</w:t>
      </w:r>
      <w:r w:rsidRPr="00267FC5">
        <w:rPr>
          <w:rFonts w:ascii="Arial" w:hAnsi="Arial" w:cs="Arial"/>
          <w:i/>
          <w:iCs/>
          <w:color w:val="333333"/>
          <w:shd w:val="clear" w:color="auto" w:fill="FFFFFF"/>
          <w:vertAlign w:val="subscript"/>
        </w:rPr>
        <w:t>s</w:t>
      </w:r>
      <w:proofErr w:type="gramEnd"/>
      <w:r w:rsidRPr="00B4622E">
        <w:rPr>
          <w:rFonts w:ascii="Arial" w:hAnsi="Arial" w:cs="Arial"/>
          <w:color w:val="333333"/>
          <w:shd w:val="clear" w:color="auto" w:fill="FFFFFF"/>
        </w:rPr>
        <w:t xml:space="preserve"> with </w:t>
      </w:r>
      <w:r w:rsidRPr="00267FC5">
        <w:rPr>
          <w:rFonts w:ascii="Arial" w:hAnsi="Arial" w:cs="Arial"/>
          <w:i/>
          <w:iCs/>
          <w:color w:val="333333"/>
          <w:shd w:val="clear" w:color="auto" w:fill="FFFFFF"/>
        </w:rPr>
        <w:t>s &gt; t.</w:t>
      </w:r>
      <w:r w:rsidRPr="00B4622E">
        <w:rPr>
          <w:rFonts w:ascii="Arial" w:hAnsi="Arial" w:cs="Arial"/>
          <w:color w:val="333333"/>
          <w:shd w:val="clear" w:color="auto" w:fill="FFFFFF"/>
        </w:rPr>
        <w:t xml:space="preserve"> In other words, the information available at time t is already available at any slightly earlier time </w:t>
      </w:r>
      <w:r w:rsidRPr="00267FC5">
        <w:rPr>
          <w:rFonts w:ascii="Arial" w:hAnsi="Arial" w:cs="Arial"/>
          <w:i/>
          <w:iCs/>
          <w:color w:val="333333"/>
          <w:shd w:val="clear" w:color="auto" w:fill="FFFFFF"/>
        </w:rPr>
        <w:t>t - ε</w:t>
      </w:r>
      <w:r w:rsidRPr="00B4622E">
        <w:rPr>
          <w:rFonts w:ascii="Arial" w:hAnsi="Arial" w:cs="Arial"/>
          <w:color w:val="333333"/>
          <w:shd w:val="clear" w:color="auto" w:fill="FFFFFF"/>
        </w:rPr>
        <w:t xml:space="preserve">, where </w:t>
      </w:r>
      <w:r w:rsidRPr="00267FC5">
        <w:rPr>
          <w:rFonts w:ascii="Arial" w:hAnsi="Arial" w:cs="Arial"/>
          <w:i/>
          <w:iCs/>
          <w:color w:val="333333"/>
          <w:shd w:val="clear" w:color="auto" w:fill="FFFFFF"/>
        </w:rPr>
        <w:t>ε</w:t>
      </w:r>
      <w:r w:rsidRPr="00B4622E">
        <w:rPr>
          <w:rFonts w:ascii="Arial" w:hAnsi="Arial" w:cs="Arial"/>
          <w:color w:val="333333"/>
          <w:shd w:val="clear" w:color="auto" w:fill="FFFFFF"/>
        </w:rPr>
        <w:t xml:space="preserve"> is a small positive value.</w:t>
      </w:r>
      <w:r>
        <w:rPr>
          <w:rFonts w:ascii="Arial" w:hAnsi="Arial" w:cs="Arial"/>
          <w:color w:val="333333"/>
          <w:shd w:val="clear" w:color="auto" w:fill="FFFFFF"/>
        </w:rPr>
        <w:t xml:space="preserve"> </w:t>
      </w:r>
      <w:r w:rsidRPr="00145F0B">
        <w:rPr>
          <w:rFonts w:ascii="Arial" w:hAnsi="Arial" w:cs="Arial"/>
          <w:color w:val="333333"/>
          <w:shd w:val="clear" w:color="auto" w:fill="FFFFFF"/>
        </w:rPr>
        <w:t xml:space="preserve">The filtration </w:t>
      </w:r>
      <w:r w:rsidRPr="007233C1">
        <w:rPr>
          <w:rFonts w:ascii="Arial" w:hAnsi="Arial" w:cs="Arial"/>
          <w:i/>
          <w:iCs/>
          <w:color w:val="333333"/>
          <w:highlight w:val="yellow"/>
          <w:shd w:val="clear" w:color="auto" w:fill="FFFFFF"/>
        </w:rPr>
        <w:t>{F</w:t>
      </w:r>
      <w:r w:rsidRPr="007233C1">
        <w:rPr>
          <w:rFonts w:ascii="Arial" w:hAnsi="Arial" w:cs="Arial"/>
          <w:i/>
          <w:iCs/>
          <w:color w:val="333333"/>
          <w:highlight w:val="yellow"/>
          <w:shd w:val="clear" w:color="auto" w:fill="FFFFFF"/>
          <w:vertAlign w:val="subscript"/>
        </w:rPr>
        <w:t>t</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t</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xml:space="preserve"> </w:t>
      </w:r>
      <w:proofErr w:type="gramStart"/>
      <w:r w:rsidRPr="00145F0B">
        <w:rPr>
          <w:rFonts w:ascii="Arial" w:hAnsi="Arial" w:cs="Arial"/>
          <w:color w:val="333333"/>
          <w:shd w:val="clear" w:color="auto" w:fill="FFFFFF"/>
        </w:rPr>
        <w:t>is</w:t>
      </w:r>
      <w:proofErr w:type="gramEnd"/>
      <w:r w:rsidRPr="00145F0B">
        <w:rPr>
          <w:rFonts w:ascii="Arial" w:hAnsi="Arial" w:cs="Arial"/>
          <w:color w:val="333333"/>
          <w:shd w:val="clear" w:color="auto" w:fill="FFFFFF"/>
        </w:rPr>
        <w:t xml:space="preserve"> required to contain all </w:t>
      </w:r>
      <w:r w:rsidRPr="00267FC5">
        <w:rPr>
          <w:rFonts w:ascii="Arial" w:hAnsi="Arial" w:cs="Arial"/>
          <w:i/>
          <w:iCs/>
          <w:color w:val="333333"/>
          <w:shd w:val="clear" w:color="auto" w:fill="FFFFFF"/>
        </w:rPr>
        <w:t>P</w:t>
      </w:r>
      <w:r w:rsidRPr="00145F0B">
        <w:rPr>
          <w:rFonts w:ascii="Arial" w:hAnsi="Arial" w:cs="Arial"/>
          <w:color w:val="333333"/>
          <w:shd w:val="clear" w:color="auto" w:fill="FFFFFF"/>
        </w:rPr>
        <w:t xml:space="preserve">-null sets. A </w:t>
      </w:r>
      <w:r w:rsidRPr="00267FC5">
        <w:rPr>
          <w:rFonts w:ascii="Arial" w:hAnsi="Arial" w:cs="Arial"/>
          <w:i/>
          <w:iCs/>
          <w:color w:val="333333"/>
          <w:shd w:val="clear" w:color="auto" w:fill="FFFFFF"/>
        </w:rPr>
        <w:t>P</w:t>
      </w:r>
      <w:r w:rsidRPr="00145F0B">
        <w:rPr>
          <w:rFonts w:ascii="Arial" w:hAnsi="Arial" w:cs="Arial"/>
          <w:color w:val="333333"/>
          <w:shd w:val="clear" w:color="auto" w:fill="FFFFFF"/>
        </w:rPr>
        <w:t xml:space="preserve">-null set is a subset of the sample space </w:t>
      </w:r>
      <w:r w:rsidRPr="00267FC5">
        <w:rPr>
          <w:rFonts w:ascii="Arial" w:hAnsi="Arial" w:cs="Arial"/>
          <w:i/>
          <w:iCs/>
          <w:color w:val="333333"/>
          <w:shd w:val="clear" w:color="auto" w:fill="FFFFFF"/>
        </w:rPr>
        <w:t>Ω</w:t>
      </w:r>
      <w:r w:rsidRPr="00145F0B">
        <w:rPr>
          <w:rFonts w:ascii="Arial" w:hAnsi="Arial" w:cs="Arial"/>
          <w:color w:val="333333"/>
          <w:shd w:val="clear" w:color="auto" w:fill="FFFFFF"/>
        </w:rPr>
        <w:t xml:space="preserve"> with measure zero. By including all </w:t>
      </w:r>
      <w:r w:rsidRPr="00267FC5">
        <w:rPr>
          <w:rFonts w:ascii="Arial" w:hAnsi="Arial" w:cs="Arial"/>
          <w:i/>
          <w:iCs/>
          <w:color w:val="333333"/>
          <w:shd w:val="clear" w:color="auto" w:fill="FFFFFF"/>
        </w:rPr>
        <w:t>P</w:t>
      </w:r>
      <w:r w:rsidRPr="00145F0B">
        <w:rPr>
          <w:rFonts w:ascii="Arial" w:hAnsi="Arial" w:cs="Arial"/>
          <w:color w:val="333333"/>
          <w:shd w:val="clear" w:color="auto" w:fill="FFFFFF"/>
        </w:rPr>
        <w:t xml:space="preserve">-null sets in each sub-σ-algebra </w:t>
      </w:r>
      <w:r w:rsidRPr="00267FC5">
        <w:rPr>
          <w:rFonts w:ascii="Arial" w:hAnsi="Arial" w:cs="Arial"/>
          <w:i/>
          <w:iCs/>
          <w:color w:val="333333"/>
          <w:shd w:val="clear" w:color="auto" w:fill="FFFFFF"/>
        </w:rPr>
        <w:t>A</w:t>
      </w:r>
      <w:r w:rsidRPr="00267FC5">
        <w:rPr>
          <w:rFonts w:ascii="Arial" w:hAnsi="Arial" w:cs="Arial"/>
          <w:i/>
          <w:iCs/>
          <w:color w:val="333333"/>
          <w:shd w:val="clear" w:color="auto" w:fill="FFFFFF"/>
          <w:vertAlign w:val="subscript"/>
        </w:rPr>
        <w:t>t</w:t>
      </w:r>
      <w:r w:rsidRPr="00145F0B">
        <w:rPr>
          <w:rFonts w:ascii="Arial" w:hAnsi="Arial" w:cs="Arial"/>
          <w:color w:val="333333"/>
          <w:shd w:val="clear" w:color="auto" w:fill="FFFFFF"/>
        </w:rPr>
        <w:t>, the filtration captures all negligible information about the underlying probability space.</w:t>
      </w:r>
    </w:p>
    <w:p w14:paraId="37064786" w14:textId="77777777" w:rsidR="008D1943" w:rsidRPr="00267FC5" w:rsidRDefault="008D1943" w:rsidP="008D1943">
      <w:pPr>
        <w:spacing w:line="360" w:lineRule="auto"/>
        <w:ind w:firstLine="720"/>
        <w:jc w:val="both"/>
        <w:rPr>
          <w:rFonts w:ascii="Arial" w:hAnsi="Arial" w:cs="Arial"/>
          <w:color w:val="333333"/>
          <w:shd w:val="clear" w:color="auto" w:fill="FFFFFF"/>
        </w:rPr>
      </w:pPr>
      <w:r w:rsidRPr="00532A3B">
        <w:rPr>
          <w:rFonts w:ascii="Arial" w:hAnsi="Arial" w:cs="Arial"/>
          <w:color w:val="333333"/>
          <w:shd w:val="clear" w:color="auto" w:fill="FFFFFF"/>
        </w:rPr>
        <w:t xml:space="preserve">A fuzzy stochastic process X is said to be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532A3B">
        <w:rPr>
          <w:rFonts w:ascii="Arial" w:hAnsi="Arial" w:cs="Arial"/>
          <w:color w:val="333333"/>
          <w:shd w:val="clear" w:color="auto" w:fill="FFFFFF"/>
        </w:rPr>
        <w:t xml:space="preserve">-continuous if almost all its trajectories, denoted as </w:t>
      </w:r>
      <w:proofErr w:type="gramStart"/>
      <w:r w:rsidRPr="00267FC5">
        <w:rPr>
          <w:rFonts w:ascii="Arial" w:hAnsi="Arial" w:cs="Arial"/>
          <w:i/>
          <w:iCs/>
          <w:color w:val="333333"/>
          <w:shd w:val="clear" w:color="auto" w:fill="FFFFFF"/>
        </w:rPr>
        <w:t>X(</w:t>
      </w:r>
      <w:proofErr w:type="gramEnd"/>
      <w:r w:rsidRPr="00267FC5">
        <w:rPr>
          <w:rFonts w:ascii="Arial" w:hAnsi="Arial" w:cs="Arial"/>
          <w:i/>
          <w:iCs/>
          <w:color w:val="333333"/>
          <w:shd w:val="clear" w:color="auto" w:fill="FFFFFF"/>
        </w:rPr>
        <w:t>·, ω)</w:t>
      </w:r>
      <w:r w:rsidRPr="00532A3B">
        <w:rPr>
          <w:rFonts w:ascii="Arial" w:hAnsi="Arial" w:cs="Arial"/>
          <w:color w:val="333333"/>
          <w:shd w:val="clear" w:color="auto" w:fill="FFFFFF"/>
        </w:rPr>
        <w:t xml:space="preserve">, are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532A3B">
        <w:rPr>
          <w:rFonts w:ascii="Arial" w:hAnsi="Arial" w:cs="Arial"/>
          <w:color w:val="333333"/>
          <w:shd w:val="clear" w:color="auto" w:fill="FFFFFF"/>
        </w:rPr>
        <w:t xml:space="preserve">-continuous functions. Here, the trajectories refer to the mappings </w:t>
      </w:r>
      <w:proofErr w:type="gramStart"/>
      <w:r w:rsidRPr="00267FC5">
        <w:rPr>
          <w:rFonts w:ascii="Arial" w:hAnsi="Arial" w:cs="Arial"/>
          <w:i/>
          <w:iCs/>
          <w:color w:val="333333"/>
          <w:shd w:val="clear" w:color="auto" w:fill="FFFFFF"/>
        </w:rPr>
        <w:t>X(</w:t>
      </w:r>
      <w:proofErr w:type="gramEnd"/>
      <w:r w:rsidRPr="00267FC5">
        <w:rPr>
          <w:rFonts w:ascii="Arial" w:hAnsi="Arial" w:cs="Arial"/>
          <w:i/>
          <w:iCs/>
          <w:color w:val="333333"/>
          <w:shd w:val="clear" w:color="auto" w:fill="FFFFFF"/>
        </w:rPr>
        <w:t>·, ω)</w:t>
      </w:r>
      <w:r w:rsidRPr="00532A3B">
        <w:rPr>
          <w:rFonts w:ascii="Arial" w:hAnsi="Arial" w:cs="Arial"/>
          <w:color w:val="333333"/>
          <w:shd w:val="clear" w:color="auto" w:fill="FFFFFF"/>
        </w:rPr>
        <w:t xml:space="preserve"> that associate each time point t in the interval I with a fuzzy set </w:t>
      </w:r>
      <w:proofErr w:type="gramStart"/>
      <w:r w:rsidRPr="00267FC5">
        <w:rPr>
          <w:rFonts w:ascii="Arial" w:hAnsi="Arial" w:cs="Arial"/>
          <w:i/>
          <w:iCs/>
          <w:color w:val="333333"/>
          <w:shd w:val="clear" w:color="auto" w:fill="FFFFFF"/>
        </w:rPr>
        <w:t>X(</w:t>
      </w:r>
      <w:proofErr w:type="gramEnd"/>
      <w:r w:rsidRPr="00267FC5">
        <w:rPr>
          <w:rFonts w:ascii="Arial" w:hAnsi="Arial" w:cs="Arial"/>
          <w:i/>
          <w:iCs/>
          <w:color w:val="333333"/>
          <w:shd w:val="clear" w:color="auto" w:fill="FFFFFF"/>
        </w:rPr>
        <w:t>t, ω)</w:t>
      </w:r>
      <w:r w:rsidRPr="00532A3B">
        <w:rPr>
          <w:rFonts w:ascii="Arial" w:hAnsi="Arial" w:cs="Arial"/>
          <w:color w:val="333333"/>
          <w:shd w:val="clear" w:color="auto" w:fill="FFFFFF"/>
        </w:rPr>
        <w:t xml:space="preserve"> in </w:t>
      </w:r>
      <w:r w:rsidRPr="00267FC5">
        <w:rPr>
          <w:rFonts w:ascii="Arial" w:hAnsi="Arial" w:cs="Arial"/>
          <w:i/>
          <w:iCs/>
          <w:color w:val="333333"/>
          <w:shd w:val="clear" w:color="auto" w:fill="FFFFFF"/>
        </w:rPr>
        <w:t>F(R).</w:t>
      </w:r>
      <w:r w:rsidRPr="00532A3B">
        <w:rPr>
          <w:rFonts w:ascii="Arial" w:hAnsi="Arial" w:cs="Arial"/>
          <w:color w:val="333333"/>
          <w:shd w:val="clear" w:color="auto" w:fill="FFFFFF"/>
        </w:rPr>
        <w:t xml:space="preserve">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532A3B">
        <w:rPr>
          <w:rFonts w:ascii="Arial" w:hAnsi="Arial" w:cs="Arial"/>
          <w:color w:val="333333"/>
          <w:shd w:val="clear" w:color="auto" w:fill="FFFFFF"/>
        </w:rPr>
        <w:t xml:space="preserve">-continuity of </w:t>
      </w:r>
      <w:r w:rsidRPr="00F47E7A">
        <w:rPr>
          <w:rFonts w:ascii="Arial" w:hAnsi="Arial" w:cs="Arial"/>
          <w:color w:val="333333"/>
          <w:shd w:val="clear" w:color="auto" w:fill="FFFFFF"/>
        </w:rPr>
        <w:t xml:space="preserve">these trajectories means that they exhibit continuity with respect to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F47E7A">
        <w:rPr>
          <w:rFonts w:ascii="Arial" w:hAnsi="Arial" w:cs="Arial"/>
          <w:color w:val="333333"/>
          <w:shd w:val="clear" w:color="auto" w:fill="FFFFFF"/>
        </w:rPr>
        <w:t xml:space="preserve"> metric, which measures the dissimilarity between fuzzy sets. </w:t>
      </w:r>
      <w:r w:rsidRPr="00267FC5">
        <w:rPr>
          <w:rFonts w:ascii="Arial" w:hAnsi="Arial" w:cs="Arial"/>
          <w:color w:val="333333"/>
          <w:shd w:val="clear" w:color="auto" w:fill="FFFFFF"/>
        </w:rPr>
        <w:t xml:space="preserve">A fuzzy stochastic process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is considered measurable if the</w:t>
      </w:r>
      <w:r>
        <w:rPr>
          <w:rFonts w:ascii="Arial" w:hAnsi="Arial" w:cs="Arial"/>
          <w:color w:val="333333"/>
          <w:shd w:val="clear" w:color="auto" w:fill="FFFFFF"/>
        </w:rPr>
        <w:t xml:space="preserve"> α-cut</w:t>
      </w:r>
      <w:r w:rsidRPr="00267FC5">
        <w:rPr>
          <w:rFonts w:ascii="Arial" w:hAnsi="Arial" w:cs="Arial"/>
          <w:color w:val="333333"/>
          <w:shd w:val="clear" w:color="auto" w:fill="FFFFFF"/>
        </w:rPr>
        <w:t xml:space="preserve"> </w:t>
      </w:r>
      <w:r w:rsidRPr="007233C1">
        <w:rPr>
          <w:rFonts w:ascii="Arial" w:hAnsi="Arial" w:cs="Arial"/>
          <w:strike/>
          <w:color w:val="333333"/>
          <w:highlight w:val="yellow"/>
          <w:shd w:val="clear" w:color="auto" w:fill="FFFFFF"/>
        </w:rPr>
        <w:t>equivalence class</w:t>
      </w:r>
      <w:r w:rsidRPr="00267FC5">
        <w:rPr>
          <w:rFonts w:ascii="Arial" w:hAnsi="Arial" w:cs="Arial"/>
          <w:color w:val="333333"/>
          <w:shd w:val="clear" w:color="auto" w:fill="FFFFFF"/>
        </w:rPr>
        <w:t xml:space="preserve">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α</w:t>
      </w:r>
      <w:r w:rsidRPr="00267FC5">
        <w:rPr>
          <w:rFonts w:ascii="Arial" w:hAnsi="Arial" w:cs="Arial"/>
          <w:i/>
          <w:iCs/>
          <w:color w:val="333333"/>
          <w:shd w:val="clear" w:color="auto" w:fill="FFFFFF"/>
        </w:rPr>
        <w:t>: I × Ω → K(R)</w:t>
      </w:r>
      <w:r w:rsidRPr="00267FC5">
        <w:rPr>
          <w:rFonts w:ascii="Arial" w:hAnsi="Arial" w:cs="Arial"/>
          <w:color w:val="333333"/>
          <w:shd w:val="clear" w:color="auto" w:fill="FFFFFF"/>
        </w:rPr>
        <w:t xml:space="preserve"> is a measurable multifunction for all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 xml:space="preserve"> in the interval [0, 1]. Here,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α</w:t>
      </w:r>
      <w:r w:rsidRPr="00267FC5">
        <w:rPr>
          <w:rFonts w:ascii="Arial" w:hAnsi="Arial" w:cs="Arial"/>
          <w:color w:val="333333"/>
          <w:shd w:val="clear" w:color="auto" w:fill="FFFFFF"/>
        </w:rPr>
        <w:t xml:space="preserve"> represents the </w:t>
      </w:r>
      <w:r>
        <w:rPr>
          <w:rFonts w:ascii="Arial" w:hAnsi="Arial" w:cs="Arial"/>
          <w:color w:val="333333"/>
          <w:shd w:val="clear" w:color="auto" w:fill="FFFFFF"/>
        </w:rPr>
        <w:t>α-</w:t>
      </w:r>
      <w:proofErr w:type="gramStart"/>
      <w:r>
        <w:rPr>
          <w:rFonts w:ascii="Arial" w:hAnsi="Arial" w:cs="Arial"/>
          <w:color w:val="333333"/>
          <w:shd w:val="clear" w:color="auto" w:fill="FFFFFF"/>
        </w:rPr>
        <w:t>cut</w:t>
      </w:r>
      <w:r w:rsidRPr="00267FC5">
        <w:rPr>
          <w:rFonts w:ascii="Arial" w:hAnsi="Arial" w:cs="Arial"/>
          <w:color w:val="333333"/>
          <w:shd w:val="clear" w:color="auto" w:fill="FFFFFF"/>
        </w:rPr>
        <w:t xml:space="preserve"> </w:t>
      </w:r>
      <w:r>
        <w:rPr>
          <w:rFonts w:ascii="Arial" w:hAnsi="Arial" w:cs="Arial"/>
          <w:color w:val="333333"/>
          <w:shd w:val="clear" w:color="auto" w:fill="FFFFFF"/>
        </w:rPr>
        <w:t xml:space="preserve"> </w:t>
      </w:r>
      <w:r w:rsidRPr="007233C1">
        <w:rPr>
          <w:rFonts w:ascii="Arial" w:hAnsi="Arial" w:cs="Arial"/>
          <w:strike/>
          <w:color w:val="333333"/>
          <w:highlight w:val="yellow"/>
          <w:shd w:val="clear" w:color="auto" w:fill="FFFFFF"/>
        </w:rPr>
        <w:t>equivalence</w:t>
      </w:r>
      <w:proofErr w:type="gramEnd"/>
      <w:r w:rsidRPr="007233C1">
        <w:rPr>
          <w:rFonts w:ascii="Arial" w:hAnsi="Arial" w:cs="Arial"/>
          <w:strike/>
          <w:color w:val="333333"/>
          <w:highlight w:val="yellow"/>
          <w:shd w:val="clear" w:color="auto" w:fill="FFFFFF"/>
        </w:rPr>
        <w:t xml:space="preserve"> class</w:t>
      </w:r>
      <w:r w:rsidRPr="00267FC5">
        <w:rPr>
          <w:rFonts w:ascii="Arial" w:hAnsi="Arial" w:cs="Arial"/>
          <w:color w:val="333333"/>
          <w:shd w:val="clear" w:color="auto" w:fill="FFFFFF"/>
        </w:rPr>
        <w:t xml:space="preserve"> of X with respect to the parameter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K(R)</w:t>
      </w:r>
      <w:r w:rsidRPr="00267FC5">
        <w:rPr>
          <w:rFonts w:ascii="Arial" w:hAnsi="Arial" w:cs="Arial"/>
          <w:color w:val="333333"/>
          <w:shd w:val="clear" w:color="auto" w:fill="FFFFFF"/>
        </w:rPr>
        <w:t xml:space="preserve"> denotes the set of fuzzy sets over the real numbers. A measurable multifunction </w:t>
      </w:r>
      <w:r w:rsidRPr="00267FC5">
        <w:rPr>
          <w:rFonts w:ascii="Arial" w:hAnsi="Arial" w:cs="Arial"/>
          <w:i/>
          <w:iCs/>
          <w:color w:val="333333"/>
          <w:shd w:val="clear" w:color="auto" w:fill="FFFFFF"/>
        </w:rPr>
        <w:t>[X]</w:t>
      </w:r>
      <w:r w:rsidRPr="007233C1">
        <w:rPr>
          <w:rFonts w:ascii="Arial" w:hAnsi="Arial" w:cs="Arial"/>
          <w:i/>
          <w:iCs/>
          <w:color w:val="333333"/>
          <w:shd w:val="clear" w:color="auto" w:fill="FFFFFF"/>
          <w:vertAlign w:val="superscript"/>
        </w:rPr>
        <w:t>α</w:t>
      </w:r>
      <w:r w:rsidRPr="00267FC5">
        <w:rPr>
          <w:rFonts w:ascii="Arial" w:hAnsi="Arial" w:cs="Arial"/>
          <w:i/>
          <w:iCs/>
          <w:color w:val="333333"/>
          <w:shd w:val="clear" w:color="auto" w:fill="FFFFFF"/>
        </w:rPr>
        <w:t>: I × Ω → K(R)</w:t>
      </w:r>
      <w:r w:rsidRPr="00267FC5">
        <w:rPr>
          <w:rFonts w:ascii="Arial" w:hAnsi="Arial" w:cs="Arial"/>
          <w:color w:val="333333"/>
          <w:shd w:val="clear" w:color="auto" w:fill="FFFFFF"/>
        </w:rPr>
        <w:t xml:space="preserve"> maps a measurable set in the time domain </w:t>
      </w:r>
      <w:r w:rsidRPr="007233C1">
        <w:rPr>
          <w:rFonts w:ascii="Arial" w:hAnsi="Arial" w:cs="Arial"/>
          <w:i/>
          <w:iCs/>
          <w:color w:val="333333"/>
          <w:shd w:val="clear" w:color="auto" w:fill="FFFFFF"/>
        </w:rPr>
        <w:t>I</w:t>
      </w:r>
      <w:r w:rsidRPr="00267FC5">
        <w:rPr>
          <w:rFonts w:ascii="Arial" w:hAnsi="Arial" w:cs="Arial"/>
          <w:color w:val="333333"/>
          <w:shd w:val="clear" w:color="auto" w:fill="FFFFFF"/>
        </w:rPr>
        <w:t xml:space="preserve"> and the sample space </w:t>
      </w:r>
      <w:r w:rsidRPr="00267FC5">
        <w:rPr>
          <w:rFonts w:ascii="Arial" w:hAnsi="Arial" w:cs="Arial"/>
          <w:i/>
          <w:iCs/>
          <w:color w:val="333333"/>
          <w:shd w:val="clear" w:color="auto" w:fill="FFFFFF"/>
        </w:rPr>
        <w:t>Ω</w:t>
      </w:r>
      <w:r w:rsidRPr="00267FC5">
        <w:rPr>
          <w:rFonts w:ascii="Arial" w:hAnsi="Arial" w:cs="Arial"/>
          <w:color w:val="333333"/>
          <w:shd w:val="clear" w:color="auto" w:fill="FFFFFF"/>
        </w:rPr>
        <w:t xml:space="preserve"> to a set of measurable fuzzy sets in the value domain </w:t>
      </w:r>
      <w:r w:rsidRPr="00267FC5">
        <w:rPr>
          <w:rFonts w:ascii="Arial" w:hAnsi="Arial" w:cs="Arial"/>
          <w:i/>
          <w:iCs/>
          <w:color w:val="333333"/>
          <w:shd w:val="clear" w:color="auto" w:fill="FFFFFF"/>
        </w:rPr>
        <w:t>R</w:t>
      </w:r>
      <w:r w:rsidRPr="00267FC5">
        <w:rPr>
          <w:rFonts w:ascii="Arial" w:hAnsi="Arial" w:cs="Arial"/>
          <w:color w:val="333333"/>
          <w:shd w:val="clear" w:color="auto" w:fill="FFFFFF"/>
        </w:rPr>
        <w:t xml:space="preserve">. For example, Let </w:t>
      </w:r>
      <w:r w:rsidRPr="00267FC5">
        <w:rPr>
          <w:rFonts w:ascii="Arial" w:hAnsi="Arial" w:cs="Arial"/>
          <w:i/>
          <w:iCs/>
          <w:color w:val="333333"/>
          <w:shd w:val="clear" w:color="auto" w:fill="FFFFFF"/>
        </w:rPr>
        <w:t>X(t)</w:t>
      </w:r>
      <w:r w:rsidRPr="00267FC5">
        <w:rPr>
          <w:rFonts w:ascii="Arial" w:hAnsi="Arial" w:cs="Arial"/>
          <w:color w:val="333333"/>
          <w:shd w:val="clear" w:color="auto" w:fill="FFFFFF"/>
        </w:rPr>
        <w:t xml:space="preserve"> be a fuzzy stochastic process that represents the price of a stock at time </w:t>
      </w:r>
      <w:r w:rsidRPr="00267FC5">
        <w:rPr>
          <w:rFonts w:ascii="Arial" w:hAnsi="Arial" w:cs="Arial"/>
          <w:i/>
          <w:iCs/>
          <w:color w:val="333333"/>
          <w:shd w:val="clear" w:color="auto" w:fill="FFFFFF"/>
        </w:rPr>
        <w:t>t</w:t>
      </w:r>
      <w:r w:rsidRPr="00267FC5">
        <w:rPr>
          <w:rFonts w:ascii="Arial" w:hAnsi="Arial" w:cs="Arial"/>
          <w:color w:val="333333"/>
          <w:shd w:val="clear" w:color="auto" w:fill="FFFFFF"/>
        </w:rPr>
        <w:t xml:space="preserve">. The parameter α can represent the level of confidence that we have in the price prediction. For example, </w:t>
      </w:r>
      <w:r w:rsidRPr="00267FC5">
        <w:rPr>
          <w:rFonts w:ascii="Arial" w:hAnsi="Arial" w:cs="Arial"/>
          <w:i/>
          <w:iCs/>
          <w:color w:val="333333"/>
          <w:shd w:val="clear" w:color="auto" w:fill="FFFFFF"/>
        </w:rPr>
        <w:t>α = 0.95</w:t>
      </w:r>
      <w:r w:rsidRPr="00267FC5">
        <w:rPr>
          <w:rFonts w:ascii="Arial" w:hAnsi="Arial" w:cs="Arial"/>
          <w:color w:val="333333"/>
          <w:shd w:val="clear" w:color="auto" w:fill="FFFFFF"/>
        </w:rPr>
        <w:t xml:space="preserve"> could represent a 95% confidence level. We can define the equivalence class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Arial" w:hAnsi="Arial" w:cs="Arial"/>
          <w:i/>
          <w:iCs/>
          <w:color w:val="333333"/>
          <w:shd w:val="clear" w:color="auto" w:fill="FFFFFF"/>
          <w:vertAlign w:val="superscript"/>
        </w:rPr>
        <w:t>α</w:t>
      </w:r>
      <w:proofErr w:type="gramEnd"/>
      <w:r w:rsidRPr="00267FC5">
        <w:rPr>
          <w:rFonts w:ascii="Arial" w:hAnsi="Arial" w:cs="Arial"/>
          <w:color w:val="333333"/>
          <w:shd w:val="clear" w:color="auto" w:fill="FFFFFF"/>
        </w:rPr>
        <w:t xml:space="preserve"> as follows:</w:t>
      </w:r>
    </w:p>
    <w:p w14:paraId="06F2B507" w14:textId="77777777" w:rsidR="008D1943" w:rsidRPr="00267FC5" w:rsidRDefault="008D1943" w:rsidP="008D1943">
      <w:pPr>
        <w:spacing w:line="360" w:lineRule="auto"/>
        <w:jc w:val="center"/>
        <w:rPr>
          <w:rFonts w:ascii="Arial" w:hAnsi="Arial" w:cs="Arial"/>
          <w:i/>
          <w:iCs/>
          <w:color w:val="333333"/>
          <w:shd w:val="clear" w:color="auto" w:fill="FFFFFF"/>
        </w:rPr>
      </w:pP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i/>
          <w:iCs/>
          <w:color w:val="333333"/>
          <w:shd w:val="clear" w:color="auto" w:fill="FFFFFF"/>
        </w:rPr>
        <w:t xml:space="preserve"> = {Y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K(R) | Y(x) ≥ α for all x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R}</w:t>
      </w:r>
    </w:p>
    <w:p w14:paraId="28177CC0" w14:textId="77777777" w:rsidR="008D1943" w:rsidRPr="00267FC5" w:rsidRDefault="008D1943" w:rsidP="008D1943">
      <w:pPr>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 xml:space="preserve">The parameter α represents the level of confidence in the price prediction. It quantifies the minimum membership value required for a fuzzy set to be considered as part of the equivalence class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i/>
          <w:iCs/>
          <w:color w:val="333333"/>
          <w:shd w:val="clear" w:color="auto" w:fill="FFFFFF"/>
        </w:rPr>
        <w:t>.</w:t>
      </w:r>
      <w:r w:rsidRPr="00267FC5">
        <w:rPr>
          <w:rFonts w:ascii="Arial" w:hAnsi="Arial" w:cs="Arial"/>
          <w:color w:val="333333"/>
          <w:shd w:val="clear" w:color="auto" w:fill="FFFFFF"/>
        </w:rPr>
        <w:t xml:space="preserve"> This equivalence class contains all fuzzy sets that are at least as precise as </w:t>
      </w:r>
      <w:r w:rsidRPr="00267FC5">
        <w:rPr>
          <w:rFonts w:ascii="Arial" w:hAnsi="Arial" w:cs="Arial"/>
          <w:i/>
          <w:iCs/>
          <w:color w:val="333333"/>
          <w:shd w:val="clear" w:color="auto" w:fill="FFFFFF"/>
        </w:rPr>
        <w:t>X(t)</w:t>
      </w:r>
      <w:r w:rsidRPr="00267FC5">
        <w:rPr>
          <w:rFonts w:ascii="Arial" w:hAnsi="Arial" w:cs="Arial"/>
          <w:color w:val="333333"/>
          <w:shd w:val="clear" w:color="auto" w:fill="FFFFFF"/>
        </w:rPr>
        <w:t xml:space="preserve"> with respect to the confidence level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 xml:space="preserve">. The equivalence class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color w:val="333333"/>
          <w:shd w:val="clear" w:color="auto" w:fill="FFFFFF"/>
        </w:rPr>
        <w:t xml:space="preserve"> is defined as the set of fuzzy sets </w:t>
      </w:r>
      <w:r w:rsidRPr="00267FC5">
        <w:rPr>
          <w:rFonts w:ascii="Arial" w:hAnsi="Arial" w:cs="Arial"/>
          <w:i/>
          <w:iCs/>
          <w:color w:val="333333"/>
          <w:shd w:val="clear" w:color="auto" w:fill="FFFFFF"/>
        </w:rPr>
        <w:t>Y</w:t>
      </w:r>
      <w:r w:rsidRPr="00267FC5">
        <w:rPr>
          <w:rFonts w:ascii="Arial" w:hAnsi="Arial" w:cs="Arial"/>
          <w:color w:val="333333"/>
          <w:shd w:val="clear" w:color="auto" w:fill="FFFFFF"/>
        </w:rPr>
        <w:t xml:space="preserve"> in </w:t>
      </w:r>
      <w:r w:rsidRPr="00267FC5">
        <w:rPr>
          <w:rFonts w:ascii="Arial" w:hAnsi="Arial" w:cs="Arial"/>
          <w:i/>
          <w:iCs/>
          <w:color w:val="333333"/>
          <w:shd w:val="clear" w:color="auto" w:fill="FFFFFF"/>
        </w:rPr>
        <w:t>K(R)</w:t>
      </w:r>
      <w:r w:rsidRPr="00267FC5">
        <w:rPr>
          <w:rFonts w:ascii="Arial" w:hAnsi="Arial" w:cs="Arial"/>
          <w:color w:val="333333"/>
          <w:shd w:val="clear" w:color="auto" w:fill="FFFFFF"/>
        </w:rPr>
        <w:t xml:space="preserve"> that have a membership value greater than or equal to α for all x in the real numbers (</w:t>
      </w:r>
      <w:r w:rsidRPr="00267FC5">
        <w:rPr>
          <w:rFonts w:ascii="Arial" w:hAnsi="Arial" w:cs="Arial"/>
          <w:i/>
          <w:iCs/>
          <w:color w:val="333333"/>
          <w:shd w:val="clear" w:color="auto" w:fill="FFFFFF"/>
        </w:rPr>
        <w:t>R</w:t>
      </w:r>
      <w:r w:rsidRPr="00267FC5">
        <w:rPr>
          <w:rFonts w:ascii="Arial" w:hAnsi="Arial" w:cs="Arial"/>
          <w:color w:val="333333"/>
          <w:shd w:val="clear" w:color="auto" w:fill="FFFFFF"/>
        </w:rPr>
        <w:t xml:space="preserve">). In other words,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i/>
          <w:iCs/>
          <w:color w:val="333333"/>
          <w:shd w:val="clear" w:color="auto" w:fill="FFFFFF"/>
        </w:rPr>
        <w:t xml:space="preserve"> </w:t>
      </w:r>
      <w:r w:rsidRPr="00267FC5">
        <w:rPr>
          <w:rFonts w:ascii="Arial" w:hAnsi="Arial" w:cs="Arial"/>
          <w:color w:val="333333"/>
          <w:shd w:val="clear" w:color="auto" w:fill="FFFFFF"/>
        </w:rPr>
        <w:t xml:space="preserve">contains all fuzzy sets that are at least as precise as </w:t>
      </w:r>
      <w:r w:rsidRPr="00267FC5">
        <w:rPr>
          <w:rFonts w:ascii="Arial" w:hAnsi="Arial" w:cs="Arial"/>
          <w:i/>
          <w:iCs/>
          <w:color w:val="333333"/>
          <w:shd w:val="clear" w:color="auto" w:fill="FFFFFF"/>
        </w:rPr>
        <w:t>X(t)</w:t>
      </w:r>
      <w:r w:rsidRPr="00267FC5">
        <w:rPr>
          <w:rFonts w:ascii="Arial" w:hAnsi="Arial" w:cs="Arial"/>
          <w:color w:val="333333"/>
          <w:shd w:val="clear" w:color="auto" w:fill="FFFFFF"/>
        </w:rPr>
        <w:t xml:space="preserve"> with respect to the confidence level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 xml:space="preserve">. We can then </w:t>
      </w:r>
      <w:r w:rsidRPr="00267FC5">
        <w:rPr>
          <w:rFonts w:ascii="Arial" w:hAnsi="Arial" w:cs="Arial"/>
          <w:color w:val="333333"/>
          <w:shd w:val="clear" w:color="auto" w:fill="FFFFFF"/>
        </w:rPr>
        <w:lastRenderedPageBreak/>
        <w:t xml:space="preserve">show that the multifunction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i/>
          <w:iCs/>
          <w:color w:val="333333"/>
          <w:shd w:val="clear" w:color="auto" w:fill="FFFFFF"/>
        </w:rPr>
        <w:t>: I × Ω → K(R)</w:t>
      </w:r>
      <w:r w:rsidRPr="00267FC5">
        <w:rPr>
          <w:rFonts w:ascii="Arial" w:hAnsi="Arial" w:cs="Arial"/>
          <w:color w:val="333333"/>
          <w:shd w:val="clear" w:color="auto" w:fill="FFFFFF"/>
        </w:rPr>
        <w:t xml:space="preserve"> is measurable. </w:t>
      </w:r>
      <w:r w:rsidRPr="007233C1">
        <w:rPr>
          <w:rFonts w:ascii="Arial" w:hAnsi="Arial" w:cs="Arial"/>
          <w:color w:val="333333"/>
          <w:highlight w:val="yellow"/>
          <w:shd w:val="clear" w:color="auto" w:fill="FFFFFF"/>
        </w:rPr>
        <w:t xml:space="preserve">Because the Borel </w:t>
      </w:r>
      <w:r w:rsidRPr="007233C1">
        <w:rPr>
          <w:rFonts w:ascii="Arial" w:hAnsi="Arial" w:cs="Arial"/>
          <w:i/>
          <w:iCs/>
          <w:color w:val="333333"/>
          <w:highlight w:val="yellow"/>
          <w:shd w:val="clear" w:color="auto" w:fill="FFFFFF"/>
        </w:rPr>
        <w:t>σ</w:t>
      </w:r>
      <w:r w:rsidRPr="007233C1">
        <w:rPr>
          <w:rFonts w:ascii="Arial" w:hAnsi="Arial" w:cs="Arial"/>
          <w:color w:val="333333"/>
          <w:highlight w:val="yellow"/>
          <w:shd w:val="clear" w:color="auto" w:fill="FFFFFF"/>
        </w:rPr>
        <w:t xml:space="preserve">-field on the fuzzy set space is generated by the </w:t>
      </w:r>
      <w:r w:rsidRPr="007233C1">
        <w:rPr>
          <w:rFonts w:ascii="Cambria Math" w:hAnsi="Cambria Math" w:cs="Arial"/>
          <w:color w:val="333333"/>
          <w:sz w:val="28"/>
          <w:szCs w:val="28"/>
          <w:highlight w:val="yellow"/>
          <w:shd w:val="clear" w:color="auto" w:fill="FFFFFF"/>
        </w:rPr>
        <w:t>⍺-cut</w:t>
      </w:r>
      <w:r w:rsidRPr="007233C1">
        <w:rPr>
          <w:rFonts w:ascii="Cambria Math" w:hAnsi="Cambria Math" w:cs="Arial"/>
          <w:color w:val="333333"/>
          <w:highlight w:val="yellow"/>
          <w:shd w:val="clear" w:color="auto" w:fill="FFFFFF"/>
        </w:rPr>
        <w:t xml:space="preserve"> </w:t>
      </w:r>
      <w:r w:rsidRPr="007233C1">
        <w:rPr>
          <w:rFonts w:ascii="Arial" w:hAnsi="Arial" w:cs="Arial"/>
          <w:color w:val="333333"/>
          <w:highlight w:val="yellow"/>
          <w:shd w:val="clear" w:color="auto" w:fill="FFFFFF"/>
        </w:rPr>
        <w:t>projections,</w:t>
      </w:r>
      <w:r w:rsidRPr="007233C1">
        <w:rPr>
          <w:rFonts w:ascii="Cambria Math" w:hAnsi="Cambria Math" w:cs="Arial"/>
          <w:color w:val="333333"/>
          <w:highlight w:val="yellow"/>
          <w:shd w:val="clear" w:color="auto" w:fill="FFFFFF"/>
        </w:rPr>
        <w:t xml:space="preserve"> </w:t>
      </w:r>
      <w:r w:rsidRPr="007233C1">
        <w:rPr>
          <w:rFonts w:ascii="Arial" w:hAnsi="Arial" w:cs="Arial"/>
          <w:color w:val="333333"/>
          <w:highlight w:val="yellow"/>
          <w:shd w:val="clear" w:color="auto" w:fill="FFFFFF"/>
        </w:rPr>
        <w:t>th</w:t>
      </w:r>
      <w:r w:rsidRPr="00267FC5">
        <w:rPr>
          <w:rFonts w:ascii="Arial" w:hAnsi="Arial" w:cs="Arial"/>
          <w:color w:val="333333"/>
          <w:shd w:val="clear" w:color="auto" w:fill="FFFFFF"/>
        </w:rPr>
        <w:t>is means that the fuzzy stochastic process</w:t>
      </w:r>
      <w:r w:rsidRPr="00267FC5">
        <w:rPr>
          <w:rFonts w:ascii="Arial" w:hAnsi="Arial" w:cs="Arial"/>
          <w:i/>
          <w:iCs/>
          <w:color w:val="333333"/>
          <w:shd w:val="clear" w:color="auto" w:fill="FFFFFF"/>
        </w:rPr>
        <w:t xml:space="preserve"> X(t)</w:t>
      </w:r>
      <w:r w:rsidRPr="00267FC5">
        <w:rPr>
          <w:rFonts w:ascii="Arial" w:hAnsi="Arial" w:cs="Arial"/>
          <w:color w:val="333333"/>
          <w:shd w:val="clear" w:color="auto" w:fill="FFFFFF"/>
        </w:rPr>
        <w:t xml:space="preserve"> is measurable. By stating that the multifunction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i/>
          <w:iCs/>
          <w:color w:val="333333"/>
          <w:shd w:val="clear" w:color="auto" w:fill="FFFFFF"/>
        </w:rPr>
        <w:t>: I × Ω → K(R</w:t>
      </w:r>
      <w:r w:rsidRPr="00267FC5">
        <w:rPr>
          <w:rFonts w:ascii="Arial" w:hAnsi="Arial" w:cs="Arial"/>
          <w:color w:val="333333"/>
          <w:shd w:val="clear" w:color="auto" w:fill="FFFFFF"/>
        </w:rPr>
        <w:t xml:space="preserve">) is measurable, we are asserting that the mapping from the Cartesian product of the index set </w:t>
      </w:r>
      <w:r w:rsidRPr="00267FC5">
        <w:rPr>
          <w:rFonts w:ascii="Arial" w:hAnsi="Arial" w:cs="Arial"/>
          <w:i/>
          <w:iCs/>
          <w:color w:val="333333"/>
          <w:shd w:val="clear" w:color="auto" w:fill="FFFFFF"/>
        </w:rPr>
        <w:t>I</w:t>
      </w:r>
      <w:r w:rsidRPr="00267FC5">
        <w:rPr>
          <w:rFonts w:ascii="Arial" w:hAnsi="Arial" w:cs="Arial"/>
          <w:color w:val="333333"/>
          <w:shd w:val="clear" w:color="auto" w:fill="FFFFFF"/>
        </w:rPr>
        <w:t xml:space="preserve"> and the sample space </w:t>
      </w:r>
      <w:r w:rsidRPr="00267FC5">
        <w:rPr>
          <w:rFonts w:ascii="Arial" w:hAnsi="Arial" w:cs="Arial"/>
          <w:i/>
          <w:iCs/>
          <w:color w:val="333333"/>
          <w:shd w:val="clear" w:color="auto" w:fill="FFFFFF"/>
        </w:rPr>
        <w:t>Ω</w:t>
      </w:r>
      <w:r w:rsidRPr="00267FC5">
        <w:rPr>
          <w:rFonts w:ascii="Arial" w:hAnsi="Arial" w:cs="Arial"/>
          <w:color w:val="333333"/>
          <w:shd w:val="clear" w:color="auto" w:fill="FFFFFF"/>
        </w:rPr>
        <w:t xml:space="preserve"> to the set of fuzzy sets</w:t>
      </w:r>
      <w:r w:rsidRPr="00267FC5">
        <w:rPr>
          <w:rFonts w:ascii="Arial" w:hAnsi="Arial" w:cs="Arial"/>
          <w:i/>
          <w:iCs/>
          <w:color w:val="333333"/>
          <w:shd w:val="clear" w:color="auto" w:fill="FFFFFF"/>
        </w:rPr>
        <w:t xml:space="preserve"> K(R)</w:t>
      </w:r>
      <w:r w:rsidRPr="00267FC5">
        <w:rPr>
          <w:rFonts w:ascii="Arial" w:hAnsi="Arial" w:cs="Arial"/>
          <w:color w:val="333333"/>
          <w:shd w:val="clear" w:color="auto" w:fill="FFFFFF"/>
        </w:rPr>
        <w:t xml:space="preserve"> is a measurable multifunction. This means that the pre-images of measurable sets in </w:t>
      </w:r>
      <w:r w:rsidRPr="00267FC5">
        <w:rPr>
          <w:rFonts w:ascii="Arial" w:hAnsi="Arial" w:cs="Arial"/>
          <w:i/>
          <w:iCs/>
          <w:color w:val="333333"/>
          <w:shd w:val="clear" w:color="auto" w:fill="FFFFFF"/>
        </w:rPr>
        <w:t>K(R)</w:t>
      </w:r>
      <w:r w:rsidRPr="00267FC5">
        <w:rPr>
          <w:rFonts w:ascii="Arial" w:hAnsi="Arial" w:cs="Arial"/>
          <w:color w:val="333333"/>
          <w:shd w:val="clear" w:color="auto" w:fill="FFFFFF"/>
        </w:rPr>
        <w:t xml:space="preserve"> under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color w:val="333333"/>
          <w:shd w:val="clear" w:color="auto" w:fill="FFFFFF"/>
        </w:rPr>
        <w:t xml:space="preserve"> are measurable sets in </w:t>
      </w:r>
      <w:r w:rsidRPr="00267FC5">
        <w:rPr>
          <w:rFonts w:ascii="Arial" w:hAnsi="Arial" w:cs="Arial"/>
          <w:i/>
          <w:iCs/>
          <w:color w:val="333333"/>
          <w:shd w:val="clear" w:color="auto" w:fill="FFFFFF"/>
        </w:rPr>
        <w:t>I × Ω</w:t>
      </w:r>
      <w:r w:rsidRPr="00267FC5">
        <w:rPr>
          <w:rFonts w:ascii="Arial" w:hAnsi="Arial" w:cs="Arial"/>
          <w:color w:val="333333"/>
          <w:shd w:val="clear" w:color="auto" w:fill="FFFFFF"/>
        </w:rPr>
        <w:t xml:space="preserve">. The pre-images, in this context, refer to the subsets of the domain </w:t>
      </w:r>
      <w:r w:rsidRPr="00267FC5">
        <w:rPr>
          <w:rFonts w:ascii="Arial" w:hAnsi="Arial" w:cs="Arial"/>
          <w:i/>
          <w:iCs/>
          <w:color w:val="333333"/>
          <w:shd w:val="clear" w:color="auto" w:fill="FFFFFF"/>
        </w:rPr>
        <w:t>I × Ω</w:t>
      </w:r>
      <w:r w:rsidRPr="00267FC5">
        <w:rPr>
          <w:rFonts w:ascii="Arial" w:hAnsi="Arial" w:cs="Arial"/>
          <w:color w:val="333333"/>
          <w:shd w:val="clear" w:color="auto" w:fill="FFFFFF"/>
        </w:rPr>
        <w:t xml:space="preserve"> that get mapped to a specific set in the target space </w:t>
      </w:r>
      <w:r w:rsidRPr="00267FC5">
        <w:rPr>
          <w:rFonts w:ascii="Arial" w:hAnsi="Arial" w:cs="Arial"/>
          <w:i/>
          <w:iCs/>
          <w:color w:val="333333"/>
          <w:shd w:val="clear" w:color="auto" w:fill="FFFFFF"/>
        </w:rPr>
        <w:t>K(R)</w:t>
      </w:r>
      <w:r w:rsidRPr="00267FC5">
        <w:rPr>
          <w:rFonts w:ascii="Arial" w:hAnsi="Arial" w:cs="Arial"/>
          <w:color w:val="333333"/>
          <w:shd w:val="clear" w:color="auto" w:fill="FFFFFF"/>
        </w:rPr>
        <w:t xml:space="preserve"> under the mapping </w:t>
      </w:r>
      <w:r w:rsidRPr="00267FC5">
        <w:rPr>
          <w:rFonts w:ascii="Arial" w:hAnsi="Arial" w:cs="Arial"/>
          <w:i/>
          <w:iCs/>
          <w:color w:val="333333"/>
          <w:shd w:val="clear" w:color="auto" w:fill="FFFFFF"/>
        </w:rPr>
        <w:t>[X(t)]</w:t>
      </w:r>
      <w:r w:rsidRPr="00267FC5">
        <w:rPr>
          <w:rFonts w:ascii="Cambria Math" w:hAnsi="Cambria Math" w:cs="Arial"/>
          <w:i/>
          <w:iCs/>
          <w:color w:val="333333"/>
          <w:shd w:val="clear" w:color="auto" w:fill="FFFFFF"/>
          <w:vertAlign w:val="superscript"/>
        </w:rPr>
        <w:t>⍺</w:t>
      </w:r>
      <w:r w:rsidRPr="00267FC5">
        <w:rPr>
          <w:rFonts w:ascii="Arial" w:hAnsi="Arial" w:cs="Arial"/>
          <w:i/>
          <w:iCs/>
          <w:color w:val="333333"/>
          <w:shd w:val="clear" w:color="auto" w:fill="FFFFFF"/>
        </w:rPr>
        <w:t>: I × Ω → K(R)</w:t>
      </w:r>
      <w:r w:rsidRPr="00267FC5">
        <w:rPr>
          <w:rFonts w:ascii="Arial" w:hAnsi="Arial" w:cs="Arial"/>
          <w:color w:val="333333"/>
          <w:shd w:val="clear" w:color="auto" w:fill="FFFFFF"/>
        </w:rPr>
        <w:t xml:space="preserve">.To put it simply, if we have a set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in</w:t>
      </w:r>
      <w:r w:rsidRPr="00267FC5">
        <w:rPr>
          <w:rFonts w:ascii="Arial" w:hAnsi="Arial" w:cs="Arial"/>
          <w:i/>
          <w:iCs/>
          <w:color w:val="333333"/>
          <w:shd w:val="clear" w:color="auto" w:fill="FFFFFF"/>
        </w:rPr>
        <w:t xml:space="preserve"> K(R)</w:t>
      </w:r>
      <w:r w:rsidRPr="00267FC5">
        <w:rPr>
          <w:rFonts w:ascii="Arial" w:hAnsi="Arial" w:cs="Arial"/>
          <w:color w:val="333333"/>
          <w:shd w:val="clear" w:color="auto" w:fill="FFFFFF"/>
        </w:rPr>
        <w:t xml:space="preserve">, the pre-image of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under </w:t>
      </w:r>
      <w:r w:rsidRPr="00267FC5">
        <w:rPr>
          <w:rFonts w:ascii="Arial" w:hAnsi="Arial" w:cs="Arial"/>
          <w:i/>
          <w:iCs/>
          <w:color w:val="333333"/>
          <w:shd w:val="clear" w:color="auto" w:fill="FFFFFF"/>
        </w:rPr>
        <w:t>[X(t)]</w:t>
      </w:r>
      <w:r w:rsidRPr="00267FC5">
        <w:rPr>
          <w:rFonts w:ascii="Cambria Math" w:hAnsi="Cambria Math" w:cs="Arial"/>
          <w:i/>
          <w:iCs/>
          <w:color w:val="333333"/>
          <w:shd w:val="clear" w:color="auto" w:fill="FFFFFF"/>
          <w:vertAlign w:val="superscript"/>
        </w:rPr>
        <w:t>⍺</w:t>
      </w:r>
      <w:r w:rsidRPr="00267FC5">
        <w:rPr>
          <w:rFonts w:ascii="Cambria Math" w:hAnsi="Cambria Math" w:cs="Arial"/>
          <w:color w:val="333333"/>
          <w:shd w:val="clear" w:color="auto" w:fill="FFFFFF"/>
          <w:vertAlign w:val="superscript"/>
        </w:rPr>
        <w:t xml:space="preserve"> </w:t>
      </w:r>
      <w:r w:rsidRPr="00267FC5">
        <w:rPr>
          <w:rFonts w:ascii="Arial" w:hAnsi="Arial" w:cs="Arial"/>
          <w:color w:val="333333"/>
          <w:shd w:val="clear" w:color="auto" w:fill="FFFFFF"/>
        </w:rPr>
        <w:t xml:space="preserve">is the set of all points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ω)</w:t>
      </w:r>
      <w:r w:rsidRPr="00267FC5">
        <w:rPr>
          <w:rFonts w:ascii="Arial" w:hAnsi="Arial" w:cs="Arial"/>
          <w:color w:val="333333"/>
          <w:shd w:val="clear" w:color="auto" w:fill="FFFFFF"/>
        </w:rPr>
        <w:t xml:space="preserve"> in the domain </w:t>
      </w:r>
      <w:r w:rsidRPr="00267FC5">
        <w:rPr>
          <w:rFonts w:ascii="Arial" w:hAnsi="Arial" w:cs="Arial"/>
          <w:i/>
          <w:iCs/>
          <w:color w:val="333333"/>
          <w:shd w:val="clear" w:color="auto" w:fill="FFFFFF"/>
        </w:rPr>
        <w:t>I × Ω</w:t>
      </w:r>
      <w:r w:rsidRPr="00267FC5">
        <w:rPr>
          <w:rFonts w:ascii="Arial" w:hAnsi="Arial" w:cs="Arial"/>
          <w:color w:val="333333"/>
          <w:shd w:val="clear" w:color="auto" w:fill="FFFFFF"/>
        </w:rPr>
        <w:t xml:space="preserve"> such that </w:t>
      </w:r>
      <w:r w:rsidRPr="00267FC5">
        <w:rPr>
          <w:rFonts w:ascii="Arial" w:hAnsi="Arial" w:cs="Arial"/>
          <w:i/>
          <w:iCs/>
          <w:color w:val="333333"/>
          <w:shd w:val="clear" w:color="auto" w:fill="FFFFFF"/>
        </w:rPr>
        <w:t>[X(t)]</w:t>
      </w:r>
      <w:r w:rsidRPr="00267FC5">
        <w:rPr>
          <w:rFonts w:ascii="Cambria Math" w:hAnsi="Cambria Math" w:cs="Arial"/>
          <w:i/>
          <w:iCs/>
          <w:color w:val="333333"/>
          <w:shd w:val="clear" w:color="auto" w:fill="FFFFFF"/>
          <w:vertAlign w:val="superscript"/>
        </w:rPr>
        <w:t>⍺</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ω)</w:t>
      </w:r>
      <w:r w:rsidRPr="00267FC5">
        <w:rPr>
          <w:rFonts w:ascii="Arial" w:hAnsi="Arial" w:cs="Arial"/>
          <w:color w:val="333333"/>
          <w:shd w:val="clear" w:color="auto" w:fill="FFFFFF"/>
        </w:rPr>
        <w:t xml:space="preserve"> belongs to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w:t>
      </w:r>
    </w:p>
    <w:p w14:paraId="281995DD" w14:textId="77777777" w:rsidR="008D1943" w:rsidRPr="00267FC5" w:rsidRDefault="008D1943" w:rsidP="008D1943">
      <w:pPr>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 xml:space="preserve">In other words, the pre-image of a set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in </w:t>
      </w:r>
      <w:r w:rsidRPr="00267FC5">
        <w:rPr>
          <w:rFonts w:ascii="Arial" w:hAnsi="Arial" w:cs="Arial"/>
          <w:i/>
          <w:iCs/>
          <w:color w:val="333333"/>
          <w:shd w:val="clear" w:color="auto" w:fill="FFFFFF"/>
        </w:rPr>
        <w:t xml:space="preserve">K(R) </w:t>
      </w:r>
      <w:r w:rsidRPr="00267FC5">
        <w:rPr>
          <w:rFonts w:ascii="Arial" w:hAnsi="Arial" w:cs="Arial"/>
          <w:color w:val="333333"/>
          <w:shd w:val="clear" w:color="auto" w:fill="FFFFFF"/>
        </w:rPr>
        <w:t xml:space="preserve">consists of all the elements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ω) in I × Ω</w:t>
      </w:r>
      <w:r w:rsidRPr="00267FC5">
        <w:rPr>
          <w:rFonts w:ascii="Arial" w:hAnsi="Arial" w:cs="Arial"/>
          <w:color w:val="333333"/>
          <w:shd w:val="clear" w:color="auto" w:fill="FFFFFF"/>
        </w:rPr>
        <w:t xml:space="preserve"> that get mapped to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under the mapping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Cambria Math" w:hAnsi="Cambria Math" w:cs="Arial"/>
          <w:color w:val="333333"/>
          <w:shd w:val="clear" w:color="auto" w:fill="FFFFFF"/>
        </w:rPr>
        <w:t>.</w:t>
      </w:r>
      <w:r w:rsidRPr="00267FC5">
        <w:rPr>
          <w:rFonts w:ascii="Arial" w:hAnsi="Arial" w:cs="Arial"/>
          <w:color w:val="333333"/>
          <w:shd w:val="clear" w:color="auto" w:fill="FFFFFF"/>
        </w:rPr>
        <w:t xml:space="preserve"> By saying that the pre-images of measurable sets in</w:t>
      </w:r>
      <w:r w:rsidRPr="00267FC5">
        <w:rPr>
          <w:rFonts w:ascii="Arial" w:hAnsi="Arial" w:cs="Arial"/>
          <w:i/>
          <w:iCs/>
          <w:color w:val="333333"/>
          <w:shd w:val="clear" w:color="auto" w:fill="FFFFFF"/>
        </w:rPr>
        <w:t xml:space="preserve"> K(R)</w:t>
      </w:r>
      <w:r w:rsidRPr="00267FC5">
        <w:rPr>
          <w:rFonts w:ascii="Arial" w:hAnsi="Arial" w:cs="Arial"/>
          <w:color w:val="333333"/>
          <w:shd w:val="clear" w:color="auto" w:fill="FFFFFF"/>
        </w:rPr>
        <w:t xml:space="preserve"> under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Cambria Math" w:hAnsi="Cambria Math" w:cs="Arial"/>
          <w:color w:val="333333"/>
          <w:shd w:val="clear" w:color="auto" w:fill="FFFFFF"/>
          <w:vertAlign w:val="superscript"/>
        </w:rPr>
        <w:t xml:space="preserve"> </w:t>
      </w:r>
      <w:r w:rsidRPr="00267FC5">
        <w:rPr>
          <w:rFonts w:ascii="Arial" w:hAnsi="Arial" w:cs="Arial"/>
          <w:color w:val="333333"/>
          <w:shd w:val="clear" w:color="auto" w:fill="FFFFFF"/>
        </w:rPr>
        <w:t xml:space="preserve">are measurable sets in </w:t>
      </w:r>
      <w:r w:rsidRPr="00267FC5">
        <w:rPr>
          <w:rFonts w:ascii="Arial" w:hAnsi="Arial" w:cs="Arial"/>
          <w:i/>
          <w:iCs/>
          <w:color w:val="333333"/>
          <w:shd w:val="clear" w:color="auto" w:fill="FFFFFF"/>
        </w:rPr>
        <w:t>I × Ω</w:t>
      </w:r>
      <w:r w:rsidRPr="00267FC5">
        <w:rPr>
          <w:rFonts w:ascii="Arial" w:hAnsi="Arial" w:cs="Arial"/>
          <w:color w:val="333333"/>
          <w:shd w:val="clear" w:color="auto" w:fill="FFFFFF"/>
        </w:rPr>
        <w:t xml:space="preserve">, we mean that if we consider a measurable set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in </w:t>
      </w:r>
      <w:r w:rsidRPr="00267FC5">
        <w:rPr>
          <w:rFonts w:ascii="Arial" w:hAnsi="Arial" w:cs="Arial"/>
          <w:i/>
          <w:iCs/>
          <w:color w:val="333333"/>
          <w:shd w:val="clear" w:color="auto" w:fill="FFFFFF"/>
        </w:rPr>
        <w:t>K(R)</w:t>
      </w:r>
      <w:r w:rsidRPr="00267FC5">
        <w:rPr>
          <w:rFonts w:ascii="Arial" w:hAnsi="Arial" w:cs="Arial"/>
          <w:color w:val="333333"/>
          <w:shd w:val="clear" w:color="auto" w:fill="FFFFFF"/>
        </w:rPr>
        <w:t xml:space="preserve">, the pre-image of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under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)]α</w:t>
      </w:r>
      <w:proofErr w:type="gramEnd"/>
      <w:r w:rsidRPr="00267FC5">
        <w:rPr>
          <w:rFonts w:ascii="Arial" w:hAnsi="Arial" w:cs="Arial"/>
          <w:color w:val="333333"/>
          <w:shd w:val="clear" w:color="auto" w:fill="FFFFFF"/>
        </w:rPr>
        <w:t xml:space="preserve"> is a measurable set in </w:t>
      </w:r>
      <w:r w:rsidRPr="00267FC5">
        <w:rPr>
          <w:rFonts w:ascii="Arial" w:hAnsi="Arial" w:cs="Arial"/>
          <w:i/>
          <w:iCs/>
          <w:color w:val="333333"/>
          <w:shd w:val="clear" w:color="auto" w:fill="FFFFFF"/>
        </w:rPr>
        <w:t>I × Ω</w:t>
      </w:r>
      <w:r w:rsidRPr="00267FC5">
        <w:rPr>
          <w:rFonts w:ascii="Arial" w:hAnsi="Arial" w:cs="Arial"/>
          <w:color w:val="333333"/>
          <w:shd w:val="clear" w:color="auto" w:fill="FFFFFF"/>
        </w:rPr>
        <w:t xml:space="preserve">. This implies that the behaviour of the fuzzy stochastic process </w:t>
      </w:r>
      <w:r w:rsidRPr="00267FC5">
        <w:rPr>
          <w:rFonts w:ascii="Arial" w:hAnsi="Arial" w:cs="Arial"/>
          <w:i/>
          <w:iCs/>
          <w:color w:val="333333"/>
          <w:shd w:val="clear" w:color="auto" w:fill="FFFFFF"/>
        </w:rPr>
        <w:t>X(t)</w:t>
      </w:r>
      <w:r w:rsidRPr="00267FC5">
        <w:rPr>
          <w:rFonts w:ascii="Arial" w:hAnsi="Arial" w:cs="Arial"/>
          <w:color w:val="333333"/>
          <w:shd w:val="clear" w:color="auto" w:fill="FFFFFF"/>
        </w:rPr>
        <w:t xml:space="preserve"> with respect to such pre-images is well-behaved and can be characterised by measurable sets in the domain </w:t>
      </w:r>
      <w:r w:rsidRPr="00267FC5">
        <w:rPr>
          <w:rFonts w:ascii="Arial" w:hAnsi="Arial" w:cs="Arial"/>
          <w:i/>
          <w:iCs/>
          <w:color w:val="333333"/>
          <w:shd w:val="clear" w:color="auto" w:fill="FFFFFF"/>
        </w:rPr>
        <w:t>I × Ω.</w:t>
      </w:r>
    </w:p>
    <w:p w14:paraId="7896F707" w14:textId="77777777" w:rsidR="008D1943" w:rsidRPr="00532A3B" w:rsidRDefault="008D1943" w:rsidP="008D1943">
      <w:pPr>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 xml:space="preserve">For example, we have a fuzzy stochastic process </w:t>
      </w:r>
      <w:r w:rsidRPr="00267FC5">
        <w:rPr>
          <w:rFonts w:ascii="Arial" w:hAnsi="Arial" w:cs="Arial"/>
          <w:i/>
          <w:iCs/>
          <w:color w:val="333333"/>
          <w:shd w:val="clear" w:color="auto" w:fill="FFFFFF"/>
        </w:rPr>
        <w:t>X(t)</w:t>
      </w:r>
      <w:r w:rsidRPr="00267FC5">
        <w:rPr>
          <w:rFonts w:ascii="Arial" w:hAnsi="Arial" w:cs="Arial"/>
          <w:color w:val="333333"/>
          <w:shd w:val="clear" w:color="auto" w:fill="FFFFFF"/>
        </w:rPr>
        <w:t xml:space="preserve"> that represents the temperature at a particular location over time. The parameter α represents the confidence level in our temperature predictions. The domain of the process is the Cartesian product of the time index set </w:t>
      </w:r>
      <w:r w:rsidRPr="00267FC5">
        <w:rPr>
          <w:rFonts w:ascii="Arial" w:hAnsi="Arial" w:cs="Arial"/>
          <w:i/>
          <w:iCs/>
          <w:color w:val="333333"/>
          <w:shd w:val="clear" w:color="auto" w:fill="FFFFFF"/>
        </w:rPr>
        <w:t>I</w:t>
      </w:r>
      <w:r w:rsidRPr="00267FC5">
        <w:rPr>
          <w:rFonts w:ascii="Arial" w:hAnsi="Arial" w:cs="Arial"/>
          <w:color w:val="333333"/>
          <w:shd w:val="clear" w:color="auto" w:fill="FFFFFF"/>
        </w:rPr>
        <w:t xml:space="preserve"> and the sample space </w:t>
      </w:r>
      <w:r w:rsidRPr="00267FC5">
        <w:rPr>
          <w:rFonts w:ascii="Arial" w:hAnsi="Arial" w:cs="Arial"/>
          <w:i/>
          <w:iCs/>
          <w:color w:val="333333"/>
          <w:shd w:val="clear" w:color="auto" w:fill="FFFFFF"/>
        </w:rPr>
        <w:t>Ω</w:t>
      </w:r>
      <w:r w:rsidRPr="00267FC5">
        <w:rPr>
          <w:rFonts w:ascii="Arial" w:hAnsi="Arial" w:cs="Arial"/>
          <w:color w:val="333333"/>
          <w:shd w:val="clear" w:color="auto" w:fill="FFFFFF"/>
        </w:rPr>
        <w:t xml:space="preserve">. Let's assume </w:t>
      </w:r>
      <w:r w:rsidRPr="00267FC5">
        <w:rPr>
          <w:rFonts w:ascii="Arial" w:hAnsi="Arial" w:cs="Arial"/>
          <w:i/>
          <w:iCs/>
          <w:color w:val="333333"/>
          <w:shd w:val="clear" w:color="auto" w:fill="FFFFFF"/>
        </w:rPr>
        <w:t>I = {1, 2, 3}</w:t>
      </w:r>
      <w:r w:rsidRPr="00267FC5">
        <w:rPr>
          <w:rFonts w:ascii="Arial" w:hAnsi="Arial" w:cs="Arial"/>
          <w:color w:val="333333"/>
          <w:shd w:val="clear" w:color="auto" w:fill="FFFFFF"/>
        </w:rPr>
        <w:t xml:space="preserve"> represents three time points and </w:t>
      </w:r>
      <w:r w:rsidRPr="00267FC5">
        <w:rPr>
          <w:rFonts w:ascii="Arial" w:hAnsi="Arial" w:cs="Arial"/>
          <w:i/>
          <w:iCs/>
          <w:color w:val="333333"/>
          <w:shd w:val="clear" w:color="auto" w:fill="FFFFFF"/>
        </w:rPr>
        <w:t>Ω = {A, B}</w:t>
      </w:r>
      <w:r w:rsidRPr="00267FC5">
        <w:rPr>
          <w:rFonts w:ascii="Arial" w:hAnsi="Arial" w:cs="Arial"/>
          <w:color w:val="333333"/>
          <w:shd w:val="clear" w:color="auto" w:fill="FFFFFF"/>
        </w:rPr>
        <w:t xml:space="preserve"> represents two possible outcomes (e.g., sunny, or cloudy days). The target space </w:t>
      </w:r>
      <w:r w:rsidRPr="00267FC5">
        <w:rPr>
          <w:rFonts w:ascii="Arial" w:hAnsi="Arial" w:cs="Arial"/>
          <w:i/>
          <w:iCs/>
          <w:color w:val="333333"/>
          <w:shd w:val="clear" w:color="auto" w:fill="FFFFFF"/>
        </w:rPr>
        <w:t>K(R)</w:t>
      </w:r>
      <w:r w:rsidRPr="00267FC5">
        <w:rPr>
          <w:rFonts w:ascii="Arial" w:hAnsi="Arial" w:cs="Arial"/>
          <w:color w:val="333333"/>
          <w:shd w:val="clear" w:color="auto" w:fill="FFFFFF"/>
        </w:rPr>
        <w:t xml:space="preserve"> represents the set of fuzzy sets over the real numbers. Equivalence class- for a specific time point </w:t>
      </w:r>
      <w:r w:rsidRPr="00267FC5">
        <w:rPr>
          <w:rFonts w:ascii="Arial" w:hAnsi="Arial" w:cs="Arial"/>
          <w:i/>
          <w:iCs/>
          <w:color w:val="333333"/>
          <w:shd w:val="clear" w:color="auto" w:fill="FFFFFF"/>
        </w:rPr>
        <w:t>t</w:t>
      </w:r>
      <w:r w:rsidRPr="00267FC5">
        <w:rPr>
          <w:rFonts w:ascii="Arial" w:hAnsi="Arial" w:cs="Arial"/>
          <w:color w:val="333333"/>
          <w:shd w:val="clear" w:color="auto" w:fill="FFFFFF"/>
        </w:rPr>
        <w:t xml:space="preserve">, let's say </w:t>
      </w:r>
      <w:r w:rsidRPr="00267FC5">
        <w:rPr>
          <w:rFonts w:ascii="Arial" w:hAnsi="Arial" w:cs="Arial"/>
          <w:i/>
          <w:iCs/>
          <w:color w:val="333333"/>
          <w:shd w:val="clear" w:color="auto" w:fill="FFFFFF"/>
        </w:rPr>
        <w:t>X(t)</w:t>
      </w:r>
      <w:r w:rsidRPr="00267FC5">
        <w:rPr>
          <w:rFonts w:ascii="Arial" w:hAnsi="Arial" w:cs="Arial"/>
          <w:color w:val="333333"/>
          <w:shd w:val="clear" w:color="auto" w:fill="FFFFFF"/>
        </w:rPr>
        <w:t xml:space="preserve"> generates a fuzzy set that represents the temperature with respect to the confidence level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 xml:space="preserve">. Measurable sets in </w:t>
      </w:r>
      <w:r w:rsidRPr="00267FC5">
        <w:rPr>
          <w:rFonts w:ascii="Arial" w:hAnsi="Arial" w:cs="Arial"/>
          <w:i/>
          <w:iCs/>
          <w:color w:val="333333"/>
          <w:shd w:val="clear" w:color="auto" w:fill="FFFFFF"/>
        </w:rPr>
        <w:t>K(R),</w:t>
      </w:r>
      <w:r w:rsidRPr="00267FC5">
        <w:rPr>
          <w:rFonts w:ascii="Arial" w:hAnsi="Arial" w:cs="Arial"/>
          <w:color w:val="333333"/>
          <w:shd w:val="clear" w:color="auto" w:fill="FFFFFF"/>
        </w:rPr>
        <w:t xml:space="preserve"> let's consider a measurable set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that represents a specific range of temperatures. Now, let's define the pre-image of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under</w:t>
      </w:r>
      <w:r w:rsidRPr="00267FC5">
        <w:rPr>
          <w:rFonts w:ascii="Arial" w:hAnsi="Arial" w:cs="Arial"/>
          <w:i/>
          <w:iCs/>
          <w:color w:val="333333"/>
          <w:shd w:val="clear" w:color="auto" w:fill="FFFFFF"/>
        </w:rPr>
        <w:t xml:space="preserve"> [X(t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color w:val="333333"/>
          <w:shd w:val="clear" w:color="auto" w:fill="FFFFFF"/>
        </w:rPr>
        <w:t xml:space="preserve">: the pre-image of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under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color w:val="333333"/>
          <w:shd w:val="clear" w:color="auto" w:fill="FFFFFF"/>
        </w:rPr>
        <w:t xml:space="preserve"> is the set of all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ω)</w:t>
      </w:r>
      <w:r w:rsidRPr="00267FC5">
        <w:rPr>
          <w:rFonts w:ascii="Arial" w:hAnsi="Arial" w:cs="Arial"/>
          <w:color w:val="333333"/>
          <w:shd w:val="clear" w:color="auto" w:fill="FFFFFF"/>
        </w:rPr>
        <w:t xml:space="preserve"> in</w:t>
      </w:r>
      <w:r w:rsidRPr="00267FC5">
        <w:rPr>
          <w:rFonts w:ascii="Arial" w:hAnsi="Arial" w:cs="Arial"/>
          <w:i/>
          <w:iCs/>
          <w:color w:val="333333"/>
          <w:shd w:val="clear" w:color="auto" w:fill="FFFFFF"/>
        </w:rPr>
        <w:t xml:space="preserve"> I × Ω</w:t>
      </w:r>
      <w:r w:rsidRPr="00267FC5">
        <w:rPr>
          <w:rFonts w:ascii="Arial" w:hAnsi="Arial" w:cs="Arial"/>
          <w:color w:val="333333"/>
          <w:shd w:val="clear" w:color="auto" w:fill="FFFFFF"/>
        </w:rPr>
        <w:t xml:space="preserve"> such that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ω)</w:t>
      </w:r>
      <w:r w:rsidRPr="00267FC5">
        <w:rPr>
          <w:rFonts w:ascii="Arial" w:hAnsi="Arial" w:cs="Arial"/>
          <w:color w:val="333333"/>
          <w:shd w:val="clear" w:color="auto" w:fill="FFFFFF"/>
        </w:rPr>
        <w:t xml:space="preserve"> belongs to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In other words, it consists of all the time points and sample outcomes for which the fuzzy set generated by </w:t>
      </w:r>
      <w:r w:rsidRPr="00267FC5">
        <w:rPr>
          <w:rFonts w:ascii="Arial" w:hAnsi="Arial" w:cs="Arial"/>
          <w:i/>
          <w:iCs/>
          <w:color w:val="333333"/>
          <w:shd w:val="clear" w:color="auto" w:fill="FFFFFF"/>
        </w:rPr>
        <w:t>X(t)</w:t>
      </w:r>
      <w:r w:rsidRPr="00267FC5">
        <w:rPr>
          <w:rFonts w:ascii="Arial" w:hAnsi="Arial" w:cs="Arial"/>
          <w:color w:val="333333"/>
          <w:shd w:val="clear" w:color="auto" w:fill="FFFFFF"/>
        </w:rPr>
        <w:t xml:space="preserve"> at that </w:t>
      </w:r>
      <w:proofErr w:type="gramStart"/>
      <w:r w:rsidRPr="00267FC5">
        <w:rPr>
          <w:rFonts w:ascii="Arial" w:hAnsi="Arial" w:cs="Arial"/>
          <w:color w:val="333333"/>
          <w:shd w:val="clear" w:color="auto" w:fill="FFFFFF"/>
        </w:rPr>
        <w:t>particular time</w:t>
      </w:r>
      <w:proofErr w:type="gramEnd"/>
      <w:r w:rsidRPr="00267FC5">
        <w:rPr>
          <w:rFonts w:ascii="Arial" w:hAnsi="Arial" w:cs="Arial"/>
          <w:color w:val="333333"/>
          <w:shd w:val="clear" w:color="auto" w:fill="FFFFFF"/>
        </w:rPr>
        <w:t xml:space="preserve"> and outcome falls within the range represented by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For example, let's assume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represents temperatures between 20 and 30 degrees Celsius. If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i/>
          <w:iCs/>
          <w:color w:val="333333"/>
          <w:shd w:val="clear" w:color="auto" w:fill="FFFFFF"/>
        </w:rPr>
        <w:t>(2, B)</w:t>
      </w:r>
      <w:r w:rsidRPr="00267FC5">
        <w:rPr>
          <w:rFonts w:ascii="Arial" w:hAnsi="Arial" w:cs="Arial"/>
          <w:color w:val="333333"/>
          <w:shd w:val="clear" w:color="auto" w:fill="FFFFFF"/>
        </w:rPr>
        <w:t xml:space="preserve"> represents a fuzzy set </w:t>
      </w:r>
      <w:r w:rsidRPr="00267FC5">
        <w:rPr>
          <w:rFonts w:ascii="Arial" w:hAnsi="Arial" w:cs="Arial"/>
          <w:color w:val="333333"/>
          <w:shd w:val="clear" w:color="auto" w:fill="FFFFFF"/>
        </w:rPr>
        <w:lastRenderedPageBreak/>
        <w:t xml:space="preserve">with membership values indicating temperatures around 25 degrees Celsius, then </w:t>
      </w:r>
      <w:r w:rsidRPr="00267FC5">
        <w:rPr>
          <w:rFonts w:ascii="Arial" w:hAnsi="Arial" w:cs="Arial"/>
          <w:i/>
          <w:iCs/>
          <w:color w:val="333333"/>
          <w:shd w:val="clear" w:color="auto" w:fill="FFFFFF"/>
        </w:rPr>
        <w:t>(2, B)</w:t>
      </w:r>
      <w:r w:rsidRPr="00267FC5">
        <w:rPr>
          <w:rFonts w:ascii="Arial" w:hAnsi="Arial" w:cs="Arial"/>
          <w:color w:val="333333"/>
          <w:shd w:val="clear" w:color="auto" w:fill="FFFFFF"/>
        </w:rPr>
        <w:t xml:space="preserve"> would be in the pre-image of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because the temperature falls within the range represented by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In this case, the pre-image of the measurable set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under </w:t>
      </w:r>
      <w:r w:rsidRPr="00267FC5">
        <w:rPr>
          <w:rFonts w:ascii="Arial" w:hAnsi="Arial" w:cs="Arial"/>
          <w:i/>
          <w:iCs/>
          <w:color w:val="333333"/>
          <w:shd w:val="clear" w:color="auto" w:fill="FFFFFF"/>
        </w:rPr>
        <w:t>[X(t</w:t>
      </w:r>
      <w:proofErr w:type="gramStart"/>
      <w:r w:rsidRPr="00267FC5">
        <w:rPr>
          <w:rFonts w:ascii="Arial" w:hAnsi="Arial" w:cs="Arial"/>
          <w:i/>
          <w:iCs/>
          <w:color w:val="333333"/>
          <w:shd w:val="clear" w:color="auto" w:fill="FFFFFF"/>
        </w:rPr>
        <w:t>)]</w:t>
      </w:r>
      <w:r w:rsidRPr="00267FC5">
        <w:rPr>
          <w:rFonts w:ascii="Cambria Math" w:hAnsi="Cambria Math" w:cs="Arial"/>
          <w:i/>
          <w:iCs/>
          <w:color w:val="333333"/>
          <w:shd w:val="clear" w:color="auto" w:fill="FFFFFF"/>
          <w:vertAlign w:val="superscript"/>
        </w:rPr>
        <w:t>⍺</w:t>
      </w:r>
      <w:proofErr w:type="gramEnd"/>
      <w:r w:rsidRPr="00267FC5">
        <w:rPr>
          <w:rFonts w:ascii="Arial" w:hAnsi="Arial" w:cs="Arial"/>
          <w:color w:val="333333"/>
          <w:shd w:val="clear" w:color="auto" w:fill="FFFFFF"/>
        </w:rPr>
        <w:t xml:space="preserve"> would be a subset of </w:t>
      </w:r>
      <w:r w:rsidRPr="00267FC5">
        <w:rPr>
          <w:rFonts w:ascii="Arial" w:hAnsi="Arial" w:cs="Arial"/>
          <w:i/>
          <w:iCs/>
          <w:color w:val="333333"/>
          <w:shd w:val="clear" w:color="auto" w:fill="FFFFFF"/>
        </w:rPr>
        <w:t>I × Ω</w:t>
      </w:r>
      <w:r w:rsidRPr="00267FC5">
        <w:rPr>
          <w:rFonts w:ascii="Arial" w:hAnsi="Arial" w:cs="Arial"/>
          <w:color w:val="333333"/>
          <w:shd w:val="clear" w:color="auto" w:fill="FFFFFF"/>
        </w:rPr>
        <w:t xml:space="preserve"> containing all the time points and sample outcomes where the fuzzy sets generated by </w:t>
      </w:r>
      <w:r w:rsidRPr="00267FC5">
        <w:rPr>
          <w:rFonts w:ascii="Arial" w:hAnsi="Arial" w:cs="Arial"/>
          <w:i/>
          <w:iCs/>
          <w:color w:val="333333"/>
          <w:shd w:val="clear" w:color="auto" w:fill="FFFFFF"/>
        </w:rPr>
        <w:t>X(t)</w:t>
      </w:r>
      <w:r w:rsidRPr="00267FC5">
        <w:rPr>
          <w:rFonts w:ascii="Arial" w:hAnsi="Arial" w:cs="Arial"/>
          <w:color w:val="333333"/>
          <w:shd w:val="clear" w:color="auto" w:fill="FFFFFF"/>
        </w:rPr>
        <w:t xml:space="preserve"> fall within the temperature range represented by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w:t>
      </w:r>
    </w:p>
    <w:p w14:paraId="528FCD24" w14:textId="77777777" w:rsidR="008D1943" w:rsidRDefault="008D1943" w:rsidP="008D1943">
      <w:pPr>
        <w:pStyle w:val="ListParagraph"/>
        <w:spacing w:line="360" w:lineRule="auto"/>
        <w:ind w:left="0" w:firstLine="720"/>
        <w:jc w:val="both"/>
        <w:rPr>
          <w:rFonts w:ascii="Arial" w:hAnsi="Arial" w:cs="Arial"/>
          <w:color w:val="333333"/>
          <w:shd w:val="clear" w:color="auto" w:fill="FFFFFF"/>
        </w:rPr>
      </w:pPr>
      <w:r>
        <w:rPr>
          <w:rFonts w:ascii="Arial" w:hAnsi="Arial" w:cs="Arial"/>
          <w:color w:val="333333"/>
          <w:shd w:val="clear" w:color="auto" w:fill="FFFFFF"/>
        </w:rPr>
        <w:t>We propose that t</w:t>
      </w:r>
      <w:r w:rsidRPr="00532A3B">
        <w:rPr>
          <w:rFonts w:ascii="Arial" w:hAnsi="Arial" w:cs="Arial"/>
          <w:color w:val="333333"/>
          <w:shd w:val="clear" w:color="auto" w:fill="FFFFFF"/>
        </w:rPr>
        <w:t xml:space="preserve">he condition that </w:t>
      </w:r>
      <w:r w:rsidRPr="00267FC5">
        <w:rPr>
          <w:rFonts w:ascii="Arial" w:hAnsi="Arial" w:cs="Arial"/>
          <w:i/>
          <w:iCs/>
          <w:color w:val="333333"/>
          <w:shd w:val="clear" w:color="auto" w:fill="FFFFFF"/>
        </w:rPr>
        <w:t>[X]</w:t>
      </w:r>
      <w:r w:rsidRPr="00267FC5">
        <w:rPr>
          <w:rFonts w:ascii="Cambria Math" w:hAnsi="Cambria Math" w:cs="Arial"/>
          <w:i/>
          <w:iCs/>
          <w:color w:val="333333"/>
          <w:shd w:val="clear" w:color="auto" w:fill="FFFFFF"/>
          <w:vertAlign w:val="superscript"/>
        </w:rPr>
        <w:t>⍺</w:t>
      </w:r>
      <w:r w:rsidRPr="00532A3B">
        <w:rPr>
          <w:rFonts w:ascii="Arial" w:hAnsi="Arial" w:cs="Arial"/>
          <w:color w:val="333333"/>
          <w:shd w:val="clear" w:color="auto" w:fill="FFFFFF"/>
        </w:rPr>
        <w:t xml:space="preserve"> be measurable for all </w:t>
      </w:r>
      <w:r w:rsidRPr="00267FC5">
        <w:rPr>
          <w:rFonts w:ascii="Arial" w:hAnsi="Arial" w:cs="Arial"/>
          <w:i/>
          <w:iCs/>
          <w:color w:val="333333"/>
          <w:shd w:val="clear" w:color="auto" w:fill="FFFFFF"/>
        </w:rPr>
        <w:t>α</w:t>
      </w:r>
      <w:r w:rsidRPr="00532A3B">
        <w:rPr>
          <w:rFonts w:ascii="Arial" w:hAnsi="Arial" w:cs="Arial"/>
          <w:color w:val="333333"/>
          <w:shd w:val="clear" w:color="auto" w:fill="FFFFFF"/>
        </w:rPr>
        <w:t xml:space="preserve"> in the interval [0, 1] ensures that the fuzzy stochastic process </w:t>
      </w:r>
      <w:r w:rsidRPr="00267FC5">
        <w:rPr>
          <w:rFonts w:ascii="Arial" w:hAnsi="Arial" w:cs="Arial"/>
          <w:i/>
          <w:iCs/>
          <w:color w:val="333333"/>
          <w:shd w:val="clear" w:color="auto" w:fill="FFFFFF"/>
        </w:rPr>
        <w:t>X</w:t>
      </w:r>
      <w:r w:rsidRPr="00532A3B">
        <w:rPr>
          <w:rFonts w:ascii="Arial" w:hAnsi="Arial" w:cs="Arial"/>
          <w:color w:val="333333"/>
          <w:shd w:val="clear" w:color="auto" w:fill="FFFFFF"/>
        </w:rPr>
        <w:t xml:space="preserve"> can be integrated with respect to time and the sample space.</w:t>
      </w:r>
    </w:p>
    <w:p w14:paraId="71BDB2D2" w14:textId="77777777" w:rsidR="008D1943" w:rsidRPr="00267FC5" w:rsidRDefault="008D1943" w:rsidP="008D1943">
      <w:pPr>
        <w:spacing w:line="360" w:lineRule="auto"/>
        <w:ind w:firstLine="720"/>
        <w:jc w:val="both"/>
        <w:rPr>
          <w:rFonts w:ascii="Arial" w:hAnsi="Arial" w:cs="Arial"/>
          <w:color w:val="333333"/>
          <w:shd w:val="clear" w:color="auto" w:fill="FFFFFF"/>
        </w:rPr>
      </w:pPr>
      <w:r w:rsidRPr="00267FC5">
        <w:rPr>
          <w:rFonts w:ascii="Arial" w:hAnsi="Arial" w:cs="Arial"/>
          <w:i/>
          <w:iCs/>
          <w:color w:val="333333"/>
          <w:shd w:val="clear" w:color="auto" w:fill="FFFFFF"/>
        </w:rPr>
        <w:t>B(I)</w:t>
      </w:r>
      <w:r w:rsidRPr="00532A3B">
        <w:rPr>
          <w:rFonts w:ascii="Arial" w:hAnsi="Arial" w:cs="Arial"/>
          <w:color w:val="333333"/>
          <w:shd w:val="clear" w:color="auto" w:fill="FFFFFF"/>
        </w:rPr>
        <w:t xml:space="preserve"> is the Borel σ-algebra, which consists of all subsets of the interval </w:t>
      </w:r>
      <w:r w:rsidRPr="00267FC5">
        <w:rPr>
          <w:rFonts w:ascii="Arial" w:hAnsi="Arial" w:cs="Arial"/>
          <w:i/>
          <w:iCs/>
          <w:color w:val="333333"/>
          <w:shd w:val="clear" w:color="auto" w:fill="FFFFFF"/>
        </w:rPr>
        <w:t>I</w:t>
      </w:r>
      <w:r w:rsidRPr="00532A3B">
        <w:rPr>
          <w:rFonts w:ascii="Arial" w:hAnsi="Arial" w:cs="Arial"/>
          <w:color w:val="333333"/>
          <w:shd w:val="clear" w:color="auto" w:fill="FFFFFF"/>
        </w:rPr>
        <w:t xml:space="preserve">. To determine measurability,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α</w:t>
      </w:r>
      <w:r w:rsidRPr="00267FC5">
        <w:rPr>
          <w:rFonts w:ascii="Arial" w:hAnsi="Arial" w:cs="Arial"/>
          <w:i/>
          <w:iCs/>
          <w:color w:val="333333"/>
          <w:shd w:val="clear" w:color="auto" w:fill="FFFFFF"/>
        </w:rPr>
        <w:t>: I × Ω → K(R)</w:t>
      </w:r>
      <w:r w:rsidRPr="00532A3B">
        <w:rPr>
          <w:rFonts w:ascii="Arial" w:hAnsi="Arial" w:cs="Arial"/>
          <w:color w:val="333333"/>
          <w:shd w:val="clear" w:color="auto" w:fill="FFFFFF"/>
        </w:rPr>
        <w:t xml:space="preserve"> should be </w:t>
      </w:r>
      <w:r w:rsidRPr="00267FC5">
        <w:rPr>
          <w:rFonts w:ascii="Arial" w:hAnsi="Arial" w:cs="Arial"/>
          <w:i/>
          <w:iCs/>
          <w:color w:val="333333"/>
          <w:shd w:val="clear" w:color="auto" w:fill="FFFFFF"/>
        </w:rPr>
        <w:t xml:space="preserve">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532A3B">
        <w:rPr>
          <w:rFonts w:ascii="Arial" w:hAnsi="Arial" w:cs="Arial"/>
          <w:color w:val="333333"/>
          <w:shd w:val="clear" w:color="auto" w:fill="FFFFFF"/>
        </w:rPr>
        <w:t>-measurable. Here,</w:t>
      </w:r>
      <w:r w:rsidRPr="00267FC5">
        <w:rPr>
          <w:rFonts w:ascii="Arial" w:hAnsi="Arial" w:cs="Arial"/>
          <w:i/>
          <w:iCs/>
          <w:color w:val="333333"/>
          <w:shd w:val="clear" w:color="auto" w:fill="FFFFFF"/>
        </w:rPr>
        <w:t xml:space="preserve"> 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532A3B">
        <w:rPr>
          <w:rFonts w:ascii="Arial" w:hAnsi="Arial" w:cs="Arial"/>
          <w:color w:val="333333"/>
          <w:shd w:val="clear" w:color="auto" w:fill="FFFFFF"/>
        </w:rPr>
        <w:t xml:space="preserve"> represents the product σ-algebra, which is generated by the Borel σ-algebra </w:t>
      </w:r>
      <w:r w:rsidRPr="00267FC5">
        <w:rPr>
          <w:rFonts w:ascii="Arial" w:hAnsi="Arial" w:cs="Arial"/>
          <w:i/>
          <w:iCs/>
          <w:color w:val="333333"/>
          <w:shd w:val="clear" w:color="auto" w:fill="FFFFFF"/>
        </w:rPr>
        <w:t>B(I)</w:t>
      </w:r>
      <w:r w:rsidRPr="00532A3B">
        <w:rPr>
          <w:rFonts w:ascii="Arial" w:hAnsi="Arial" w:cs="Arial"/>
          <w:color w:val="333333"/>
          <w:shd w:val="clear" w:color="auto" w:fill="FFFFFF"/>
        </w:rPr>
        <w:t xml:space="preserve"> and the σ-algebra </w:t>
      </w:r>
      <w:r w:rsidRPr="00267FC5">
        <w:rPr>
          <w:rFonts w:ascii="Arial" w:hAnsi="Arial" w:cs="Arial"/>
          <w:i/>
          <w:iCs/>
          <w:color w:val="333333"/>
          <w:shd w:val="clear" w:color="auto" w:fill="FFFFFF"/>
        </w:rPr>
        <w:t>A</w:t>
      </w:r>
      <w:r w:rsidRPr="00532A3B">
        <w:rPr>
          <w:rFonts w:ascii="Arial" w:hAnsi="Arial" w:cs="Arial"/>
          <w:color w:val="333333"/>
          <w:shd w:val="clear" w:color="auto" w:fill="FFFFFF"/>
        </w:rPr>
        <w:t xml:space="preserve">. This requirement ensures that the equivalence class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α</w:t>
      </w:r>
      <w:r w:rsidRPr="00532A3B">
        <w:rPr>
          <w:rFonts w:ascii="Arial" w:hAnsi="Arial" w:cs="Arial"/>
          <w:color w:val="333333"/>
          <w:shd w:val="clear" w:color="auto" w:fill="FFFFFF"/>
        </w:rPr>
        <w:t xml:space="preserve"> is measurable with respect to the joint σ-algebra generated by </w:t>
      </w:r>
      <w:r w:rsidRPr="00267FC5">
        <w:rPr>
          <w:rFonts w:ascii="Arial" w:hAnsi="Arial" w:cs="Arial"/>
          <w:i/>
          <w:iCs/>
          <w:color w:val="333333"/>
          <w:shd w:val="clear" w:color="auto" w:fill="FFFFFF"/>
        </w:rPr>
        <w:t>B(I)</w:t>
      </w:r>
      <w:r w:rsidRPr="00532A3B">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532A3B">
        <w:rPr>
          <w:rFonts w:ascii="Arial" w:hAnsi="Arial" w:cs="Arial"/>
          <w:color w:val="333333"/>
          <w:shd w:val="clear" w:color="auto" w:fill="FFFFFF"/>
        </w:rPr>
        <w:t xml:space="preserve">. In this context, </w:t>
      </w:r>
      <w:r w:rsidRPr="00267FC5">
        <w:rPr>
          <w:rFonts w:ascii="Arial" w:hAnsi="Arial" w:cs="Arial"/>
          <w:i/>
          <w:iCs/>
          <w:color w:val="333333"/>
          <w:shd w:val="clear" w:color="auto" w:fill="FFFFFF"/>
        </w:rPr>
        <w:t>K(R)</w:t>
      </w:r>
      <w:r w:rsidRPr="00532A3B">
        <w:rPr>
          <w:rFonts w:ascii="Arial" w:hAnsi="Arial" w:cs="Arial"/>
          <w:color w:val="333333"/>
          <w:shd w:val="clear" w:color="auto" w:fill="FFFFFF"/>
        </w:rPr>
        <w:t xml:space="preserve"> denotes the set of fuzzy sets over the real numbers. Fuzzy sets are sets that assign membership degrees or degrees of truth to elements, allowing for a more flexible representation of uncertainty or partial truth. </w:t>
      </w:r>
      <w:r w:rsidRPr="00267FC5">
        <w:rPr>
          <w:rFonts w:ascii="Arial" w:hAnsi="Arial" w:cs="Arial"/>
          <w:i/>
          <w:iCs/>
          <w:color w:val="333333"/>
          <w:shd w:val="clear" w:color="auto" w:fill="FFFFFF"/>
        </w:rPr>
        <w:t>B(I)</w:t>
      </w:r>
      <w:r w:rsidRPr="00532A3B">
        <w:rPr>
          <w:rFonts w:ascii="Arial" w:hAnsi="Arial" w:cs="Arial"/>
          <w:color w:val="333333"/>
          <w:shd w:val="clear" w:color="auto" w:fill="FFFFFF"/>
        </w:rPr>
        <w:t xml:space="preserve"> refers to the Borel σ-algebra, which is the σ-algebra generated by the open sets in the interval </w:t>
      </w:r>
      <w:r w:rsidRPr="00267FC5">
        <w:rPr>
          <w:rFonts w:ascii="Arial" w:hAnsi="Arial" w:cs="Arial"/>
          <w:i/>
          <w:iCs/>
          <w:color w:val="333333"/>
          <w:shd w:val="clear" w:color="auto" w:fill="FFFFFF"/>
        </w:rPr>
        <w:t>I.</w:t>
      </w:r>
      <w:r w:rsidRPr="00532A3B">
        <w:rPr>
          <w:rFonts w:ascii="Arial" w:hAnsi="Arial" w:cs="Arial"/>
          <w:color w:val="333333"/>
          <w:shd w:val="clear" w:color="auto" w:fill="FFFFFF"/>
        </w:rPr>
        <w:t xml:space="preserve"> The Borel σ-algebra consists of all</w:t>
      </w:r>
      <w:r>
        <w:rPr>
          <w:rFonts w:ascii="Arial" w:hAnsi="Arial" w:cs="Arial"/>
          <w:color w:val="333333"/>
          <w:shd w:val="clear" w:color="auto" w:fill="FFFFFF"/>
        </w:rPr>
        <w:t xml:space="preserve"> open sets</w:t>
      </w:r>
      <w:r w:rsidRPr="00532A3B">
        <w:rPr>
          <w:rFonts w:ascii="Arial" w:hAnsi="Arial" w:cs="Arial"/>
          <w:color w:val="333333"/>
          <w:shd w:val="clear" w:color="auto" w:fill="FFFFFF"/>
        </w:rPr>
        <w:t xml:space="preserve"> </w:t>
      </w:r>
      <w:r w:rsidRPr="007233C1">
        <w:rPr>
          <w:rFonts w:ascii="Arial" w:hAnsi="Arial" w:cs="Arial"/>
          <w:strike/>
          <w:color w:val="333333"/>
          <w:highlight w:val="yellow"/>
          <w:shd w:val="clear" w:color="auto" w:fill="FFFFFF"/>
        </w:rPr>
        <w:t>subsets</w:t>
      </w:r>
      <w:r w:rsidRPr="00532A3B">
        <w:rPr>
          <w:rFonts w:ascii="Arial" w:hAnsi="Arial" w:cs="Arial"/>
          <w:color w:val="333333"/>
          <w:shd w:val="clear" w:color="auto" w:fill="FFFFFF"/>
        </w:rPr>
        <w:t xml:space="preserve"> of </w:t>
      </w:r>
      <w:r w:rsidRPr="00267FC5">
        <w:rPr>
          <w:rFonts w:ascii="Arial" w:hAnsi="Arial" w:cs="Arial"/>
          <w:i/>
          <w:iCs/>
          <w:color w:val="333333"/>
          <w:shd w:val="clear" w:color="auto" w:fill="FFFFFF"/>
        </w:rPr>
        <w:t>I</w:t>
      </w:r>
      <w:r w:rsidRPr="00532A3B">
        <w:rPr>
          <w:rFonts w:ascii="Arial" w:hAnsi="Arial" w:cs="Arial"/>
          <w:color w:val="333333"/>
          <w:shd w:val="clear" w:color="auto" w:fill="FFFFFF"/>
        </w:rPr>
        <w:t xml:space="preserve"> that can be formed by taking unions, intersections, and complements of open sets. </w:t>
      </w:r>
      <w:r w:rsidRPr="00267FC5">
        <w:rPr>
          <w:rFonts w:ascii="Arial" w:hAnsi="Arial" w:cs="Arial"/>
          <w:i/>
          <w:iCs/>
          <w:color w:val="333333"/>
          <w:shd w:val="clear" w:color="auto" w:fill="FFFFFF"/>
        </w:rPr>
        <w:t xml:space="preserve">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532A3B">
        <w:rPr>
          <w:rFonts w:ascii="Arial" w:hAnsi="Arial" w:cs="Arial"/>
          <w:color w:val="333333"/>
          <w:shd w:val="clear" w:color="auto" w:fill="FFFFFF"/>
        </w:rPr>
        <w:t xml:space="preserve"> represents the product σ-algebra, which is the smallest σ-algebra generated by the sets of the form </w:t>
      </w:r>
      <w:r w:rsidRPr="00267FC5">
        <w:rPr>
          <w:rFonts w:ascii="Arial" w:hAnsi="Arial" w:cs="Arial"/>
          <w:i/>
          <w:iCs/>
          <w:color w:val="333333"/>
          <w:shd w:val="clear" w:color="auto" w:fill="FFFFFF"/>
        </w:rPr>
        <w:t>B × A,</w:t>
      </w:r>
      <w:r w:rsidRPr="00532A3B">
        <w:rPr>
          <w:rFonts w:ascii="Arial" w:hAnsi="Arial" w:cs="Arial"/>
          <w:color w:val="333333"/>
          <w:shd w:val="clear" w:color="auto" w:fill="FFFFFF"/>
        </w:rPr>
        <w:t xml:space="preserve"> where </w:t>
      </w:r>
      <w:r w:rsidRPr="00267FC5">
        <w:rPr>
          <w:rFonts w:ascii="Arial" w:hAnsi="Arial" w:cs="Arial"/>
          <w:i/>
          <w:iCs/>
          <w:color w:val="333333"/>
          <w:shd w:val="clear" w:color="auto" w:fill="FFFFFF"/>
        </w:rPr>
        <w:t>B</w:t>
      </w:r>
      <w:r w:rsidRPr="00532A3B">
        <w:rPr>
          <w:rFonts w:ascii="Arial" w:hAnsi="Arial" w:cs="Arial"/>
          <w:color w:val="333333"/>
          <w:shd w:val="clear" w:color="auto" w:fill="FFFFFF"/>
        </w:rPr>
        <w:t xml:space="preserve"> is a Borel set from </w:t>
      </w:r>
      <w:r w:rsidRPr="00267FC5">
        <w:rPr>
          <w:rFonts w:ascii="Arial" w:hAnsi="Arial" w:cs="Arial"/>
          <w:i/>
          <w:iCs/>
          <w:color w:val="333333"/>
          <w:shd w:val="clear" w:color="auto" w:fill="FFFFFF"/>
        </w:rPr>
        <w:t>B(I)</w:t>
      </w:r>
      <w:r w:rsidRPr="00532A3B">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532A3B">
        <w:rPr>
          <w:rFonts w:ascii="Arial" w:hAnsi="Arial" w:cs="Arial"/>
          <w:color w:val="333333"/>
          <w:shd w:val="clear" w:color="auto" w:fill="FFFFFF"/>
        </w:rPr>
        <w:t xml:space="preserve"> is a set from the σ-algebra </w:t>
      </w:r>
      <w:r w:rsidRPr="00267FC5">
        <w:rPr>
          <w:rFonts w:ascii="Arial" w:hAnsi="Arial" w:cs="Arial"/>
          <w:i/>
          <w:iCs/>
          <w:color w:val="333333"/>
          <w:shd w:val="clear" w:color="auto" w:fill="FFFFFF"/>
        </w:rPr>
        <w:t>A</w:t>
      </w:r>
      <w:r w:rsidRPr="00532A3B">
        <w:rPr>
          <w:rFonts w:ascii="Arial" w:hAnsi="Arial" w:cs="Arial"/>
          <w:color w:val="333333"/>
          <w:shd w:val="clear" w:color="auto" w:fill="FFFFFF"/>
        </w:rPr>
        <w:t>. The requirement of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α</w:t>
      </w:r>
      <w:r w:rsidRPr="00532A3B">
        <w:rPr>
          <w:rFonts w:ascii="Arial" w:hAnsi="Arial" w:cs="Arial"/>
          <w:color w:val="333333"/>
          <w:shd w:val="clear" w:color="auto" w:fill="FFFFFF"/>
        </w:rPr>
        <w:t xml:space="preserve"> being </w:t>
      </w:r>
      <w:r w:rsidRPr="00267FC5">
        <w:rPr>
          <w:rFonts w:ascii="Arial" w:hAnsi="Arial" w:cs="Arial"/>
          <w:i/>
          <w:iCs/>
          <w:color w:val="333333"/>
          <w:shd w:val="clear" w:color="auto" w:fill="FFFFFF"/>
        </w:rPr>
        <w:t xml:space="preserve">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532A3B">
        <w:rPr>
          <w:rFonts w:ascii="Arial" w:hAnsi="Arial" w:cs="Arial"/>
          <w:color w:val="333333"/>
          <w:shd w:val="clear" w:color="auto" w:fill="FFFFFF"/>
        </w:rPr>
        <w:t xml:space="preserve">measurable ensures that the equivalence class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α</w:t>
      </w:r>
      <w:r w:rsidRPr="00532A3B">
        <w:rPr>
          <w:rFonts w:ascii="Arial" w:hAnsi="Arial" w:cs="Arial"/>
          <w:color w:val="333333"/>
          <w:shd w:val="clear" w:color="auto" w:fill="FFFFFF"/>
        </w:rPr>
        <w:t xml:space="preserve"> is measurable with respect to the joint σ-algebra generated by</w:t>
      </w:r>
      <w:r w:rsidRPr="00267FC5">
        <w:rPr>
          <w:rFonts w:ascii="Arial" w:hAnsi="Arial" w:cs="Arial"/>
          <w:i/>
          <w:iCs/>
          <w:color w:val="333333"/>
          <w:shd w:val="clear" w:color="auto" w:fill="FFFFFF"/>
        </w:rPr>
        <w:t xml:space="preserve"> B(I)</w:t>
      </w:r>
      <w:r w:rsidRPr="00532A3B">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532A3B">
        <w:rPr>
          <w:rFonts w:ascii="Arial" w:hAnsi="Arial" w:cs="Arial"/>
          <w:color w:val="333333"/>
          <w:shd w:val="clear" w:color="auto" w:fill="FFFFFF"/>
        </w:rPr>
        <w:t xml:space="preserve">. This joint σ-algebra allows us to analyse and reason about the measurability properties of the fuzzy stochastic </w:t>
      </w:r>
      <w:r w:rsidRPr="00F54675">
        <w:rPr>
          <w:rFonts w:ascii="Arial" w:hAnsi="Arial" w:cs="Arial"/>
          <w:color w:val="333333"/>
          <w:shd w:val="clear" w:color="auto" w:fill="FFFFFF"/>
        </w:rPr>
        <w:t xml:space="preserve">process </w:t>
      </w:r>
      <w:r w:rsidRPr="00267FC5">
        <w:rPr>
          <w:rFonts w:ascii="Arial" w:hAnsi="Arial" w:cs="Arial"/>
          <w:i/>
          <w:iCs/>
          <w:color w:val="333333"/>
          <w:shd w:val="clear" w:color="auto" w:fill="FFFFFF"/>
        </w:rPr>
        <w:t>X</w:t>
      </w:r>
      <w:r w:rsidRPr="00F54675">
        <w:rPr>
          <w:rFonts w:ascii="Arial" w:hAnsi="Arial" w:cs="Arial"/>
          <w:color w:val="333333"/>
          <w:shd w:val="clear" w:color="auto" w:fill="FFFFFF"/>
        </w:rPr>
        <w:t xml:space="preserve"> across both the time domain (Borel sets in </w:t>
      </w:r>
      <w:r w:rsidRPr="00267FC5">
        <w:rPr>
          <w:rFonts w:ascii="Arial" w:hAnsi="Arial" w:cs="Arial"/>
          <w:i/>
          <w:iCs/>
          <w:color w:val="333333"/>
          <w:shd w:val="clear" w:color="auto" w:fill="FFFFFF"/>
        </w:rPr>
        <w:t>I</w:t>
      </w:r>
      <w:r w:rsidRPr="00F54675">
        <w:rPr>
          <w:rFonts w:ascii="Arial" w:hAnsi="Arial" w:cs="Arial"/>
          <w:color w:val="333333"/>
          <w:shd w:val="clear" w:color="auto" w:fill="FFFFFF"/>
        </w:rPr>
        <w:t xml:space="preserve">) and the probability space (sets in </w:t>
      </w:r>
      <w:r w:rsidRPr="00267FC5">
        <w:rPr>
          <w:rFonts w:ascii="Arial" w:hAnsi="Arial" w:cs="Arial"/>
          <w:i/>
          <w:iCs/>
          <w:color w:val="333333"/>
          <w:shd w:val="clear" w:color="auto" w:fill="FFFFFF"/>
        </w:rPr>
        <w:t>A</w:t>
      </w:r>
      <w:r w:rsidRPr="00F54675">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Suppose we have two sets: </w:t>
      </w:r>
      <w:r w:rsidRPr="00267FC5">
        <w:rPr>
          <w:rFonts w:ascii="Arial" w:hAnsi="Arial" w:cs="Arial"/>
          <w:i/>
          <w:iCs/>
          <w:color w:val="333333"/>
          <w:shd w:val="clear" w:color="auto" w:fill="FFFFFF"/>
        </w:rPr>
        <w:t>B(I)</w:t>
      </w:r>
      <w:r w:rsidRPr="00267FC5">
        <w:rPr>
          <w:rFonts w:ascii="Arial" w:hAnsi="Arial" w:cs="Arial"/>
          <w:color w:val="333333"/>
          <w:shd w:val="clear" w:color="auto" w:fill="FFFFFF"/>
        </w:rPr>
        <w:t xml:space="preserve">, which represents the Borel σ-algebra generated by the open sets in the interval </w:t>
      </w:r>
      <w:r w:rsidRPr="00267FC5">
        <w:rPr>
          <w:rFonts w:ascii="Arial" w:hAnsi="Arial" w:cs="Arial"/>
          <w:i/>
          <w:iCs/>
          <w:color w:val="333333"/>
          <w:shd w:val="clear" w:color="auto" w:fill="FFFFFF"/>
        </w:rPr>
        <w:t>I,</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which represents a σ-algebra defined on a sample space </w:t>
      </w:r>
      <w:r w:rsidRPr="00267FC5">
        <w:rPr>
          <w:rFonts w:ascii="Arial" w:hAnsi="Arial" w:cs="Arial"/>
          <w:i/>
          <w:iCs/>
          <w:color w:val="333333"/>
          <w:shd w:val="clear" w:color="auto" w:fill="FFFFFF"/>
        </w:rPr>
        <w:t>Ω</w:t>
      </w:r>
      <w:r w:rsidRPr="00267FC5">
        <w:rPr>
          <w:rFonts w:ascii="Arial" w:hAnsi="Arial" w:cs="Arial"/>
          <w:color w:val="333333"/>
          <w:shd w:val="clear" w:color="auto" w:fill="FFFFFF"/>
        </w:rPr>
        <w:t xml:space="preserve">. We want to generate a σ-algebra that captures the joint measurability of sets from </w:t>
      </w:r>
      <w:r w:rsidRPr="00267FC5">
        <w:rPr>
          <w:rFonts w:ascii="Arial" w:hAnsi="Arial" w:cs="Arial"/>
          <w:i/>
          <w:iCs/>
          <w:color w:val="333333"/>
          <w:shd w:val="clear" w:color="auto" w:fill="FFFFFF"/>
        </w:rPr>
        <w:t>B(I)</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The product σ-algebra </w:t>
      </w:r>
      <w:r w:rsidRPr="00267FC5">
        <w:rPr>
          <w:rFonts w:ascii="Arial" w:hAnsi="Arial" w:cs="Arial"/>
          <w:i/>
          <w:iCs/>
          <w:color w:val="333333"/>
          <w:shd w:val="clear" w:color="auto" w:fill="FFFFFF"/>
        </w:rPr>
        <w:t xml:space="preserve">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267FC5">
        <w:rPr>
          <w:rFonts w:ascii="Arial" w:hAnsi="Arial" w:cs="Arial"/>
          <w:color w:val="333333"/>
          <w:shd w:val="clear" w:color="auto" w:fill="FFFFFF"/>
        </w:rPr>
        <w:t xml:space="preserve"> is defined as the smallest σ-algebra generated by sets of the form </w:t>
      </w:r>
      <w:r w:rsidRPr="00267FC5">
        <w:rPr>
          <w:rFonts w:ascii="Arial" w:hAnsi="Arial" w:cs="Arial"/>
          <w:i/>
          <w:iCs/>
          <w:color w:val="333333"/>
          <w:shd w:val="clear" w:color="auto" w:fill="FFFFFF"/>
        </w:rPr>
        <w:t>B × A</w:t>
      </w:r>
      <w:r w:rsidRPr="00267FC5">
        <w:rPr>
          <w:rFonts w:ascii="Arial" w:hAnsi="Arial" w:cs="Arial"/>
          <w:color w:val="333333"/>
          <w:shd w:val="clear" w:color="auto" w:fill="FFFFFF"/>
        </w:rPr>
        <w:t xml:space="preserve">, where </w:t>
      </w:r>
      <w:r w:rsidRPr="00267FC5">
        <w:rPr>
          <w:rFonts w:ascii="Arial" w:hAnsi="Arial" w:cs="Arial"/>
          <w:i/>
          <w:iCs/>
          <w:color w:val="333333"/>
          <w:shd w:val="clear" w:color="auto" w:fill="FFFFFF"/>
        </w:rPr>
        <w:t>B</w:t>
      </w:r>
      <w:r w:rsidRPr="00267FC5">
        <w:rPr>
          <w:rFonts w:ascii="Arial" w:hAnsi="Arial" w:cs="Arial"/>
          <w:color w:val="333333"/>
          <w:shd w:val="clear" w:color="auto" w:fill="FFFFFF"/>
        </w:rPr>
        <w:t xml:space="preserve"> is a Borel set from </w:t>
      </w:r>
      <w:r w:rsidRPr="00267FC5">
        <w:rPr>
          <w:rFonts w:ascii="Arial" w:hAnsi="Arial" w:cs="Arial"/>
          <w:i/>
          <w:iCs/>
          <w:color w:val="333333"/>
          <w:shd w:val="clear" w:color="auto" w:fill="FFFFFF"/>
        </w:rPr>
        <w:t>B(I)</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is a set from the σ-algebra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Let's consider a specific example to illustrate this concept. Assume that I is the interval [0, 1] and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is the </w:t>
      </w:r>
      <w:r w:rsidRPr="00267FC5">
        <w:rPr>
          <w:rFonts w:ascii="Arial" w:hAnsi="Arial" w:cs="Arial"/>
          <w:color w:val="333333"/>
          <w:shd w:val="clear" w:color="auto" w:fill="FFFFFF"/>
        </w:rPr>
        <w:lastRenderedPageBreak/>
        <w:t xml:space="preserve">power set of </w:t>
      </w:r>
      <w:r w:rsidRPr="00267FC5">
        <w:rPr>
          <w:rFonts w:ascii="Arial" w:hAnsi="Arial" w:cs="Arial"/>
          <w:i/>
          <w:iCs/>
          <w:color w:val="333333"/>
          <w:shd w:val="clear" w:color="auto" w:fill="FFFFFF"/>
        </w:rPr>
        <w:t>Ω = {a, b}</w:t>
      </w:r>
      <w:r w:rsidRPr="00267FC5">
        <w:rPr>
          <w:rFonts w:ascii="Arial" w:hAnsi="Arial" w:cs="Arial"/>
          <w:color w:val="333333"/>
          <w:shd w:val="clear" w:color="auto" w:fill="FFFFFF"/>
        </w:rPr>
        <w:t xml:space="preserve">, which contains all possible subsets of </w:t>
      </w:r>
      <w:r w:rsidRPr="00267FC5">
        <w:rPr>
          <w:rFonts w:ascii="Arial" w:hAnsi="Arial" w:cs="Arial"/>
          <w:i/>
          <w:iCs/>
          <w:color w:val="333333"/>
          <w:shd w:val="clear" w:color="auto" w:fill="FFFFFF"/>
        </w:rPr>
        <w:t>Ω. B(I): B(I)</w:t>
      </w:r>
      <w:r w:rsidRPr="00267FC5">
        <w:rPr>
          <w:rFonts w:ascii="Arial" w:hAnsi="Arial" w:cs="Arial"/>
          <w:color w:val="333333"/>
          <w:shd w:val="clear" w:color="auto" w:fill="FFFFFF"/>
        </w:rPr>
        <w:t xml:space="preserve"> is the Borel σ-algebra on </w:t>
      </w:r>
      <w:r w:rsidRPr="00267FC5">
        <w:rPr>
          <w:rFonts w:ascii="Arial" w:hAnsi="Arial" w:cs="Arial"/>
          <w:i/>
          <w:iCs/>
          <w:color w:val="333333"/>
          <w:shd w:val="clear" w:color="auto" w:fill="FFFFFF"/>
        </w:rPr>
        <w:t>I</w:t>
      </w:r>
      <w:r w:rsidRPr="00267FC5">
        <w:rPr>
          <w:rFonts w:ascii="Arial" w:hAnsi="Arial" w:cs="Arial"/>
          <w:color w:val="333333"/>
          <w:shd w:val="clear" w:color="auto" w:fill="FFFFFF"/>
        </w:rPr>
        <w:t xml:space="preserve">, generated by the open sets in </w:t>
      </w:r>
      <w:r w:rsidRPr="00267FC5">
        <w:rPr>
          <w:rFonts w:ascii="Arial" w:hAnsi="Arial" w:cs="Arial"/>
          <w:i/>
          <w:iCs/>
          <w:color w:val="333333"/>
          <w:shd w:val="clear" w:color="auto" w:fill="FFFFFF"/>
        </w:rPr>
        <w:t>I</w:t>
      </w:r>
      <w:r w:rsidRPr="00267FC5">
        <w:rPr>
          <w:rFonts w:ascii="Arial" w:hAnsi="Arial" w:cs="Arial"/>
          <w:color w:val="333333"/>
          <w:shd w:val="clear" w:color="auto" w:fill="FFFFFF"/>
        </w:rPr>
        <w:t xml:space="preserve">. It includes sets such as open intervals, closed intervals, half-open intervals, and countable unions or intersections of such intervals. </w:t>
      </w:r>
      <w:r w:rsidRPr="00267FC5">
        <w:rPr>
          <w:rFonts w:ascii="Arial" w:hAnsi="Arial" w:cs="Arial"/>
          <w:i/>
          <w:iCs/>
          <w:color w:val="333333"/>
          <w:shd w:val="clear" w:color="auto" w:fill="FFFFFF"/>
        </w:rPr>
        <w:t xml:space="preserve">A: A </w:t>
      </w:r>
      <w:r w:rsidRPr="00267FC5">
        <w:rPr>
          <w:rFonts w:ascii="Arial" w:hAnsi="Arial" w:cs="Arial"/>
          <w:color w:val="333333"/>
          <w:shd w:val="clear" w:color="auto" w:fill="FFFFFF"/>
        </w:rPr>
        <w:t xml:space="preserve">is the power set of </w:t>
      </w:r>
      <w:r w:rsidRPr="00267FC5">
        <w:rPr>
          <w:rFonts w:ascii="Arial" w:hAnsi="Arial" w:cs="Arial"/>
          <w:i/>
          <w:iCs/>
          <w:color w:val="333333"/>
          <w:shd w:val="clear" w:color="auto" w:fill="FFFFFF"/>
        </w:rPr>
        <w:t>Ω</w:t>
      </w:r>
      <w:r w:rsidRPr="00267FC5">
        <w:rPr>
          <w:rFonts w:ascii="Arial" w:hAnsi="Arial" w:cs="Arial"/>
          <w:color w:val="333333"/>
          <w:shd w:val="clear" w:color="auto" w:fill="FFFFFF"/>
        </w:rPr>
        <w:t xml:space="preserve">, which includes all subsets of </w:t>
      </w:r>
      <w:r w:rsidRPr="00267FC5">
        <w:rPr>
          <w:rFonts w:ascii="Arial" w:hAnsi="Arial" w:cs="Arial"/>
          <w:i/>
          <w:iCs/>
          <w:color w:val="333333"/>
          <w:shd w:val="clear" w:color="auto" w:fill="FFFFFF"/>
        </w:rPr>
        <w:t>Ω</w:t>
      </w:r>
      <w:r w:rsidRPr="00267FC5">
        <w:rPr>
          <w:rFonts w:ascii="Arial" w:hAnsi="Arial" w:cs="Arial"/>
          <w:color w:val="333333"/>
          <w:shd w:val="clear" w:color="auto" w:fill="FFFFFF"/>
        </w:rPr>
        <w:t xml:space="preserve">. In this case, </w:t>
      </w:r>
      <w:r w:rsidRPr="00267FC5">
        <w:rPr>
          <w:rFonts w:ascii="Arial" w:hAnsi="Arial" w:cs="Arial"/>
          <w:i/>
          <w:iCs/>
          <w:color w:val="333333"/>
          <w:shd w:val="clear" w:color="auto" w:fill="FFFFFF"/>
        </w:rPr>
        <w:t>A =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{a}, {b}, {a, b}}.</w:t>
      </w:r>
      <w:r w:rsidRPr="00267FC5">
        <w:rPr>
          <w:rFonts w:ascii="Arial" w:hAnsi="Arial" w:cs="Arial"/>
          <w:color w:val="333333"/>
          <w:shd w:val="clear" w:color="auto" w:fill="FFFFFF"/>
        </w:rPr>
        <w:t xml:space="preserve"> To construct the product σ-algebra </w:t>
      </w:r>
      <w:r w:rsidRPr="00267FC5">
        <w:rPr>
          <w:rFonts w:ascii="Arial" w:hAnsi="Arial" w:cs="Arial"/>
          <w:i/>
          <w:iCs/>
          <w:color w:val="333333"/>
          <w:shd w:val="clear" w:color="auto" w:fill="FFFFFF"/>
        </w:rPr>
        <w:t xml:space="preserve">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267FC5">
        <w:rPr>
          <w:rFonts w:ascii="Arial" w:hAnsi="Arial" w:cs="Arial"/>
          <w:color w:val="333333"/>
          <w:shd w:val="clear" w:color="auto" w:fill="FFFFFF"/>
        </w:rPr>
        <w:t xml:space="preserve">, we consider all possible combinations of Borel sets from </w:t>
      </w:r>
      <w:r w:rsidRPr="00267FC5">
        <w:rPr>
          <w:rFonts w:ascii="Arial" w:hAnsi="Arial" w:cs="Arial"/>
          <w:i/>
          <w:iCs/>
          <w:color w:val="333333"/>
          <w:shd w:val="clear" w:color="auto" w:fill="FFFFFF"/>
        </w:rPr>
        <w:t>B(I)</w:t>
      </w:r>
      <w:r w:rsidRPr="00267FC5">
        <w:rPr>
          <w:rFonts w:ascii="Arial" w:hAnsi="Arial" w:cs="Arial"/>
          <w:color w:val="333333"/>
          <w:shd w:val="clear" w:color="auto" w:fill="FFFFFF"/>
        </w:rPr>
        <w:t xml:space="preserve"> and sets from A. For example, let's take </w:t>
      </w:r>
      <w:r w:rsidRPr="00267FC5">
        <w:rPr>
          <w:rFonts w:ascii="Arial" w:hAnsi="Arial" w:cs="Arial"/>
          <w:i/>
          <w:iCs/>
          <w:color w:val="333333"/>
          <w:shd w:val="clear" w:color="auto" w:fill="FFFFFF"/>
        </w:rPr>
        <w:t>B = (0.2, 0.8</w:t>
      </w:r>
      <w:r w:rsidRPr="00267FC5">
        <w:rPr>
          <w:rFonts w:ascii="Arial" w:hAnsi="Arial" w:cs="Arial"/>
          <w:color w:val="333333"/>
          <w:shd w:val="clear" w:color="auto" w:fill="FFFFFF"/>
        </w:rPr>
        <w:t xml:space="preserve">) (an open interval in </w:t>
      </w:r>
      <w:r w:rsidRPr="00267FC5">
        <w:rPr>
          <w:rFonts w:ascii="Arial" w:hAnsi="Arial" w:cs="Arial"/>
          <w:i/>
          <w:iCs/>
          <w:color w:val="333333"/>
          <w:shd w:val="clear" w:color="auto" w:fill="FFFFFF"/>
        </w:rPr>
        <w:t>I</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A = {a}</w:t>
      </w:r>
      <w:r w:rsidRPr="00267FC5">
        <w:rPr>
          <w:rFonts w:ascii="Arial" w:hAnsi="Arial" w:cs="Arial"/>
          <w:color w:val="333333"/>
          <w:shd w:val="clear" w:color="auto" w:fill="FFFFFF"/>
        </w:rPr>
        <w:t xml:space="preserve"> (a singleton set in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The set </w:t>
      </w:r>
      <w:r w:rsidRPr="00267FC5">
        <w:rPr>
          <w:rFonts w:ascii="Arial" w:hAnsi="Arial" w:cs="Arial"/>
          <w:i/>
          <w:iCs/>
          <w:color w:val="333333"/>
          <w:shd w:val="clear" w:color="auto" w:fill="FFFFFF"/>
        </w:rPr>
        <w:t>B × A</w:t>
      </w:r>
      <w:r w:rsidRPr="00267FC5">
        <w:rPr>
          <w:rFonts w:ascii="Arial" w:hAnsi="Arial" w:cs="Arial"/>
          <w:color w:val="333333"/>
          <w:shd w:val="clear" w:color="auto" w:fill="FFFFFF"/>
        </w:rPr>
        <w:t xml:space="preserve"> is the Cartesian product of </w:t>
      </w:r>
      <w:r w:rsidRPr="00267FC5">
        <w:rPr>
          <w:rFonts w:ascii="Arial" w:hAnsi="Arial" w:cs="Arial"/>
          <w:i/>
          <w:iCs/>
          <w:color w:val="333333"/>
          <w:shd w:val="clear" w:color="auto" w:fill="FFFFFF"/>
        </w:rPr>
        <w:t>B</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which results in the set </w:t>
      </w:r>
      <w:r w:rsidRPr="00267FC5">
        <w:rPr>
          <w:rFonts w:ascii="Arial" w:hAnsi="Arial" w:cs="Arial"/>
          <w:i/>
          <w:iCs/>
          <w:color w:val="333333"/>
          <w:shd w:val="clear" w:color="auto" w:fill="FFFFFF"/>
        </w:rPr>
        <w:t>{(x, a) | 0.2 &lt; x &lt; 0.8</w:t>
      </w:r>
      <w:r w:rsidRPr="00267FC5">
        <w:rPr>
          <w:rFonts w:ascii="Arial" w:hAnsi="Arial" w:cs="Arial"/>
          <w:color w:val="333333"/>
          <w:shd w:val="clear" w:color="auto" w:fill="FFFFFF"/>
        </w:rPr>
        <w:t xml:space="preserve">}. Similarly, we can consider other combinations of Borel sets from </w:t>
      </w:r>
      <w:r w:rsidRPr="00267FC5">
        <w:rPr>
          <w:rFonts w:ascii="Arial" w:hAnsi="Arial" w:cs="Arial"/>
          <w:i/>
          <w:iCs/>
          <w:color w:val="333333"/>
          <w:shd w:val="clear" w:color="auto" w:fill="FFFFFF"/>
        </w:rPr>
        <w:t>B(I)</w:t>
      </w:r>
      <w:r w:rsidRPr="00267FC5">
        <w:rPr>
          <w:rFonts w:ascii="Arial" w:hAnsi="Arial" w:cs="Arial"/>
          <w:color w:val="333333"/>
          <w:shd w:val="clear" w:color="auto" w:fill="FFFFFF"/>
        </w:rPr>
        <w:t xml:space="preserve"> and sets from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The product σ-algebra </w:t>
      </w:r>
      <w:r w:rsidRPr="00267FC5">
        <w:rPr>
          <w:rFonts w:ascii="Arial" w:hAnsi="Arial" w:cs="Arial"/>
          <w:i/>
          <w:iCs/>
          <w:color w:val="333333"/>
          <w:shd w:val="clear" w:color="auto" w:fill="FFFFFF"/>
        </w:rPr>
        <w:t xml:space="preserve">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267FC5">
        <w:rPr>
          <w:rFonts w:ascii="Arial" w:hAnsi="Arial" w:cs="Arial"/>
          <w:color w:val="333333"/>
          <w:shd w:val="clear" w:color="auto" w:fill="FFFFFF"/>
        </w:rPr>
        <w:t xml:space="preserve"> is then defined as the smallest σ-algebra that includes all such sets </w:t>
      </w:r>
      <w:r w:rsidRPr="00267FC5">
        <w:rPr>
          <w:rFonts w:ascii="Arial" w:hAnsi="Arial" w:cs="Arial"/>
          <w:i/>
          <w:iCs/>
          <w:color w:val="333333"/>
          <w:shd w:val="clear" w:color="auto" w:fill="FFFFFF"/>
        </w:rPr>
        <w:t xml:space="preserve">B × A </w:t>
      </w:r>
      <w:r w:rsidRPr="00267FC5">
        <w:rPr>
          <w:rFonts w:ascii="Arial" w:hAnsi="Arial" w:cs="Arial"/>
          <w:color w:val="333333"/>
          <w:shd w:val="clear" w:color="auto" w:fill="FFFFFF"/>
        </w:rPr>
        <w:t xml:space="preserve">for all possible choices of </w:t>
      </w:r>
      <w:r w:rsidRPr="00267FC5">
        <w:rPr>
          <w:rFonts w:ascii="Arial" w:hAnsi="Arial" w:cs="Arial"/>
          <w:i/>
          <w:iCs/>
          <w:color w:val="333333"/>
          <w:shd w:val="clear" w:color="auto" w:fill="FFFFFF"/>
        </w:rPr>
        <w:t>B</w:t>
      </w:r>
      <w:r w:rsidRPr="00267FC5">
        <w:rPr>
          <w:rFonts w:ascii="Arial" w:hAnsi="Arial" w:cs="Arial"/>
          <w:color w:val="333333"/>
          <w:shd w:val="clear" w:color="auto" w:fill="FFFFFF"/>
        </w:rPr>
        <w:t xml:space="preserve"> from </w:t>
      </w:r>
      <w:r w:rsidRPr="00267FC5">
        <w:rPr>
          <w:rFonts w:ascii="Arial" w:hAnsi="Arial" w:cs="Arial"/>
          <w:i/>
          <w:iCs/>
          <w:color w:val="333333"/>
          <w:shd w:val="clear" w:color="auto" w:fill="FFFFFF"/>
        </w:rPr>
        <w:t>B(I)</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from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In this example, the product σ-algebra </w:t>
      </w:r>
      <w:r w:rsidRPr="00267FC5">
        <w:rPr>
          <w:rFonts w:ascii="Arial" w:hAnsi="Arial" w:cs="Arial"/>
          <w:i/>
          <w:iCs/>
          <w:color w:val="333333"/>
          <w:shd w:val="clear" w:color="auto" w:fill="FFFFFF"/>
        </w:rPr>
        <w:t xml:space="preserve">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267FC5">
        <w:rPr>
          <w:rFonts w:ascii="Arial" w:hAnsi="Arial" w:cs="Arial"/>
          <w:color w:val="333333"/>
          <w:shd w:val="clear" w:color="auto" w:fill="FFFFFF"/>
        </w:rPr>
        <w:t xml:space="preserve"> would consist of sets such as </w:t>
      </w:r>
      <w:r w:rsidRPr="00267FC5">
        <w:rPr>
          <w:rFonts w:ascii="Arial" w:hAnsi="Arial" w:cs="Arial"/>
          <w:i/>
          <w:iCs/>
          <w:color w:val="333333"/>
          <w:shd w:val="clear" w:color="auto" w:fill="FFFFFF"/>
        </w:rPr>
        <w:t>B × A</w:t>
      </w:r>
      <w:r w:rsidRPr="00267FC5">
        <w:rPr>
          <w:rFonts w:ascii="Arial" w:hAnsi="Arial" w:cs="Arial"/>
          <w:color w:val="333333"/>
          <w:shd w:val="clear" w:color="auto" w:fill="FFFFFF"/>
        </w:rPr>
        <w:t xml:space="preserve">, where </w:t>
      </w:r>
      <w:r w:rsidRPr="00267FC5">
        <w:rPr>
          <w:rFonts w:ascii="Arial" w:hAnsi="Arial" w:cs="Arial"/>
          <w:i/>
          <w:iCs/>
          <w:color w:val="333333"/>
          <w:shd w:val="clear" w:color="auto" w:fill="FFFFFF"/>
        </w:rPr>
        <w:t>B</w:t>
      </w:r>
      <w:r w:rsidRPr="00267FC5">
        <w:rPr>
          <w:rFonts w:ascii="Arial" w:hAnsi="Arial" w:cs="Arial"/>
          <w:color w:val="333333"/>
          <w:shd w:val="clear" w:color="auto" w:fill="FFFFFF"/>
        </w:rPr>
        <w:t xml:space="preserve"> represents Borel sets from </w:t>
      </w:r>
      <w:r w:rsidRPr="00267FC5">
        <w:rPr>
          <w:rFonts w:ascii="Arial" w:hAnsi="Arial" w:cs="Arial"/>
          <w:i/>
          <w:iCs/>
          <w:color w:val="333333"/>
          <w:shd w:val="clear" w:color="auto" w:fill="FFFFFF"/>
        </w:rPr>
        <w:t>B(I)</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represents sets from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It captures the joint measurability of sets from </w:t>
      </w:r>
      <w:r w:rsidRPr="00267FC5">
        <w:rPr>
          <w:rFonts w:ascii="Arial" w:hAnsi="Arial" w:cs="Arial"/>
          <w:i/>
          <w:iCs/>
          <w:color w:val="333333"/>
          <w:shd w:val="clear" w:color="auto" w:fill="FFFFFF"/>
        </w:rPr>
        <w:t>B(I)</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allowing us to reason about sets that involve both the real number domain and the sample space.</w:t>
      </w:r>
      <w:r w:rsidRPr="00F54675">
        <w:rPr>
          <w:rFonts w:ascii="Arial" w:hAnsi="Arial" w:cs="Arial"/>
          <w:color w:val="333333"/>
          <w:shd w:val="clear" w:color="auto" w:fill="FFFFFF"/>
        </w:rPr>
        <w:t xml:space="preserve"> Formally, if we have a function </w:t>
      </w:r>
      <w:proofErr w:type="gramStart"/>
      <w:r w:rsidRPr="00267FC5">
        <w:rPr>
          <w:rFonts w:ascii="Arial" w:hAnsi="Arial" w:cs="Arial"/>
          <w:i/>
          <w:iCs/>
          <w:color w:val="333333"/>
          <w:shd w:val="clear" w:color="auto" w:fill="FFFFFF"/>
        </w:rPr>
        <w:t>X:I</w:t>
      </w:r>
      <w:proofErr w:type="gramEnd"/>
      <w:r w:rsidRPr="00267FC5">
        <w:rPr>
          <w:rFonts w:ascii="Arial" w:hAnsi="Arial" w:cs="Arial"/>
          <w:i/>
          <w:iCs/>
          <w:color w:val="333333"/>
          <w:shd w:val="clear" w:color="auto" w:fill="FFFFFF"/>
        </w:rPr>
        <w:t>× Ω→</w:t>
      </w:r>
      <w:r w:rsidRPr="00267FC5">
        <w:rPr>
          <w:rFonts w:ascii="Arial" w:hAnsi="Arial" w:cs="Arial"/>
          <w:b/>
          <w:bCs/>
          <w:i/>
          <w:iCs/>
          <w:color w:val="333333"/>
          <w:shd w:val="clear" w:color="auto" w:fill="FFFFFF"/>
        </w:rPr>
        <w:t>R</w:t>
      </w:r>
      <w:r w:rsidRPr="00F54675">
        <w:rPr>
          <w:rFonts w:ascii="Arial" w:hAnsi="Arial" w:cs="Arial"/>
          <w:color w:val="333333"/>
          <w:shd w:val="clear" w:color="auto" w:fill="FFFFFF"/>
        </w:rPr>
        <w:t xml:space="preserve">, being “measurable” means that for every Borel set </w:t>
      </w:r>
      <w:r w:rsidRPr="00267FC5">
        <w:rPr>
          <w:rFonts w:ascii="Arial" w:hAnsi="Arial" w:cs="Arial"/>
          <w:i/>
          <w:iCs/>
          <w:color w:val="333333"/>
          <w:shd w:val="clear" w:color="auto" w:fill="FFFFFF"/>
        </w:rPr>
        <w:t>B</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R</w:t>
      </w:r>
      <w:r w:rsidRPr="00F54675">
        <w:rPr>
          <w:rFonts w:ascii="Arial" w:hAnsi="Arial" w:cs="Arial"/>
          <w:color w:val="333333"/>
          <w:shd w:val="clear" w:color="auto" w:fill="FFFFFF"/>
        </w:rPr>
        <w:t xml:space="preserve">, the pre-image </w:t>
      </w:r>
      <m:oMath>
        <m:sSup>
          <m:sSupPr>
            <m:ctrlPr>
              <w:rPr>
                <w:rFonts w:ascii="Cambria Math" w:hAnsi="Cambria Math" w:cs="Arial"/>
                <w:i/>
                <w:iCs/>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-1</m:t>
            </m:r>
          </m:sup>
        </m:sSup>
        <m:d>
          <m:dPr>
            <m:ctrlPr>
              <w:rPr>
                <w:rFonts w:ascii="Cambria Math" w:hAnsi="Cambria Math" w:cs="Arial"/>
                <w:i/>
                <w:iCs/>
                <w:color w:val="333333"/>
                <w:shd w:val="clear" w:color="auto" w:fill="FFFFFF"/>
              </w:rPr>
            </m:ctrlPr>
          </m:dPr>
          <m:e>
            <m:r>
              <w:rPr>
                <w:rFonts w:ascii="Cambria Math" w:hAnsi="Cambria Math" w:cs="Arial"/>
                <w:color w:val="333333"/>
                <w:shd w:val="clear" w:color="auto" w:fill="FFFFFF"/>
              </w:rPr>
              <m:t>B</m:t>
            </m:r>
          </m:e>
        </m:d>
      </m:oMath>
      <w:r w:rsidRPr="00267FC5">
        <w:rPr>
          <w:rFonts w:ascii="Arial" w:hAnsi="Arial" w:cs="Arial"/>
          <w:i/>
          <w:iCs/>
          <w:color w:val="333333"/>
          <w:shd w:val="clear" w:color="auto" w:fill="FFFFFF"/>
        </w:rPr>
        <w:t xml:space="preserve"> i</w:t>
      </w:r>
      <w:r w:rsidRPr="00F54675">
        <w:rPr>
          <w:rFonts w:ascii="Arial" w:hAnsi="Arial" w:cs="Arial"/>
          <w:color w:val="333333"/>
          <w:shd w:val="clear" w:color="auto" w:fill="FFFFFF"/>
        </w:rPr>
        <w:t xml:space="preserve">s in the product σ -algebra </w:t>
      </w:r>
      <w:r w:rsidRPr="00267FC5">
        <w:rPr>
          <w:rFonts w:ascii="Arial" w:hAnsi="Arial" w:cs="Arial"/>
          <w:i/>
          <w:iCs/>
          <w:color w:val="333333"/>
          <w:shd w:val="clear" w:color="auto" w:fill="FFFFFF"/>
        </w:rPr>
        <w:t>B(I)</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A</w:t>
      </w:r>
      <w:r w:rsidRPr="00F54675">
        <w:rPr>
          <w:rFonts w:ascii="Arial" w:hAnsi="Arial" w:cs="Arial"/>
          <w:color w:val="333333"/>
          <w:shd w:val="clear" w:color="auto" w:fill="FFFFFF"/>
        </w:rPr>
        <w:t>.</w:t>
      </w:r>
      <w:r w:rsidRPr="00F54675">
        <w:t xml:space="preserve"> </w:t>
      </w:r>
      <w:r w:rsidRPr="00267FC5">
        <w:rPr>
          <w:rFonts w:ascii="Arial" w:hAnsi="Arial" w:cs="Arial"/>
          <w:color w:val="333333"/>
          <w:shd w:val="clear" w:color="auto" w:fill="FFFFFF"/>
        </w:rPr>
        <w:t xml:space="preserve">In other words, we want to handle pairs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ω)</w:t>
      </w:r>
      <w:r w:rsidRPr="00267FC5">
        <w:rPr>
          <w:rFonts w:ascii="Arial" w:hAnsi="Arial" w:cs="Arial"/>
          <w:color w:val="333333"/>
          <w:shd w:val="clear" w:color="auto" w:fill="FFFFFF"/>
        </w:rPr>
        <w:t xml:space="preserve"> where </w:t>
      </w:r>
      <w:proofErr w:type="spellStart"/>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xml:space="preserve">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I</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 xml:space="preserve">ω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Ω</w:t>
      </w:r>
      <w:r w:rsidRPr="00267FC5">
        <w:rPr>
          <w:rFonts w:ascii="Arial" w:hAnsi="Arial" w:cs="Arial"/>
          <w:color w:val="333333"/>
          <w:shd w:val="clear" w:color="auto" w:fill="FFFFFF"/>
        </w:rPr>
        <w:t xml:space="preserve">. Imagine we want to analyse rainfall data for different cities over time. We have a set of cities, say {New York, London, Paris}, and we want to consider different time intervals for our analysis. Our set of cities is like the interval I in our previous discussion. The time intervals could represent events or outcomes (such as days with rainfall data) in our probability space, denoted by the σ-algebra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Now, we want to understand the measurability of rainfall data across both the cities and time intervals. This is where the product σ-algebra </w:t>
      </w:r>
      <w:r w:rsidRPr="00267FC5">
        <w:rPr>
          <w:rFonts w:ascii="Arial" w:hAnsi="Arial" w:cs="Arial"/>
          <w:i/>
          <w:iCs/>
          <w:color w:val="333333"/>
          <w:shd w:val="clear" w:color="auto" w:fill="FFFFFF"/>
        </w:rPr>
        <w:t xml:space="preserve">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267FC5">
        <w:rPr>
          <w:rFonts w:ascii="Arial" w:hAnsi="Arial" w:cs="Arial"/>
          <w:color w:val="333333"/>
          <w:shd w:val="clear" w:color="auto" w:fill="FFFFFF"/>
        </w:rPr>
        <w:t xml:space="preserve"> comes into play. For each city, we can create Borel sets, which are sets formed from open intervals. In this context, these could represent different subsets of time periods for each city. For example, we might have the Borel set for New York's rainy days, the Borel set for London's rainy days, and so on. σ-Algebra A - this represents our probability space, which includes various outcomes or events in our analysis. In this case, each outcome or event is a different time interval (e.g., a specific date or range of dates). Now, the product σ-algebra </w:t>
      </w:r>
      <w:r w:rsidRPr="00267FC5">
        <w:rPr>
          <w:rFonts w:ascii="Arial" w:hAnsi="Arial" w:cs="Arial"/>
          <w:i/>
          <w:iCs/>
          <w:color w:val="333333"/>
          <w:shd w:val="clear" w:color="auto" w:fill="FFFFFF"/>
        </w:rPr>
        <w:t xml:space="preserve">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267FC5">
        <w:rPr>
          <w:rFonts w:ascii="Arial" w:hAnsi="Arial" w:cs="Arial"/>
          <w:color w:val="333333"/>
          <w:shd w:val="clear" w:color="auto" w:fill="FFFFFF"/>
        </w:rPr>
        <w:t xml:space="preserve"> is the smallest σ-algebra that contains all possible combinations of sets formed by pairing a Borel set from </w:t>
      </w:r>
      <w:r w:rsidRPr="00267FC5">
        <w:rPr>
          <w:rFonts w:ascii="Arial" w:hAnsi="Arial" w:cs="Arial"/>
          <w:i/>
          <w:iCs/>
          <w:color w:val="333333"/>
          <w:shd w:val="clear" w:color="auto" w:fill="FFFFFF"/>
        </w:rPr>
        <w:t>B(I)</w:t>
      </w:r>
      <w:r w:rsidRPr="00267FC5">
        <w:rPr>
          <w:rFonts w:ascii="Arial" w:hAnsi="Arial" w:cs="Arial"/>
          <w:color w:val="333333"/>
          <w:shd w:val="clear" w:color="auto" w:fill="FFFFFF"/>
        </w:rPr>
        <w:t xml:space="preserve"> with a set from σ-algebra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w:t>
      </w:r>
    </w:p>
    <w:p w14:paraId="15820CD7" w14:textId="77777777" w:rsidR="008D1943" w:rsidRPr="00267FC5"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lastRenderedPageBreak/>
        <w:tab/>
      </w:r>
      <w:r w:rsidRPr="00267FC5">
        <w:rPr>
          <w:rFonts w:ascii="Arial" w:hAnsi="Arial" w:cs="Arial"/>
          <w:color w:val="333333"/>
          <w:shd w:val="clear" w:color="auto" w:fill="FFFFFF"/>
        </w:rPr>
        <w:t xml:space="preserve">In our example, it means we're looking at measurable sets that are related to both specific cities (Borel sets) and specific time intervals (σ-algebra A). It allows us to answer questions like: "How does rainfall in New York relate to specific time intervals, and how does it compare to rainfall in London during those times?" So, </w:t>
      </w:r>
      <w:r w:rsidRPr="00267FC5">
        <w:rPr>
          <w:rFonts w:ascii="Arial" w:hAnsi="Arial" w:cs="Arial"/>
          <w:i/>
          <w:iCs/>
          <w:color w:val="333333"/>
          <w:shd w:val="clear" w:color="auto" w:fill="FFFFFF"/>
        </w:rPr>
        <w:t xml:space="preserve">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267FC5">
        <w:rPr>
          <w:rFonts w:ascii="Arial" w:hAnsi="Arial" w:cs="Arial"/>
          <w:color w:val="333333"/>
          <w:shd w:val="clear" w:color="auto" w:fill="FFFFFF"/>
        </w:rPr>
        <w:t xml:space="preserve"> helps us explore the measurability of events that occur at the intersection of these two domains: cities and time intervals. Although cities are not literally an interval in </w:t>
      </w:r>
      <w:r w:rsidRPr="00267FC5">
        <w:rPr>
          <w:rFonts w:ascii="Arial" w:hAnsi="Arial" w:cs="Arial"/>
          <w:b/>
          <w:bCs/>
          <w:i/>
          <w:iCs/>
          <w:color w:val="333333"/>
          <w:shd w:val="clear" w:color="auto" w:fill="FFFFFF"/>
        </w:rPr>
        <w:t>R</w:t>
      </w:r>
      <w:r w:rsidRPr="00267FC5">
        <w:rPr>
          <w:rFonts w:ascii="Arial" w:hAnsi="Arial" w:cs="Arial"/>
          <w:color w:val="333333"/>
          <w:shd w:val="clear" w:color="auto" w:fill="FFFFFF"/>
        </w:rPr>
        <w:t xml:space="preserve">, because strictly, an interval in </w:t>
      </w:r>
      <w:r w:rsidRPr="00267FC5">
        <w:rPr>
          <w:rFonts w:ascii="Arial" w:hAnsi="Arial" w:cs="Arial"/>
          <w:b/>
          <w:bCs/>
          <w:i/>
          <w:iCs/>
          <w:color w:val="333333"/>
          <w:shd w:val="clear" w:color="auto" w:fill="FFFFFF"/>
        </w:rPr>
        <w:t>R</w:t>
      </w:r>
      <w:r w:rsidRPr="00267FC5">
        <w:rPr>
          <w:rFonts w:ascii="Arial" w:hAnsi="Arial" w:cs="Arial"/>
          <w:color w:val="333333"/>
          <w:shd w:val="clear" w:color="auto" w:fill="FFFFFF"/>
        </w:rPr>
        <w:t xml:space="preserve"> is an uncountably infinite set with Borel structure, whereas {New York, London, Paris} is a finite set, heuristically, the product σ-algebra allows us to consider pairs of events “(City in some city-set) × (Time in some time-set)”.</w:t>
      </w:r>
    </w:p>
    <w:p w14:paraId="393352D2" w14:textId="77777777" w:rsidR="008D1943" w:rsidRDefault="008D1943" w:rsidP="008D1943">
      <w:pPr>
        <w:pStyle w:val="ListParagraph"/>
        <w:spacing w:line="360" w:lineRule="auto"/>
        <w:ind w:left="0" w:firstLine="720"/>
        <w:jc w:val="both"/>
        <w:rPr>
          <w:rFonts w:ascii="Arial" w:hAnsi="Arial" w:cs="Arial"/>
          <w:color w:val="333333"/>
          <w:shd w:val="clear" w:color="auto" w:fill="FFFFFF"/>
        </w:rPr>
      </w:pPr>
      <w:r w:rsidRPr="00EC54D1">
        <w:rPr>
          <w:rFonts w:ascii="Arial" w:hAnsi="Arial" w:cs="Arial"/>
          <w:color w:val="333333"/>
          <w:shd w:val="clear" w:color="auto" w:fill="FFFFFF"/>
        </w:rPr>
        <w:t xml:space="preserve">A process </w:t>
      </w:r>
      <w:r w:rsidRPr="00267FC5">
        <w:rPr>
          <w:rFonts w:ascii="Arial" w:hAnsi="Arial" w:cs="Arial"/>
          <w:i/>
          <w:iCs/>
          <w:color w:val="333333"/>
          <w:shd w:val="clear" w:color="auto" w:fill="FFFFFF"/>
        </w:rPr>
        <w:t>X</w:t>
      </w:r>
      <w:r w:rsidRPr="00EC54D1">
        <w:rPr>
          <w:rFonts w:ascii="Arial" w:hAnsi="Arial" w:cs="Arial"/>
          <w:color w:val="333333"/>
          <w:shd w:val="clear" w:color="auto" w:fill="FFFFFF"/>
        </w:rPr>
        <w:t xml:space="preserve"> is said to be </w:t>
      </w:r>
      <w:proofErr w:type="spellStart"/>
      <w:r w:rsidRPr="00EC54D1">
        <w:rPr>
          <w:rFonts w:ascii="Arial" w:hAnsi="Arial" w:cs="Arial"/>
          <w:color w:val="333333"/>
          <w:shd w:val="clear" w:color="auto" w:fill="FFFFFF"/>
        </w:rPr>
        <w:t>nonanticipating</w:t>
      </w:r>
      <w:proofErr w:type="spellEnd"/>
      <w:r w:rsidRPr="00EC54D1">
        <w:rPr>
          <w:rFonts w:ascii="Arial" w:hAnsi="Arial" w:cs="Arial"/>
          <w:color w:val="333333"/>
          <w:shd w:val="clear" w:color="auto" w:fill="FFFFFF"/>
        </w:rPr>
        <w:t xml:space="preserve"> if, for every </w:t>
      </w:r>
      <w:r w:rsidRPr="00267FC5">
        <w:rPr>
          <w:rFonts w:ascii="Arial" w:hAnsi="Arial" w:cs="Arial"/>
          <w:i/>
          <w:iCs/>
          <w:color w:val="333333"/>
          <w:shd w:val="clear" w:color="auto" w:fill="FFFFFF"/>
        </w:rPr>
        <w:t xml:space="preserve">α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[0, 1],</w:t>
      </w:r>
      <w:r w:rsidRPr="00EC54D1">
        <w:rPr>
          <w:rFonts w:ascii="Arial" w:hAnsi="Arial" w:cs="Arial"/>
          <w:color w:val="333333"/>
          <w:shd w:val="clear" w:color="auto" w:fill="FFFFFF"/>
        </w:rPr>
        <w:t xml:space="preserve"> the multifunction</w:t>
      </w:r>
      <w:r w:rsidRPr="009B7A80">
        <w:rPr>
          <w:rFonts w:ascii="Arial" w:hAnsi="Arial" w:cs="Arial"/>
          <w:color w:val="333333"/>
          <w:shd w:val="clear" w:color="auto" w:fill="FFFFFF"/>
        </w:rPr>
        <w:t xml:space="preserve">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α</w:t>
      </w:r>
      <w:r w:rsidRPr="009B7A80">
        <w:rPr>
          <w:rFonts w:ascii="Arial" w:hAnsi="Arial" w:cs="Arial"/>
          <w:color w:val="333333"/>
          <w:shd w:val="clear" w:color="auto" w:fill="FFFFFF"/>
        </w:rPr>
        <w:t xml:space="preserve"> is measurable with respect to the σ-algebra </w:t>
      </w:r>
      <w:r w:rsidRPr="00267FC5">
        <w:rPr>
          <w:rFonts w:ascii="Arial" w:hAnsi="Arial" w:cs="Arial"/>
          <w:i/>
          <w:iCs/>
          <w:color w:val="333333"/>
          <w:shd w:val="clear" w:color="auto" w:fill="FFFFFF"/>
        </w:rPr>
        <w:t>N</w:t>
      </w:r>
      <w:r w:rsidRPr="009B7A80">
        <w:rPr>
          <w:rFonts w:ascii="Arial" w:hAnsi="Arial" w:cs="Arial"/>
          <w:color w:val="333333"/>
          <w:shd w:val="clear" w:color="auto" w:fill="FFFFFF"/>
        </w:rPr>
        <w:t xml:space="preserve">. The σ-algebra </w:t>
      </w:r>
      <w:r w:rsidRPr="00267FC5">
        <w:rPr>
          <w:rFonts w:ascii="Arial" w:hAnsi="Arial" w:cs="Arial"/>
          <w:i/>
          <w:iCs/>
          <w:color w:val="333333"/>
          <w:shd w:val="clear" w:color="auto" w:fill="FFFFFF"/>
        </w:rPr>
        <w:t>N</w:t>
      </w:r>
      <w:r w:rsidRPr="009B7A80">
        <w:rPr>
          <w:rFonts w:ascii="Arial" w:hAnsi="Arial" w:cs="Arial"/>
          <w:color w:val="333333"/>
          <w:shd w:val="clear" w:color="auto" w:fill="FFFFFF"/>
        </w:rPr>
        <w:t xml:space="preserve"> is defined as follows: </w:t>
      </w:r>
      <w:proofErr w:type="gramStart"/>
      <w:r w:rsidRPr="00267FC5">
        <w:rPr>
          <w:rFonts w:ascii="Arial" w:hAnsi="Arial" w:cs="Arial"/>
          <w:i/>
          <w:iCs/>
          <w:color w:val="333333"/>
          <w:shd w:val="clear" w:color="auto" w:fill="FFFFFF"/>
        </w:rPr>
        <w:t>N :</w:t>
      </w:r>
      <w:proofErr w:type="gramEnd"/>
      <w:r w:rsidRPr="00267FC5">
        <w:rPr>
          <w:rFonts w:ascii="Arial" w:hAnsi="Arial" w:cs="Arial"/>
          <w:i/>
          <w:iCs/>
          <w:color w:val="333333"/>
          <w:shd w:val="clear" w:color="auto" w:fill="FFFFFF"/>
        </w:rPr>
        <w:t xml:space="preserve">= {A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B(I)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w:t>
      </w:r>
      <w:proofErr w:type="gramStart"/>
      <w:r w:rsidRPr="00267FC5">
        <w:rPr>
          <w:rFonts w:ascii="Arial" w:hAnsi="Arial" w:cs="Arial"/>
          <w:i/>
          <w:iCs/>
          <w:color w:val="333333"/>
          <w:shd w:val="clear" w:color="auto" w:fill="FFFFFF"/>
        </w:rPr>
        <w:t>A :</w:t>
      </w:r>
      <w:proofErr w:type="gramEnd"/>
      <w:r w:rsidRPr="00267FC5">
        <w:rPr>
          <w:rFonts w:ascii="Arial" w:hAnsi="Arial" w:cs="Arial"/>
          <w:i/>
          <w:iCs/>
          <w:color w:val="333333"/>
          <w:shd w:val="clear" w:color="auto" w:fill="FFFFFF"/>
        </w:rPr>
        <w:t xml:space="preserve"> A</w:t>
      </w:r>
      <w:r w:rsidRPr="00267FC5">
        <w:rPr>
          <w:rFonts w:ascii="Arial" w:hAnsi="Arial" w:cs="Arial"/>
          <w:i/>
          <w:iCs/>
          <w:color w:val="333333"/>
          <w:shd w:val="clear" w:color="auto" w:fill="FFFFFF"/>
          <w:vertAlign w:val="superscript"/>
        </w:rPr>
        <w:t>t</w:t>
      </w:r>
      <w:r w:rsidRPr="00267FC5">
        <w:rPr>
          <w:rFonts w:ascii="Arial" w:hAnsi="Arial" w:cs="Arial"/>
          <w:i/>
          <w:iCs/>
          <w:color w:val="333333"/>
          <w:shd w:val="clear" w:color="auto" w:fill="FFFFFF"/>
        </w:rPr>
        <w:t xml:space="preserve">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9B7A80">
        <w:rPr>
          <w:rFonts w:ascii="Arial" w:hAnsi="Arial" w:cs="Arial"/>
          <w:color w:val="333333"/>
          <w:shd w:val="clear" w:color="auto" w:fill="FFFFFF"/>
        </w:rPr>
        <w:t xml:space="preserve"> for every </w:t>
      </w:r>
      <w:r w:rsidRPr="00267FC5">
        <w:rPr>
          <w:rFonts w:ascii="Arial" w:hAnsi="Arial" w:cs="Arial"/>
          <w:i/>
          <w:iCs/>
          <w:color w:val="333333"/>
          <w:shd w:val="clear" w:color="auto" w:fill="FFFFFF"/>
        </w:rPr>
        <w:t xml:space="preserve">t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I</w:t>
      </w:r>
      <w:r w:rsidRPr="009B7A80">
        <w:rPr>
          <w:rFonts w:ascii="Arial" w:hAnsi="Arial" w:cs="Arial"/>
          <w:color w:val="333333"/>
          <w:shd w:val="clear" w:color="auto" w:fill="FFFFFF"/>
        </w:rPr>
        <w:t xml:space="preserve">}, where </w:t>
      </w:r>
      <w:proofErr w:type="gramStart"/>
      <w:r w:rsidRPr="00267FC5">
        <w:rPr>
          <w:rFonts w:ascii="Arial" w:hAnsi="Arial" w:cs="Arial"/>
          <w:i/>
          <w:iCs/>
          <w:color w:val="333333"/>
          <w:shd w:val="clear" w:color="auto" w:fill="FFFFFF"/>
        </w:rPr>
        <w:t>A</w:t>
      </w:r>
      <w:r w:rsidRPr="00267FC5">
        <w:rPr>
          <w:rFonts w:ascii="Arial" w:hAnsi="Arial" w:cs="Arial"/>
          <w:i/>
          <w:iCs/>
          <w:color w:val="333333"/>
          <w:shd w:val="clear" w:color="auto" w:fill="FFFFFF"/>
          <w:vertAlign w:val="superscript"/>
        </w:rPr>
        <w:t>t</w:t>
      </w:r>
      <w:proofErr w:type="gramEnd"/>
      <w:r w:rsidRPr="009B7A80">
        <w:rPr>
          <w:rFonts w:ascii="Arial" w:hAnsi="Arial" w:cs="Arial"/>
          <w:color w:val="333333"/>
          <w:shd w:val="clear" w:color="auto" w:fill="FFFFFF"/>
        </w:rPr>
        <w:t xml:space="preserve"> represents the set of outcomes </w:t>
      </w:r>
      <w:r w:rsidRPr="00267FC5">
        <w:rPr>
          <w:rFonts w:ascii="Arial" w:hAnsi="Arial" w:cs="Arial"/>
          <w:i/>
          <w:iCs/>
          <w:color w:val="333333"/>
          <w:shd w:val="clear" w:color="auto" w:fill="FFFFFF"/>
        </w:rPr>
        <w:t>ω</w:t>
      </w:r>
      <w:r w:rsidRPr="009B7A80">
        <w:rPr>
          <w:rFonts w:ascii="Arial" w:hAnsi="Arial" w:cs="Arial"/>
          <w:color w:val="333333"/>
          <w:shd w:val="clear" w:color="auto" w:fill="FFFFFF"/>
        </w:rPr>
        <w:t xml:space="preserve"> such that the pair (</w:t>
      </w:r>
      <w:r w:rsidRPr="00267FC5">
        <w:rPr>
          <w:rFonts w:ascii="Arial" w:hAnsi="Arial" w:cs="Arial"/>
          <w:i/>
          <w:iCs/>
          <w:color w:val="333333"/>
          <w:shd w:val="clear" w:color="auto" w:fill="FFFFFF"/>
        </w:rPr>
        <w:t>t, ω</w:t>
      </w:r>
      <w:r w:rsidRPr="009B7A80">
        <w:rPr>
          <w:rFonts w:ascii="Arial" w:hAnsi="Arial" w:cs="Arial"/>
          <w:color w:val="333333"/>
          <w:shd w:val="clear" w:color="auto" w:fill="FFFFFF"/>
        </w:rPr>
        <w:t xml:space="preserve">) belongs to the set </w:t>
      </w:r>
      <w:r w:rsidRPr="00267FC5">
        <w:rPr>
          <w:rFonts w:ascii="Arial" w:hAnsi="Arial" w:cs="Arial"/>
          <w:i/>
          <w:iCs/>
          <w:color w:val="333333"/>
          <w:shd w:val="clear" w:color="auto" w:fill="FFFFFF"/>
        </w:rPr>
        <w:t>A</w:t>
      </w:r>
      <w:r w:rsidRPr="009B7A80">
        <w:rPr>
          <w:rFonts w:ascii="Arial" w:hAnsi="Arial" w:cs="Arial"/>
          <w:color w:val="333333"/>
          <w:shd w:val="clear" w:color="auto" w:fill="FFFFFF"/>
        </w:rPr>
        <w:t xml:space="preserve">. In other words, </w:t>
      </w:r>
      <w:r w:rsidRPr="00267FC5">
        <w:rPr>
          <w:rFonts w:ascii="Arial" w:hAnsi="Arial" w:cs="Arial"/>
          <w:i/>
          <w:iCs/>
          <w:color w:val="333333"/>
          <w:shd w:val="clear" w:color="auto" w:fill="FFFFFF"/>
        </w:rPr>
        <w:t>N</w:t>
      </w:r>
      <w:r w:rsidRPr="009B7A80">
        <w:rPr>
          <w:rFonts w:ascii="Arial" w:hAnsi="Arial" w:cs="Arial"/>
          <w:color w:val="333333"/>
          <w:shd w:val="clear" w:color="auto" w:fill="FFFFFF"/>
        </w:rPr>
        <w:t xml:space="preserve"> consists of subsets of </w:t>
      </w:r>
      <w:r w:rsidRPr="00267FC5">
        <w:rPr>
          <w:rFonts w:ascii="Arial" w:hAnsi="Arial" w:cs="Arial"/>
          <w:i/>
          <w:iCs/>
          <w:color w:val="333333"/>
          <w:shd w:val="clear" w:color="auto" w:fill="FFFFFF"/>
        </w:rPr>
        <w:t xml:space="preserve">I × Ω </w:t>
      </w:r>
      <w:r w:rsidRPr="009B7A80">
        <w:rPr>
          <w:rFonts w:ascii="Arial" w:hAnsi="Arial" w:cs="Arial"/>
          <w:color w:val="333333"/>
          <w:shd w:val="clear" w:color="auto" w:fill="FFFFFF"/>
        </w:rPr>
        <w:t xml:space="preserve">for which the corresponding time t belongs to the set </w:t>
      </w:r>
      <w:r w:rsidRPr="00267FC5">
        <w:rPr>
          <w:rFonts w:ascii="Arial" w:hAnsi="Arial" w:cs="Arial"/>
          <w:i/>
          <w:iCs/>
          <w:color w:val="333333"/>
          <w:shd w:val="clear" w:color="auto" w:fill="FFFFFF"/>
        </w:rPr>
        <w:t>A</w:t>
      </w:r>
      <w:r w:rsidRPr="009B7A80">
        <w:rPr>
          <w:rFonts w:ascii="Arial" w:hAnsi="Arial" w:cs="Arial"/>
          <w:color w:val="333333"/>
          <w:shd w:val="clear" w:color="auto" w:fill="FFFFFF"/>
        </w:rPr>
        <w:t>.</w:t>
      </w:r>
    </w:p>
    <w:p w14:paraId="00FD1D68" w14:textId="77777777" w:rsidR="008D1943" w:rsidRDefault="008D1943" w:rsidP="008D1943">
      <w:pPr>
        <w:pStyle w:val="ListParagraph"/>
        <w:spacing w:line="360" w:lineRule="auto"/>
        <w:ind w:left="0"/>
        <w:jc w:val="both"/>
        <w:rPr>
          <w:rFonts w:ascii="Arial" w:hAnsi="Arial" w:cs="Arial"/>
          <w:color w:val="333333"/>
          <w:shd w:val="clear" w:color="auto" w:fill="FFFFFF"/>
        </w:rPr>
      </w:pPr>
      <w:r>
        <w:rPr>
          <w:rFonts w:ascii="Arial" w:hAnsi="Arial" w:cs="Arial"/>
          <w:color w:val="333333"/>
          <w:shd w:val="clear" w:color="auto" w:fill="FFFFFF"/>
        </w:rPr>
        <w:t>Before proceeding further, we need to state a few theorems.</w:t>
      </w:r>
    </w:p>
    <w:p w14:paraId="095DCD77" w14:textId="77777777" w:rsidR="008D1943" w:rsidRPr="00990CBB" w:rsidRDefault="008D1943" w:rsidP="008D1943">
      <w:pPr>
        <w:pStyle w:val="ListParagraph"/>
        <w:spacing w:line="360" w:lineRule="auto"/>
        <w:ind w:left="0"/>
        <w:jc w:val="both"/>
        <w:rPr>
          <w:rFonts w:ascii="Arial" w:hAnsi="Arial" w:cs="Arial"/>
          <w:color w:val="333333"/>
          <w:u w:val="single"/>
          <w:shd w:val="clear" w:color="auto" w:fill="FFFFFF"/>
        </w:rPr>
      </w:pPr>
      <w:r w:rsidRPr="00990CBB">
        <w:rPr>
          <w:rFonts w:ascii="Arial" w:hAnsi="Arial" w:cs="Arial"/>
          <w:color w:val="333333"/>
          <w:u w:val="single"/>
          <w:shd w:val="clear" w:color="auto" w:fill="FFFFFF"/>
        </w:rPr>
        <w:t>Definition 5.1</w:t>
      </w:r>
    </w:p>
    <w:p w14:paraId="6EA007ED" w14:textId="77777777" w:rsidR="008D1943" w:rsidRPr="00A733C0" w:rsidRDefault="008D1943" w:rsidP="008D1943">
      <w:pPr>
        <w:spacing w:line="360" w:lineRule="auto"/>
        <w:jc w:val="both"/>
        <w:rPr>
          <w:rFonts w:ascii="Arial" w:hAnsi="Arial" w:cs="Arial"/>
          <w:color w:val="333333"/>
          <w:shd w:val="clear" w:color="auto" w:fill="FFFFFF"/>
        </w:rPr>
      </w:pPr>
      <w:r w:rsidRPr="00A733C0">
        <w:rPr>
          <w:rFonts w:ascii="Arial" w:hAnsi="Arial" w:cs="Arial"/>
          <w:color w:val="333333"/>
          <w:shd w:val="clear" w:color="auto" w:fill="FFFFFF"/>
        </w:rPr>
        <w:t xml:space="preserve">The Fubini's theorem </w:t>
      </w:r>
      <w:sdt>
        <w:sdtPr>
          <w:rPr>
            <w:rFonts w:ascii="Arial" w:hAnsi="Arial" w:cs="Arial"/>
            <w:color w:val="333333"/>
            <w:shd w:val="clear" w:color="auto" w:fill="FFFFFF"/>
          </w:rPr>
          <w:id w:val="1325000868"/>
          <w:citation/>
        </w:sdtPr>
        <w:sdtContent>
          <w:r w:rsidRPr="00A733C0">
            <w:rPr>
              <w:rFonts w:ascii="Arial" w:hAnsi="Arial" w:cs="Arial"/>
              <w:color w:val="333333"/>
              <w:shd w:val="clear" w:color="auto" w:fill="FFFFFF"/>
            </w:rPr>
            <w:fldChar w:fldCharType="begin"/>
          </w:r>
          <w:r w:rsidRPr="00A733C0">
            <w:rPr>
              <w:rFonts w:ascii="Arial" w:hAnsi="Arial" w:cs="Arial"/>
              <w:color w:val="333333"/>
              <w:shd w:val="clear" w:color="auto" w:fill="FFFFFF"/>
            </w:rPr>
            <w:instrText xml:space="preserve"> CITATION Edw07 \l 2057 </w:instrText>
          </w:r>
          <w:r w:rsidRPr="00A733C0">
            <w:rPr>
              <w:rFonts w:ascii="Arial" w:hAnsi="Arial" w:cs="Arial"/>
              <w:color w:val="333333"/>
              <w:shd w:val="clear" w:color="auto" w:fill="FFFFFF"/>
            </w:rPr>
            <w:fldChar w:fldCharType="separate"/>
          </w:r>
          <w:r w:rsidRPr="00A733C0">
            <w:rPr>
              <w:rFonts w:ascii="Arial" w:hAnsi="Arial" w:cs="Arial"/>
              <w:noProof/>
              <w:color w:val="333333"/>
              <w:shd w:val="clear" w:color="auto" w:fill="FFFFFF"/>
            </w:rPr>
            <w:t>[82]</w:t>
          </w:r>
          <w:r w:rsidRPr="00A733C0">
            <w:rPr>
              <w:rFonts w:ascii="Arial" w:hAnsi="Arial" w:cs="Arial"/>
              <w:color w:val="333333"/>
              <w:shd w:val="clear" w:color="auto" w:fill="FFFFFF"/>
            </w:rPr>
            <w:fldChar w:fldCharType="end"/>
          </w:r>
        </w:sdtContent>
      </w:sdt>
      <w:r w:rsidRPr="00A733C0">
        <w:rPr>
          <w:rFonts w:ascii="Arial" w:hAnsi="Arial" w:cs="Arial"/>
          <w:color w:val="333333"/>
          <w:shd w:val="clear" w:color="auto" w:fill="FFFFFF"/>
        </w:rPr>
        <w:t>, also known as the Fubini-Tonelli theorem, is a fundamental result in measure theory and integration theory. It provides a condition under which the iterated integrals of a measurable function over a product space can be computed by performing separate integrations. Formally, let (</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A</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μ</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w:t>
      </w:r>
      <w:r w:rsidRPr="00A733C0">
        <w:rPr>
          <w:rFonts w:ascii="Arial" w:hAnsi="Arial" w:cs="Arial"/>
          <w:color w:val="333333"/>
          <w:shd w:val="clear" w:color="auto" w:fill="FFFFFF"/>
        </w:rPr>
        <w:t xml:space="preserve"> and (</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 A</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 μ</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w:t>
      </w:r>
      <w:r w:rsidRPr="00A733C0">
        <w:rPr>
          <w:rFonts w:ascii="Arial" w:hAnsi="Arial" w:cs="Arial"/>
          <w:color w:val="333333"/>
          <w:shd w:val="clear" w:color="auto" w:fill="FFFFFF"/>
        </w:rPr>
        <w:t xml:space="preserve"> be two measure spaces, where </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xml:space="preserve"> </w:t>
      </w:r>
      <w:r w:rsidRPr="00A733C0">
        <w:rPr>
          <w:rFonts w:ascii="Arial" w:hAnsi="Arial" w:cs="Arial"/>
          <w:color w:val="333333"/>
          <w:shd w:val="clear" w:color="auto" w:fill="FFFFFF"/>
        </w:rPr>
        <w:t xml:space="preserve">and </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₂</w:t>
      </w:r>
      <w:r w:rsidRPr="00A733C0">
        <w:rPr>
          <w:rFonts w:ascii="Arial" w:hAnsi="Arial" w:cs="Arial"/>
          <w:color w:val="333333"/>
          <w:shd w:val="clear" w:color="auto" w:fill="FFFFFF"/>
        </w:rPr>
        <w:t xml:space="preserve"> are sets, </w:t>
      </w:r>
      <w:r w:rsidRPr="00267FC5">
        <w:rPr>
          <w:rFonts w:ascii="Arial" w:hAnsi="Arial" w:cs="Arial"/>
          <w:i/>
          <w:iCs/>
          <w:color w:val="333333"/>
          <w:shd w:val="clear" w:color="auto" w:fill="FFFFFF"/>
        </w:rPr>
        <w:t>A</w:t>
      </w:r>
      <w:r w:rsidRPr="00267FC5">
        <w:rPr>
          <w:rFonts w:ascii="Cambria Math" w:hAnsi="Cambria Math" w:cs="Cambria Math"/>
          <w:i/>
          <w:iCs/>
          <w:color w:val="333333"/>
          <w:shd w:val="clear" w:color="auto" w:fill="FFFFFF"/>
        </w:rPr>
        <w:t>₁</w:t>
      </w:r>
      <w:r w:rsidRPr="00A733C0">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267FC5">
        <w:rPr>
          <w:rFonts w:ascii="Cambria Math" w:hAnsi="Cambria Math" w:cs="Cambria Math"/>
          <w:i/>
          <w:iCs/>
          <w:color w:val="333333"/>
          <w:shd w:val="clear" w:color="auto" w:fill="FFFFFF"/>
        </w:rPr>
        <w:t>₂</w:t>
      </w:r>
      <w:r w:rsidRPr="00A733C0">
        <w:rPr>
          <w:rFonts w:ascii="Arial" w:hAnsi="Arial" w:cs="Arial"/>
          <w:color w:val="333333"/>
          <w:shd w:val="clear" w:color="auto" w:fill="FFFFFF"/>
        </w:rPr>
        <w:t xml:space="preserve"> are σ-algebras of subsets of </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₁</w:t>
      </w:r>
      <w:r w:rsidRPr="00A733C0">
        <w:rPr>
          <w:rFonts w:ascii="Arial" w:hAnsi="Arial" w:cs="Arial"/>
          <w:color w:val="333333"/>
          <w:shd w:val="clear" w:color="auto" w:fill="FFFFFF"/>
        </w:rPr>
        <w:t xml:space="preserve"> and </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₂</w:t>
      </w:r>
      <w:r w:rsidRPr="00A733C0">
        <w:rPr>
          <w:rFonts w:ascii="Arial" w:hAnsi="Arial" w:cs="Arial"/>
          <w:color w:val="333333"/>
          <w:shd w:val="clear" w:color="auto" w:fill="FFFFFF"/>
        </w:rPr>
        <w:t xml:space="preserve">, respectively, and </w:t>
      </w:r>
      <w:r w:rsidRPr="00267FC5">
        <w:rPr>
          <w:rFonts w:ascii="Arial" w:hAnsi="Arial" w:cs="Arial"/>
          <w:i/>
          <w:iCs/>
          <w:color w:val="333333"/>
          <w:shd w:val="clear" w:color="auto" w:fill="FFFFFF"/>
        </w:rPr>
        <w:t>μ</w:t>
      </w:r>
      <w:r w:rsidRPr="00267FC5">
        <w:rPr>
          <w:rFonts w:ascii="Cambria Math" w:hAnsi="Cambria Math" w:cs="Cambria Math"/>
          <w:i/>
          <w:iCs/>
          <w:color w:val="333333"/>
          <w:shd w:val="clear" w:color="auto" w:fill="FFFFFF"/>
        </w:rPr>
        <w:t>₁</w:t>
      </w:r>
      <w:r w:rsidRPr="00A733C0">
        <w:rPr>
          <w:rFonts w:ascii="Arial" w:hAnsi="Arial" w:cs="Arial"/>
          <w:color w:val="333333"/>
          <w:shd w:val="clear" w:color="auto" w:fill="FFFFFF"/>
        </w:rPr>
        <w:t xml:space="preserve"> and </w:t>
      </w:r>
      <w:r w:rsidRPr="00267FC5">
        <w:rPr>
          <w:rFonts w:ascii="Arial" w:hAnsi="Arial" w:cs="Arial"/>
          <w:i/>
          <w:iCs/>
          <w:color w:val="333333"/>
          <w:shd w:val="clear" w:color="auto" w:fill="FFFFFF"/>
        </w:rPr>
        <w:t>μ</w:t>
      </w:r>
      <w:r w:rsidRPr="00267FC5">
        <w:rPr>
          <w:rFonts w:ascii="Cambria Math" w:hAnsi="Cambria Math" w:cs="Cambria Math"/>
          <w:i/>
          <w:iCs/>
          <w:color w:val="333333"/>
          <w:shd w:val="clear" w:color="auto" w:fill="FFFFFF"/>
        </w:rPr>
        <w:t>₂</w:t>
      </w:r>
      <w:r w:rsidRPr="00A733C0">
        <w:rPr>
          <w:rFonts w:ascii="Arial" w:hAnsi="Arial" w:cs="Arial"/>
          <w:color w:val="333333"/>
          <w:shd w:val="clear" w:color="auto" w:fill="FFFFFF"/>
        </w:rPr>
        <w:t xml:space="preserve"> are measures defined on </w:t>
      </w:r>
      <w:r w:rsidRPr="00267FC5">
        <w:rPr>
          <w:rFonts w:ascii="Arial" w:hAnsi="Arial" w:cs="Arial"/>
          <w:i/>
          <w:iCs/>
          <w:color w:val="333333"/>
          <w:shd w:val="clear" w:color="auto" w:fill="FFFFFF"/>
        </w:rPr>
        <w:t>A</w:t>
      </w:r>
      <w:r w:rsidRPr="00267FC5">
        <w:rPr>
          <w:rFonts w:ascii="Cambria Math" w:hAnsi="Cambria Math" w:cs="Cambria Math"/>
          <w:i/>
          <w:iCs/>
          <w:color w:val="333333"/>
          <w:shd w:val="clear" w:color="auto" w:fill="FFFFFF"/>
        </w:rPr>
        <w:t>₁</w:t>
      </w:r>
      <w:r w:rsidRPr="00A733C0">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267FC5">
        <w:rPr>
          <w:rFonts w:ascii="Cambria Math" w:hAnsi="Cambria Math" w:cs="Cambria Math"/>
          <w:i/>
          <w:iCs/>
          <w:color w:val="333333"/>
          <w:shd w:val="clear" w:color="auto" w:fill="FFFFFF"/>
        </w:rPr>
        <w:t>₂</w:t>
      </w:r>
      <w:r w:rsidRPr="00A733C0">
        <w:rPr>
          <w:rFonts w:ascii="Arial" w:hAnsi="Arial" w:cs="Arial"/>
          <w:color w:val="333333"/>
          <w:shd w:val="clear" w:color="auto" w:fill="FFFFFF"/>
        </w:rPr>
        <w:t xml:space="preserve">, respectively. Consider the product measure space </w:t>
      </w:r>
      <w:r w:rsidRPr="00267FC5">
        <w:rPr>
          <w:rFonts w:ascii="Arial" w:hAnsi="Arial" w:cs="Arial"/>
          <w:i/>
          <w:iCs/>
          <w:color w:val="333333"/>
          <w:shd w:val="clear" w:color="auto" w:fill="FFFFFF"/>
        </w:rPr>
        <w:t>(Ω, A, μ</w:t>
      </w:r>
      <w:r w:rsidRPr="00A733C0">
        <w:rPr>
          <w:rFonts w:ascii="Arial" w:hAnsi="Arial" w:cs="Arial"/>
          <w:color w:val="333333"/>
          <w:shd w:val="clear" w:color="auto" w:fill="FFFFFF"/>
        </w:rPr>
        <w:t xml:space="preserve">) defined as the product of the two measure spaces, where </w:t>
      </w:r>
      <w:r w:rsidRPr="00267FC5">
        <w:rPr>
          <w:rFonts w:ascii="Arial" w:hAnsi="Arial" w:cs="Arial"/>
          <w:i/>
          <w:iCs/>
          <w:color w:val="333333"/>
          <w:shd w:val="clear" w:color="auto" w:fill="FFFFFF"/>
        </w:rPr>
        <w:t>Ω = Ω</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xml:space="preserve"> × Ω</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 A = A</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xml:space="preserve">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A</w:t>
      </w:r>
      <w:r w:rsidRPr="00267FC5">
        <w:rPr>
          <w:rFonts w:ascii="Cambria Math" w:hAnsi="Cambria Math" w:cs="Cambria Math"/>
          <w:i/>
          <w:iCs/>
          <w:color w:val="333333"/>
          <w:shd w:val="clear" w:color="auto" w:fill="FFFFFF"/>
        </w:rPr>
        <w:t>₂</w:t>
      </w:r>
      <w:r w:rsidRPr="00A733C0">
        <w:rPr>
          <w:rFonts w:ascii="Arial" w:hAnsi="Arial" w:cs="Arial"/>
          <w:color w:val="333333"/>
          <w:shd w:val="clear" w:color="auto" w:fill="FFFFFF"/>
        </w:rPr>
        <w:t xml:space="preserve"> (the product σ-algebra), and </w:t>
      </w:r>
      <w:r w:rsidRPr="00267FC5">
        <w:rPr>
          <w:rFonts w:ascii="Arial" w:hAnsi="Arial" w:cs="Arial"/>
          <w:i/>
          <w:iCs/>
          <w:color w:val="333333"/>
          <w:shd w:val="clear" w:color="auto" w:fill="FFFFFF"/>
        </w:rPr>
        <w:t>μ</w:t>
      </w:r>
      <w:r w:rsidRPr="00A733C0">
        <w:rPr>
          <w:rFonts w:ascii="Arial" w:hAnsi="Arial" w:cs="Arial"/>
          <w:color w:val="333333"/>
          <w:shd w:val="clear" w:color="auto" w:fill="FFFFFF"/>
        </w:rPr>
        <w:t xml:space="preserve"> is the product measure. Fubini's theorem states that if </w:t>
      </w:r>
      <w:r w:rsidRPr="00267FC5">
        <w:rPr>
          <w:rFonts w:ascii="Arial" w:hAnsi="Arial" w:cs="Arial"/>
          <w:i/>
          <w:iCs/>
          <w:color w:val="333333"/>
          <w:shd w:val="clear" w:color="auto" w:fill="FFFFFF"/>
        </w:rPr>
        <w:t>f: Ω → [0, +∞]</w:t>
      </w:r>
      <w:r w:rsidRPr="00A733C0">
        <w:rPr>
          <w:rFonts w:ascii="Arial" w:hAnsi="Arial" w:cs="Arial"/>
          <w:color w:val="333333"/>
          <w:shd w:val="clear" w:color="auto" w:fill="FFFFFF"/>
        </w:rPr>
        <w:t xml:space="preserve"> is a non-negative measurable function, then the iterated integrals </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 xml:space="preserve"> f(ω</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ω</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dμ</w:t>
      </w:r>
      <w:proofErr w:type="spellEnd"/>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dμ</w:t>
      </w:r>
      <w:proofErr w:type="spellEnd"/>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 xml:space="preserve">) </w:t>
      </w:r>
      <w:r w:rsidRPr="0028255C">
        <w:rPr>
          <w:rFonts w:ascii="Arial" w:hAnsi="Arial" w:cs="Arial"/>
          <w:color w:val="333333"/>
          <w:shd w:val="clear" w:color="auto" w:fill="FFFFFF"/>
        </w:rPr>
        <w:t>and</w:t>
      </w:r>
      <w:r w:rsidRPr="00267FC5">
        <w:rPr>
          <w:rFonts w:ascii="Arial" w:hAnsi="Arial" w:cs="Arial"/>
          <w:i/>
          <w:iCs/>
          <w:color w:val="333333"/>
          <w:shd w:val="clear" w:color="auto" w:fill="FFFFFF"/>
        </w:rPr>
        <w:t xml:space="preserve"> ∫Ω</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xml:space="preserve"> f(ω</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ω</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dμ</w:t>
      </w:r>
      <w:proofErr w:type="spellEnd"/>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₂</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dμ</w:t>
      </w:r>
      <w:proofErr w:type="spellEnd"/>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(ω</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w:t>
      </w:r>
      <w:r w:rsidRPr="00A733C0">
        <w:rPr>
          <w:rFonts w:ascii="Arial" w:hAnsi="Arial" w:cs="Arial"/>
          <w:color w:val="333333"/>
          <w:shd w:val="clear" w:color="auto" w:fill="FFFFFF"/>
        </w:rPr>
        <w:t xml:space="preserve"> are both well-defined and equal, provided at least one of them is finite. In other words, under appropriate conditions, the order of integration can be interchanged without affecting the result.</w:t>
      </w:r>
    </w:p>
    <w:p w14:paraId="0C5CEF32" w14:textId="77777777" w:rsidR="008D1943" w:rsidRPr="00990CBB" w:rsidRDefault="008D1943" w:rsidP="008D1943">
      <w:pPr>
        <w:spacing w:line="360" w:lineRule="auto"/>
        <w:jc w:val="both"/>
        <w:rPr>
          <w:rFonts w:ascii="Arial" w:hAnsi="Arial" w:cs="Arial"/>
          <w:color w:val="333333"/>
          <w:u w:val="single"/>
          <w:shd w:val="clear" w:color="auto" w:fill="FFFFFF"/>
        </w:rPr>
      </w:pPr>
      <w:r w:rsidRPr="00990CBB">
        <w:rPr>
          <w:rFonts w:ascii="Arial" w:hAnsi="Arial" w:cs="Arial"/>
          <w:color w:val="333333"/>
          <w:u w:val="single"/>
          <w:shd w:val="clear" w:color="auto" w:fill="FFFFFF"/>
        </w:rPr>
        <w:t>Definition 5.2</w:t>
      </w:r>
    </w:p>
    <w:p w14:paraId="64511605" w14:textId="77777777" w:rsidR="008D1943" w:rsidRPr="00267FC5" w:rsidRDefault="008D1943" w:rsidP="008D1943">
      <w:pPr>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lastRenderedPageBreak/>
        <w:t xml:space="preserve">The Aumann integral, also known as the integral with respect to a fuzzy measure, is a generalisation of traditional integration theory that applies to fuzzy sets to extend the concept of integration to accommodate uncertainty and partial truth </w:t>
      </w:r>
      <w:sdt>
        <w:sdtPr>
          <w:rPr>
            <w:rFonts w:ascii="Arial" w:hAnsi="Arial" w:cs="Arial"/>
            <w:color w:val="333333"/>
            <w:shd w:val="clear" w:color="auto" w:fill="FFFFFF"/>
          </w:rPr>
          <w:id w:val="713314825"/>
          <w:citation/>
        </w:sdtPr>
        <w:sdtContent>
          <w:r w:rsidRPr="00A733C0">
            <w:rPr>
              <w:rFonts w:ascii="Arial" w:hAnsi="Arial" w:cs="Arial"/>
              <w:color w:val="333333"/>
              <w:shd w:val="clear" w:color="auto" w:fill="FFFFFF"/>
            </w:rPr>
            <w:fldChar w:fldCharType="begin"/>
          </w:r>
          <w:r w:rsidRPr="00A733C0">
            <w:rPr>
              <w:rFonts w:ascii="Arial" w:hAnsi="Arial" w:cs="Arial"/>
              <w:color w:val="333333"/>
              <w:shd w:val="clear" w:color="auto" w:fill="FFFFFF"/>
            </w:rPr>
            <w:instrText xml:space="preserve"> CITATION Rob65 \l 2057 </w:instrText>
          </w:r>
          <w:r w:rsidRPr="00A733C0">
            <w:rPr>
              <w:rFonts w:ascii="Arial" w:hAnsi="Arial" w:cs="Arial"/>
              <w:color w:val="333333"/>
              <w:shd w:val="clear" w:color="auto" w:fill="FFFFFF"/>
            </w:rPr>
            <w:fldChar w:fldCharType="separate"/>
          </w:r>
          <w:r w:rsidRPr="00A733C0">
            <w:rPr>
              <w:rFonts w:ascii="Arial" w:hAnsi="Arial" w:cs="Arial"/>
              <w:noProof/>
              <w:color w:val="333333"/>
              <w:shd w:val="clear" w:color="auto" w:fill="FFFFFF"/>
            </w:rPr>
            <w:t>[83]</w:t>
          </w:r>
          <w:r w:rsidRPr="00A733C0">
            <w:rPr>
              <w:rFonts w:ascii="Arial" w:hAnsi="Arial" w:cs="Arial"/>
              <w:color w:val="333333"/>
              <w:shd w:val="clear" w:color="auto" w:fill="FFFFFF"/>
            </w:rPr>
            <w:fldChar w:fldCharType="end"/>
          </w:r>
        </w:sdtContent>
      </w:sdt>
      <w:r w:rsidRPr="00A733C0">
        <w:rPr>
          <w:rFonts w:ascii="Arial" w:hAnsi="Arial" w:cs="Arial"/>
          <w:color w:val="333333"/>
          <w:shd w:val="clear" w:color="auto" w:fill="FFFFFF"/>
        </w:rPr>
        <w:t xml:space="preserve">. </w:t>
      </w:r>
    </w:p>
    <w:p w14:paraId="15C6BB40" w14:textId="77777777" w:rsidR="008D1943" w:rsidRPr="00267FC5" w:rsidRDefault="008D1943" w:rsidP="008D1943">
      <w:pPr>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Traditional integration measures the “area under the curve” or the accumulation of quantity over a given range. With fuzzy sets, where membership degrees represent degrees of truth or uncertainty, the concept of area or accumulation needs to be generalised. The Aumann integral achieves this by integrating a fuzzy set with respect to a</w:t>
      </w:r>
      <w:r w:rsidRPr="007233C1">
        <w:rPr>
          <w:rFonts w:ascii="Arial" w:hAnsi="Arial" w:cs="Arial"/>
          <w:strike/>
          <w:color w:val="333333"/>
          <w:shd w:val="clear" w:color="auto" w:fill="FFFFFF"/>
        </w:rPr>
        <w:t xml:space="preserve"> </w:t>
      </w:r>
      <w:r w:rsidRPr="007233C1">
        <w:rPr>
          <w:rFonts w:ascii="Arial" w:hAnsi="Arial" w:cs="Arial"/>
          <w:strike/>
          <w:color w:val="333333"/>
          <w:highlight w:val="green"/>
          <w:shd w:val="clear" w:color="auto" w:fill="FFFFFF"/>
        </w:rPr>
        <w:t>fuzzy</w:t>
      </w:r>
      <w:r w:rsidRPr="00267FC5">
        <w:rPr>
          <w:rFonts w:ascii="Arial" w:hAnsi="Arial" w:cs="Arial"/>
          <w:color w:val="333333"/>
          <w:shd w:val="clear" w:color="auto" w:fill="FFFFFF"/>
        </w:rPr>
        <w:t xml:space="preserve"> measure, which assigns a degree of “importance” or “size” to subsets of a set, </w:t>
      </w:r>
      <w:proofErr w:type="gramStart"/>
      <w:r w:rsidRPr="00267FC5">
        <w:rPr>
          <w:rFonts w:ascii="Arial" w:hAnsi="Arial" w:cs="Arial"/>
          <w:color w:val="333333"/>
          <w:shd w:val="clear" w:color="auto" w:fill="FFFFFF"/>
        </w:rPr>
        <w:t>similar to</w:t>
      </w:r>
      <w:proofErr w:type="gramEnd"/>
      <w:r w:rsidRPr="00267FC5">
        <w:rPr>
          <w:rFonts w:ascii="Arial" w:hAnsi="Arial" w:cs="Arial"/>
          <w:color w:val="333333"/>
          <w:shd w:val="clear" w:color="auto" w:fill="FFFFFF"/>
        </w:rPr>
        <w:t xml:space="preserve"> how a traditional measure assigns a value to subsets. Formally, let X be a fuzzy set defined on a set </w:t>
      </w:r>
      <w:r w:rsidRPr="00CA7751">
        <w:rPr>
          <w:rFonts w:ascii="Arial" w:hAnsi="Arial" w:cs="Arial"/>
          <w:i/>
          <w:iCs/>
          <w:color w:val="333333"/>
          <w:shd w:val="clear" w:color="auto" w:fill="FFFFFF"/>
        </w:rPr>
        <w:t>Ω</w:t>
      </w:r>
      <w:r w:rsidRPr="00267FC5">
        <w:rPr>
          <w:rFonts w:ascii="Arial" w:hAnsi="Arial" w:cs="Arial"/>
          <w:color w:val="333333"/>
          <w:shd w:val="clear" w:color="auto" w:fill="FFFFFF"/>
        </w:rPr>
        <w:t xml:space="preserve"> and let </w:t>
      </w:r>
      <w:r w:rsidRPr="00CA7751">
        <w:rPr>
          <w:rFonts w:ascii="Arial" w:hAnsi="Arial" w:cs="Arial"/>
          <w:i/>
          <w:iCs/>
          <w:color w:val="333333"/>
          <w:shd w:val="clear" w:color="auto" w:fill="FFFFFF"/>
        </w:rPr>
        <w:t>μ</w:t>
      </w:r>
      <w:r w:rsidRPr="00267FC5">
        <w:rPr>
          <w:rFonts w:ascii="Arial" w:hAnsi="Arial" w:cs="Arial"/>
          <w:color w:val="333333"/>
          <w:shd w:val="clear" w:color="auto" w:fill="FFFFFF"/>
        </w:rPr>
        <w:t xml:space="preserve"> be a</w:t>
      </w:r>
      <w:r w:rsidRPr="007233C1">
        <w:rPr>
          <w:rFonts w:ascii="Arial" w:hAnsi="Arial" w:cs="Arial"/>
          <w:strike/>
          <w:color w:val="333333"/>
          <w:shd w:val="clear" w:color="auto" w:fill="FFFFFF"/>
        </w:rPr>
        <w:t xml:space="preserve"> </w:t>
      </w:r>
      <w:r w:rsidRPr="007233C1">
        <w:rPr>
          <w:rFonts w:ascii="Arial" w:hAnsi="Arial" w:cs="Arial"/>
          <w:strike/>
          <w:color w:val="333333"/>
          <w:highlight w:val="green"/>
          <w:shd w:val="clear" w:color="auto" w:fill="FFFFFF"/>
        </w:rPr>
        <w:t>fuzzy</w:t>
      </w:r>
      <w:r w:rsidRPr="00267FC5">
        <w:rPr>
          <w:rFonts w:ascii="Arial" w:hAnsi="Arial" w:cs="Arial"/>
          <w:color w:val="333333"/>
          <w:shd w:val="clear" w:color="auto" w:fill="FFFFFF"/>
        </w:rPr>
        <w:t xml:space="preserve"> measure defined on the power set of </w:t>
      </w:r>
      <w:r w:rsidRPr="00CA7751">
        <w:rPr>
          <w:rFonts w:ascii="Arial" w:hAnsi="Arial" w:cs="Arial"/>
          <w:i/>
          <w:iCs/>
          <w:color w:val="333333"/>
          <w:shd w:val="clear" w:color="auto" w:fill="FFFFFF"/>
        </w:rPr>
        <w:t>Ω</w:t>
      </w:r>
      <w:r w:rsidRPr="00267FC5">
        <w:rPr>
          <w:rFonts w:ascii="Arial" w:hAnsi="Arial" w:cs="Arial"/>
          <w:color w:val="333333"/>
          <w:shd w:val="clear" w:color="auto" w:fill="FFFFFF"/>
        </w:rPr>
        <w:t xml:space="preserve">. The Aumann integral of </w:t>
      </w:r>
      <w:r w:rsidRPr="00CA7751">
        <w:rPr>
          <w:rFonts w:ascii="Arial" w:hAnsi="Arial" w:cs="Arial"/>
          <w:i/>
          <w:iCs/>
          <w:color w:val="333333"/>
          <w:shd w:val="clear" w:color="auto" w:fill="FFFFFF"/>
        </w:rPr>
        <w:t>X</w:t>
      </w:r>
      <w:r w:rsidRPr="00267FC5">
        <w:rPr>
          <w:rFonts w:ascii="Arial" w:hAnsi="Arial" w:cs="Arial"/>
          <w:color w:val="333333"/>
          <w:shd w:val="clear" w:color="auto" w:fill="FFFFFF"/>
        </w:rPr>
        <w:t xml:space="preserve"> with respect to </w:t>
      </w:r>
      <w:r w:rsidRPr="00CA7751">
        <w:rPr>
          <w:rFonts w:ascii="Arial" w:hAnsi="Arial" w:cs="Arial"/>
          <w:i/>
          <w:iCs/>
          <w:color w:val="333333"/>
          <w:shd w:val="clear" w:color="auto" w:fill="FFFFFF"/>
        </w:rPr>
        <w:t>μ</w:t>
      </w:r>
      <w:r w:rsidRPr="00267FC5">
        <w:rPr>
          <w:rFonts w:ascii="Arial" w:hAnsi="Arial" w:cs="Arial"/>
          <w:color w:val="333333"/>
          <w:shd w:val="clear" w:color="auto" w:fill="FFFFFF"/>
        </w:rPr>
        <w:t xml:space="preserve">, denoted as </w:t>
      </w:r>
      <w:r w:rsidRPr="00CA7751">
        <w:rPr>
          <w:rFonts w:ascii="Arial" w:hAnsi="Arial" w:cs="Arial"/>
          <w:i/>
          <w:iCs/>
          <w:color w:val="333333"/>
          <w:shd w:val="clear" w:color="auto" w:fill="FFFFFF"/>
        </w:rPr>
        <w:t xml:space="preserve">∫X </w:t>
      </w:r>
      <w:proofErr w:type="spellStart"/>
      <w:r w:rsidRPr="00CA7751">
        <w:rPr>
          <w:rFonts w:ascii="Arial" w:hAnsi="Arial" w:cs="Arial"/>
          <w:i/>
          <w:iCs/>
          <w:color w:val="333333"/>
          <w:shd w:val="clear" w:color="auto" w:fill="FFFFFF"/>
        </w:rPr>
        <w:t>dμ</w:t>
      </w:r>
      <w:proofErr w:type="spellEnd"/>
      <w:r w:rsidRPr="00CA7751">
        <w:rPr>
          <w:rFonts w:ascii="Arial" w:hAnsi="Arial" w:cs="Arial"/>
          <w:i/>
          <w:iCs/>
          <w:color w:val="333333"/>
          <w:shd w:val="clear" w:color="auto" w:fill="FFFFFF"/>
        </w:rPr>
        <w:t>,</w:t>
      </w:r>
      <w:r w:rsidRPr="00267FC5">
        <w:rPr>
          <w:rFonts w:ascii="Arial" w:hAnsi="Arial" w:cs="Arial"/>
          <w:color w:val="333333"/>
          <w:shd w:val="clear" w:color="auto" w:fill="FFFFFF"/>
        </w:rPr>
        <w:t xml:space="preserve"> is a generalised notion of integration that </w:t>
      </w:r>
      <w:proofErr w:type="gramStart"/>
      <w:r w:rsidRPr="00267FC5">
        <w:rPr>
          <w:rFonts w:ascii="Arial" w:hAnsi="Arial" w:cs="Arial"/>
          <w:color w:val="333333"/>
          <w:shd w:val="clear" w:color="auto" w:fill="FFFFFF"/>
        </w:rPr>
        <w:t>takes into account</w:t>
      </w:r>
      <w:proofErr w:type="gramEnd"/>
      <w:r w:rsidRPr="00267FC5">
        <w:rPr>
          <w:rFonts w:ascii="Arial" w:hAnsi="Arial" w:cs="Arial"/>
          <w:color w:val="333333"/>
          <w:shd w:val="clear" w:color="auto" w:fill="FFFFFF"/>
        </w:rPr>
        <w:t xml:space="preserve"> the degrees of truth or membership of </w:t>
      </w:r>
      <w:r w:rsidRPr="00CA7751">
        <w:rPr>
          <w:rFonts w:ascii="Arial" w:hAnsi="Arial" w:cs="Arial"/>
          <w:i/>
          <w:iCs/>
          <w:color w:val="333333"/>
          <w:shd w:val="clear" w:color="auto" w:fill="FFFFFF"/>
        </w:rPr>
        <w:t>X</w:t>
      </w:r>
      <w:r w:rsidRPr="00267FC5">
        <w:rPr>
          <w:rFonts w:ascii="Arial" w:hAnsi="Arial" w:cs="Arial"/>
          <w:color w:val="333333"/>
          <w:shd w:val="clear" w:color="auto" w:fill="FFFFFF"/>
        </w:rPr>
        <w:t xml:space="preserve">. The Aumann integral is typically defined in terms of a level-wise integral. For each α in the interval </w:t>
      </w:r>
      <w:r w:rsidRPr="00CA7751">
        <w:rPr>
          <w:rFonts w:ascii="Arial" w:hAnsi="Arial" w:cs="Arial"/>
          <w:i/>
          <w:iCs/>
          <w:color w:val="333333"/>
          <w:shd w:val="clear" w:color="auto" w:fill="FFFFFF"/>
        </w:rPr>
        <w:t>[0, 1</w:t>
      </w:r>
      <w:r w:rsidRPr="00267FC5">
        <w:rPr>
          <w:rFonts w:ascii="Arial" w:hAnsi="Arial" w:cs="Arial"/>
          <w:color w:val="333333"/>
          <w:shd w:val="clear" w:color="auto" w:fill="FFFFFF"/>
        </w:rPr>
        <w:t xml:space="preserve">], the Aumann integral </w:t>
      </w:r>
      <w:r w:rsidRPr="00CA7751">
        <w:rPr>
          <w:rFonts w:ascii="Arial" w:hAnsi="Arial" w:cs="Arial"/>
          <w:i/>
          <w:iCs/>
          <w:color w:val="333333"/>
          <w:shd w:val="clear" w:color="auto" w:fill="FFFFFF"/>
        </w:rPr>
        <w:t xml:space="preserve">∫X </w:t>
      </w:r>
      <w:proofErr w:type="spellStart"/>
      <w:r w:rsidRPr="00CA7751">
        <w:rPr>
          <w:rFonts w:ascii="Arial" w:hAnsi="Arial" w:cs="Arial"/>
          <w:i/>
          <w:iCs/>
          <w:color w:val="333333"/>
          <w:shd w:val="clear" w:color="auto" w:fill="FFFFFF"/>
        </w:rPr>
        <w:t>dμ</w:t>
      </w:r>
      <w:proofErr w:type="spellEnd"/>
      <w:r w:rsidRPr="00267FC5">
        <w:rPr>
          <w:rFonts w:ascii="Arial" w:hAnsi="Arial" w:cs="Arial"/>
          <w:color w:val="333333"/>
          <w:shd w:val="clear" w:color="auto" w:fill="FFFFFF"/>
        </w:rPr>
        <w:t xml:space="preserve"> is equal to the integral of the α-cut of </w:t>
      </w:r>
      <w:r w:rsidRPr="00CA7751">
        <w:rPr>
          <w:rFonts w:ascii="Arial" w:hAnsi="Arial" w:cs="Arial"/>
          <w:i/>
          <w:iCs/>
          <w:color w:val="333333"/>
          <w:shd w:val="clear" w:color="auto" w:fill="FFFFFF"/>
        </w:rPr>
        <w:t>X</w:t>
      </w:r>
      <w:r w:rsidRPr="00267FC5">
        <w:rPr>
          <w:rFonts w:ascii="Arial" w:hAnsi="Arial" w:cs="Arial"/>
          <w:color w:val="333333"/>
          <w:shd w:val="clear" w:color="auto" w:fill="FFFFFF"/>
        </w:rPr>
        <w:t xml:space="preserve"> (i.e., the subset of elements with a membership degree of at least </w:t>
      </w:r>
      <w:r w:rsidRPr="00CA7751">
        <w:rPr>
          <w:rFonts w:ascii="Arial" w:hAnsi="Arial" w:cs="Arial"/>
          <w:i/>
          <w:iCs/>
          <w:color w:val="333333"/>
          <w:shd w:val="clear" w:color="auto" w:fill="FFFFFF"/>
        </w:rPr>
        <w:t>α</w:t>
      </w:r>
      <w:r>
        <w:rPr>
          <w:rFonts w:ascii="Arial" w:hAnsi="Arial" w:cs="Arial"/>
          <w:color w:val="333333"/>
          <w:shd w:val="clear" w:color="auto" w:fill="FFFFFF"/>
        </w:rPr>
        <w:t>)</w:t>
      </w:r>
      <w:r w:rsidRPr="00267FC5">
        <w:rPr>
          <w:rFonts w:ascii="Arial" w:hAnsi="Arial" w:cs="Arial"/>
          <w:color w:val="333333"/>
          <w:shd w:val="clear" w:color="auto" w:fill="FFFFFF"/>
        </w:rPr>
        <w:t xml:space="preserve"> with respect to the α-cut of the </w:t>
      </w:r>
      <w:r w:rsidRPr="007233C1">
        <w:rPr>
          <w:rFonts w:ascii="Arial" w:hAnsi="Arial" w:cs="Arial"/>
          <w:strike/>
          <w:color w:val="333333"/>
          <w:highlight w:val="green"/>
          <w:shd w:val="clear" w:color="auto" w:fill="FFFFFF"/>
        </w:rPr>
        <w:t>fuzzy</w:t>
      </w:r>
      <w:r w:rsidRPr="007233C1">
        <w:rPr>
          <w:rFonts w:ascii="Arial" w:hAnsi="Arial" w:cs="Arial"/>
          <w:strike/>
          <w:color w:val="333333"/>
          <w:shd w:val="clear" w:color="auto" w:fill="FFFFFF"/>
        </w:rPr>
        <w:t xml:space="preserve"> </w:t>
      </w:r>
      <w:r w:rsidRPr="00267FC5">
        <w:rPr>
          <w:rFonts w:ascii="Arial" w:hAnsi="Arial" w:cs="Arial"/>
          <w:color w:val="333333"/>
          <w:shd w:val="clear" w:color="auto" w:fill="FFFFFF"/>
        </w:rPr>
        <w:t>measure μ. The Aumann integral allows for the accumulation and aggregation of fuzzy information</w:t>
      </w:r>
      <w:r>
        <w:rPr>
          <w:rFonts w:ascii="Arial" w:hAnsi="Arial" w:cs="Arial"/>
          <w:color w:val="333333"/>
          <w:shd w:val="clear" w:color="auto" w:fill="FFFFFF"/>
        </w:rPr>
        <w:t xml:space="preserve"> </w:t>
      </w:r>
      <w:r w:rsidRPr="007233C1">
        <w:rPr>
          <w:rFonts w:ascii="Arial" w:hAnsi="Arial" w:cs="Arial"/>
          <w:color w:val="333333"/>
          <w:highlight w:val="green"/>
          <w:shd w:val="clear" w:color="auto" w:fill="FFFFFF"/>
        </w:rPr>
        <w:t>by integrating each confidence band (level set) and reassembling the resulting bands into a fuzzy set.</w:t>
      </w:r>
    </w:p>
    <w:p w14:paraId="040A3C47" w14:textId="77777777" w:rsidR="008D1943" w:rsidRPr="00267FC5"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Let’s illustrate the difference between classical product measure and an Aumann integral of a fuzzy function under a </w:t>
      </w:r>
      <w:r w:rsidRPr="007233C1">
        <w:rPr>
          <w:rFonts w:ascii="Arial" w:hAnsi="Arial" w:cs="Arial"/>
          <w:strike/>
          <w:color w:val="333333"/>
          <w:highlight w:val="green"/>
          <w:shd w:val="clear" w:color="auto" w:fill="FFFFFF"/>
        </w:rPr>
        <w:t>fuzzy</w:t>
      </w:r>
      <w:r>
        <w:rPr>
          <w:rFonts w:ascii="Arial" w:hAnsi="Arial" w:cs="Arial"/>
          <w:color w:val="333333"/>
          <w:shd w:val="clear" w:color="auto" w:fill="FFFFFF"/>
        </w:rPr>
        <w:t xml:space="preserve"> measure. </w:t>
      </w:r>
      <w:r w:rsidRPr="00267FC5">
        <w:rPr>
          <w:rFonts w:ascii="Arial" w:hAnsi="Arial" w:cs="Arial"/>
          <w:color w:val="333333"/>
          <w:shd w:val="clear" w:color="auto" w:fill="FFFFFF"/>
        </w:rPr>
        <w:t xml:space="preserve">In standard case, let's consider a product space where </w:t>
      </w:r>
      <w:r w:rsidRPr="00267FC5">
        <w:rPr>
          <w:rFonts w:ascii="Arial" w:hAnsi="Arial" w:cs="Arial"/>
          <w:i/>
          <w:iCs/>
          <w:color w:val="333333"/>
          <w:shd w:val="clear" w:color="auto" w:fill="FFFFFF"/>
        </w:rPr>
        <w:t xml:space="preserve">X </w:t>
      </w:r>
      <w:r w:rsidRPr="00267FC5">
        <w:rPr>
          <w:rFonts w:ascii="Arial" w:hAnsi="Arial" w:cs="Arial"/>
          <w:color w:val="333333"/>
          <w:shd w:val="clear" w:color="auto" w:fill="FFFFFF"/>
        </w:rPr>
        <w:t xml:space="preserve">is the set of real numbers </w:t>
      </w:r>
      <w:r w:rsidRPr="00267FC5">
        <w:rPr>
          <w:rFonts w:ascii="Cambria Math" w:hAnsi="Cambria Math" w:cs="Cambria Math"/>
          <w:i/>
          <w:iCs/>
          <w:color w:val="333333"/>
          <w:shd w:val="clear" w:color="auto" w:fill="FFFFFF"/>
        </w:rPr>
        <w:t>ℝ</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L</w:t>
      </w:r>
      <w:r w:rsidRPr="00267FC5">
        <w:rPr>
          <w:rFonts w:ascii="Arial" w:hAnsi="Arial" w:cs="Arial"/>
          <w:color w:val="333333"/>
          <w:shd w:val="clear" w:color="auto" w:fill="FFFFFF"/>
        </w:rPr>
        <w:t xml:space="preserve"> is the lattice of closed intervals </w:t>
      </w:r>
      <w:r w:rsidRPr="00267FC5">
        <w:rPr>
          <w:rFonts w:ascii="Arial" w:hAnsi="Arial" w:cs="Arial"/>
          <w:i/>
          <w:iCs/>
          <w:color w:val="333333"/>
          <w:shd w:val="clear" w:color="auto" w:fill="FFFFFF"/>
        </w:rPr>
        <w:t>[a, b]</w:t>
      </w:r>
      <w:r w:rsidRPr="00267FC5">
        <w:rPr>
          <w:rFonts w:ascii="Arial" w:hAnsi="Arial" w:cs="Arial"/>
          <w:color w:val="333333"/>
          <w:shd w:val="clear" w:color="auto" w:fill="FFFFFF"/>
        </w:rPr>
        <w:t xml:space="preserve"> on the real line, ordered by inclusion. Suppose we have a function </w:t>
      </w:r>
      <w:r w:rsidRPr="00267FC5">
        <w:rPr>
          <w:rFonts w:ascii="Arial" w:hAnsi="Arial" w:cs="Arial"/>
          <w:i/>
          <w:iCs/>
          <w:color w:val="333333"/>
          <w:shd w:val="clear" w:color="auto" w:fill="FFFFFF"/>
        </w:rPr>
        <w:t xml:space="preserve">f: </w:t>
      </w:r>
      <w:r w:rsidRPr="00267FC5">
        <w:rPr>
          <w:rFonts w:ascii="Cambria Math" w:hAnsi="Cambria Math" w:cs="Cambria Math"/>
          <w:i/>
          <w:iCs/>
          <w:color w:val="333333"/>
          <w:shd w:val="clear" w:color="auto" w:fill="FFFFFF"/>
        </w:rPr>
        <w:t>ℝ</w:t>
      </w:r>
      <w:r w:rsidRPr="00267FC5">
        <w:rPr>
          <w:rFonts w:ascii="Arial" w:hAnsi="Arial" w:cs="Arial"/>
          <w:i/>
          <w:iCs/>
          <w:color w:val="333333"/>
          <w:shd w:val="clear" w:color="auto" w:fill="FFFFFF"/>
        </w:rPr>
        <w:t xml:space="preserve"> × [0, 1] → </w:t>
      </w:r>
      <w:r w:rsidRPr="00267FC5">
        <w:rPr>
          <w:rFonts w:ascii="Cambria Math" w:hAnsi="Cambria Math" w:cs="Cambria Math"/>
          <w:i/>
          <w:iCs/>
          <w:color w:val="333333"/>
          <w:shd w:val="clear" w:color="auto" w:fill="FFFFFF"/>
        </w:rPr>
        <w:t>ℝ</w:t>
      </w:r>
      <w:r w:rsidRPr="00267FC5">
        <w:rPr>
          <w:rFonts w:ascii="Arial" w:hAnsi="Arial" w:cs="Arial"/>
          <w:color w:val="333333"/>
          <w:shd w:val="clear" w:color="auto" w:fill="FFFFFF"/>
        </w:rPr>
        <w:t xml:space="preserve"> defined as </w:t>
      </w:r>
      <w:proofErr w:type="gramStart"/>
      <w:r w:rsidRPr="00267FC5">
        <w:rPr>
          <w:rFonts w:ascii="Arial" w:hAnsi="Arial" w:cs="Arial"/>
          <w:i/>
          <w:iCs/>
          <w:color w:val="333333"/>
          <w:shd w:val="clear" w:color="auto" w:fill="FFFFFF"/>
        </w:rPr>
        <w:t>f(</w:t>
      </w:r>
      <w:proofErr w:type="gramEnd"/>
      <w:r w:rsidRPr="00267FC5">
        <w:rPr>
          <w:rFonts w:ascii="Arial" w:hAnsi="Arial" w:cs="Arial"/>
          <w:i/>
          <w:iCs/>
          <w:color w:val="333333"/>
          <w:shd w:val="clear" w:color="auto" w:fill="FFFFFF"/>
        </w:rPr>
        <w:t>x, [a, b]) = x².</w:t>
      </w:r>
      <w:r w:rsidRPr="00267FC5">
        <w:rPr>
          <w:rFonts w:ascii="Arial" w:hAnsi="Arial" w:cs="Arial"/>
          <w:color w:val="333333"/>
          <w:shd w:val="clear" w:color="auto" w:fill="FFFFFF"/>
        </w:rPr>
        <w:t xml:space="preserve"> Here,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represents a point in the real line, and [</w:t>
      </w:r>
      <w:r w:rsidRPr="00267FC5">
        <w:rPr>
          <w:rFonts w:ascii="Arial" w:hAnsi="Arial" w:cs="Arial"/>
          <w:i/>
          <w:iCs/>
          <w:color w:val="333333"/>
          <w:shd w:val="clear" w:color="auto" w:fill="FFFFFF"/>
        </w:rPr>
        <w:t>a, b</w:t>
      </w:r>
      <w:r w:rsidRPr="00267FC5">
        <w:rPr>
          <w:rFonts w:ascii="Arial" w:hAnsi="Arial" w:cs="Arial"/>
          <w:color w:val="333333"/>
          <w:shd w:val="clear" w:color="auto" w:fill="FFFFFF"/>
        </w:rPr>
        <w:t xml:space="preserve">] represents a closed interval. To compute an integral </w:t>
      </w:r>
      <w:proofErr w:type="spellStart"/>
      <w:r w:rsidRPr="00267FC5">
        <w:rPr>
          <w:rFonts w:ascii="Arial" w:hAnsi="Arial" w:cs="Arial"/>
          <w:color w:val="333333"/>
          <w:shd w:val="clear" w:color="auto" w:fill="FFFFFF"/>
        </w:rPr>
        <w:t xml:space="preserve">of </w:t>
      </w:r>
      <w:r w:rsidRPr="00267FC5">
        <w:rPr>
          <w:rFonts w:ascii="Arial" w:hAnsi="Arial" w:cs="Arial"/>
          <w:i/>
          <w:iCs/>
          <w:color w:val="333333"/>
          <w:shd w:val="clear" w:color="auto" w:fill="FFFFFF"/>
        </w:rPr>
        <w:t>f</w:t>
      </w:r>
      <w:proofErr w:type="spellEnd"/>
      <w:r w:rsidRPr="00267FC5">
        <w:rPr>
          <w:rFonts w:ascii="Arial" w:hAnsi="Arial" w:cs="Arial"/>
          <w:color w:val="333333"/>
          <w:shd w:val="clear" w:color="auto" w:fill="FFFFFF"/>
        </w:rPr>
        <w:t xml:space="preserve">, we divide the lattice of closed intervals into levels based on the length of the intervals, such as intervals of length 1, intervals of length 1/2, intervals of length 1/4, and so on. We then integrate the function </w:t>
      </w:r>
      <w:proofErr w:type="gramStart"/>
      <w:r w:rsidRPr="00267FC5">
        <w:rPr>
          <w:rFonts w:ascii="Arial" w:hAnsi="Arial" w:cs="Arial"/>
          <w:i/>
          <w:iCs/>
          <w:color w:val="333333"/>
          <w:shd w:val="clear" w:color="auto" w:fill="FFFFFF"/>
        </w:rPr>
        <w:t>f(</w:t>
      </w:r>
      <w:proofErr w:type="gramEnd"/>
      <w:r w:rsidRPr="00267FC5">
        <w:rPr>
          <w:rFonts w:ascii="Arial" w:hAnsi="Arial" w:cs="Arial"/>
          <w:i/>
          <w:iCs/>
          <w:color w:val="333333"/>
          <w:shd w:val="clear" w:color="auto" w:fill="FFFFFF"/>
        </w:rPr>
        <w:t>x, [a, b]) = x²</w:t>
      </w:r>
      <w:r w:rsidRPr="00267FC5">
        <w:rPr>
          <w:rFonts w:ascii="Arial" w:hAnsi="Arial" w:cs="Arial"/>
          <w:color w:val="333333"/>
          <w:shd w:val="clear" w:color="auto" w:fill="FFFFFF"/>
        </w:rPr>
        <w:t xml:space="preserve"> over each level, considering the measure on the real line. Finally, we combine these integrals according to lattice operations to obtain the final integral. The standard integral of the function </w:t>
      </w:r>
      <w:r w:rsidRPr="00267FC5">
        <w:rPr>
          <w:rFonts w:ascii="Arial" w:hAnsi="Arial" w:cs="Arial"/>
          <w:i/>
          <w:iCs/>
          <w:color w:val="333333"/>
          <w:shd w:val="clear" w:color="auto" w:fill="FFFFFF"/>
        </w:rPr>
        <w:t>f(</w:t>
      </w:r>
      <w:proofErr w:type="gramStart"/>
      <w:r w:rsidRPr="00267FC5">
        <w:rPr>
          <w:rFonts w:ascii="Arial" w:hAnsi="Arial" w:cs="Arial"/>
          <w:i/>
          <w:iCs/>
          <w:color w:val="333333"/>
          <w:shd w:val="clear" w:color="auto" w:fill="FFFFFF"/>
        </w:rPr>
        <w:t>x,[</w:t>
      </w:r>
      <w:proofErr w:type="spellStart"/>
      <w:r w:rsidRPr="00267FC5">
        <w:rPr>
          <w:rFonts w:ascii="Arial" w:hAnsi="Arial" w:cs="Arial"/>
          <w:i/>
          <w:iCs/>
          <w:color w:val="333333"/>
          <w:shd w:val="clear" w:color="auto" w:fill="FFFFFF"/>
        </w:rPr>
        <w:t>a,b</w:t>
      </w:r>
      <w:proofErr w:type="spellEnd"/>
      <w:proofErr w:type="gramEnd"/>
      <w:r w:rsidRPr="00267FC5">
        <w:rPr>
          <w:rFonts w:ascii="Arial" w:hAnsi="Arial" w:cs="Arial"/>
          <w:i/>
          <w:iCs/>
          <w:color w:val="333333"/>
          <w:shd w:val="clear" w:color="auto" w:fill="FFFFFF"/>
        </w:rPr>
        <w:t>]) = x</w:t>
      </w:r>
      <w:r w:rsidRPr="00267FC5">
        <w:rPr>
          <w:rFonts w:ascii="Arial" w:hAnsi="Arial" w:cs="Arial"/>
          <w:i/>
          <w:iCs/>
          <w:color w:val="333333"/>
          <w:shd w:val="clear" w:color="auto" w:fill="FFFFFF"/>
          <w:vertAlign w:val="superscript"/>
        </w:rPr>
        <w:t>2</w:t>
      </w:r>
      <w:r w:rsidRPr="00267FC5">
        <w:rPr>
          <w:rFonts w:ascii="Arial" w:hAnsi="Arial" w:cs="Arial"/>
          <w:color w:val="333333"/>
          <w:shd w:val="clear" w:color="auto" w:fill="FFFFFF"/>
        </w:rPr>
        <w:t xml:space="preserve"> over the product space </w:t>
      </w:r>
      <w:r w:rsidRPr="00267FC5">
        <w:rPr>
          <w:rFonts w:ascii="Arial" w:hAnsi="Arial" w:cs="Arial"/>
          <w:i/>
          <w:iCs/>
          <w:color w:val="333333"/>
          <w:shd w:val="clear" w:color="auto" w:fill="FFFFFF"/>
        </w:rPr>
        <w:t xml:space="preserve">X </w:t>
      </w:r>
      <w:proofErr w:type="spellStart"/>
      <w:r w:rsidRPr="00267FC5">
        <w:rPr>
          <w:rFonts w:ascii="Arial" w:hAnsi="Arial" w:cs="Arial"/>
          <w:i/>
          <w:iCs/>
          <w:color w:val="333333"/>
          <w:shd w:val="clear" w:color="auto" w:fill="FFFFFF"/>
        </w:rPr>
        <w:t>x</w:t>
      </w:r>
      <w:proofErr w:type="spellEnd"/>
      <w:r w:rsidRPr="00267FC5">
        <w:rPr>
          <w:rFonts w:ascii="Arial" w:hAnsi="Arial" w:cs="Arial"/>
          <w:i/>
          <w:iCs/>
          <w:color w:val="333333"/>
          <w:shd w:val="clear" w:color="auto" w:fill="FFFFFF"/>
        </w:rPr>
        <w:t xml:space="preserve"> L</w:t>
      </w:r>
      <w:r w:rsidRPr="00267FC5">
        <w:rPr>
          <w:rFonts w:ascii="Arial" w:hAnsi="Arial" w:cs="Arial"/>
          <w:color w:val="333333"/>
          <w:shd w:val="clear" w:color="auto" w:fill="FFFFFF"/>
        </w:rPr>
        <w:t xml:space="preserve">, where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is the set of real numbers and </w:t>
      </w:r>
      <w:r w:rsidRPr="00267FC5">
        <w:rPr>
          <w:rFonts w:ascii="Arial" w:hAnsi="Arial" w:cs="Arial"/>
          <w:i/>
          <w:iCs/>
          <w:color w:val="333333"/>
          <w:shd w:val="clear" w:color="auto" w:fill="FFFFFF"/>
        </w:rPr>
        <w:t>L</w:t>
      </w:r>
      <w:r w:rsidRPr="00267FC5">
        <w:rPr>
          <w:rFonts w:ascii="Arial" w:hAnsi="Arial" w:cs="Arial"/>
          <w:color w:val="333333"/>
          <w:shd w:val="clear" w:color="auto" w:fill="FFFFFF"/>
        </w:rPr>
        <w:t xml:space="preserve"> is the lattice of the closed intervals on the real line is given by:</w:t>
      </w:r>
    </w:p>
    <w:p w14:paraId="17B721D9" w14:textId="77777777" w:rsidR="008D1943" w:rsidRDefault="00000000" w:rsidP="008D1943">
      <w:pPr>
        <w:spacing w:line="360" w:lineRule="auto"/>
        <w:jc w:val="center"/>
        <w:rPr>
          <w:rFonts w:ascii="Arial" w:hAnsi="Arial" w:cs="Arial"/>
          <w:color w:val="333333"/>
          <w:shd w:val="clear" w:color="auto" w:fill="FFFFFF"/>
        </w:rPr>
      </w:pPr>
      <m:oMath>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XxL</m:t>
            </m:r>
          </m:sub>
          <m:sup/>
          <m:e>
            <m:r>
              <w:rPr>
                <w:rFonts w:ascii="Cambria Math" w:hAnsi="Cambria Math" w:cs="Arial"/>
                <w:color w:val="333333"/>
                <w:highlight w:val="green"/>
                <w:shd w:val="clear" w:color="auto" w:fill="FFFFFF"/>
              </w:rPr>
              <m:t>f</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x,</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a,b</m:t>
                    </m:r>
                  </m:e>
                </m:d>
              </m:e>
            </m:d>
            <m:r>
              <w:rPr>
                <w:rFonts w:ascii="Cambria Math" w:hAnsi="Cambria Math" w:cs="Arial"/>
                <w:color w:val="333333"/>
                <w:highlight w:val="green"/>
                <w:shd w:val="clear" w:color="auto" w:fill="FFFFFF"/>
              </w:rPr>
              <m:t>dμ</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x</m:t>
                </m:r>
              </m:e>
            </m:d>
            <m:r>
              <w:rPr>
                <w:rFonts w:ascii="Cambria Math" w:hAnsi="Cambria Math" w:cs="Arial"/>
                <w:color w:val="333333"/>
                <w:highlight w:val="green"/>
                <w:shd w:val="clear" w:color="auto" w:fill="FFFFFF"/>
              </w:rPr>
              <m:t>dλ</m:t>
            </m:r>
            <m:d>
              <m:dPr>
                <m:ctrlPr>
                  <w:rPr>
                    <w:rFonts w:ascii="Cambria Math" w:hAnsi="Cambria Math" w:cs="Arial"/>
                    <w:i/>
                    <w:color w:val="333333"/>
                    <w:highlight w:val="green"/>
                    <w:shd w:val="clear" w:color="auto" w:fill="FFFFFF"/>
                  </w:rPr>
                </m:ctrlPr>
              </m:dPr>
              <m:e>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a,b</m:t>
                    </m:r>
                  </m:e>
                </m:d>
              </m:e>
            </m:d>
            <m:r>
              <w:rPr>
                <w:rFonts w:ascii="Cambria Math" w:hAnsi="Cambria Math" w:cs="Arial"/>
                <w:color w:val="333333"/>
                <w:highlight w:val="green"/>
                <w:shd w:val="clear" w:color="auto" w:fill="FFFFFF"/>
              </w:rPr>
              <m:t xml:space="preserve">= </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m:t>
                </m:r>
              </m:sup>
              <m:e>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1</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x</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dλ</m:t>
                    </m:r>
                    <m:d>
                      <m:dPr>
                        <m:ctrlPr>
                          <w:rPr>
                            <w:rFonts w:ascii="Cambria Math" w:hAnsi="Cambria Math" w:cs="Arial"/>
                            <w:i/>
                            <w:color w:val="333333"/>
                            <w:highlight w:val="green"/>
                            <w:shd w:val="clear" w:color="auto" w:fill="FFFFFF"/>
                          </w:rPr>
                        </m:ctrlPr>
                      </m:dPr>
                      <m:e>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a,b</m:t>
                            </m:r>
                          </m:e>
                        </m:d>
                      </m:e>
                    </m:d>
                    <m:r>
                      <w:rPr>
                        <w:rFonts w:ascii="Cambria Math" w:hAnsi="Cambria Math" w:cs="Arial"/>
                        <w:color w:val="333333"/>
                        <w:highlight w:val="green"/>
                        <w:shd w:val="clear" w:color="auto" w:fill="FFFFFF"/>
                      </w:rPr>
                      <m:t>dμ(x)</m:t>
                    </m:r>
                  </m:e>
                </m:nary>
              </m:e>
            </m:nary>
          </m:e>
        </m:nary>
      </m:oMath>
      <w:r w:rsidR="008D1943">
        <w:rPr>
          <w:rFonts w:ascii="Arial" w:hAnsi="Arial" w:cs="Arial"/>
          <w:color w:val="333333"/>
          <w:shd w:val="clear" w:color="auto" w:fill="FFFFFF"/>
        </w:rPr>
        <w:t>,</w:t>
      </w:r>
    </w:p>
    <w:p w14:paraId="679A4231" w14:textId="77777777" w:rsidR="008D1943" w:rsidRPr="007233C1" w:rsidRDefault="00000000" w:rsidP="008D1943">
      <w:pPr>
        <w:spacing w:line="360" w:lineRule="auto"/>
        <w:jc w:val="center"/>
        <w:rPr>
          <w:rFonts w:ascii="Arial" w:hAnsi="Arial" w:cs="Arial"/>
          <w:color w:val="333333"/>
          <w:shd w:val="clear" w:color="auto" w:fill="FFFFFF"/>
        </w:rPr>
      </w:pPr>
      <m:oMathPara>
        <m:oMath>
          <m:nary>
            <m:naryPr>
              <m:supHide m:val="1"/>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X×L</m:t>
              </m:r>
            </m:sub>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e>
          </m:nary>
          <m:r>
            <w:rPr>
              <w:rFonts w:ascii="Cambria Math" w:hAnsi="Cambria Math" w:cs="Arial"/>
              <w:color w:val="333333"/>
              <w:shd w:val="clear" w:color="auto" w:fill="FFFFFF"/>
            </w:rPr>
            <m:t> dμ</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 dλ</m:t>
          </m:r>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r>
            <w:rPr>
              <w:rFonts w:ascii="Cambria Math" w:hAnsi="Cambria Math" w:cs="Arial"/>
              <w:color w:val="333333"/>
              <w:shd w:val="clear" w:color="auto" w:fill="FFFFFF"/>
            </w:rPr>
            <m:t>=</m:t>
          </m:r>
          <m:nary>
            <m:naryP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1</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e>
              </m:nary>
            </m:e>
          </m:nary>
          <m:r>
            <w:rPr>
              <w:rFonts w:ascii="Cambria Math" w:hAnsi="Cambria Math" w:cs="Arial"/>
              <w:color w:val="333333"/>
              <w:shd w:val="clear" w:color="auto" w:fill="FFFFFF"/>
            </w:rPr>
            <m:t> dλ</m:t>
          </m:r>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r>
            <w:rPr>
              <w:rFonts w:ascii="Cambria Math" w:hAnsi="Cambria Math" w:cs="Arial"/>
              <w:color w:val="333333"/>
              <w:shd w:val="clear" w:color="auto" w:fill="FFFFFF"/>
            </w:rPr>
            <m:t> dμ</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oMath>
      </m:oMathPara>
    </w:p>
    <w:p w14:paraId="23EA5321" w14:textId="77777777" w:rsidR="008D1943" w:rsidRPr="008618AE" w:rsidRDefault="008D1943" w:rsidP="008D1943">
      <w:pPr>
        <w:spacing w:line="360" w:lineRule="auto"/>
        <w:jc w:val="center"/>
        <w:rPr>
          <w:rFonts w:ascii="Arial" w:hAnsi="Arial" w:cs="Arial"/>
          <w:color w:val="333333"/>
          <w:highlight w:val="yellow"/>
          <w:shd w:val="clear" w:color="auto" w:fill="FFFFFF"/>
        </w:rPr>
      </w:pPr>
    </w:p>
    <w:p w14:paraId="6F83E018"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where μ is the Lebesgue measure on the real line and </w:t>
      </w:r>
      <w:r w:rsidRPr="00267FC5">
        <w:rPr>
          <w:rFonts w:ascii="Arial" w:hAnsi="Arial" w:cs="Arial"/>
          <w:i/>
          <w:iCs/>
          <w:color w:val="333333"/>
          <w:shd w:val="clear" w:color="auto" w:fill="FFFFFF"/>
        </w:rPr>
        <w:t>λ</w:t>
      </w:r>
      <w:r>
        <w:rPr>
          <w:rFonts w:ascii="Arial" w:hAnsi="Arial" w:cs="Arial"/>
          <w:color w:val="333333"/>
          <w:shd w:val="clear" w:color="auto" w:fill="FFFFFF"/>
        </w:rPr>
        <w:t xml:space="preserve"> is the counting measure on the lattice </w:t>
      </w:r>
      <w:r w:rsidRPr="00267FC5">
        <w:rPr>
          <w:rFonts w:ascii="Arial" w:hAnsi="Arial" w:cs="Arial"/>
          <w:i/>
          <w:iCs/>
          <w:color w:val="333333"/>
          <w:shd w:val="clear" w:color="auto" w:fill="FFFFFF"/>
        </w:rPr>
        <w:t>L</w:t>
      </w:r>
      <w:r>
        <w:rPr>
          <w:rFonts w:ascii="Arial" w:hAnsi="Arial" w:cs="Arial"/>
          <w:color w:val="333333"/>
          <w:shd w:val="clear" w:color="auto" w:fill="FFFFFF"/>
        </w:rPr>
        <w:t xml:space="preserve">. Since the counting measure gives a weight of 1 to each interval, the integral over </w:t>
      </w:r>
      <w:r w:rsidRPr="00267FC5">
        <w:rPr>
          <w:rFonts w:ascii="Arial" w:hAnsi="Arial" w:cs="Arial"/>
          <w:i/>
          <w:iCs/>
          <w:color w:val="333333"/>
          <w:shd w:val="clear" w:color="auto" w:fill="FFFFFF"/>
        </w:rPr>
        <w:t>L</w:t>
      </w:r>
      <w:r>
        <w:rPr>
          <w:rFonts w:ascii="Arial" w:hAnsi="Arial" w:cs="Arial"/>
          <w:color w:val="333333"/>
          <w:shd w:val="clear" w:color="auto" w:fill="FFFFFF"/>
        </w:rPr>
        <w:t xml:space="preserve"> is simply the sum of the values of </w:t>
      </w:r>
      <w:r w:rsidRPr="00267FC5">
        <w:rPr>
          <w:rFonts w:ascii="Arial" w:hAnsi="Arial" w:cs="Arial"/>
          <w:i/>
          <w:iCs/>
          <w:color w:val="333333"/>
          <w:shd w:val="clear" w:color="auto" w:fill="FFFFFF"/>
        </w:rPr>
        <w:t>f(</w:t>
      </w:r>
      <w:proofErr w:type="gramStart"/>
      <w:r w:rsidRPr="00267FC5">
        <w:rPr>
          <w:rFonts w:ascii="Arial" w:hAnsi="Arial" w:cs="Arial"/>
          <w:i/>
          <w:iCs/>
          <w:color w:val="333333"/>
          <w:shd w:val="clear" w:color="auto" w:fill="FFFFFF"/>
        </w:rPr>
        <w:t>x,[</w:t>
      </w:r>
      <w:proofErr w:type="spellStart"/>
      <w:r w:rsidRPr="00267FC5">
        <w:rPr>
          <w:rFonts w:ascii="Arial" w:hAnsi="Arial" w:cs="Arial"/>
          <w:i/>
          <w:iCs/>
          <w:color w:val="333333"/>
          <w:shd w:val="clear" w:color="auto" w:fill="FFFFFF"/>
        </w:rPr>
        <w:t>a,b</w:t>
      </w:r>
      <w:proofErr w:type="spellEnd"/>
      <w:proofErr w:type="gramEnd"/>
      <w:r w:rsidRPr="00267FC5">
        <w:rPr>
          <w:rFonts w:ascii="Arial" w:hAnsi="Arial" w:cs="Arial"/>
          <w:i/>
          <w:iCs/>
          <w:color w:val="333333"/>
          <w:shd w:val="clear" w:color="auto" w:fill="FFFFFF"/>
        </w:rPr>
        <w:t>])</w:t>
      </w:r>
      <w:r>
        <w:rPr>
          <w:rFonts w:ascii="Arial" w:hAnsi="Arial" w:cs="Arial"/>
          <w:color w:val="333333"/>
          <w:shd w:val="clear" w:color="auto" w:fill="FFFFFF"/>
        </w:rPr>
        <w:t xml:space="preserve"> over all intervals [</w:t>
      </w:r>
      <w:proofErr w:type="spellStart"/>
      <w:proofErr w:type="gramStart"/>
      <w:r w:rsidRPr="00267FC5">
        <w:rPr>
          <w:rFonts w:ascii="Arial" w:hAnsi="Arial" w:cs="Arial"/>
          <w:i/>
          <w:iCs/>
          <w:color w:val="333333"/>
          <w:shd w:val="clear" w:color="auto" w:fill="FFFFFF"/>
        </w:rPr>
        <w:t>a,b</w:t>
      </w:r>
      <w:proofErr w:type="spellEnd"/>
      <w:proofErr w:type="gramEnd"/>
      <w:r w:rsidRPr="00267FC5">
        <w:rPr>
          <w:rFonts w:ascii="Arial" w:hAnsi="Arial" w:cs="Arial"/>
          <w:i/>
          <w:iCs/>
          <w:color w:val="333333"/>
          <w:shd w:val="clear" w:color="auto" w:fill="FFFFFF"/>
        </w:rPr>
        <w:t>] ϵ L</w:t>
      </w:r>
      <w:r>
        <w:rPr>
          <w:rFonts w:ascii="Arial" w:hAnsi="Arial" w:cs="Arial"/>
          <w:color w:val="333333"/>
          <w:shd w:val="clear" w:color="auto" w:fill="FFFFFF"/>
        </w:rPr>
        <w:t>. Therefore, the integral becomes:</w:t>
      </w:r>
    </w:p>
    <w:p w14:paraId="3138E105" w14:textId="77777777" w:rsidR="008D1943" w:rsidRPr="008618AE" w:rsidRDefault="00000000" w:rsidP="008D1943">
      <w:pPr>
        <w:spacing w:line="360" w:lineRule="auto"/>
        <w:jc w:val="both"/>
        <w:rPr>
          <w:rFonts w:ascii="Arial" w:hAnsi="Arial" w:cs="Arial"/>
          <w:color w:val="333333"/>
          <w:shd w:val="clear" w:color="auto" w:fill="FFFFFF"/>
        </w:rPr>
      </w:pPr>
      <m:oMathPara>
        <m:oMath>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XxL</m:t>
              </m:r>
            </m:sub>
            <m:sup/>
            <m:e>
              <m:r>
                <w:rPr>
                  <w:rFonts w:ascii="Cambria Math" w:hAnsi="Cambria Math" w:cs="Arial"/>
                  <w:color w:val="333333"/>
                  <w:highlight w:val="green"/>
                  <w:shd w:val="clear" w:color="auto" w:fill="FFFFFF"/>
                </w:rPr>
                <m:t>f</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x,</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a,b</m:t>
                      </m:r>
                    </m:e>
                  </m:d>
                </m:e>
              </m:d>
              <m:r>
                <w:rPr>
                  <w:rFonts w:ascii="Cambria Math" w:hAnsi="Cambria Math" w:cs="Arial"/>
                  <w:color w:val="333333"/>
                  <w:highlight w:val="green"/>
                  <w:shd w:val="clear" w:color="auto" w:fill="FFFFFF"/>
                </w:rPr>
                <m:t>dμ</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x</m:t>
                  </m:r>
                </m:e>
              </m:d>
              <m:r>
                <w:rPr>
                  <w:rFonts w:ascii="Cambria Math" w:hAnsi="Cambria Math" w:cs="Arial"/>
                  <w:color w:val="333333"/>
                  <w:highlight w:val="green"/>
                  <w:shd w:val="clear" w:color="auto" w:fill="FFFFFF"/>
                </w:rPr>
                <m:t>dλ</m:t>
              </m:r>
              <m:d>
                <m:dPr>
                  <m:ctrlPr>
                    <w:rPr>
                      <w:rFonts w:ascii="Cambria Math" w:hAnsi="Cambria Math" w:cs="Arial"/>
                      <w:i/>
                      <w:color w:val="333333"/>
                      <w:highlight w:val="green"/>
                      <w:shd w:val="clear" w:color="auto" w:fill="FFFFFF"/>
                    </w:rPr>
                  </m:ctrlPr>
                </m:dPr>
                <m:e>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a,b</m:t>
                      </m:r>
                    </m:e>
                  </m:d>
                </m:e>
              </m:d>
              <m:r>
                <w:rPr>
                  <w:rFonts w:ascii="Cambria Math" w:hAnsi="Cambria Math" w:cs="Arial"/>
                  <w:color w:val="333333"/>
                  <w:highlight w:val="green"/>
                  <w:shd w:val="clear" w:color="auto" w:fill="FFFFFF"/>
                </w:rPr>
                <m:t xml:space="preserve">= </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m:t>
                  </m:r>
                </m:sup>
                <m:e>
                  <m:nary>
                    <m:naryPr>
                      <m:chr m:val="∑"/>
                      <m:limLoc m:val="undOvr"/>
                      <m:supHide m:val="1"/>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a≤b</m:t>
                      </m:r>
                    </m:sub>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x</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dμ(x)</m:t>
                      </m:r>
                    </m:e>
                  </m:nary>
                </m:e>
              </m:nary>
            </m:e>
          </m:nary>
        </m:oMath>
      </m:oMathPara>
    </w:p>
    <w:p w14:paraId="6E1D50A9" w14:textId="77777777" w:rsidR="008D1943" w:rsidRDefault="00000000" w:rsidP="008D1943">
      <w:pPr>
        <w:spacing w:line="360" w:lineRule="auto"/>
        <w:jc w:val="both"/>
        <w:rPr>
          <w:rFonts w:ascii="Arial" w:hAnsi="Arial" w:cs="Arial"/>
          <w:color w:val="333333"/>
          <w:shd w:val="clear" w:color="auto" w:fill="FFFFFF"/>
        </w:rPr>
      </w:pPr>
      <m:oMathPara>
        <m:oMath>
          <m:nary>
            <m:naryPr>
              <m:supHide m:val="1"/>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X×L</m:t>
              </m:r>
            </m:sub>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e>
          </m:nary>
          <m:r>
            <w:rPr>
              <w:rFonts w:ascii="Cambria Math" w:hAnsi="Cambria Math" w:cs="Arial"/>
              <w:color w:val="333333"/>
              <w:shd w:val="clear" w:color="auto" w:fill="FFFFFF"/>
            </w:rPr>
            <m:t> dμ</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 dλ</m:t>
          </m:r>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nary>
                <m:naryPr>
                  <m:chr m:val="∑"/>
                  <m:limLoc m:val="undOvr"/>
                  <m:supHide m:val="1"/>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a≤b</m:t>
                  </m:r>
                </m:sub>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dμ(x)</m:t>
                  </m:r>
                </m:e>
              </m:nary>
            </m:e>
          </m:nary>
        </m:oMath>
      </m:oMathPara>
    </w:p>
    <w:p w14:paraId="75AC470C"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The sum over all intervals [</w:t>
      </w:r>
      <w:proofErr w:type="spellStart"/>
      <w:proofErr w:type="gramStart"/>
      <w:r>
        <w:rPr>
          <w:rFonts w:ascii="Arial" w:hAnsi="Arial" w:cs="Arial"/>
          <w:color w:val="333333"/>
          <w:shd w:val="clear" w:color="auto" w:fill="FFFFFF"/>
        </w:rPr>
        <w:t>a,b</w:t>
      </w:r>
      <w:proofErr w:type="spellEnd"/>
      <w:proofErr w:type="gramEnd"/>
      <w:r>
        <w:rPr>
          <w:rFonts w:ascii="Arial" w:hAnsi="Arial" w:cs="Arial"/>
          <w:color w:val="333333"/>
          <w:shd w:val="clear" w:color="auto" w:fill="FFFFFF"/>
        </w:rPr>
        <w:t xml:space="preserve">] can be replaced by an integral over the real line, since the intervals are contiguous and non-overlapping as we are summing over disjoint collection of intervals. </w:t>
      </w:r>
    </w:p>
    <w:p w14:paraId="6D2E8786" w14:textId="77777777" w:rsidR="008D1943" w:rsidRPr="00392B8D" w:rsidRDefault="00000000" w:rsidP="008D1943">
      <w:pPr>
        <w:spacing w:line="360" w:lineRule="auto"/>
        <w:jc w:val="both"/>
        <w:rPr>
          <w:rFonts w:ascii="Arial" w:hAnsi="Arial" w:cs="Arial"/>
          <w:color w:val="333333"/>
          <w:shd w:val="clear" w:color="auto" w:fill="FFFFFF"/>
        </w:rPr>
      </w:pPr>
      <m:oMathPara>
        <m:oMath>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XxL</m:t>
              </m:r>
            </m:sub>
            <m:sup/>
            <m:e>
              <m:r>
                <w:rPr>
                  <w:rFonts w:ascii="Cambria Math" w:hAnsi="Cambria Math" w:cs="Arial"/>
                  <w:color w:val="333333"/>
                  <w:highlight w:val="green"/>
                  <w:shd w:val="clear" w:color="auto" w:fill="FFFFFF"/>
                </w:rPr>
                <m:t>f</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x,</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a,b</m:t>
                      </m:r>
                    </m:e>
                  </m:d>
                </m:e>
              </m:d>
              <m:r>
                <w:rPr>
                  <w:rFonts w:ascii="Cambria Math" w:hAnsi="Cambria Math" w:cs="Arial"/>
                  <w:color w:val="333333"/>
                  <w:highlight w:val="green"/>
                  <w:shd w:val="clear" w:color="auto" w:fill="FFFFFF"/>
                </w:rPr>
                <m:t>dμ</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x</m:t>
                  </m:r>
                </m:e>
              </m:d>
              <m:r>
                <w:rPr>
                  <w:rFonts w:ascii="Cambria Math" w:hAnsi="Cambria Math" w:cs="Arial"/>
                  <w:color w:val="333333"/>
                  <w:highlight w:val="green"/>
                  <w:shd w:val="clear" w:color="auto" w:fill="FFFFFF"/>
                </w:rPr>
                <m:t>dλ</m:t>
              </m:r>
              <m:d>
                <m:dPr>
                  <m:ctrlPr>
                    <w:rPr>
                      <w:rFonts w:ascii="Cambria Math" w:hAnsi="Cambria Math" w:cs="Arial"/>
                      <w:i/>
                      <w:color w:val="333333"/>
                      <w:highlight w:val="green"/>
                      <w:shd w:val="clear" w:color="auto" w:fill="FFFFFF"/>
                    </w:rPr>
                  </m:ctrlPr>
                </m:dPr>
                <m:e>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a,b</m:t>
                      </m:r>
                    </m:e>
                  </m:d>
                </m:e>
              </m:d>
              <m:r>
                <w:rPr>
                  <w:rFonts w:ascii="Cambria Math" w:hAnsi="Cambria Math" w:cs="Arial"/>
                  <w:color w:val="333333"/>
                  <w:highlight w:val="green"/>
                  <w:shd w:val="clear" w:color="auto" w:fill="FFFFFF"/>
                </w:rPr>
                <m:t xml:space="preserve">= </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m:t>
                  </m:r>
                </m:sup>
                <m:e>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x</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x</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dydx</m:t>
                      </m:r>
                    </m:e>
                  </m:nary>
                </m:e>
              </m:nary>
            </m:e>
          </m:nary>
        </m:oMath>
      </m:oMathPara>
    </w:p>
    <w:p w14:paraId="2D121CBD" w14:textId="77777777" w:rsidR="008D1943" w:rsidRDefault="00000000" w:rsidP="008D1943">
      <w:pPr>
        <w:spacing w:line="360" w:lineRule="auto"/>
        <w:jc w:val="both"/>
        <w:rPr>
          <w:rFonts w:ascii="Arial" w:hAnsi="Arial" w:cs="Arial"/>
          <w:color w:val="333333"/>
          <w:shd w:val="clear" w:color="auto" w:fill="FFFFFF"/>
        </w:rPr>
      </w:pPr>
      <m:oMathPara>
        <m:oMath>
          <m:nary>
            <m:naryPr>
              <m:supHide m:val="1"/>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X×L</m:t>
              </m:r>
            </m:sub>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e>
          </m:nary>
          <m:r>
            <w:rPr>
              <w:rFonts w:ascii="Cambria Math" w:hAnsi="Cambria Math" w:cs="Arial"/>
              <w:color w:val="333333"/>
              <w:shd w:val="clear" w:color="auto" w:fill="FFFFFF"/>
            </w:rPr>
            <m:t> dμ</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 dλ</m:t>
          </m:r>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x</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dydx</m:t>
                  </m:r>
                </m:e>
              </m:nary>
            </m:e>
          </m:nary>
        </m:oMath>
      </m:oMathPara>
    </w:p>
    <w:p w14:paraId="2AE53848"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Evaluating the inner integral, we get:</w:t>
      </w:r>
    </w:p>
    <w:p w14:paraId="36ACEFC8" w14:textId="77777777" w:rsidR="008D1943" w:rsidRPr="00392B8D" w:rsidRDefault="00000000" w:rsidP="008D1943">
      <w:pPr>
        <w:spacing w:line="360" w:lineRule="auto"/>
        <w:jc w:val="both"/>
        <w:rPr>
          <w:rFonts w:ascii="Arial" w:hAnsi="Arial" w:cs="Arial"/>
          <w:color w:val="333333"/>
          <w:shd w:val="clear" w:color="auto" w:fill="FFFFFF"/>
        </w:rPr>
      </w:pPr>
      <m:oMathPara>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XxL</m:t>
              </m:r>
            </m:sub>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r>
                <w:rPr>
                  <w:rFonts w:ascii="Cambria Math" w:hAnsi="Cambria Math" w:cs="Arial"/>
                  <w:color w:val="333333"/>
                  <w:shd w:val="clear" w:color="auto" w:fill="FFFFFF"/>
                </w:rPr>
                <m:t>dμ</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dλ</m:t>
              </m:r>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num>
                    <m:den>
                      <m:r>
                        <w:rPr>
                          <w:rFonts w:ascii="Cambria Math" w:hAnsi="Cambria Math" w:cs="Arial"/>
                          <w:color w:val="333333"/>
                          <w:shd w:val="clear" w:color="auto" w:fill="FFFFFF"/>
                        </w:rPr>
                        <m:t>3</m:t>
                      </m:r>
                    </m:den>
                  </m:f>
                  <m:r>
                    <w:rPr>
                      <w:rFonts w:ascii="Cambria Math" w:hAnsi="Cambria Math" w:cs="Arial"/>
                      <w:color w:val="333333"/>
                      <w:shd w:val="clear" w:color="auto" w:fill="FFFFFF"/>
                    </w:rPr>
                    <m:t>dx</m:t>
                  </m:r>
                </m:e>
              </m:nary>
            </m:e>
          </m:nary>
        </m:oMath>
      </m:oMathPara>
    </w:p>
    <w:p w14:paraId="2377AC64" w14:textId="77777777" w:rsidR="008D1943" w:rsidRDefault="00000000" w:rsidP="008D1943">
      <w:pPr>
        <w:spacing w:line="360" w:lineRule="auto"/>
        <w:jc w:val="both"/>
        <w:rPr>
          <w:rFonts w:ascii="Arial" w:hAnsi="Arial" w:cs="Arial"/>
          <w:color w:val="333333"/>
          <w:shd w:val="clear" w:color="auto" w:fill="FFFFFF"/>
        </w:rPr>
      </w:pPr>
      <m:oMathPara>
        <m:oMath>
          <m:nary>
            <m:naryPr>
              <m:supHide m:val="1"/>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X×L</m:t>
              </m:r>
            </m:sub>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e>
          </m:nary>
          <m:r>
            <w:rPr>
              <w:rFonts w:ascii="Cambria Math" w:hAnsi="Cambria Math" w:cs="Arial"/>
              <w:color w:val="333333"/>
              <w:shd w:val="clear" w:color="auto" w:fill="FFFFFF"/>
            </w:rPr>
            <m:t> dμ</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 dλ</m:t>
          </m:r>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num>
                <m:den>
                  <m:r>
                    <w:rPr>
                      <w:rFonts w:ascii="Cambria Math" w:hAnsi="Cambria Math" w:cs="Arial"/>
                      <w:color w:val="333333"/>
                      <w:shd w:val="clear" w:color="auto" w:fill="FFFFFF"/>
                    </w:rPr>
                    <m:t>3</m:t>
                  </m:r>
                </m:den>
              </m:f>
              <m:r>
                <w:rPr>
                  <w:rFonts w:ascii="Cambria Math" w:hAnsi="Cambria Math" w:cs="Arial"/>
                  <w:color w:val="333333"/>
                  <w:shd w:val="clear" w:color="auto" w:fill="FFFFFF"/>
                </w:rPr>
                <m:t>dx</m:t>
              </m:r>
            </m:e>
          </m:nary>
        </m:oMath>
      </m:oMathPara>
    </w:p>
    <w:p w14:paraId="411D3EE9" w14:textId="77777777" w:rsidR="008D1943" w:rsidRDefault="008D1943" w:rsidP="008D1943">
      <w:pPr>
        <w:spacing w:line="360" w:lineRule="auto"/>
        <w:jc w:val="both"/>
        <w:rPr>
          <w:rFonts w:ascii="Arial" w:hAnsi="Arial" w:cs="Arial"/>
          <w:color w:val="333333"/>
          <w:shd w:val="clear" w:color="auto" w:fill="FFFFFF"/>
        </w:rPr>
      </w:pPr>
    </w:p>
    <w:p w14:paraId="1A034E88"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Evaluating the outer integral, we get: </w:t>
      </w:r>
    </w:p>
    <w:p w14:paraId="0BE881BD" w14:textId="77777777" w:rsidR="008D1943" w:rsidRPr="00392B8D" w:rsidRDefault="00000000" w:rsidP="008D1943">
      <w:pPr>
        <w:spacing w:line="360" w:lineRule="auto"/>
        <w:jc w:val="both"/>
        <w:rPr>
          <w:rFonts w:ascii="Arial" w:hAnsi="Arial" w:cs="Arial"/>
          <w:color w:val="333333"/>
          <w:shd w:val="clear" w:color="auto" w:fill="FFFFFF"/>
        </w:rPr>
      </w:pPr>
      <m:oMathPara>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XxL</m:t>
              </m:r>
            </m:sub>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r>
                <w:rPr>
                  <w:rFonts w:ascii="Cambria Math" w:hAnsi="Cambria Math" w:cs="Arial"/>
                  <w:color w:val="333333"/>
                  <w:shd w:val="clear" w:color="auto" w:fill="FFFFFF"/>
                </w:rPr>
                <m:t>dμ</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dλ</m:t>
              </m:r>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r>
                <w:rPr>
                  <w:rFonts w:ascii="Cambria Math" w:hAnsi="Cambria Math" w:cs="Arial"/>
                  <w:color w:val="333333"/>
                  <w:shd w:val="clear" w:color="auto" w:fill="FFFFFF"/>
                </w:rPr>
                <m:t>= ∞</m:t>
              </m:r>
            </m:e>
          </m:nary>
        </m:oMath>
      </m:oMathPara>
    </w:p>
    <w:p w14:paraId="71C5EA54" w14:textId="77777777" w:rsidR="008D1943" w:rsidRDefault="00000000" w:rsidP="008D1943">
      <w:pPr>
        <w:spacing w:line="360" w:lineRule="auto"/>
        <w:jc w:val="both"/>
        <w:rPr>
          <w:rFonts w:ascii="Arial" w:hAnsi="Arial" w:cs="Arial"/>
          <w:color w:val="333333"/>
          <w:shd w:val="clear" w:color="auto" w:fill="FFFFFF"/>
        </w:rPr>
      </w:pPr>
      <m:oMathPara>
        <m:oMath>
          <m:nary>
            <m:naryPr>
              <m:supHide m:val="1"/>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X×L</m:t>
              </m:r>
            </m:sub>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e>
          </m:nary>
          <m:r>
            <w:rPr>
              <w:rFonts w:ascii="Cambria Math" w:hAnsi="Cambria Math" w:cs="Arial"/>
              <w:color w:val="333333"/>
              <w:shd w:val="clear" w:color="auto" w:fill="FFFFFF"/>
            </w:rPr>
            <m:t> dμ</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 dλ</m:t>
          </m:r>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a,b</m:t>
                  </m:r>
                </m:e>
              </m:d>
            </m:e>
          </m:d>
          <m:r>
            <w:rPr>
              <w:rFonts w:ascii="Cambria Math" w:hAnsi="Cambria Math" w:cs="Arial"/>
              <w:color w:val="333333"/>
              <w:shd w:val="clear" w:color="auto" w:fill="FFFFFF"/>
            </w:rPr>
            <m:t>= ∞</m:t>
          </m:r>
        </m:oMath>
      </m:oMathPara>
    </w:p>
    <w:p w14:paraId="50BB7AF9"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Therefore, the standard integral of the function </w:t>
      </w:r>
      <w:proofErr w:type="gramStart"/>
      <w:r w:rsidRPr="00267FC5">
        <w:rPr>
          <w:rFonts w:ascii="Arial" w:hAnsi="Arial" w:cs="Arial"/>
          <w:i/>
          <w:iCs/>
          <w:color w:val="333333"/>
          <w:shd w:val="clear" w:color="auto" w:fill="FFFFFF"/>
        </w:rPr>
        <w:t>f(</w:t>
      </w:r>
      <w:proofErr w:type="gramEnd"/>
      <w:r w:rsidRPr="00267FC5">
        <w:rPr>
          <w:rFonts w:ascii="Arial" w:hAnsi="Arial" w:cs="Arial"/>
          <w:i/>
          <w:iCs/>
          <w:color w:val="333333"/>
          <w:shd w:val="clear" w:color="auto" w:fill="FFFFFF"/>
        </w:rPr>
        <w:t>x, [</w:t>
      </w:r>
      <w:proofErr w:type="spellStart"/>
      <w:proofErr w:type="gramStart"/>
      <w:r w:rsidRPr="00267FC5">
        <w:rPr>
          <w:rFonts w:ascii="Arial" w:hAnsi="Arial" w:cs="Arial"/>
          <w:i/>
          <w:iCs/>
          <w:color w:val="333333"/>
          <w:shd w:val="clear" w:color="auto" w:fill="FFFFFF"/>
        </w:rPr>
        <w:t>a,b</w:t>
      </w:r>
      <w:proofErr w:type="spellEnd"/>
      <w:proofErr w:type="gramEnd"/>
      <w:r w:rsidRPr="00267FC5">
        <w:rPr>
          <w:rFonts w:ascii="Arial" w:hAnsi="Arial" w:cs="Arial"/>
          <w:i/>
          <w:iCs/>
          <w:color w:val="333333"/>
          <w:shd w:val="clear" w:color="auto" w:fill="FFFFFF"/>
        </w:rPr>
        <w:t>]) = x</w:t>
      </w:r>
      <w:r w:rsidRPr="00267FC5">
        <w:rPr>
          <w:rFonts w:ascii="Arial" w:hAnsi="Arial" w:cs="Arial"/>
          <w:i/>
          <w:iCs/>
          <w:color w:val="333333"/>
          <w:shd w:val="clear" w:color="auto" w:fill="FFFFFF"/>
          <w:vertAlign w:val="superscript"/>
        </w:rPr>
        <w:t>2</w:t>
      </w:r>
      <w:r>
        <w:rPr>
          <w:rFonts w:ascii="Arial" w:hAnsi="Arial" w:cs="Arial"/>
          <w:color w:val="333333"/>
          <w:shd w:val="clear" w:color="auto" w:fill="FFFFFF"/>
        </w:rPr>
        <w:t xml:space="preserve"> over the product </w:t>
      </w:r>
      <w:proofErr w:type="gramStart"/>
      <w:r>
        <w:rPr>
          <w:rFonts w:ascii="Arial" w:hAnsi="Arial" w:cs="Arial"/>
          <w:color w:val="333333"/>
          <w:shd w:val="clear" w:color="auto" w:fill="FFFFFF"/>
        </w:rPr>
        <w:t xml:space="preserve">space </w:t>
      </w:r>
      <w:r>
        <w:rPr>
          <w:rFonts w:ascii="Arial" w:hAnsi="Arial" w:cs="Arial"/>
          <w:i/>
          <w:iCs/>
          <w:color w:val="333333"/>
          <w:shd w:val="clear" w:color="auto" w:fill="FFFFFF"/>
        </w:rPr>
        <w:t xml:space="preserve"> X</w:t>
      </w:r>
      <w:proofErr w:type="gramEnd"/>
      <w:r>
        <w:rPr>
          <w:rFonts w:ascii="Cambria" w:hAnsi="Cambria" w:cs="Arial"/>
          <w:i/>
          <w:iCs/>
          <w:color w:val="333333"/>
          <w:shd w:val="clear" w:color="auto" w:fill="FFFFFF"/>
        </w:rPr>
        <w:t>×</w:t>
      </w:r>
      <w:r>
        <w:rPr>
          <w:rFonts w:ascii="Arial" w:hAnsi="Arial" w:cs="Arial"/>
          <w:i/>
          <w:iCs/>
          <w:color w:val="333333"/>
          <w:shd w:val="clear" w:color="auto" w:fill="FFFFFF"/>
        </w:rPr>
        <w:t>L</w:t>
      </w:r>
      <w:r>
        <w:rPr>
          <w:rFonts w:ascii="Arial" w:hAnsi="Arial" w:cs="Arial"/>
          <w:color w:val="333333"/>
          <w:shd w:val="clear" w:color="auto" w:fill="FFFFFF"/>
        </w:rPr>
        <w:t xml:space="preserve"> is infinite. </w:t>
      </w:r>
    </w:p>
    <w:p w14:paraId="43696FDC" w14:textId="77777777" w:rsidR="008D1943" w:rsidRPr="00267FC5" w:rsidRDefault="008D1943" w:rsidP="008D1943">
      <w:pPr>
        <w:spacing w:line="360" w:lineRule="auto"/>
        <w:ind w:firstLine="720"/>
        <w:jc w:val="both"/>
        <w:rPr>
          <w:rFonts w:ascii="Arial" w:hAnsi="Arial" w:cs="Arial"/>
          <w:i/>
          <w:iCs/>
          <w:color w:val="333333"/>
          <w:shd w:val="clear" w:color="auto" w:fill="FFFFFF"/>
        </w:rPr>
      </w:pPr>
      <w:r w:rsidRPr="00C0131D">
        <w:rPr>
          <w:rFonts w:ascii="Arial" w:hAnsi="Arial" w:cs="Arial"/>
          <w:color w:val="333333"/>
          <w:shd w:val="clear" w:color="auto" w:fill="FFFFFF"/>
        </w:rPr>
        <w:lastRenderedPageBreak/>
        <w:t xml:space="preserve">We construct a scenario showing a </w:t>
      </w:r>
      <w:r w:rsidRPr="007233C1">
        <w:rPr>
          <w:rFonts w:ascii="Arial" w:hAnsi="Arial" w:cs="Arial"/>
          <w:strike/>
          <w:color w:val="333333"/>
          <w:highlight w:val="green"/>
          <w:shd w:val="clear" w:color="auto" w:fill="FFFFFF"/>
        </w:rPr>
        <w:t>fuzzy</w:t>
      </w:r>
      <w:r w:rsidRPr="00C0131D">
        <w:rPr>
          <w:rFonts w:ascii="Arial" w:hAnsi="Arial" w:cs="Arial"/>
          <w:color w:val="333333"/>
          <w:shd w:val="clear" w:color="auto" w:fill="FFFFFF"/>
        </w:rPr>
        <w:t xml:space="preserve"> measure and a </w:t>
      </w:r>
      <w:r w:rsidRPr="00267FC5">
        <w:rPr>
          <w:rFonts w:ascii="Arial" w:hAnsi="Arial" w:cs="Arial"/>
          <w:color w:val="333333"/>
          <w:shd w:val="clear" w:color="auto" w:fill="FFFFFF"/>
        </w:rPr>
        <w:t>fuzzy</w:t>
      </w:r>
      <w:r w:rsidRPr="00C0131D">
        <w:rPr>
          <w:rFonts w:ascii="Arial" w:hAnsi="Arial" w:cs="Arial"/>
          <w:color w:val="333333"/>
          <w:shd w:val="clear" w:color="auto" w:fill="FFFFFF"/>
        </w:rPr>
        <w:t xml:space="preserve"> function, then compute its Aumann integral level by level. This highlights how </w:t>
      </w:r>
      <w:r w:rsidRPr="00267FC5">
        <w:rPr>
          <w:rFonts w:ascii="Arial" w:hAnsi="Arial" w:cs="Arial"/>
          <w:color w:val="333333"/>
          <w:shd w:val="clear" w:color="auto" w:fill="FFFFFF"/>
        </w:rPr>
        <w:t>fuzzy integration</w:t>
      </w:r>
      <w:r w:rsidRPr="00C0131D">
        <w:rPr>
          <w:rFonts w:ascii="Arial" w:hAnsi="Arial" w:cs="Arial"/>
          <w:color w:val="333333"/>
          <w:shd w:val="clear" w:color="auto" w:fill="FFFFFF"/>
        </w:rPr>
        <w:t xml:space="preserve"> can differ from standard measure integration.</w:t>
      </w:r>
    </w:p>
    <w:p w14:paraId="3EF516C0" w14:textId="77777777" w:rsidR="008D1943" w:rsidRPr="00C0131D" w:rsidRDefault="008D1943" w:rsidP="008D1943">
      <w:pPr>
        <w:spacing w:line="360" w:lineRule="auto"/>
        <w:jc w:val="both"/>
        <w:rPr>
          <w:rFonts w:ascii="Arial" w:hAnsi="Arial" w:cs="Arial"/>
          <w:color w:val="333333"/>
          <w:shd w:val="clear" w:color="auto" w:fill="FFFFFF"/>
        </w:rPr>
      </w:pPr>
      <w:r w:rsidRPr="00C0131D">
        <w:rPr>
          <w:rFonts w:ascii="Arial" w:hAnsi="Arial" w:cs="Arial"/>
          <w:color w:val="333333"/>
          <w:shd w:val="clear" w:color="auto" w:fill="FFFFFF"/>
        </w:rPr>
        <w:t>Let</w:t>
      </w:r>
      <w:r w:rsidRPr="00267FC5">
        <w:rPr>
          <w:rFonts w:ascii="Arial" w:hAnsi="Arial" w:cs="Arial"/>
          <w:i/>
          <w:iCs/>
          <w:color w:val="333333"/>
          <w:shd w:val="clear" w:color="auto" w:fill="FFFFFF"/>
        </w:rPr>
        <w:t xml:space="preserve"> Ω = {ω</w:t>
      </w:r>
      <w:proofErr w:type="gramStart"/>
      <w:r w:rsidRPr="00267FC5">
        <w:rPr>
          <w:rFonts w:ascii="Arial" w:hAnsi="Arial" w:cs="Arial"/>
          <w:i/>
          <w:iCs/>
          <w:color w:val="333333"/>
          <w:shd w:val="clear" w:color="auto" w:fill="FFFFFF"/>
        </w:rPr>
        <w:t>1,ω2,ω</w:t>
      </w:r>
      <w:proofErr w:type="gramEnd"/>
      <w:r w:rsidRPr="00267FC5">
        <w:rPr>
          <w:rFonts w:ascii="Arial" w:hAnsi="Arial" w:cs="Arial"/>
          <w:i/>
          <w:iCs/>
          <w:color w:val="333333"/>
          <w:shd w:val="clear" w:color="auto" w:fill="FFFFFF"/>
        </w:rPr>
        <w:t xml:space="preserve">3}. </w:t>
      </w:r>
      <w:r w:rsidRPr="00C0131D">
        <w:rPr>
          <w:rFonts w:ascii="Arial" w:hAnsi="Arial" w:cs="Arial"/>
          <w:color w:val="333333"/>
          <w:shd w:val="clear" w:color="auto" w:fill="FFFFFF"/>
        </w:rPr>
        <w:t xml:space="preserve">We define a </w:t>
      </w:r>
      <w:r w:rsidRPr="007233C1">
        <w:rPr>
          <w:rFonts w:ascii="Arial" w:hAnsi="Arial" w:cs="Arial"/>
          <w:strike/>
          <w:color w:val="333333"/>
          <w:highlight w:val="green"/>
          <w:shd w:val="clear" w:color="auto" w:fill="FFFFFF"/>
        </w:rPr>
        <w:t>fuzzy</w:t>
      </w:r>
      <w:r w:rsidRPr="00267FC5">
        <w:rPr>
          <w:rFonts w:ascii="Arial" w:hAnsi="Arial" w:cs="Arial"/>
          <w:color w:val="333333"/>
          <w:shd w:val="clear" w:color="auto" w:fill="FFFFFF"/>
        </w:rPr>
        <w:t xml:space="preserve"> measure</w:t>
      </w:r>
      <w:r w:rsidRPr="00C0131D">
        <w:rPr>
          <w:rFonts w:ascii="Arial" w:hAnsi="Arial" w:cs="Arial"/>
          <w:color w:val="333333"/>
          <w:shd w:val="clear" w:color="auto" w:fill="FFFFFF"/>
        </w:rPr>
        <w:t xml:space="preserve"> </w:t>
      </w:r>
      <w:r w:rsidRPr="00267FC5">
        <w:rPr>
          <w:rFonts w:ascii="Arial" w:hAnsi="Arial" w:cs="Arial"/>
          <w:i/>
          <w:iCs/>
          <w:color w:val="333333"/>
          <w:shd w:val="clear" w:color="auto" w:fill="FFFFFF"/>
        </w:rPr>
        <w:t>μ</w:t>
      </w:r>
      <w:r w:rsidRPr="00C0131D">
        <w:rPr>
          <w:rFonts w:ascii="Arial" w:hAnsi="Arial" w:cs="Arial"/>
          <w:color w:val="333333"/>
          <w:shd w:val="clear" w:color="auto" w:fill="FFFFFF"/>
        </w:rPr>
        <w:t xml:space="preserve"> on the power set of </w:t>
      </w:r>
      <w:r w:rsidRPr="00267FC5">
        <w:rPr>
          <w:rFonts w:ascii="Arial" w:hAnsi="Arial" w:cs="Arial"/>
          <w:i/>
          <w:iCs/>
          <w:color w:val="333333"/>
          <w:shd w:val="clear" w:color="auto" w:fill="FFFFFF"/>
        </w:rPr>
        <w:t>Ω</w:t>
      </w:r>
      <w:r w:rsidRPr="00C0131D">
        <w:rPr>
          <w:rFonts w:ascii="Arial" w:hAnsi="Arial" w:cs="Arial"/>
          <w:color w:val="333333"/>
          <w:shd w:val="clear" w:color="auto" w:fill="FFFFFF"/>
        </w:rPr>
        <w:t xml:space="preserve"> with the following properties:</w:t>
      </w:r>
    </w:p>
    <w:p w14:paraId="5B7696B2" w14:textId="77777777" w:rsidR="008D1943" w:rsidRPr="00126090" w:rsidRDefault="008D1943" w:rsidP="008D1943">
      <w:pPr>
        <w:numPr>
          <w:ilvl w:val="0"/>
          <w:numId w:val="38"/>
        </w:numPr>
        <w:spacing w:line="360" w:lineRule="auto"/>
        <w:rPr>
          <w:rFonts w:ascii="Arial" w:hAnsi="Arial" w:cs="Arial"/>
          <w:color w:val="333333"/>
          <w:shd w:val="clear" w:color="auto" w:fill="FFFFFF"/>
        </w:rPr>
      </w:pPr>
      <w:proofErr w:type="gramStart"/>
      <w:r w:rsidRPr="00267FC5">
        <w:rPr>
          <w:rFonts w:ascii="Arial" w:hAnsi="Arial" w:cs="Arial"/>
          <w:i/>
          <w:iCs/>
          <w:color w:val="333333"/>
          <w:shd w:val="clear" w:color="auto" w:fill="FFFFFF"/>
        </w:rPr>
        <w:t>μ(</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0</w:t>
      </w:r>
      <w:r w:rsidRPr="00126090">
        <w:rPr>
          <w:rFonts w:ascii="Arial" w:hAnsi="Arial" w:cs="Arial"/>
          <w:color w:val="333333"/>
          <w:shd w:val="clear" w:color="auto" w:fill="FFFFFF"/>
        </w:rPr>
        <w:t xml:space="preserve"> and </w:t>
      </w:r>
      <w:r w:rsidRPr="00267FC5">
        <w:rPr>
          <w:rFonts w:ascii="Arial" w:hAnsi="Arial" w:cs="Arial"/>
          <w:i/>
          <w:iCs/>
          <w:color w:val="333333"/>
          <w:shd w:val="clear" w:color="auto" w:fill="FFFFFF"/>
        </w:rPr>
        <w:t>μ(Ω)=1</w:t>
      </w:r>
      <w:r w:rsidRPr="00126090">
        <w:rPr>
          <w:rFonts w:ascii="Arial" w:hAnsi="Arial" w:cs="Arial"/>
          <w:color w:val="333333"/>
          <w:shd w:val="clear" w:color="auto" w:fill="FFFFFF"/>
        </w:rPr>
        <w:t xml:space="preserve"> (normalization).</w:t>
      </w:r>
    </w:p>
    <w:p w14:paraId="6F80076C" w14:textId="77777777" w:rsidR="008D1943" w:rsidRPr="00267FC5" w:rsidRDefault="008D1943" w:rsidP="008D1943">
      <w:pPr>
        <w:numPr>
          <w:ilvl w:val="0"/>
          <w:numId w:val="38"/>
        </w:numPr>
        <w:spacing w:line="360" w:lineRule="auto"/>
        <w:rPr>
          <w:rFonts w:ascii="Arial" w:hAnsi="Arial" w:cs="Arial"/>
          <w:i/>
          <w:iCs/>
          <w:color w:val="333333"/>
          <w:shd w:val="clear" w:color="auto" w:fill="FFFFFF"/>
        </w:rPr>
      </w:pPr>
      <w:r w:rsidRPr="00126090">
        <w:rPr>
          <w:rFonts w:ascii="Arial" w:hAnsi="Arial" w:cs="Arial"/>
          <w:color w:val="333333"/>
          <w:shd w:val="clear" w:color="auto" w:fill="FFFFFF"/>
        </w:rPr>
        <w:t xml:space="preserve">Monotonicity: if </w:t>
      </w:r>
      <w:r w:rsidRPr="00267FC5">
        <w:rPr>
          <w:rFonts w:ascii="Arial" w:hAnsi="Arial" w:cs="Arial"/>
          <w:i/>
          <w:iCs/>
          <w:color w:val="333333"/>
          <w:shd w:val="clear" w:color="auto" w:fill="FFFFFF"/>
        </w:rPr>
        <w:t>A</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B</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Ω</w:t>
      </w:r>
      <w:r w:rsidRPr="00126090">
        <w:rPr>
          <w:rFonts w:ascii="Arial" w:hAnsi="Arial" w:cs="Arial"/>
          <w:color w:val="333333"/>
          <w:shd w:val="clear" w:color="auto" w:fill="FFFFFF"/>
        </w:rPr>
        <w:t xml:space="preserve">, then </w:t>
      </w:r>
      <w:r w:rsidRPr="00267FC5">
        <w:rPr>
          <w:rFonts w:ascii="Arial" w:hAnsi="Arial" w:cs="Arial"/>
          <w:i/>
          <w:iCs/>
          <w:color w:val="333333"/>
          <w:shd w:val="clear" w:color="auto" w:fill="FFFFFF"/>
        </w:rPr>
        <w:t>μ(A)≤μ(B).</w:t>
      </w:r>
    </w:p>
    <w:p w14:paraId="1DA9B57E" w14:textId="77777777" w:rsidR="008D1943" w:rsidRPr="00126090" w:rsidRDefault="008D1943" w:rsidP="008D1943">
      <w:pPr>
        <w:numPr>
          <w:ilvl w:val="0"/>
          <w:numId w:val="38"/>
        </w:numPr>
        <w:spacing w:line="360" w:lineRule="auto"/>
        <w:rPr>
          <w:rFonts w:ascii="Arial" w:hAnsi="Arial" w:cs="Arial"/>
          <w:color w:val="333333"/>
          <w:shd w:val="clear" w:color="auto" w:fill="FFFFFF"/>
        </w:rPr>
      </w:pPr>
      <w:r w:rsidRPr="00267FC5">
        <w:rPr>
          <w:rFonts w:ascii="Arial" w:hAnsi="Arial" w:cs="Arial"/>
          <w:color w:val="333333"/>
          <w:shd w:val="clear" w:color="auto" w:fill="FFFFFF"/>
        </w:rPr>
        <w:t>Fuzzy</w:t>
      </w:r>
      <w:r w:rsidRPr="00126090">
        <w:rPr>
          <w:rFonts w:ascii="Arial" w:hAnsi="Arial" w:cs="Arial"/>
          <w:color w:val="333333"/>
          <w:shd w:val="clear" w:color="auto" w:fill="FFFFFF"/>
        </w:rPr>
        <w:t xml:space="preserve"> property: </w:t>
      </w:r>
      <w:r w:rsidRPr="00267FC5">
        <w:rPr>
          <w:rFonts w:ascii="Arial" w:hAnsi="Arial" w:cs="Arial"/>
          <w:i/>
          <w:iCs/>
          <w:color w:val="333333"/>
          <w:shd w:val="clear" w:color="auto" w:fill="FFFFFF"/>
        </w:rPr>
        <w:t>μ</w:t>
      </w:r>
      <w:r w:rsidRPr="00126090">
        <w:rPr>
          <w:rFonts w:ascii="Arial" w:hAnsi="Arial" w:cs="Arial"/>
          <w:color w:val="333333"/>
          <w:shd w:val="clear" w:color="auto" w:fill="FFFFFF"/>
        </w:rPr>
        <w:t xml:space="preserve"> need not be additive. For simplicity, we</w:t>
      </w:r>
      <w:r w:rsidRPr="00267FC5">
        <w:rPr>
          <w:rFonts w:ascii="Arial" w:hAnsi="Arial" w:cs="Arial"/>
          <w:color w:val="333333"/>
          <w:shd w:val="clear" w:color="auto" w:fill="FFFFFF"/>
        </w:rPr>
        <w:t xml:space="preserve"> wil</w:t>
      </w:r>
      <w:r w:rsidRPr="00126090">
        <w:rPr>
          <w:rFonts w:ascii="Arial" w:hAnsi="Arial" w:cs="Arial"/>
          <w:color w:val="333333"/>
          <w:shd w:val="clear" w:color="auto" w:fill="FFFFFF"/>
        </w:rPr>
        <w:t xml:space="preserve">l just define it directly on subsets: </w:t>
      </w:r>
      <w:r w:rsidRPr="00267FC5">
        <w:rPr>
          <w:rFonts w:ascii="Arial" w:hAnsi="Arial" w:cs="Arial"/>
          <w:i/>
          <w:iCs/>
          <w:color w:val="333333"/>
          <w:shd w:val="clear" w:color="auto" w:fill="FFFFFF"/>
        </w:rPr>
        <w:t>μ({ω1</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0.2, μ({ω2</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0.5, μ({ω3</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0.4, μ({ω</w:t>
      </w:r>
      <w:proofErr w:type="gramStart"/>
      <w:r w:rsidRPr="00267FC5">
        <w:rPr>
          <w:rFonts w:ascii="Arial" w:hAnsi="Arial" w:cs="Arial"/>
          <w:i/>
          <w:iCs/>
          <w:color w:val="333333"/>
          <w:shd w:val="clear" w:color="auto" w:fill="FFFFFF"/>
        </w:rPr>
        <w:t>1,ω</w:t>
      </w:r>
      <w:proofErr w:type="gramEnd"/>
      <w:r w:rsidRPr="00267FC5">
        <w:rPr>
          <w:rFonts w:ascii="Arial" w:hAnsi="Arial" w:cs="Arial"/>
          <w:i/>
          <w:iCs/>
          <w:color w:val="333333"/>
          <w:shd w:val="clear" w:color="auto" w:fill="FFFFFF"/>
        </w:rPr>
        <w:t>2</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0.6,</w:t>
      </w:r>
      <w:r w:rsidRPr="00126090">
        <w:rPr>
          <w:rFonts w:ascii="Arial" w:hAnsi="Arial" w:cs="Arial"/>
          <w:color w:val="333333"/>
          <w:shd w:val="clear" w:color="auto" w:fill="FFFFFF"/>
        </w:rPr>
        <w:t xml:space="preserve"> </w:t>
      </w:r>
      <w:r w:rsidRPr="00267FC5">
        <w:rPr>
          <w:rFonts w:ascii="Arial" w:hAnsi="Arial" w:cs="Arial"/>
          <w:i/>
          <w:iCs/>
          <w:color w:val="333333"/>
          <w:shd w:val="clear" w:color="auto" w:fill="FFFFFF"/>
        </w:rPr>
        <w:t>μ({ω</w:t>
      </w:r>
      <w:proofErr w:type="gramStart"/>
      <w:r w:rsidRPr="00267FC5">
        <w:rPr>
          <w:rFonts w:ascii="Arial" w:hAnsi="Arial" w:cs="Arial"/>
          <w:i/>
          <w:iCs/>
          <w:color w:val="333333"/>
          <w:shd w:val="clear" w:color="auto" w:fill="FFFFFF"/>
        </w:rPr>
        <w:t>1,ω</w:t>
      </w:r>
      <w:proofErr w:type="gramEnd"/>
      <w:r w:rsidRPr="00267FC5">
        <w:rPr>
          <w:rFonts w:ascii="Arial" w:hAnsi="Arial" w:cs="Arial"/>
          <w:i/>
          <w:iCs/>
          <w:color w:val="333333"/>
          <w:shd w:val="clear" w:color="auto" w:fill="FFFFFF"/>
        </w:rPr>
        <w:t>3</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0.5, μ({ω</w:t>
      </w:r>
      <w:proofErr w:type="gramStart"/>
      <w:r w:rsidRPr="00267FC5">
        <w:rPr>
          <w:rFonts w:ascii="Arial" w:hAnsi="Arial" w:cs="Arial"/>
          <w:i/>
          <w:iCs/>
          <w:color w:val="333333"/>
          <w:shd w:val="clear" w:color="auto" w:fill="FFFFFF"/>
        </w:rPr>
        <w:t>2,ω</w:t>
      </w:r>
      <w:proofErr w:type="gramEnd"/>
      <w:r w:rsidRPr="00267FC5">
        <w:rPr>
          <w:rFonts w:ascii="Arial" w:hAnsi="Arial" w:cs="Arial"/>
          <w:i/>
          <w:iCs/>
          <w:color w:val="333333"/>
          <w:shd w:val="clear" w:color="auto" w:fill="FFFFFF"/>
        </w:rPr>
        <w:t>3</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0.8, μ(Ω)=1.</w:t>
      </w:r>
      <w:r w:rsidRPr="00126090">
        <w:rPr>
          <w:rFonts w:ascii="Arial" w:hAnsi="Arial" w:cs="Arial"/>
          <w:color w:val="333333"/>
          <w:shd w:val="clear" w:color="auto" w:fill="FFFFFF"/>
        </w:rPr>
        <w:t xml:space="preserve"> We ensure monotonicity by checking each subset is ≤ its superset in measure.</w:t>
      </w:r>
    </w:p>
    <w:p w14:paraId="12A474F9" w14:textId="77777777" w:rsidR="008D1943" w:rsidRPr="00267FC5" w:rsidRDefault="008D1943" w:rsidP="008D1943">
      <w:pPr>
        <w:spacing w:line="360" w:lineRule="auto"/>
        <w:rPr>
          <w:rFonts w:ascii="Arial" w:hAnsi="Arial" w:cs="Arial"/>
          <w:i/>
          <w:iCs/>
          <w:color w:val="333333"/>
          <w:shd w:val="clear" w:color="auto" w:fill="FFFFFF"/>
        </w:rPr>
      </w:pPr>
      <w:r w:rsidRPr="00C0131D">
        <w:rPr>
          <w:rFonts w:ascii="Arial" w:hAnsi="Arial" w:cs="Arial"/>
          <w:color w:val="333333"/>
          <w:shd w:val="clear" w:color="auto" w:fill="FFFFFF"/>
        </w:rPr>
        <w:t>Define a fuzzy function</w:t>
      </w:r>
      <w:r w:rsidRPr="00267FC5">
        <w:rPr>
          <w:rFonts w:ascii="Arial" w:hAnsi="Arial" w:cs="Arial"/>
          <w:i/>
          <w:iCs/>
          <w:color w:val="333333"/>
          <w:shd w:val="clear" w:color="auto" w:fill="FFFFFF"/>
        </w:rPr>
        <w:t xml:space="preserve"> X: Ω→</w:t>
      </w:r>
      <m:oMath>
        <m:acc>
          <m:accPr>
            <m:chr m:val="̃"/>
            <m:ctrlPr>
              <w:rPr>
                <w:rFonts w:ascii="Cambria Math" w:hAnsi="Cambria Math" w:cs="Arial"/>
                <w:i/>
                <w:iCs/>
                <w:color w:val="333333"/>
                <w:shd w:val="clear" w:color="auto" w:fill="FFFFFF"/>
              </w:rPr>
            </m:ctrlPr>
          </m:accPr>
          <m:e>
            <m:r>
              <w:rPr>
                <w:rFonts w:ascii="Cambria Math" w:hAnsi="Cambria Math" w:cs="Arial"/>
                <w:color w:val="333333"/>
                <w:shd w:val="clear" w:color="auto" w:fill="FFFFFF"/>
              </w:rPr>
              <m:t>F</m:t>
            </m:r>
          </m:e>
        </m:acc>
      </m:oMath>
      <w:r w:rsidRPr="00267FC5">
        <w:rPr>
          <w:rFonts w:ascii="Arial" w:hAnsi="Arial" w:cs="Arial"/>
          <w:i/>
          <w:iCs/>
          <w:color w:val="333333"/>
          <w:shd w:val="clear" w:color="auto" w:fill="FFFFFF"/>
        </w:rPr>
        <w:t xml:space="preserve">(R), </w:t>
      </w:r>
      <w:r w:rsidRPr="00126090">
        <w:rPr>
          <w:rFonts w:ascii="Arial" w:hAnsi="Arial" w:cs="Arial"/>
          <w:color w:val="333333"/>
          <w:shd w:val="clear" w:color="auto" w:fill="FFFFFF"/>
        </w:rPr>
        <w:t>i.e</w:t>
      </w:r>
      <w:r w:rsidRPr="00267FC5">
        <w:rPr>
          <w:rFonts w:ascii="Arial" w:hAnsi="Arial" w:cs="Arial"/>
          <w:i/>
          <w:iCs/>
          <w:color w:val="333333"/>
          <w:shd w:val="clear" w:color="auto" w:fill="FFFFFF"/>
        </w:rPr>
        <w:t xml:space="preserve">. </w:t>
      </w:r>
      <w:r w:rsidRPr="00C0131D">
        <w:rPr>
          <w:rFonts w:ascii="Arial" w:hAnsi="Arial" w:cs="Arial"/>
          <w:color w:val="333333"/>
          <w:shd w:val="clear" w:color="auto" w:fill="FFFFFF"/>
        </w:rPr>
        <w:t xml:space="preserve">each </w:t>
      </w:r>
      <w:r w:rsidRPr="002B6177">
        <w:rPr>
          <w:rFonts w:ascii="Arial" w:hAnsi="Arial" w:cs="Arial"/>
          <w:i/>
          <w:iCs/>
          <w:color w:val="333333"/>
          <w:shd w:val="clear" w:color="auto" w:fill="FFFFFF"/>
        </w:rPr>
        <w:t>w</w:t>
      </w:r>
      <w:r w:rsidRPr="00267FC5">
        <w:rPr>
          <w:rFonts w:ascii="Arial" w:hAnsi="Arial" w:cs="Arial"/>
          <w:color w:val="333333"/>
          <w:shd w:val="clear" w:color="auto" w:fill="FFFFFF"/>
        </w:rPr>
        <w:t xml:space="preserve"> </w:t>
      </w:r>
      <w:r w:rsidRPr="00C0131D">
        <w:rPr>
          <w:rFonts w:ascii="Arial" w:hAnsi="Arial" w:cs="Arial"/>
          <w:color w:val="333333"/>
          <w:shd w:val="clear" w:color="auto" w:fill="FFFFFF"/>
        </w:rPr>
        <w:t>maps to a fuzzy set</w:t>
      </w:r>
      <w:r w:rsidRPr="00267FC5">
        <w:rPr>
          <w:rFonts w:ascii="Arial" w:hAnsi="Arial" w:cs="Arial"/>
          <w:i/>
          <w:iCs/>
          <w:color w:val="333333"/>
          <w:shd w:val="clear" w:color="auto" w:fill="FFFFFF"/>
        </w:rPr>
        <w:t xml:space="preserve"> X(w)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R. </w:t>
      </w:r>
      <w:r w:rsidRPr="00267FC5">
        <w:rPr>
          <w:rFonts w:ascii="Arial" w:hAnsi="Arial" w:cs="Arial"/>
          <w:color w:val="333333"/>
          <w:shd w:val="clear" w:color="auto" w:fill="FFFFFF"/>
        </w:rPr>
        <w:t>Let</w:t>
      </w:r>
      <w:r w:rsidRPr="00267FC5">
        <w:rPr>
          <w:rFonts w:ascii="Arial" w:hAnsi="Arial" w:cs="Arial"/>
          <w:i/>
          <w:iCs/>
          <w:color w:val="333333"/>
          <w:shd w:val="clear" w:color="auto" w:fill="FFFFFF"/>
        </w:rPr>
        <w:t>,</w:t>
      </w:r>
    </w:p>
    <w:p w14:paraId="4A2831E6" w14:textId="77777777" w:rsidR="008D1943" w:rsidRPr="00267FC5" w:rsidRDefault="008D1943" w:rsidP="008D1943">
      <w:pPr>
        <w:spacing w:line="360" w:lineRule="auto"/>
        <w:rPr>
          <w:rFonts w:ascii="Arial" w:hAnsi="Arial" w:cs="Arial"/>
          <w:i/>
          <w:iCs/>
          <w:color w:val="333333"/>
          <w:shd w:val="clear" w:color="auto" w:fill="FFFFFF"/>
        </w:rPr>
      </w:pPr>
      <w:r w:rsidRPr="00267FC5">
        <w:rPr>
          <w:rFonts w:ascii="Arial" w:hAnsi="Arial" w:cs="Arial"/>
          <w:i/>
          <w:iCs/>
          <w:color w:val="333333"/>
          <w:shd w:val="clear" w:color="auto" w:fill="FFFFFF"/>
        </w:rPr>
        <w:t xml:space="preserve">X(ω1) </w:t>
      </w:r>
      <w:r w:rsidRPr="00267FC5">
        <w:rPr>
          <w:rFonts w:ascii="Arial" w:hAnsi="Arial" w:cs="Arial"/>
          <w:color w:val="333333"/>
          <w:shd w:val="clear" w:color="auto" w:fill="FFFFFF"/>
        </w:rPr>
        <w:t>be a fuzzy set in R with membership function mostly around 1 and 2</w:t>
      </w:r>
      <w:r w:rsidRPr="00267FC5">
        <w:rPr>
          <w:rFonts w:ascii="Arial" w:hAnsi="Arial" w:cs="Arial"/>
          <w:i/>
          <w:iCs/>
          <w:color w:val="333333"/>
          <w:shd w:val="clear" w:color="auto" w:fill="FFFFFF"/>
        </w:rPr>
        <w:t xml:space="preserve">: </w:t>
      </w:r>
    </w:p>
    <w:p w14:paraId="030F1C4D" w14:textId="77777777" w:rsidR="008D1943" w:rsidRPr="00267FC5" w:rsidRDefault="008D1943" w:rsidP="008D1943">
      <w:pPr>
        <w:spacing w:line="360" w:lineRule="auto"/>
        <w:jc w:val="center"/>
        <w:rPr>
          <w:rFonts w:ascii="Arial" w:hAnsi="Arial" w:cs="Arial"/>
          <w:color w:val="333333"/>
          <w:shd w:val="clear" w:color="auto" w:fill="FFFFFF"/>
        </w:rPr>
      </w:pPr>
      <m:oMathPara>
        <m:oMath>
          <m:r>
            <m:rPr>
              <m:sty m:val="p"/>
            </m:rP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ω1​</m:t>
              </m:r>
            </m:e>
          </m:d>
          <m:r>
            <m:rPr>
              <m:sty m:val="p"/>
            </m:rPr>
            <w:rPr>
              <w:rFonts w:ascii="Cambria Math" w:hAnsi="Cambria Math" w:cs="Arial"/>
              <w:color w:val="333333"/>
              <w:shd w:val="clear" w:color="auto" w:fill="FFFFFF"/>
            </w:rPr>
            <m:t xml:space="preserve"> has membership </m:t>
          </m:r>
          <m:sSub>
            <m:sSubPr>
              <m:ctrlPr>
                <w:rPr>
                  <w:rFonts w:ascii="Cambria Math" w:hAnsi="Cambria Math" w:cs="Arial"/>
                  <w:color w:val="333333"/>
                  <w:shd w:val="clear" w:color="auto" w:fill="FFFFFF"/>
                </w:rPr>
              </m:ctrlPr>
            </m:sSubPr>
            <m:e>
              <m:r>
                <m:rPr>
                  <m:sty m:val="p"/>
                </m:rPr>
                <w:rPr>
                  <w:rFonts w:ascii="Cambria Math" w:hAnsi="Cambria Math" w:cs="Arial"/>
                  <w:color w:val="333333"/>
                  <w:shd w:val="clear" w:color="auto" w:fill="FFFFFF"/>
                </w:rPr>
                <m:t>μ</m:t>
              </m:r>
            </m:e>
            <m:sub>
              <m:r>
                <m:rPr>
                  <m:sty m:val="p"/>
                </m:rP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sSub>
                    <m:sSubPr>
                      <m:ctrlPr>
                        <w:rPr>
                          <w:rFonts w:ascii="Cambria Math" w:hAnsi="Cambria Math" w:cs="Arial"/>
                          <w:color w:val="333333"/>
                          <w:shd w:val="clear" w:color="auto" w:fill="FFFFFF"/>
                        </w:rPr>
                      </m:ctrlPr>
                    </m:sSubPr>
                    <m:e>
                      <m:r>
                        <m:rPr>
                          <m:sty m:val="p"/>
                        </m:rPr>
                        <w:rPr>
                          <w:rFonts w:ascii="Cambria Math" w:hAnsi="Cambria Math" w:cs="Arial"/>
                          <w:color w:val="333333"/>
                          <w:shd w:val="clear" w:color="auto" w:fill="FFFFFF"/>
                        </w:rPr>
                        <m:t>ω</m:t>
                      </m:r>
                    </m:e>
                    <m:sub>
                      <m:r>
                        <m:rPr>
                          <m:sty m:val="p"/>
                        </m:rPr>
                        <w:rPr>
                          <w:rFonts w:ascii="Cambria Math" w:hAnsi="Cambria Math" w:cs="Arial"/>
                          <w:color w:val="333333"/>
                          <w:shd w:val="clear" w:color="auto" w:fill="FFFFFF"/>
                        </w:rPr>
                        <m:t>1</m:t>
                      </m:r>
                    </m:sub>
                  </m:sSub>
                </m:e>
              </m:d>
            </m:sub>
          </m:sSub>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1</m:t>
              </m:r>
            </m:e>
          </m:d>
          <m:r>
            <m:rPr>
              <m:sty m:val="p"/>
            </m:rPr>
            <w:rPr>
              <w:rFonts w:ascii="Cambria Math" w:hAnsi="Cambria Math" w:cs="Arial"/>
              <w:color w:val="333333"/>
              <w:shd w:val="clear" w:color="auto" w:fill="FFFFFF"/>
            </w:rPr>
            <m:t>=1, </m:t>
          </m:r>
          <m:sSub>
            <m:sSubPr>
              <m:ctrlPr>
                <w:rPr>
                  <w:rFonts w:ascii="Cambria Math" w:hAnsi="Cambria Math" w:cs="Arial"/>
                  <w:color w:val="333333"/>
                  <w:shd w:val="clear" w:color="auto" w:fill="FFFFFF"/>
                </w:rPr>
              </m:ctrlPr>
            </m:sSubPr>
            <m:e>
              <m:r>
                <m:rPr>
                  <m:sty m:val="p"/>
                </m:rPr>
                <w:rPr>
                  <w:rFonts w:ascii="Cambria Math" w:hAnsi="Cambria Math" w:cs="Arial"/>
                  <w:color w:val="333333"/>
                  <w:shd w:val="clear" w:color="auto" w:fill="FFFFFF"/>
                </w:rPr>
                <m:t>μ</m:t>
              </m:r>
            </m:e>
            <m:sub>
              <m:r>
                <m:rPr>
                  <m:sty m:val="p"/>
                </m:rP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sSub>
                    <m:sSubPr>
                      <m:ctrlPr>
                        <w:rPr>
                          <w:rFonts w:ascii="Cambria Math" w:hAnsi="Cambria Math" w:cs="Arial"/>
                          <w:color w:val="333333"/>
                          <w:shd w:val="clear" w:color="auto" w:fill="FFFFFF"/>
                        </w:rPr>
                      </m:ctrlPr>
                    </m:sSubPr>
                    <m:e>
                      <m:r>
                        <m:rPr>
                          <m:sty m:val="p"/>
                        </m:rPr>
                        <w:rPr>
                          <w:rFonts w:ascii="Cambria Math" w:hAnsi="Cambria Math" w:cs="Arial"/>
                          <w:color w:val="333333"/>
                          <w:shd w:val="clear" w:color="auto" w:fill="FFFFFF"/>
                        </w:rPr>
                        <m:t>ω</m:t>
                      </m:r>
                    </m:e>
                    <m:sub>
                      <m:r>
                        <m:rPr>
                          <m:sty m:val="p"/>
                        </m:rPr>
                        <w:rPr>
                          <w:rFonts w:ascii="Cambria Math" w:hAnsi="Cambria Math" w:cs="Arial"/>
                          <w:color w:val="333333"/>
                          <w:shd w:val="clear" w:color="auto" w:fill="FFFFFF"/>
                        </w:rPr>
                        <m:t>1</m:t>
                      </m:r>
                    </m:sub>
                  </m:sSub>
                </m:e>
              </m:d>
            </m:sub>
          </m:sSub>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2</m:t>
              </m:r>
            </m:e>
          </m:d>
          <m:r>
            <m:rPr>
              <m:sty m:val="p"/>
            </m:rPr>
            <w:rPr>
              <w:rFonts w:ascii="Cambria Math" w:hAnsi="Cambria Math" w:cs="Arial"/>
              <w:color w:val="333333"/>
              <w:shd w:val="clear" w:color="auto" w:fill="FFFFFF"/>
            </w:rPr>
            <m:t>=0.5 and 0 elsewhere.</m:t>
          </m:r>
        </m:oMath>
      </m:oMathPara>
    </w:p>
    <w:p w14:paraId="75BD5DFB" w14:textId="77777777" w:rsidR="008D1943" w:rsidRPr="00267FC5" w:rsidRDefault="008D1943" w:rsidP="008D1943">
      <w:pPr>
        <w:spacing w:line="360" w:lineRule="auto"/>
        <w:rPr>
          <w:rFonts w:ascii="Arial" w:hAnsi="Arial" w:cs="Arial"/>
          <w:color w:val="333333"/>
          <w:shd w:val="clear" w:color="auto" w:fill="FFFFFF"/>
        </w:rPr>
      </w:pPr>
      <w:r w:rsidRPr="00267FC5">
        <w:rPr>
          <w:rFonts w:ascii="Arial" w:hAnsi="Arial" w:cs="Arial"/>
          <w:i/>
          <w:iCs/>
          <w:color w:val="333333"/>
          <w:shd w:val="clear" w:color="auto" w:fill="FFFFFF"/>
        </w:rPr>
        <w:t>X(ω2​)</w:t>
      </w:r>
      <w:r w:rsidRPr="00267FC5">
        <w:rPr>
          <w:rFonts w:ascii="Arial" w:hAnsi="Arial" w:cs="Arial"/>
          <w:color w:val="333333"/>
          <w:shd w:val="clear" w:color="auto" w:fill="FFFFFF"/>
        </w:rPr>
        <w:t xml:space="preserve"> be a fuzzy set around 2, 3:</w:t>
      </w:r>
    </w:p>
    <w:p w14:paraId="7CCB663C" w14:textId="77777777" w:rsidR="008D1943" w:rsidRPr="00267FC5" w:rsidRDefault="008D1943" w:rsidP="008D1943">
      <w:pPr>
        <w:spacing w:line="360" w:lineRule="auto"/>
        <w:jc w:val="center"/>
        <w:rPr>
          <w:rFonts w:ascii="Arial" w:hAnsi="Arial" w:cs="Arial"/>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ω2​</m:t>
              </m:r>
              <m:ctrlPr>
                <w:rPr>
                  <w:rFonts w:ascii="Cambria Math" w:hAnsi="Cambria Math"/>
                  <w:i/>
                  <w:iCs/>
                </w:rPr>
              </m:ctrlPr>
            </m:e>
          </m:d>
          <m:r>
            <m:rPr>
              <m:sty m:val="p"/>
            </m:rPr>
            <w:rPr>
              <w:rFonts w:ascii="Cambria Math" w:hAnsi="Cambria Math"/>
            </w:rPr>
            <m:t xml:space="preserve">has membership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X</m:t>
              </m:r>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2</m:t>
                      </m:r>
                    </m:sub>
                  </m:sSub>
                </m:e>
              </m:d>
            </m:sub>
          </m:sSub>
          <m:d>
            <m:dPr>
              <m:ctrlPr>
                <w:rPr>
                  <w:rFonts w:ascii="Cambria Math" w:hAnsi="Cambria Math"/>
                </w:rPr>
              </m:ctrlPr>
            </m:dPr>
            <m:e>
              <m:r>
                <m:rPr>
                  <m:sty m:val="p"/>
                </m:rPr>
                <w:rPr>
                  <w:rFonts w:ascii="Cambria Math" w:hAnsi="Cambria Math"/>
                </w:rPr>
                <m:t>2</m:t>
              </m:r>
            </m:e>
          </m:d>
          <m:r>
            <m:rPr>
              <m:sty m:val="p"/>
            </m:rPr>
            <w:rPr>
              <w:rFonts w:ascii="Cambria Math" w:hAnsi="Cambria Math"/>
            </w:rPr>
            <m:t>=0.8, 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X</m:t>
              </m:r>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2</m:t>
                      </m:r>
                    </m:sub>
                  </m:sSub>
                </m:e>
              </m:d>
            </m:sub>
          </m:sSub>
          <m:d>
            <m:dPr>
              <m:ctrlPr>
                <w:rPr>
                  <w:rFonts w:ascii="Cambria Math" w:hAnsi="Cambria Math"/>
                </w:rPr>
              </m:ctrlPr>
            </m:dPr>
            <m:e>
              <m:r>
                <m:rPr>
                  <m:sty m:val="p"/>
                </m:rPr>
                <w:rPr>
                  <w:rFonts w:ascii="Cambria Math" w:hAnsi="Cambria Math"/>
                </w:rPr>
                <m:t>3</m:t>
              </m:r>
            </m:e>
          </m:d>
          <m:r>
            <m:rPr>
              <m:sty m:val="p"/>
            </m:rPr>
            <w:rPr>
              <w:rFonts w:ascii="Cambria Math" w:hAnsi="Cambria Math"/>
            </w:rPr>
            <m:t>=0.4 and 0 elsewhere.</m:t>
          </m:r>
        </m:oMath>
      </m:oMathPara>
    </w:p>
    <w:p w14:paraId="221E0CE7" w14:textId="77777777" w:rsidR="008D1943" w:rsidRPr="00267FC5" w:rsidRDefault="008D1943" w:rsidP="008D1943">
      <w:pPr>
        <w:spacing w:line="360" w:lineRule="auto"/>
        <w:rPr>
          <w:rFonts w:ascii="Arial" w:hAnsi="Arial" w:cs="Arial"/>
          <w:color w:val="333333"/>
          <w:shd w:val="clear" w:color="auto" w:fill="FFFFFF"/>
        </w:rPr>
      </w:pPr>
      <w:r w:rsidRPr="00267FC5">
        <w:rPr>
          <w:rFonts w:ascii="Arial" w:hAnsi="Arial" w:cs="Arial"/>
          <w:i/>
          <w:iCs/>
          <w:color w:val="333333"/>
          <w:shd w:val="clear" w:color="auto" w:fill="FFFFFF"/>
        </w:rPr>
        <w:t>X(ω3​)</w:t>
      </w:r>
      <w:r w:rsidRPr="00267FC5">
        <w:rPr>
          <w:rFonts w:ascii="Arial" w:hAnsi="Arial" w:cs="Arial"/>
          <w:color w:val="333333"/>
          <w:shd w:val="clear" w:color="auto" w:fill="FFFFFF"/>
        </w:rPr>
        <w:t xml:space="preserve"> be a fuzzy set around 5:</w:t>
      </w:r>
    </w:p>
    <w:p w14:paraId="75E1AC31" w14:textId="77777777" w:rsidR="008D1943" w:rsidRPr="00267FC5" w:rsidRDefault="008D1943" w:rsidP="008D1943">
      <w:pPr>
        <w:spacing w:line="360" w:lineRule="auto"/>
        <w:jc w:val="center"/>
        <w:rPr>
          <w:rFonts w:ascii="Arial" w:hAnsi="Arial" w:cs="Arial"/>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ω3​</m:t>
              </m:r>
              <m:ctrlPr>
                <w:rPr>
                  <w:rFonts w:ascii="Cambria Math" w:hAnsi="Cambria Math"/>
                  <w:i/>
                  <w:iCs/>
                </w:rPr>
              </m:ctrlPr>
            </m:e>
          </m:d>
          <m:r>
            <m:rPr>
              <m:sty m:val="p"/>
            </m:rPr>
            <w:rPr>
              <w:rFonts w:ascii="Cambria Math" w:hAnsi="Cambria Math"/>
            </w:rPr>
            <m:t xml:space="preserve"> has membership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X</m:t>
              </m:r>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3</m:t>
                      </m:r>
                    </m:sub>
                  </m:sSub>
                </m:e>
              </m:d>
            </m:sub>
          </m:sSub>
          <m:d>
            <m:dPr>
              <m:ctrlPr>
                <w:rPr>
                  <w:rFonts w:ascii="Cambria Math" w:hAnsi="Cambria Math"/>
                </w:rPr>
              </m:ctrlPr>
            </m:dPr>
            <m:e>
              <m:r>
                <m:rPr>
                  <m:sty m:val="p"/>
                </m:rPr>
                <w:rPr>
                  <w:rFonts w:ascii="Cambria Math" w:hAnsi="Cambria Math"/>
                </w:rPr>
                <m:t>5</m:t>
              </m:r>
            </m:e>
          </m:d>
          <m:r>
            <m:rPr>
              <m:sty m:val="p"/>
            </m:rPr>
            <w:rPr>
              <w:rFonts w:ascii="Cambria Math" w:hAnsi="Cambria Math"/>
            </w:rPr>
            <m:t>=1 and 0 elsewhere.</m:t>
          </m:r>
        </m:oMath>
      </m:oMathPara>
    </w:p>
    <w:p w14:paraId="6D97CF6E" w14:textId="77777777" w:rsidR="008D1943" w:rsidRPr="00267FC5" w:rsidRDefault="008D1943" w:rsidP="008D1943">
      <w:pPr>
        <w:spacing w:line="360" w:lineRule="auto"/>
        <w:rPr>
          <w:rFonts w:ascii="Arial" w:hAnsi="Arial" w:cs="Arial"/>
          <w:color w:val="333333"/>
          <w:shd w:val="clear" w:color="auto" w:fill="FFFFFF"/>
        </w:rPr>
      </w:pPr>
      <w:r w:rsidRPr="00267FC5">
        <w:rPr>
          <w:rFonts w:ascii="Arial" w:hAnsi="Arial" w:cs="Arial"/>
          <w:color w:val="333333"/>
          <w:shd w:val="clear" w:color="auto" w:fill="FFFFFF"/>
        </w:rPr>
        <w:t xml:space="preserve">For </w:t>
      </w:r>
      <w:r w:rsidRPr="00267FC5">
        <w:rPr>
          <w:rFonts w:ascii="Arial" w:hAnsi="Arial" w:cs="Arial"/>
          <w:i/>
          <w:iCs/>
          <w:color w:val="333333"/>
          <w:shd w:val="clear" w:color="auto" w:fill="FFFFFF"/>
        </w:rPr>
        <w:t xml:space="preserve">α </w:t>
      </w:r>
      <w:r w:rsidRPr="00267FC5">
        <w:rPr>
          <w:rFonts w:ascii="Cambria Math" w:hAnsi="Cambria Math" w:cs="Cambria Math"/>
          <w:i/>
          <w:iCs/>
          <w:color w:val="333333"/>
          <w:shd w:val="clear" w:color="auto" w:fill="FFFFFF"/>
        </w:rPr>
        <w:t xml:space="preserve">∈ </w:t>
      </w:r>
      <w:r w:rsidRPr="00267FC5">
        <w:rPr>
          <w:rFonts w:ascii="Arial" w:hAnsi="Arial" w:cs="Arial"/>
          <w:i/>
          <w:iCs/>
          <w:color w:val="333333"/>
          <w:shd w:val="clear" w:color="auto" w:fill="FFFFFF"/>
        </w:rPr>
        <w:t xml:space="preserve">(0,1], </w:t>
      </w:r>
      <w:r w:rsidRPr="00267FC5">
        <w:rPr>
          <w:rFonts w:ascii="Arial" w:hAnsi="Arial" w:cs="Arial"/>
          <w:color w:val="333333"/>
          <w:shd w:val="clear" w:color="auto" w:fill="FFFFFF"/>
        </w:rPr>
        <w:t xml:space="preserve">define the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-cut:</w:t>
      </w:r>
    </w:p>
    <w:p w14:paraId="73FDA3EC" w14:textId="77777777" w:rsidR="008D1943" w:rsidRPr="00926B78" w:rsidRDefault="008D1943" w:rsidP="008D1943">
      <w:pPr>
        <w:spacing w:line="360" w:lineRule="auto"/>
        <w:rPr>
          <w:rFonts w:ascii="Cambria Math" w:hAnsi="Cambria Math" w:cs="Arial"/>
          <w:color w:val="333333"/>
          <w:shd w:val="clear" w:color="auto" w:fill="FFFFFF"/>
        </w:rPr>
      </w:pPr>
      <m:oMathPara>
        <m:oMath>
          <m:r>
            <w:rPr>
              <w:rFonts w:ascii="Cambria Math" w:hAnsi="Cambria Math" w:cs="Arial"/>
              <w:color w:val="333333"/>
              <w:shd w:val="clear" w:color="auto" w:fill="FFFFFF"/>
            </w:rPr>
            <m:t>X</m:t>
          </m:r>
          <m:sSub>
            <m:sSubPr>
              <m:ctrlPr>
                <w:rPr>
                  <w:rFonts w:ascii="Cambria Math" w:hAnsi="Cambria Math" w:cs="Arial"/>
                  <w:i/>
                  <w:color w:val="333333"/>
                  <w:shd w:val="clear" w:color="auto" w:fill="FFFFFF"/>
                </w:rPr>
              </m:ctrlPr>
            </m:sSub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m:rPr>
                          <m:sty m:val="p"/>
                        </m:rPr>
                        <w:rPr>
                          <w:rFonts w:ascii="Cambria Math" w:hAnsi="Cambria Math" w:cs="Arial"/>
                          <w:color w:val="333333"/>
                          <w:shd w:val="clear" w:color="auto" w:fill="FFFFFF"/>
                        </w:rPr>
                        <m:t>ω</m:t>
                      </m:r>
                    </m:e>
                    <m:sub>
                      <m:r>
                        <w:rPr>
                          <w:rFonts w:ascii="Cambria Math" w:hAnsi="Cambria Math" w:cs="Arial"/>
                          <w:color w:val="333333"/>
                          <w:shd w:val="clear" w:color="auto" w:fill="FFFFFF"/>
                        </w:rPr>
                        <m:t>i</m:t>
                      </m:r>
                    </m:sub>
                  </m:sSub>
                </m:e>
              </m:d>
              <m:ctrlPr>
                <w:rPr>
                  <w:rFonts w:ascii="Cambria Math" w:hAnsi="Cambria Math" w:cs="Arial"/>
                  <w:color w:val="333333"/>
                  <w:shd w:val="clear" w:color="auto" w:fill="FFFFFF"/>
                </w:rPr>
              </m:ctrlPr>
            </m:e>
            <m:sub>
              <m:r>
                <m:rPr>
                  <m:sty m:val="p"/>
                </m:rPr>
                <w:rPr>
                  <w:rFonts w:ascii="Cambria Math" w:hAnsi="Cambria Math" w:cs="Arial"/>
                  <w:color w:val="333333"/>
                  <w:shd w:val="clear" w:color="auto" w:fill="FFFFFF"/>
                </w:rPr>
                <m:t>α</m:t>
              </m:r>
            </m:sub>
          </m:sSub>
          <m:r>
            <w:rPr>
              <w:rFonts w:ascii="Cambria Math" w:hAnsi="Cambria Math" w:cs="Arial"/>
              <w:color w:val="333333"/>
              <w:shd w:val="clear" w:color="auto" w:fill="FFFFFF"/>
            </w:rPr>
            <m:t> = </m:t>
          </m:r>
          <m:r>
            <m:rPr>
              <m:lit/>
            </m:rPr>
            <w:rPr>
              <w:rFonts w:ascii="Cambria Math" w:hAnsi="Cambria Math" w:cs="Arial"/>
              <w:color w:val="333333"/>
              <w:shd w:val="clear" w:color="auto" w:fill="FFFFFF"/>
            </w:rPr>
            <m:t>{</m:t>
          </m:r>
          <m:r>
            <w:rPr>
              <w:rFonts w:ascii="Cambria Math" w:hAnsi="Cambria Math" w:cs="Arial"/>
              <w:color w:val="333333"/>
              <w:shd w:val="clear" w:color="auto" w:fill="FFFFFF"/>
            </w:rPr>
            <m:t> x</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R</m:t>
          </m:r>
          <m:r>
            <m:rPr>
              <m:sty m:val="p"/>
            </m:rP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r>
                <m:rPr>
                  <m:sty m:val="p"/>
                </m:rPr>
                <w:rPr>
                  <w:rFonts w:ascii="Cambria Math" w:hAnsi="Cambria Math" w:cs="Arial"/>
                  <w:color w:val="333333"/>
                  <w:shd w:val="clear" w:color="auto" w:fill="FFFFFF"/>
                </w:rPr>
                <m:t>μ</m:t>
              </m:r>
              <m:ctrlPr>
                <w:rPr>
                  <w:rFonts w:ascii="Cambria Math" w:hAnsi="Cambria Math" w:cs="Arial"/>
                  <w:color w:val="333333"/>
                  <w:shd w:val="clear" w:color="auto" w:fill="FFFFFF"/>
                </w:rPr>
              </m:ctrlPr>
            </m:e>
            <m:sub>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m:rPr>
                          <m:sty m:val="p"/>
                        </m:rPr>
                        <w:rPr>
                          <w:rFonts w:ascii="Cambria Math" w:hAnsi="Cambria Math" w:cs="Arial"/>
                          <w:color w:val="333333"/>
                          <w:shd w:val="clear" w:color="auto" w:fill="FFFFFF"/>
                        </w:rPr>
                        <m:t>ω</m:t>
                      </m:r>
                    </m:e>
                    <m:sub>
                      <m:r>
                        <w:rPr>
                          <w:rFonts w:ascii="Cambria Math" w:hAnsi="Cambria Math" w:cs="Arial"/>
                          <w:color w:val="333333"/>
                          <w:shd w:val="clear" w:color="auto" w:fill="FFFFFF"/>
                        </w:rPr>
                        <m:t>i</m:t>
                      </m:r>
                    </m:sub>
                  </m:sSub>
                </m:e>
              </m:d>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m:rPr>
              <m:sty m:val="p"/>
            </m:rPr>
            <w:rPr>
              <w:rFonts w:ascii="Cambria Math" w:hAnsi="Cambria Math" w:cs="Arial"/>
              <w:color w:val="333333"/>
              <w:shd w:val="clear" w:color="auto" w:fill="FFFFFF"/>
            </w:rPr>
            <m:t>≥α</m:t>
          </m:r>
          <m:r>
            <m:rPr>
              <m:lit/>
            </m:rPr>
            <w:rPr>
              <w:rFonts w:ascii="Cambria Math" w:hAnsi="Cambria Math" w:cs="Arial"/>
              <w:color w:val="333333"/>
              <w:shd w:val="clear" w:color="auto" w:fill="FFFFFF"/>
            </w:rPr>
            <m:t>}</m:t>
          </m:r>
          <m:r>
            <w:rPr>
              <w:rFonts w:ascii="Cambria Math" w:hAnsi="Cambria Math" w:cs="Arial"/>
              <w:color w:val="333333"/>
              <w:shd w:val="clear" w:color="auto" w:fill="FFFFFF"/>
            </w:rPr>
            <m:t>.</m:t>
          </m:r>
        </m:oMath>
      </m:oMathPara>
    </w:p>
    <w:p w14:paraId="64868367" w14:textId="77777777" w:rsidR="008D1943" w:rsidRPr="00267FC5" w:rsidRDefault="008D1943" w:rsidP="008D1943">
      <w:pPr>
        <w:spacing w:line="360" w:lineRule="auto"/>
        <w:ind w:left="360"/>
        <w:rPr>
          <w:rFonts w:ascii="Cambria Math" w:hAnsi="Cambria Math" w:cs="Arial"/>
          <w:color w:val="333333"/>
          <w:shd w:val="clear" w:color="auto" w:fill="FFFFFF"/>
        </w:rPr>
      </w:pPr>
      <m:oMathPara>
        <m:oMath>
          <m:r>
            <w:rPr>
              <w:rFonts w:ascii="Cambria Math" w:hAnsi="Cambria Math" w:cs="Arial"/>
              <w:color w:val="333333"/>
              <w:shd w:val="clear" w:color="auto" w:fill="FFFFFF"/>
            </w:rPr>
            <m:t>X</m:t>
          </m:r>
          <m:sSub>
            <m:sSubPr>
              <m:ctrlPr>
                <w:rPr>
                  <w:rFonts w:ascii="Cambria Math" w:hAnsi="Cambria Math" w:cs="Arial"/>
                  <w:i/>
                  <w:color w:val="333333"/>
                  <w:shd w:val="clear" w:color="auto" w:fill="FFFFFF"/>
                </w:rPr>
              </m:ctrlPr>
            </m:sSub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m:rPr>
                          <m:sty m:val="p"/>
                        </m:rPr>
                        <w:rPr>
                          <w:rFonts w:ascii="Cambria Math" w:hAnsi="Cambria Math" w:cs="Arial"/>
                          <w:color w:val="333333"/>
                          <w:shd w:val="clear" w:color="auto" w:fill="FFFFFF"/>
                        </w:rPr>
                        <m:t>ω</m:t>
                      </m:r>
                    </m:e>
                    <m:sub>
                      <m:r>
                        <w:rPr>
                          <w:rFonts w:ascii="Cambria Math" w:hAnsi="Cambria Math" w:cs="Arial"/>
                          <w:color w:val="333333"/>
                          <w:shd w:val="clear" w:color="auto" w:fill="FFFFFF"/>
                        </w:rPr>
                        <m:t>1</m:t>
                      </m:r>
                    </m:sub>
                  </m:sSub>
                </m:e>
              </m:d>
            </m:e>
            <m:sub>
              <m:r>
                <w:rPr>
                  <w:rFonts w:ascii="Cambria Math" w:hAnsi="Cambria Math" w:cs="Arial"/>
                  <w:color w:val="333333"/>
                  <w:shd w:val="clear" w:color="auto" w:fill="FFFFFF"/>
                </w:rPr>
                <m:t>0.5</m:t>
              </m:r>
            </m:sub>
          </m:sSub>
          <m:r>
            <w:rPr>
              <w:rFonts w:ascii="Cambria Math" w:hAnsi="Cambria Math" w:cs="Arial"/>
              <w:color w:val="333333"/>
              <w:shd w:val="clear" w:color="auto" w:fill="FFFFFF"/>
            </w:rPr>
            <m:t>=</m:t>
          </m:r>
          <m:r>
            <m:rPr>
              <m:lit/>
            </m:rPr>
            <w:rPr>
              <w:rFonts w:ascii="Cambria Math" w:hAnsi="Cambria Math" w:cs="Arial"/>
              <w:color w:val="333333"/>
              <w:shd w:val="clear" w:color="auto" w:fill="FFFFFF"/>
            </w:rPr>
            <m:t>{</m:t>
          </m:r>
          <m:r>
            <w:rPr>
              <w:rFonts w:ascii="Cambria Math" w:hAnsi="Cambria Math" w:cs="Arial"/>
              <w:color w:val="333333"/>
              <w:shd w:val="clear" w:color="auto" w:fill="FFFFFF"/>
            </w:rPr>
            <m:t>1,2</m:t>
          </m:r>
          <m:r>
            <m:rPr>
              <m:lit/>
            </m:rPr>
            <w:rPr>
              <w:rFonts w:ascii="Cambria Math" w:hAnsi="Cambria Math" w:cs="Arial"/>
              <w:color w:val="333333"/>
              <w:shd w:val="clear" w:color="auto" w:fill="FFFFFF"/>
            </w:rPr>
            <m:t>}</m:t>
          </m:r>
          <m:r>
            <w:rPr>
              <w:rFonts w:ascii="Cambria Math" w:hAnsi="Cambria Math" w:cs="Arial"/>
              <w:color w:val="333333"/>
              <w:shd w:val="clear" w:color="auto" w:fill="FFFFFF"/>
            </w:rPr>
            <m:t xml:space="preserve"> </m:t>
          </m:r>
          <m:r>
            <m:rPr>
              <m:sty m:val="p"/>
            </m:rPr>
            <w:rPr>
              <w:rFonts w:ascii="Cambria Math" w:hAnsi="Cambria Math" w:cs="Arial"/>
              <w:color w:val="333333"/>
              <w:shd w:val="clear" w:color="auto" w:fill="FFFFFF"/>
            </w:rPr>
            <m:t>because both points have membership</m:t>
          </m:r>
          <m:r>
            <w:rPr>
              <w:rFonts w:ascii="Cambria Math" w:hAnsi="Cambria Math" w:cs="Arial"/>
              <w:color w:val="333333"/>
              <w:shd w:val="clear" w:color="auto" w:fill="FFFFFF"/>
            </w:rPr>
            <m:t xml:space="preserve"> ≥0.5 </m:t>
          </m:r>
        </m:oMath>
      </m:oMathPara>
    </w:p>
    <w:p w14:paraId="176BEB33" w14:textId="77777777" w:rsidR="008D1943" w:rsidRPr="00926B78" w:rsidRDefault="008D1943" w:rsidP="008D1943">
      <w:pPr>
        <w:spacing w:line="360" w:lineRule="auto"/>
        <w:ind w:left="360"/>
        <w:rPr>
          <w:rFonts w:ascii="Cambria Math" w:hAnsi="Cambria Math" w:cs="Arial"/>
          <w:color w:val="333333"/>
          <w:shd w:val="clear" w:color="auto" w:fill="FFFFFF"/>
        </w:rPr>
      </w:pPr>
      <m:oMathPara>
        <m:oMath>
          <m:r>
            <w:rPr>
              <w:rFonts w:ascii="Cambria Math" w:hAnsi="Cambria Math" w:cs="Arial"/>
              <w:color w:val="333333"/>
              <w:shd w:val="clear" w:color="auto" w:fill="FFFFFF"/>
            </w:rPr>
            <m:t xml:space="preserve"> X</m:t>
          </m:r>
          <m:sSub>
            <m:sSubPr>
              <m:ctrlPr>
                <w:rPr>
                  <w:rFonts w:ascii="Cambria Math" w:hAnsi="Cambria Math" w:cs="Arial"/>
                  <w:i/>
                  <w:color w:val="333333"/>
                  <w:shd w:val="clear" w:color="auto" w:fill="FFFFFF"/>
                </w:rPr>
              </m:ctrlPr>
            </m:sSub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m:rPr>
                          <m:sty m:val="p"/>
                        </m:rPr>
                        <w:rPr>
                          <w:rFonts w:ascii="Cambria Math" w:hAnsi="Cambria Math" w:cs="Arial"/>
                          <w:color w:val="333333"/>
                          <w:shd w:val="clear" w:color="auto" w:fill="FFFFFF"/>
                        </w:rPr>
                        <m:t>ω</m:t>
                      </m:r>
                    </m:e>
                    <m:sub>
                      <m:r>
                        <w:rPr>
                          <w:rFonts w:ascii="Cambria Math" w:hAnsi="Cambria Math" w:cs="Arial"/>
                          <w:color w:val="333333"/>
                          <w:shd w:val="clear" w:color="auto" w:fill="FFFFFF"/>
                        </w:rPr>
                        <m:t>1</m:t>
                      </m:r>
                    </m:sub>
                  </m:sSub>
                </m:e>
              </m:d>
            </m:e>
            <m:sub>
              <m:r>
                <w:rPr>
                  <w:rFonts w:ascii="Cambria Math" w:hAnsi="Cambria Math" w:cs="Arial"/>
                  <w:color w:val="333333"/>
                  <w:shd w:val="clear" w:color="auto" w:fill="FFFFFF"/>
                </w:rPr>
                <m:t>0.9</m:t>
              </m:r>
            </m:sub>
          </m:sSub>
          <m:r>
            <w:rPr>
              <w:rFonts w:ascii="Cambria Math" w:hAnsi="Cambria Math" w:cs="Arial"/>
              <w:color w:val="333333"/>
              <w:shd w:val="clear" w:color="auto" w:fill="FFFFFF"/>
            </w:rPr>
            <m:t>=</m:t>
          </m:r>
          <m:r>
            <m:rPr>
              <m:lit/>
            </m:rPr>
            <w:rPr>
              <w:rFonts w:ascii="Cambria Math" w:hAnsi="Cambria Math" w:cs="Arial"/>
              <w:color w:val="333333"/>
              <w:shd w:val="clear" w:color="auto" w:fill="FFFFFF"/>
            </w:rPr>
            <m:t>{</m:t>
          </m:r>
          <m:r>
            <w:rPr>
              <w:rFonts w:ascii="Cambria Math" w:hAnsi="Cambria Math" w:cs="Arial"/>
              <w:color w:val="333333"/>
              <w:shd w:val="clear" w:color="auto" w:fill="FFFFFF"/>
            </w:rPr>
            <m:t>1</m:t>
          </m:r>
          <m:r>
            <m:rPr>
              <m:lit/>
            </m:rPr>
            <w:rPr>
              <w:rFonts w:ascii="Cambria Math" w:hAnsi="Cambria Math" w:cs="Arial"/>
              <w:color w:val="333333"/>
              <w:shd w:val="clear" w:color="auto" w:fill="FFFFFF"/>
            </w:rPr>
            <m:t>}</m:t>
          </m:r>
          <m:r>
            <w:rPr>
              <w:rFonts w:ascii="Cambria Math" w:hAnsi="Cambria Math" w:cs="Arial"/>
              <w:color w:val="333333"/>
              <w:shd w:val="clear" w:color="auto" w:fill="FFFFFF"/>
            </w:rPr>
            <m:t>,</m:t>
          </m:r>
          <m:r>
            <m:rPr>
              <m:sty m:val="p"/>
            </m:rPr>
            <w:rPr>
              <w:rFonts w:ascii="Cambria Math" w:hAnsi="Cambria Math" w:cs="Arial"/>
              <w:color w:val="333333"/>
              <w:shd w:val="clear" w:color="auto" w:fill="FFFFFF"/>
            </w:rPr>
            <m:t xml:space="preserve"> since 1 has membership 1, but 2 only has membership 0.5</m:t>
          </m:r>
        </m:oMath>
      </m:oMathPara>
    </w:p>
    <w:p w14:paraId="222AC2C5" w14:textId="77777777" w:rsidR="008D1943" w:rsidRPr="00926B78" w:rsidRDefault="008D1943" w:rsidP="008D1943">
      <w:pPr>
        <w:spacing w:line="360" w:lineRule="auto"/>
        <w:ind w:left="720"/>
        <w:rPr>
          <w:rFonts w:ascii="Cambria Math" w:hAnsi="Cambria Math" w:cs="Arial"/>
          <w:color w:val="333333"/>
          <w:shd w:val="clear" w:color="auto" w:fill="FFFFFF"/>
        </w:rPr>
      </w:pPr>
      <m:oMathPara>
        <m:oMath>
          <m:r>
            <w:rPr>
              <w:rFonts w:ascii="Cambria Math" w:hAnsi="Cambria Math" w:cs="Arial"/>
              <w:color w:val="333333"/>
              <w:shd w:val="clear" w:color="auto" w:fill="FFFFFF"/>
            </w:rPr>
            <m:t>X</m:t>
          </m:r>
          <m:sSub>
            <m:sSubPr>
              <m:ctrlPr>
                <w:rPr>
                  <w:rFonts w:ascii="Cambria Math" w:hAnsi="Cambria Math" w:cs="Arial"/>
                  <w:i/>
                  <w:color w:val="333333"/>
                  <w:shd w:val="clear" w:color="auto" w:fill="FFFFFF"/>
                </w:rPr>
              </m:ctrlPr>
            </m:sSub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m:rPr>
                          <m:sty m:val="p"/>
                        </m:rPr>
                        <w:rPr>
                          <w:rFonts w:ascii="Cambria Math" w:hAnsi="Cambria Math" w:cs="Arial"/>
                          <w:color w:val="333333"/>
                          <w:shd w:val="clear" w:color="auto" w:fill="FFFFFF"/>
                        </w:rPr>
                        <m:t>ω</m:t>
                      </m:r>
                    </m:e>
                    <m:sub>
                      <m:r>
                        <w:rPr>
                          <w:rFonts w:ascii="Cambria Math" w:hAnsi="Cambria Math" w:cs="Arial"/>
                          <w:color w:val="333333"/>
                          <w:shd w:val="clear" w:color="auto" w:fill="FFFFFF"/>
                        </w:rPr>
                        <m:t>2</m:t>
                      </m:r>
                    </m:sub>
                  </m:sSub>
                </m:e>
              </m:d>
            </m:e>
            <m:sub>
              <m:r>
                <w:rPr>
                  <w:rFonts w:ascii="Cambria Math" w:hAnsi="Cambria Math" w:cs="Arial"/>
                  <w:color w:val="333333"/>
                  <w:shd w:val="clear" w:color="auto" w:fill="FFFFFF"/>
                </w:rPr>
                <m:t>0.4</m:t>
              </m:r>
            </m:sub>
          </m:sSub>
          <m:r>
            <w:rPr>
              <w:rFonts w:ascii="Cambria Math" w:hAnsi="Cambria Math" w:cs="Arial"/>
              <w:color w:val="333333"/>
              <w:shd w:val="clear" w:color="auto" w:fill="FFFFFF"/>
            </w:rPr>
            <m:t>=</m:t>
          </m:r>
          <m:r>
            <m:rPr>
              <m:lit/>
            </m:rPr>
            <w:rPr>
              <w:rFonts w:ascii="Cambria Math" w:hAnsi="Cambria Math" w:cs="Arial"/>
              <w:color w:val="333333"/>
              <w:shd w:val="clear" w:color="auto" w:fill="FFFFFF"/>
            </w:rPr>
            <m:t>{</m:t>
          </m:r>
          <m:r>
            <w:rPr>
              <w:rFonts w:ascii="Cambria Math" w:hAnsi="Cambria Math" w:cs="Arial"/>
              <w:color w:val="333333"/>
              <w:shd w:val="clear" w:color="auto" w:fill="FFFFFF"/>
            </w:rPr>
            <m:t>2,3</m:t>
          </m:r>
          <m:r>
            <m:rPr>
              <m:lit/>
            </m:rPr>
            <w:rPr>
              <w:rFonts w:ascii="Cambria Math" w:hAnsi="Cambria Math" w:cs="Arial"/>
              <w:color w:val="333333"/>
              <w:shd w:val="clear" w:color="auto" w:fill="FFFFFF"/>
            </w:rPr>
            <m:t>}</m:t>
          </m:r>
          <m:r>
            <w:rPr>
              <w:rFonts w:ascii="Cambria Math" w:hAnsi="Cambria Math" w:cs="Arial"/>
              <w:color w:val="333333"/>
              <w:shd w:val="clear" w:color="auto" w:fill="FFFFFF"/>
            </w:rPr>
            <m:t>, X</m:t>
          </m:r>
          <m:sSub>
            <m:sSubPr>
              <m:ctrlPr>
                <w:rPr>
                  <w:rFonts w:ascii="Cambria Math" w:hAnsi="Cambria Math" w:cs="Arial"/>
                  <w:i/>
                  <w:color w:val="333333"/>
                  <w:shd w:val="clear" w:color="auto" w:fill="FFFFFF"/>
                </w:rPr>
              </m:ctrlPr>
            </m:sSub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m:rPr>
                          <m:sty m:val="p"/>
                        </m:rPr>
                        <w:rPr>
                          <w:rFonts w:ascii="Cambria Math" w:hAnsi="Cambria Math" w:cs="Arial"/>
                          <w:color w:val="333333"/>
                          <w:shd w:val="clear" w:color="auto" w:fill="FFFFFF"/>
                        </w:rPr>
                        <m:t>ω</m:t>
                      </m:r>
                    </m:e>
                    <m:sub>
                      <m:r>
                        <w:rPr>
                          <w:rFonts w:ascii="Cambria Math" w:hAnsi="Cambria Math" w:cs="Arial"/>
                          <w:color w:val="333333"/>
                          <w:shd w:val="clear" w:color="auto" w:fill="FFFFFF"/>
                        </w:rPr>
                        <m:t>2</m:t>
                      </m:r>
                    </m:sub>
                  </m:sSub>
                </m:e>
              </m:d>
            </m:e>
            <m:sub>
              <m:r>
                <w:rPr>
                  <w:rFonts w:ascii="Cambria Math" w:hAnsi="Cambria Math" w:cs="Arial"/>
                  <w:color w:val="333333"/>
                  <w:shd w:val="clear" w:color="auto" w:fill="FFFFFF"/>
                </w:rPr>
                <m:t>0.8</m:t>
              </m:r>
            </m:sub>
          </m:sSub>
          <m:r>
            <w:rPr>
              <w:rFonts w:ascii="Cambria Math" w:hAnsi="Cambria Math" w:cs="Arial"/>
              <w:color w:val="333333"/>
              <w:shd w:val="clear" w:color="auto" w:fill="FFFFFF"/>
            </w:rPr>
            <m:t>=</m:t>
          </m:r>
          <m:r>
            <m:rPr>
              <m:lit/>
            </m:rPr>
            <w:rPr>
              <w:rFonts w:ascii="Cambria Math" w:hAnsi="Cambria Math" w:cs="Arial"/>
              <w:color w:val="333333"/>
              <w:shd w:val="clear" w:color="auto" w:fill="FFFFFF"/>
            </w:rPr>
            <m:t>{</m:t>
          </m:r>
          <m:r>
            <w:rPr>
              <w:rFonts w:ascii="Cambria Math" w:hAnsi="Cambria Math" w:cs="Arial"/>
              <w:color w:val="333333"/>
              <w:shd w:val="clear" w:color="auto" w:fill="FFFFFF"/>
            </w:rPr>
            <m:t>2</m:t>
          </m:r>
          <m:r>
            <m:rPr>
              <m:lit/>
            </m:rPr>
            <w:rPr>
              <w:rFonts w:ascii="Cambria Math" w:hAnsi="Cambria Math" w:cs="Arial"/>
              <w:color w:val="333333"/>
              <w:shd w:val="clear" w:color="auto" w:fill="FFFFFF"/>
            </w:rPr>
            <m:t>}</m:t>
          </m:r>
        </m:oMath>
      </m:oMathPara>
    </w:p>
    <w:p w14:paraId="5D7EBEBB" w14:textId="77777777" w:rsidR="008D1943" w:rsidRDefault="008D1943" w:rsidP="008D1943">
      <w:pPr>
        <w:spacing w:line="360" w:lineRule="auto"/>
        <w:jc w:val="center"/>
        <w:rPr>
          <w:rFonts w:ascii="Cambria Math" w:hAnsi="Cambria Math" w:cs="Arial"/>
          <w:color w:val="333333"/>
          <w:shd w:val="clear" w:color="auto" w:fill="FFFFFF"/>
        </w:rPr>
      </w:pPr>
      <m:oMathPara>
        <m:oMath>
          <m:r>
            <w:rPr>
              <w:rFonts w:ascii="Cambria Math" w:hAnsi="Cambria Math" w:cs="Arial"/>
              <w:color w:val="333333"/>
              <w:shd w:val="clear" w:color="auto" w:fill="FFFFFF"/>
            </w:rPr>
            <m:t>X</m:t>
          </m:r>
          <m:sSub>
            <m:sSubPr>
              <m:ctrlPr>
                <w:rPr>
                  <w:rFonts w:ascii="Cambria Math" w:hAnsi="Cambria Math" w:cs="Arial"/>
                  <w:i/>
                  <w:color w:val="333333"/>
                  <w:shd w:val="clear" w:color="auto" w:fill="FFFFFF"/>
                </w:rPr>
              </m:ctrlPr>
            </m:sSub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ω</m:t>
                      </m:r>
                    </m:e>
                    <m:sub>
                      <m:r>
                        <w:rPr>
                          <w:rFonts w:ascii="Cambria Math" w:hAnsi="Cambria Math" w:cs="Arial"/>
                          <w:color w:val="333333"/>
                          <w:shd w:val="clear" w:color="auto" w:fill="FFFFFF"/>
                        </w:rPr>
                        <m:t>3</m:t>
                      </m:r>
                    </m:sub>
                  </m:sSub>
                </m:e>
              </m:d>
            </m:e>
            <m:sub>
              <m:r>
                <w:rPr>
                  <w:rFonts w:ascii="Cambria Math" w:hAnsi="Cambria Math" w:cs="Arial"/>
                  <w:color w:val="333333"/>
                  <w:shd w:val="clear" w:color="auto" w:fill="FFFFFF"/>
                </w:rPr>
                <m:t>0.5</m:t>
              </m:r>
            </m:sub>
          </m:sSub>
          <m:r>
            <w:rPr>
              <w:rFonts w:ascii="Cambria Math" w:hAnsi="Cambria Math" w:cs="Arial"/>
              <w:color w:val="333333"/>
              <w:shd w:val="clear" w:color="auto" w:fill="FFFFFF"/>
            </w:rPr>
            <m:t>=</m:t>
          </m:r>
          <m:r>
            <m:rPr>
              <m:lit/>
            </m:rPr>
            <w:rPr>
              <w:rFonts w:ascii="Cambria Math" w:hAnsi="Cambria Math" w:cs="Arial"/>
              <w:color w:val="333333"/>
              <w:shd w:val="clear" w:color="auto" w:fill="FFFFFF"/>
            </w:rPr>
            <m:t>{</m:t>
          </m:r>
          <m:r>
            <w:rPr>
              <w:rFonts w:ascii="Cambria Math" w:hAnsi="Cambria Math" w:cs="Arial"/>
              <w:color w:val="333333"/>
              <w:shd w:val="clear" w:color="auto" w:fill="FFFFFF"/>
            </w:rPr>
            <m:t>5</m:t>
          </m:r>
          <m:r>
            <m:rPr>
              <m:lit/>
            </m:rPr>
            <w:rPr>
              <w:rFonts w:ascii="Cambria Math" w:hAnsi="Cambria Math" w:cs="Arial"/>
              <w:color w:val="333333"/>
              <w:shd w:val="clear" w:color="auto" w:fill="FFFFFF"/>
            </w:rPr>
            <m:t>}</m:t>
          </m:r>
          <m:r>
            <w:rPr>
              <w:rFonts w:ascii="Cambria Math" w:hAnsi="Cambria Math" w:cs="Arial"/>
              <w:color w:val="333333"/>
              <w:shd w:val="clear" w:color="auto" w:fill="FFFFFF"/>
            </w:rPr>
            <m:t>, in fact X</m:t>
          </m:r>
          <m:sSub>
            <m:sSubPr>
              <m:ctrlPr>
                <w:rPr>
                  <w:rFonts w:ascii="Cambria Math" w:hAnsi="Cambria Math" w:cs="Arial"/>
                  <w:i/>
                  <w:color w:val="333333"/>
                  <w:shd w:val="clear" w:color="auto" w:fill="FFFFFF"/>
                </w:rPr>
              </m:ctrlPr>
            </m:sSub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ω</m:t>
                      </m:r>
                    </m:e>
                    <m:sub>
                      <m:r>
                        <w:rPr>
                          <w:rFonts w:ascii="Cambria Math" w:hAnsi="Cambria Math" w:cs="Arial"/>
                          <w:color w:val="333333"/>
                          <w:shd w:val="clear" w:color="auto" w:fill="FFFFFF"/>
                        </w:rPr>
                        <m:t>3</m:t>
                      </m:r>
                    </m:sub>
                  </m:sSub>
                </m:e>
              </m:d>
            </m:e>
            <m:sub>
              <m:r>
                <w:rPr>
                  <w:rFonts w:ascii="Cambria Math" w:hAnsi="Cambria Math" w:cs="Arial"/>
                  <w:color w:val="333333"/>
                  <w:shd w:val="clear" w:color="auto" w:fill="FFFFFF"/>
                </w:rPr>
                <m:t>0.5</m:t>
              </m:r>
            </m:sub>
          </m:sSub>
          <m:r>
            <w:rPr>
              <w:rFonts w:ascii="Cambria Math" w:hAnsi="Cambria Math" w:cs="Arial"/>
              <w:color w:val="333333"/>
              <w:shd w:val="clear" w:color="auto" w:fill="FFFFFF"/>
            </w:rPr>
            <m:t>=</m:t>
          </m:r>
          <m:r>
            <m:rPr>
              <m:lit/>
            </m:rPr>
            <w:rPr>
              <w:rFonts w:ascii="Cambria Math" w:hAnsi="Cambria Math" w:cs="Arial"/>
              <w:color w:val="333333"/>
              <w:shd w:val="clear" w:color="auto" w:fill="FFFFFF"/>
            </w:rPr>
            <m:t>{</m:t>
          </m:r>
          <m:r>
            <w:rPr>
              <w:rFonts w:ascii="Cambria Math" w:hAnsi="Cambria Math" w:cs="Arial"/>
              <w:color w:val="333333"/>
              <w:shd w:val="clear" w:color="auto" w:fill="FFFFFF"/>
            </w:rPr>
            <m:t>5</m:t>
          </m:r>
          <m:r>
            <m:rPr>
              <m:lit/>
            </m:rPr>
            <w:rPr>
              <w:rFonts w:ascii="Cambria Math" w:hAnsi="Cambria Math" w:cs="Arial"/>
              <w:color w:val="333333"/>
              <w:shd w:val="clear" w:color="auto" w:fill="FFFFFF"/>
            </w:rPr>
            <m:t>}</m:t>
          </m:r>
          <m:r>
            <w:rPr>
              <w:rFonts w:ascii="Cambria Math" w:hAnsi="Cambria Math" w:cs="Arial"/>
              <w:color w:val="333333"/>
              <w:shd w:val="clear" w:color="auto" w:fill="FFFFFF"/>
            </w:rPr>
            <m:t xml:space="preserve"> for α≤1, because 5 </m:t>
          </m:r>
          <m:r>
            <w:rPr>
              <w:rFonts w:ascii="Cambria Math" w:hAnsi="Cambria Math" w:cs="Arial"/>
              <w:color w:val="333333"/>
              <w:shd w:val="clear" w:color="auto" w:fill="FFFFFF"/>
            </w:rPr>
            <m:t>has membership 1.</m:t>
          </m:r>
        </m:oMath>
      </m:oMathPara>
    </w:p>
    <w:p w14:paraId="6267EA7E" w14:textId="77777777" w:rsidR="008D1943" w:rsidRPr="00267FC5" w:rsidRDefault="008D1943" w:rsidP="008D1943">
      <w:pPr>
        <w:spacing w:line="360" w:lineRule="auto"/>
        <w:ind w:firstLine="720"/>
        <w:rPr>
          <w:rFonts w:ascii="Arial" w:hAnsi="Arial" w:cs="Arial"/>
          <w:color w:val="333333"/>
          <w:shd w:val="clear" w:color="auto" w:fill="FFFFFF"/>
        </w:rPr>
      </w:pPr>
      <w:r w:rsidRPr="00267FC5">
        <w:rPr>
          <w:rFonts w:ascii="Arial" w:hAnsi="Arial" w:cs="Arial"/>
          <w:color w:val="333333"/>
          <w:shd w:val="clear" w:color="auto" w:fill="FFFFFF"/>
        </w:rPr>
        <w:t>Next, we combine the α-cuts via the fuzzy measure μ:</w:t>
      </w:r>
    </w:p>
    <w:p w14:paraId="479BC674" w14:textId="77777777" w:rsidR="008D1943" w:rsidRPr="00267FC5" w:rsidRDefault="00000000" w:rsidP="008D1943">
      <w:pPr>
        <w:spacing w:line="360" w:lineRule="auto"/>
        <w:jc w:val="center"/>
        <w:rPr>
          <w:rFonts w:ascii="Cambria Math" w:hAnsi="Cambria Math" w:cs="Arial"/>
          <w:color w:val="333333"/>
          <w:shd w:val="clear" w:color="auto" w:fill="FFFFFF"/>
        </w:rPr>
      </w:p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S</m:t>
            </m:r>
          </m:e>
          <m:sub>
            <m:r>
              <w:rPr>
                <w:rFonts w:ascii="Cambria Math" w:hAnsi="Cambria Math" w:cs="Arial"/>
                <w:color w:val="333333"/>
                <w:shd w:val="clear" w:color="auto" w:fill="FFFFFF"/>
              </w:rPr>
              <m:t>α</m:t>
            </m:r>
          </m:sub>
        </m:sSub>
        <m:r>
          <w:rPr>
            <w:rFonts w:ascii="Cambria Math" w:hAnsi="Cambria Math" w:cs="Arial"/>
            <w:color w:val="333333"/>
            <w:shd w:val="clear" w:color="auto" w:fill="FFFFFF"/>
          </w:rPr>
          <m:t>=</m:t>
        </m:r>
        <m:nary>
          <m:naryPr>
            <m:chr m:val="⋃"/>
            <m:supHide m:val="1"/>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w∈Ω</m:t>
            </m:r>
          </m:sub>
          <m:sup/>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w | X</m:t>
                </m:r>
                <m:sSub>
                  <m:sSubPr>
                    <m:ctrlPr>
                      <w:rPr>
                        <w:rFonts w:ascii="Cambria Math" w:hAnsi="Cambria Math" w:cs="Arial"/>
                        <w:i/>
                        <w:color w:val="333333"/>
                        <w:shd w:val="clear" w:color="auto" w:fill="FFFFFF"/>
                      </w:rPr>
                    </m:ctrlPr>
                  </m:sSub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ω</m:t>
                        </m:r>
                      </m:e>
                    </m:d>
                  </m:e>
                  <m:sub>
                    <m:r>
                      <w:rPr>
                        <w:rFonts w:ascii="Cambria Math" w:hAnsi="Cambria Math" w:cs="Arial"/>
                        <w:color w:val="333333"/>
                        <w:shd w:val="clear" w:color="auto" w:fill="FFFFFF"/>
                      </w:rPr>
                      <m:t>α</m:t>
                    </m:r>
                  </m:sub>
                </m:sSub>
                <m:r>
                  <w:rPr>
                    <w:rFonts w:ascii="Cambria Math" w:hAnsi="Cambria Math" w:cs="Arial"/>
                    <w:color w:val="333333"/>
                    <w:shd w:val="clear" w:color="auto" w:fill="FFFFFF"/>
                  </w:rPr>
                  <m:t> ≠⊘</m:t>
                </m:r>
              </m:e>
            </m:d>
          </m:e>
        </m:nary>
      </m:oMath>
      <w:r w:rsidR="008D1943">
        <w:rPr>
          <w:rFonts w:ascii="Cambria Math" w:hAnsi="Cambria Math" w:cs="Arial"/>
          <w:color w:val="333333"/>
          <w:shd w:val="clear" w:color="auto" w:fill="FFFFFF"/>
        </w:rPr>
        <w:t>,</w:t>
      </w:r>
    </w:p>
    <w:p w14:paraId="3E193272" w14:textId="77777777" w:rsidR="008D1943" w:rsidRPr="00267FC5" w:rsidRDefault="008D1943" w:rsidP="008D1943">
      <w:pPr>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Weight</w:t>
      </w:r>
      <w:r w:rsidRPr="00B553D7">
        <w:rPr>
          <w:rFonts w:ascii="Arial" w:hAnsi="Arial" w:cs="Arial"/>
          <w:color w:val="333333"/>
          <w:shd w:val="clear" w:color="auto" w:fill="FFFFFF"/>
        </w:rPr>
        <w:t xml:space="preserve"> these subsets by the fuzzy measure μ. In some definitions, </w:t>
      </w:r>
      <w:r>
        <w:rPr>
          <w:rFonts w:ascii="Arial" w:hAnsi="Arial" w:cs="Arial"/>
          <w:color w:val="333333"/>
          <w:shd w:val="clear" w:color="auto" w:fill="FFFFFF"/>
        </w:rPr>
        <w:t>it</w:t>
      </w:r>
      <w:r w:rsidRPr="00B553D7">
        <w:rPr>
          <w:rFonts w:ascii="Arial" w:hAnsi="Arial" w:cs="Arial"/>
          <w:color w:val="333333"/>
          <w:shd w:val="clear" w:color="auto" w:fill="FFFFFF"/>
        </w:rPr>
        <w:t xml:space="preserve"> might form a “set of integrals of the α-cuts</w:t>
      </w:r>
      <w:r>
        <w:rPr>
          <w:rFonts w:ascii="Arial" w:hAnsi="Arial" w:cs="Arial"/>
          <w:color w:val="333333"/>
          <w:shd w:val="clear" w:color="auto" w:fill="FFFFFF"/>
        </w:rPr>
        <w:t xml:space="preserve"> </w:t>
      </w:r>
      <w:r w:rsidRPr="00B553D7">
        <w:rPr>
          <w:rFonts w:ascii="Arial" w:hAnsi="Arial" w:cs="Arial"/>
          <w:color w:val="333333"/>
          <w:shd w:val="clear" w:color="auto" w:fill="FFFFFF"/>
        </w:rPr>
        <w:t>or a single numeric value by summation/integration.</w:t>
      </w:r>
    </w:p>
    <w:p w14:paraId="67B1253D" w14:textId="77777777" w:rsidR="008D1943" w:rsidRPr="00267FC5" w:rsidRDefault="008D1943" w:rsidP="008D1943">
      <w:pPr>
        <w:spacing w:line="360" w:lineRule="auto"/>
        <w:jc w:val="center"/>
        <w:rPr>
          <w:rStyle w:val="delimsizing"/>
          <w:rFonts w:ascii="Arial" w:hAnsi="Arial" w:cs="Arial"/>
          <w:i/>
          <w:iCs/>
        </w:rPr>
      </w:pPr>
      <m:oMath>
        <m:r>
          <w:rPr>
            <w:rStyle w:val="mord"/>
            <w:rFonts w:ascii="Cambria Math" w:eastAsiaTheme="majorEastAsia" w:hAnsi="Cambria Math"/>
          </w:rPr>
          <m:t>Aum</m:t>
        </m:r>
        <m:d>
          <m:dPr>
            <m:ctrlPr>
              <w:rPr>
                <w:rStyle w:val="mopen"/>
                <w:rFonts w:ascii="Cambria Math" w:eastAsiaTheme="majorEastAsia" w:hAnsi="Cambria Math"/>
                <w:i/>
                <w:iCs/>
              </w:rPr>
            </m:ctrlPr>
          </m:dPr>
          <m:e>
            <m:r>
              <w:rPr>
                <w:rStyle w:val="mord"/>
                <w:rFonts w:ascii="Cambria Math" w:eastAsiaTheme="majorEastAsia" w:hAnsi="Cambria Math"/>
              </w:rPr>
              <m:t>X</m:t>
            </m:r>
            <m:ctrlPr>
              <w:rPr>
                <w:rStyle w:val="mclose"/>
                <w:rFonts w:ascii="Cambria Math" w:eastAsiaTheme="majorEastAsia" w:hAnsi="Cambria Math"/>
                <w:i/>
                <w:iCs/>
              </w:rPr>
            </m:ctrlPr>
          </m:e>
        </m:d>
        <m:r>
          <w:rPr>
            <w:rStyle w:val="mrel"/>
            <w:rFonts w:ascii="Cambria Math" w:eastAsiaTheme="majorEastAsia" w:hAnsi="Cambria Math"/>
          </w:rPr>
          <m:t>=</m:t>
        </m:r>
        <m:r>
          <w:rPr>
            <w:rStyle w:val="mord"/>
            <w:rFonts w:ascii="Cambria Math" w:eastAsiaTheme="majorEastAsia" w:hAnsi="Cambria Math"/>
          </w:rPr>
          <m:t>α</m:t>
        </m:r>
        <m:r>
          <w:rPr>
            <w:rStyle w:val="mrel"/>
            <w:rFonts w:ascii="Cambria Math" w:eastAsiaTheme="majorEastAsia" w:hAnsi="Cambria Math" w:cs="Cambria Math"/>
          </w:rPr>
          <m:t>∈</m:t>
        </m:r>
        <m:d>
          <m:dPr>
            <m:endChr m:val="]"/>
            <m:ctrlPr>
              <w:rPr>
                <w:rStyle w:val="mopen"/>
                <w:rFonts w:ascii="Cambria Math" w:eastAsiaTheme="majorEastAsia" w:hAnsi="Cambria Math"/>
                <w:i/>
                <w:iCs/>
              </w:rPr>
            </m:ctrlPr>
          </m:dPr>
          <m:e>
            <m:r>
              <w:rPr>
                <w:rStyle w:val="mord"/>
                <w:rFonts w:ascii="Cambria Math" w:eastAsiaTheme="majorEastAsia" w:hAnsi="Cambria Math"/>
              </w:rPr>
              <m:t>0</m:t>
            </m:r>
            <m:r>
              <w:rPr>
                <w:rStyle w:val="mpunct"/>
                <w:rFonts w:ascii="Cambria Math" w:hAnsi="Cambria Math"/>
              </w:rPr>
              <m:t>,</m:t>
            </m:r>
            <m:r>
              <w:rPr>
                <w:rStyle w:val="mord"/>
                <w:rFonts w:ascii="Cambria Math" w:eastAsiaTheme="majorEastAsia" w:hAnsi="Cambria Math"/>
              </w:rPr>
              <m:t>1</m:t>
            </m:r>
            <m:ctrlPr>
              <w:rPr>
                <w:rStyle w:val="mclose"/>
                <w:rFonts w:ascii="Cambria Math" w:eastAsiaTheme="majorEastAsia" w:hAnsi="Cambria Math"/>
                <w:i/>
                <w:iCs/>
              </w:rPr>
            </m:ctrlPr>
          </m:e>
        </m:d>
        <m:nary>
          <m:naryPr>
            <m:chr m:val="⋃"/>
            <m:subHide m:val="1"/>
            <m:supHide m:val="1"/>
            <m:ctrlPr>
              <w:rPr>
                <w:rStyle w:val="mop"/>
                <w:rFonts w:ascii="Cambria Math" w:hAnsi="Cambria Math" w:cs="Cambria Math"/>
                <w:i/>
                <w:iCs/>
              </w:rPr>
            </m:ctrlPr>
          </m:naryPr>
          <m:sub>
            <m:ctrlPr>
              <w:rPr>
                <w:rStyle w:val="vlist-s"/>
                <w:rFonts w:ascii="Cambria Math" w:hAnsi="Cambria Math"/>
                <w:i/>
                <w:iCs/>
              </w:rPr>
            </m:ctrlPr>
          </m:sub>
          <m:sup>
            <m:ctrlPr>
              <w:rPr>
                <w:rStyle w:val="vlist-s"/>
                <w:rFonts w:ascii="Cambria Math" w:hAnsi="Cambria Math"/>
                <w:i/>
                <w:iCs/>
              </w:rPr>
            </m:ctrlPr>
          </m:sup>
          <m:e>
            <m:r>
              <w:rPr>
                <w:rStyle w:val="vlist-s"/>
                <w:rFonts w:ascii="Cambria Math" w:hAnsi="Cambria Math"/>
              </w:rPr>
              <m:t>​</m:t>
            </m:r>
            <m:r>
              <w:rPr>
                <w:rStyle w:val="mord"/>
                <w:rFonts w:ascii="Cambria Math" w:eastAsiaTheme="majorEastAsia" w:hAnsi="Cambria Math"/>
              </w:rPr>
              <m:t>α</m:t>
            </m:r>
            <m:ctrlPr>
              <w:rPr>
                <w:rStyle w:val="vlist-s"/>
                <w:rFonts w:ascii="Cambria Math" w:hAnsi="Cambria Math"/>
                <w:i/>
                <w:iCs/>
              </w:rPr>
            </m:ctrlPr>
          </m:e>
        </m:nary>
        <m:r>
          <w:rPr>
            <w:rStyle w:val="mbin"/>
            <w:rFonts w:ascii="Cambria Math" w:hAnsi="Cambria Math" w:cs="Cambria Math"/>
          </w:rPr>
          <m:t>⋅</m:t>
        </m:r>
        <m:d>
          <m:dPr>
            <m:ctrlPr>
              <w:rPr>
                <w:rStyle w:val="delimsizing"/>
                <w:rFonts w:ascii="Cambria Math" w:hAnsi="Cambria Math"/>
                <w:i/>
                <w:iCs/>
              </w:rPr>
            </m:ctrlPr>
          </m:dPr>
          <m:e>
            <m:nary>
              <m:naryPr>
                <m:subHide m:val="1"/>
                <m:supHide m:val="1"/>
                <m:ctrlPr>
                  <w:rPr>
                    <w:rStyle w:val="mop"/>
                    <w:rFonts w:ascii="Cambria Math" w:hAnsi="Cambria Math"/>
                    <w:i/>
                    <w:iCs/>
                  </w:rPr>
                </m:ctrlPr>
              </m:naryPr>
              <m:sub>
                <m:ctrlPr>
                  <w:rPr>
                    <w:rStyle w:val="mord"/>
                    <w:rFonts w:ascii="Cambria Math" w:eastAsiaTheme="majorEastAsia" w:hAnsi="Cambria Math"/>
                    <w:i/>
                    <w:iCs/>
                  </w:rPr>
                </m:ctrlPr>
              </m:sub>
              <m:sup>
                <m:ctrlPr>
                  <w:rPr>
                    <w:rStyle w:val="mord"/>
                    <w:rFonts w:ascii="Cambria Math" w:eastAsiaTheme="majorEastAsia" w:hAnsi="Cambria Math"/>
                    <w:i/>
                    <w:iCs/>
                  </w:rPr>
                </m:ctrlPr>
              </m:sup>
              <m:e>
                <m:r>
                  <w:rPr>
                    <w:rStyle w:val="mord"/>
                    <w:rFonts w:ascii="Cambria Math" w:eastAsiaTheme="majorEastAsia" w:hAnsi="Cambria Math"/>
                  </w:rPr>
                  <m:t>X</m:t>
                </m:r>
                <m:d>
                  <m:dPr>
                    <m:ctrlPr>
                      <w:rPr>
                        <w:rStyle w:val="mopen"/>
                        <w:rFonts w:ascii="Cambria Math" w:eastAsiaTheme="majorEastAsia" w:hAnsi="Cambria Math"/>
                        <w:i/>
                        <w:iCs/>
                      </w:rPr>
                    </m:ctrlPr>
                  </m:dPr>
                  <m:e>
                    <m:r>
                      <w:rPr>
                        <w:rStyle w:val="mord"/>
                        <w:rFonts w:ascii="Cambria Math" w:eastAsiaTheme="majorEastAsia" w:hAnsi="Cambria Math"/>
                      </w:rPr>
                      <m:t>ω</m:t>
                    </m:r>
                    <m:ctrlPr>
                      <w:rPr>
                        <w:rStyle w:val="mclose"/>
                        <w:rFonts w:ascii="Cambria Math" w:eastAsiaTheme="majorEastAsia" w:hAnsi="Cambria Math"/>
                        <w:i/>
                        <w:iCs/>
                      </w:rPr>
                    </m:ctrlPr>
                  </m:e>
                </m:d>
                <m:r>
                  <w:rPr>
                    <w:rStyle w:val="mord"/>
                    <w:rFonts w:ascii="Cambria Math" w:eastAsiaTheme="majorEastAsia" w:hAnsi="Cambria Math"/>
                  </w:rPr>
                  <m:t>α</m:t>
                </m:r>
                <m:r>
                  <w:rPr>
                    <w:rStyle w:val="vlist-s"/>
                    <w:rFonts w:ascii="Cambria Math" w:hAnsi="Cambria Math"/>
                  </w:rPr>
                  <m:t>​</m:t>
                </m:r>
                <m:r>
                  <w:rPr>
                    <w:rStyle w:val="mord"/>
                    <w:rFonts w:ascii="Cambria Math" w:eastAsiaTheme="majorEastAsia" w:hAnsi="Cambria Math"/>
                  </w:rPr>
                  <m:t>dμ</m:t>
                </m:r>
                <m:d>
                  <m:dPr>
                    <m:ctrlPr>
                      <w:rPr>
                        <w:rStyle w:val="mopen"/>
                        <w:rFonts w:ascii="Cambria Math" w:eastAsiaTheme="majorEastAsia" w:hAnsi="Cambria Math"/>
                        <w:i/>
                        <w:iCs/>
                      </w:rPr>
                    </m:ctrlPr>
                  </m:dPr>
                  <m:e>
                    <m:r>
                      <w:rPr>
                        <w:rStyle w:val="mord"/>
                        <w:rFonts w:ascii="Cambria Math" w:eastAsiaTheme="majorEastAsia" w:hAnsi="Cambria Math"/>
                      </w:rPr>
                      <m:t>ω</m:t>
                    </m:r>
                    <m:ctrlPr>
                      <w:rPr>
                        <w:rStyle w:val="mclose"/>
                        <w:rFonts w:ascii="Cambria Math" w:eastAsiaTheme="majorEastAsia" w:hAnsi="Cambria Math"/>
                        <w:i/>
                        <w:iCs/>
                      </w:rPr>
                    </m:ctrlPr>
                  </m:e>
                </m:d>
                <m:ctrlPr>
                  <w:rPr>
                    <w:rStyle w:val="mord"/>
                    <w:rFonts w:ascii="Cambria Math" w:eastAsiaTheme="majorEastAsia" w:hAnsi="Cambria Math"/>
                    <w:i/>
                    <w:iCs/>
                  </w:rPr>
                </m:ctrlPr>
              </m:e>
            </m:nary>
          </m:e>
        </m:d>
      </m:oMath>
      <w:r w:rsidRPr="00267FC5">
        <w:rPr>
          <w:rStyle w:val="delimsizing"/>
          <w:rFonts w:ascii="Arial" w:hAnsi="Arial" w:cs="Arial"/>
          <w:i/>
          <w:iCs/>
        </w:rPr>
        <w:t>,</w:t>
      </w:r>
    </w:p>
    <w:p w14:paraId="11EE8F99" w14:textId="77777777" w:rsidR="008D1943" w:rsidRDefault="008D1943" w:rsidP="008D1943">
      <w:pPr>
        <w:spacing w:line="360" w:lineRule="auto"/>
        <w:ind w:firstLine="720"/>
        <w:rPr>
          <w:rStyle w:val="delimsizing"/>
          <w:rFonts w:ascii="Cambria Math" w:hAnsi="Cambria Math" w:cs="Arial"/>
        </w:rPr>
      </w:pPr>
      <w:r>
        <w:rPr>
          <w:rStyle w:val="delimsizing"/>
          <w:rFonts w:ascii="Arial" w:hAnsi="Arial" w:cs="Arial"/>
        </w:rPr>
        <w:t xml:space="preserve">Compute partial contributions from each </w:t>
      </w:r>
      <w:r w:rsidRPr="00267FC5">
        <w:rPr>
          <w:rStyle w:val="delimsizing"/>
          <w:rFonts w:ascii="Cambria Math" w:hAnsi="Cambria Math" w:cs="Arial"/>
          <w:i/>
          <w:iCs/>
        </w:rPr>
        <w:t>⍵ ⍷ Ω</w:t>
      </w:r>
      <w:r>
        <w:rPr>
          <w:rStyle w:val="delimsizing"/>
          <w:rFonts w:ascii="Cambria Math" w:hAnsi="Cambria Math" w:cs="Arial"/>
        </w:rPr>
        <w:t xml:space="preserve"> with coefficient </w:t>
      </w:r>
      <w:proofErr w:type="gramStart"/>
      <w:r w:rsidRPr="00267FC5">
        <w:rPr>
          <w:rStyle w:val="delimsizing"/>
          <w:rFonts w:ascii="Cambria Math" w:hAnsi="Cambria Math" w:cs="Arial"/>
          <w:i/>
          <w:iCs/>
        </w:rPr>
        <w:t>μ(</w:t>
      </w:r>
      <w:proofErr w:type="gramEnd"/>
      <w:r w:rsidRPr="00267FC5">
        <w:rPr>
          <w:rStyle w:val="delimsizing"/>
          <w:rFonts w:ascii="Cambria Math" w:hAnsi="Cambria Math" w:cs="Arial"/>
          <w:i/>
          <w:iCs/>
        </w:rPr>
        <w:t>{⍵}):</w:t>
      </w:r>
    </w:p>
    <w:p w14:paraId="08078C6B" w14:textId="77777777" w:rsidR="008D1943" w:rsidRPr="00267FC5" w:rsidRDefault="008D1943" w:rsidP="008D1943">
      <w:pPr>
        <w:spacing w:line="360" w:lineRule="auto"/>
        <w:jc w:val="center"/>
        <w:rPr>
          <w:rStyle w:val="delimsizing"/>
          <w:rFonts w:ascii="Cambria Math" w:hAnsi="Cambria Math" w:cs="Arial"/>
        </w:rPr>
      </w:pPr>
      <m:oMathPara>
        <m:oMath>
          <m:r>
            <w:rPr>
              <w:rStyle w:val="mord"/>
              <w:rFonts w:ascii="Cambria Math" w:eastAsiaTheme="majorEastAsia" w:hAnsi="Cambria Math"/>
            </w:rPr>
            <w:lastRenderedPageBreak/>
            <m:t>Aum</m:t>
          </m:r>
          <m:d>
            <m:dPr>
              <m:ctrlPr>
                <w:rPr>
                  <w:rStyle w:val="mopen"/>
                  <w:rFonts w:ascii="Cambria Math" w:eastAsiaTheme="majorEastAsia" w:hAnsi="Cambria Math"/>
                  <w:i/>
                  <w:iCs/>
                </w:rPr>
              </m:ctrlPr>
            </m:dPr>
            <m:e>
              <m:r>
                <w:rPr>
                  <w:rStyle w:val="mord"/>
                  <w:rFonts w:ascii="Cambria Math" w:eastAsiaTheme="majorEastAsia" w:hAnsi="Cambria Math"/>
                </w:rPr>
                <m:t>X</m:t>
              </m:r>
              <m:ctrlPr>
                <w:rPr>
                  <w:rStyle w:val="mclose"/>
                  <w:rFonts w:ascii="Cambria Math" w:eastAsiaTheme="majorEastAsia" w:hAnsi="Cambria Math"/>
                  <w:i/>
                  <w:iCs/>
                </w:rPr>
              </m:ctrlPr>
            </m:e>
          </m:d>
          <m:r>
            <w:rPr>
              <w:rStyle w:val="mrel"/>
              <w:rFonts w:ascii="Cambria Math" w:eastAsiaTheme="majorEastAsia" w:hAnsi="Cambria Math"/>
            </w:rPr>
            <m:t>(α)=</m:t>
          </m:r>
          <m:nary>
            <m:naryPr>
              <m:chr m:val="∑"/>
              <m:limLoc m:val="undOvr"/>
              <m:supHide m:val="1"/>
              <m:ctrlPr>
                <w:rPr>
                  <w:rStyle w:val="mord"/>
                  <w:rFonts w:ascii="Cambria Math" w:eastAsiaTheme="majorEastAsia" w:hAnsi="Cambria Math"/>
                  <w:i/>
                  <w:iCs/>
                </w:rPr>
              </m:ctrlPr>
            </m:naryPr>
            <m:sub>
              <m:r>
                <w:rPr>
                  <w:rStyle w:val="mord"/>
                  <w:rFonts w:ascii="Cambria Math" w:eastAsiaTheme="majorEastAsia" w:hAnsi="Cambria Math"/>
                </w:rPr>
                <m:t>ωϵΩ</m:t>
              </m:r>
            </m:sub>
            <m:sup/>
            <m:e>
              <m:r>
                <w:rPr>
                  <w:rStyle w:val="mord"/>
                  <w:rFonts w:ascii="Cambria Math" w:eastAsiaTheme="majorEastAsia" w:hAnsi="Cambria Math"/>
                </w:rPr>
                <m:t>X</m:t>
              </m:r>
              <m:sSub>
                <m:sSubPr>
                  <m:ctrlPr>
                    <w:rPr>
                      <w:rStyle w:val="mopen"/>
                      <w:rFonts w:ascii="Cambria Math" w:eastAsiaTheme="majorEastAsia" w:hAnsi="Cambria Math"/>
                      <w:i/>
                      <w:iCs/>
                    </w:rPr>
                  </m:ctrlPr>
                </m:sSubPr>
                <m:e>
                  <m:d>
                    <m:dPr>
                      <m:ctrlPr>
                        <w:rPr>
                          <w:rStyle w:val="mopen"/>
                          <w:rFonts w:ascii="Cambria Math" w:eastAsiaTheme="majorEastAsia" w:hAnsi="Cambria Math"/>
                          <w:i/>
                          <w:iCs/>
                        </w:rPr>
                      </m:ctrlPr>
                    </m:dPr>
                    <m:e>
                      <m:r>
                        <w:rPr>
                          <w:rStyle w:val="mord"/>
                          <w:rFonts w:ascii="Cambria Math" w:eastAsiaTheme="majorEastAsia" w:hAnsi="Cambria Math"/>
                        </w:rPr>
                        <m:t>ω</m:t>
                      </m:r>
                      <m:ctrlPr>
                        <w:rPr>
                          <w:rStyle w:val="mclose"/>
                          <w:rFonts w:ascii="Cambria Math" w:eastAsiaTheme="majorEastAsia" w:hAnsi="Cambria Math"/>
                          <w:i/>
                          <w:iCs/>
                        </w:rPr>
                      </m:ctrlPr>
                    </m:e>
                  </m:d>
                </m:e>
                <m:sub>
                  <m:r>
                    <w:rPr>
                      <w:rStyle w:val="mopen"/>
                      <w:rFonts w:ascii="Cambria Math" w:eastAsiaTheme="majorEastAsia" w:hAnsi="Cambria Math"/>
                    </w:rPr>
                    <m:t>α</m:t>
                  </m:r>
                </m:sub>
              </m:sSub>
              <m:r>
                <w:rPr>
                  <w:rStyle w:val="vlist-s"/>
                  <w:rFonts w:ascii="Cambria Math" w:hAnsi="Cambria Math"/>
                </w:rPr>
                <m:t xml:space="preserve"> </m:t>
              </m:r>
              <m:r>
                <w:rPr>
                  <w:rStyle w:val="mord"/>
                  <w:rFonts w:ascii="Cambria Math" w:eastAsiaTheme="majorEastAsia" w:hAnsi="Cambria Math"/>
                </w:rPr>
                <m:t>∙μ</m:t>
              </m:r>
              <m:d>
                <m:dPr>
                  <m:ctrlPr>
                    <w:rPr>
                      <w:rStyle w:val="mopen"/>
                      <w:rFonts w:ascii="Cambria Math" w:eastAsiaTheme="majorEastAsia" w:hAnsi="Cambria Math"/>
                      <w:i/>
                      <w:iCs/>
                    </w:rPr>
                  </m:ctrlPr>
                </m:dPr>
                <m:e>
                  <m:r>
                    <w:rPr>
                      <w:rStyle w:val="mord"/>
                      <w:rFonts w:ascii="Cambria Math" w:eastAsiaTheme="majorEastAsia" w:hAnsi="Cambria Math"/>
                    </w:rPr>
                    <m:t>{ω}</m:t>
                  </m:r>
                  <m:ctrlPr>
                    <w:rPr>
                      <w:rStyle w:val="mclose"/>
                      <w:rFonts w:ascii="Cambria Math" w:eastAsiaTheme="majorEastAsia" w:hAnsi="Cambria Math"/>
                      <w:i/>
                      <w:iCs/>
                    </w:rPr>
                  </m:ctrlPr>
                </m:e>
              </m:d>
              <m:r>
                <w:rPr>
                  <w:rStyle w:val="mclose"/>
                  <w:rFonts w:ascii="Cambria Math" w:eastAsiaTheme="majorEastAsia" w:hAnsi="Cambria Math"/>
                </w:rPr>
                <m:t>,</m:t>
              </m:r>
            </m:e>
          </m:nary>
        </m:oMath>
      </m:oMathPara>
    </w:p>
    <w:p w14:paraId="24A2A250" w14:textId="77777777" w:rsidR="008D1943" w:rsidRDefault="008D1943" w:rsidP="008D1943">
      <w:pPr>
        <w:spacing w:line="360" w:lineRule="auto"/>
        <w:ind w:firstLine="720"/>
        <w:rPr>
          <w:rFonts w:ascii="Cambria Math" w:hAnsi="Cambria Math" w:cs="Arial"/>
        </w:rPr>
      </w:pPr>
      <w:r>
        <w:rPr>
          <w:rFonts w:ascii="Arial" w:hAnsi="Arial" w:cs="Arial"/>
        </w:rPr>
        <w:t xml:space="preserve">If we interpret the integral as a Minkowski-like sum. So, for the sets that appear at </w:t>
      </w:r>
      <w:r w:rsidRPr="00267FC5">
        <w:rPr>
          <w:rFonts w:ascii="Cambria Math" w:hAnsi="Cambria Math" w:cs="Arial"/>
          <w:i/>
          <w:iCs/>
        </w:rPr>
        <w:t>⍺</w:t>
      </w:r>
      <w:r>
        <w:rPr>
          <w:rFonts w:ascii="Cambria Math" w:hAnsi="Cambria Math" w:cs="Arial"/>
        </w:rPr>
        <w:t xml:space="preserve"> = </w:t>
      </w:r>
      <w:r w:rsidRPr="00267FC5">
        <w:rPr>
          <w:rFonts w:ascii="Arial" w:hAnsi="Arial" w:cs="Arial"/>
        </w:rPr>
        <w:t xml:space="preserve">0.5, if we form a set-valued integral, the union over </w:t>
      </w:r>
      <w:r w:rsidRPr="00267FC5">
        <w:rPr>
          <w:rFonts w:ascii="Cambria Math" w:hAnsi="Cambria Math" w:cs="Cambria Math"/>
          <w:i/>
          <w:iCs/>
        </w:rPr>
        <w:t>⍵</w:t>
      </w:r>
      <w:r w:rsidRPr="00267FC5">
        <w:rPr>
          <w:rFonts w:ascii="Arial" w:hAnsi="Arial" w:cs="Arial"/>
        </w:rPr>
        <w:t xml:space="preserve"> in </w:t>
      </w:r>
      <w:r w:rsidRPr="00267FC5">
        <w:rPr>
          <w:rFonts w:ascii="Arial" w:hAnsi="Arial" w:cs="Arial"/>
          <w:i/>
          <w:iCs/>
        </w:rPr>
        <w:t>Ω</w:t>
      </w:r>
      <w:r w:rsidRPr="00267FC5">
        <w:rPr>
          <w:rFonts w:ascii="Arial" w:hAnsi="Arial" w:cs="Arial"/>
        </w:rPr>
        <w:t xml:space="preserve"> of </w:t>
      </w:r>
      <w:r w:rsidRPr="00267FC5">
        <w:rPr>
          <w:rFonts w:ascii="Cambria Math" w:hAnsi="Cambria Math" w:cs="Cambria Math"/>
          <w:i/>
          <w:iCs/>
        </w:rPr>
        <w:t>⍺</w:t>
      </w:r>
      <w:r w:rsidRPr="00267FC5">
        <w:rPr>
          <w:rFonts w:ascii="Arial" w:hAnsi="Arial" w:cs="Arial"/>
        </w:rPr>
        <w:t>=0.5:</w:t>
      </w:r>
    </w:p>
    <w:p w14:paraId="0E39AECF" w14:textId="77777777" w:rsidR="008D1943" w:rsidRPr="00267FC5" w:rsidRDefault="00000000" w:rsidP="008D1943">
      <w:pPr>
        <w:spacing w:line="360" w:lineRule="auto"/>
        <w:jc w:val="center"/>
        <w:rPr>
          <w:rFonts w:ascii="Cambria Math" w:hAnsi="Cambria Math" w:cs="Arial"/>
          <w:i/>
        </w:rPr>
      </w:pPr>
      <m:oMathPara>
        <m:oMath>
          <m:nary>
            <m:naryPr>
              <m:chr m:val="⋃"/>
              <m:supHide m:val="1"/>
              <m:ctrlPr>
                <w:rPr>
                  <w:rFonts w:ascii="Cambria Math" w:hAnsi="Cambria Math" w:cs="Arial"/>
                  <w:i/>
                </w:rPr>
              </m:ctrlPr>
            </m:naryPr>
            <m:sub>
              <m:r>
                <w:rPr>
                  <w:rFonts w:ascii="Cambria Math" w:hAnsi="Cambria Math" w:cs="Arial"/>
                </w:rPr>
                <m:t>w∈Ω</m:t>
              </m:r>
            </m:sub>
            <m:sup/>
            <m:e>
              <m:r>
                <w:rPr>
                  <w:rFonts w:ascii="Cambria Math" w:hAnsi="Cambria Math" w:cs="Arial"/>
                </w:rPr>
                <m:t>X</m:t>
              </m:r>
              <m:sSub>
                <m:sSubPr>
                  <m:ctrlPr>
                    <w:rPr>
                      <w:rFonts w:ascii="Cambria Math" w:hAnsi="Cambria Math" w:cs="Arial"/>
                      <w:i/>
                    </w:rPr>
                  </m:ctrlPr>
                </m:sSubPr>
                <m:e>
                  <m:r>
                    <w:rPr>
                      <w:rFonts w:ascii="Cambria Math" w:hAnsi="Cambria Math" w:cs="Arial"/>
                    </w:rPr>
                    <m:t>(ω)</m:t>
                  </m:r>
                </m:e>
                <m:sub>
                  <m:r>
                    <w:rPr>
                      <w:rFonts w:ascii="Cambria Math" w:hAnsi="Cambria Math" w:cs="Arial"/>
                    </w:rPr>
                    <m:t>0.5</m:t>
                  </m:r>
                </m:sub>
              </m:sSub>
              <m:r>
                <w:rPr>
                  <w:rFonts w:ascii="Cambria Math" w:hAnsi="Cambria Math" w:cs="Arial"/>
                </w:rPr>
                <m:t>={1,2,5},</m:t>
              </m:r>
            </m:e>
          </m:nary>
        </m:oMath>
      </m:oMathPara>
    </w:p>
    <w:p w14:paraId="55F3E336" w14:textId="77777777" w:rsidR="008D1943" w:rsidRPr="00267FC5" w:rsidRDefault="008D1943" w:rsidP="008D1943">
      <w:pPr>
        <w:spacing w:line="360" w:lineRule="auto"/>
        <w:rPr>
          <w:rFonts w:ascii="Cambria Math" w:hAnsi="Cambria Math" w:cs="Arial"/>
          <w:vertAlign w:val="superscript"/>
        </w:rPr>
      </w:pPr>
      <w:r>
        <w:rPr>
          <w:rFonts w:ascii="Arial" w:hAnsi="Arial" w:cs="Arial"/>
        </w:rPr>
        <w:t xml:space="preserve">where 3 is excluded because it only had membership 0.4 in </w:t>
      </w:r>
      <w:r w:rsidRPr="00267FC5">
        <w:rPr>
          <w:rFonts w:ascii="Cambria Math" w:hAnsi="Cambria Math" w:cs="Arial"/>
          <w:i/>
          <w:iCs/>
        </w:rPr>
        <w:t>⍵</w:t>
      </w:r>
      <w:r w:rsidRPr="00267FC5">
        <w:rPr>
          <w:rFonts w:ascii="Cambria Math" w:hAnsi="Cambria Math" w:cs="Arial"/>
          <w:i/>
          <w:iCs/>
          <w:vertAlign w:val="subscript"/>
        </w:rPr>
        <w:t>2.</w:t>
      </w:r>
    </w:p>
    <w:p w14:paraId="0860684F" w14:textId="77777777" w:rsidR="008D1943" w:rsidRPr="00DB1A5A" w:rsidRDefault="008D1943" w:rsidP="008D1943">
      <w:pPr>
        <w:pStyle w:val="NormalWeb"/>
        <w:spacing w:line="360" w:lineRule="auto"/>
        <w:rPr>
          <w:rFonts w:ascii="Arial" w:hAnsi="Arial" w:cs="Arial"/>
          <w:color w:val="333333"/>
          <w:highlight w:val="green"/>
          <w:shd w:val="clear" w:color="auto" w:fill="FFFFFF"/>
          <w:rPrChange w:id="760"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761" w:author="George Urumov" w:date="2025-10-28T12:05:00Z" w16du:dateUtc="2025-10-28T12:05:00Z">
            <w:rPr>
              <w:rFonts w:ascii="Arial" w:hAnsi="Arial" w:cs="Arial"/>
              <w:color w:val="333333"/>
              <w:shd w:val="clear" w:color="auto" w:fill="FFFFFF"/>
            </w:rPr>
          </w:rPrChange>
        </w:rPr>
        <w:t>Let Ω = {ω</w:t>
      </w:r>
      <w:r w:rsidRPr="00DB1A5A">
        <w:rPr>
          <w:rFonts w:ascii="Cambria Math" w:hAnsi="Cambria Math" w:cs="Cambria Math"/>
          <w:color w:val="333333"/>
          <w:highlight w:val="green"/>
          <w:shd w:val="clear" w:color="auto" w:fill="FFFFFF"/>
          <w:rPrChange w:id="762" w:author="George Urumov" w:date="2025-10-28T12:05:00Z" w16du:dateUtc="2025-10-28T12:05:00Z">
            <w:rPr>
              <w:rFonts w:ascii="Cambria Math" w:hAnsi="Cambria Math" w:cs="Cambria Math"/>
              <w:color w:val="333333"/>
              <w:shd w:val="clear" w:color="auto" w:fill="FFFFFF"/>
            </w:rPr>
          </w:rPrChange>
        </w:rPr>
        <w:t>₁</w:t>
      </w:r>
      <w:r w:rsidRPr="00DB1A5A">
        <w:rPr>
          <w:rFonts w:ascii="Arial" w:hAnsi="Arial" w:cs="Arial"/>
          <w:color w:val="333333"/>
          <w:highlight w:val="green"/>
          <w:shd w:val="clear" w:color="auto" w:fill="FFFFFF"/>
          <w:rPrChange w:id="763" w:author="George Urumov" w:date="2025-10-28T12:05:00Z" w16du:dateUtc="2025-10-28T12:05:00Z">
            <w:rPr>
              <w:rFonts w:ascii="Arial" w:hAnsi="Arial" w:cs="Arial"/>
              <w:color w:val="333333"/>
              <w:shd w:val="clear" w:color="auto" w:fill="FFFFFF"/>
            </w:rPr>
          </w:rPrChange>
        </w:rPr>
        <w:t>, ω</w:t>
      </w:r>
      <w:r w:rsidRPr="00DB1A5A">
        <w:rPr>
          <w:rFonts w:ascii="Cambria Math" w:hAnsi="Cambria Math" w:cs="Cambria Math"/>
          <w:color w:val="333333"/>
          <w:highlight w:val="green"/>
          <w:shd w:val="clear" w:color="auto" w:fill="FFFFFF"/>
          <w:rPrChange w:id="764"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765" w:author="George Urumov" w:date="2025-10-28T12:05:00Z" w16du:dateUtc="2025-10-28T12:05:00Z">
            <w:rPr>
              <w:rFonts w:ascii="Arial" w:hAnsi="Arial" w:cs="Arial"/>
              <w:color w:val="333333"/>
              <w:shd w:val="clear" w:color="auto" w:fill="FFFFFF"/>
            </w:rPr>
          </w:rPrChange>
        </w:rPr>
        <w:t>, ω</w:t>
      </w:r>
      <w:r w:rsidRPr="00DB1A5A">
        <w:rPr>
          <w:rFonts w:ascii="Cambria Math" w:hAnsi="Cambria Math" w:cs="Cambria Math"/>
          <w:color w:val="333333"/>
          <w:highlight w:val="green"/>
          <w:shd w:val="clear" w:color="auto" w:fill="FFFFFF"/>
          <w:rPrChange w:id="766" w:author="George Urumov" w:date="2025-10-28T12:05:00Z" w16du:dateUtc="2025-10-28T12:05:00Z">
            <w:rPr>
              <w:rFonts w:ascii="Cambria Math" w:hAnsi="Cambria Math" w:cs="Cambria Math"/>
              <w:color w:val="333333"/>
              <w:shd w:val="clear" w:color="auto" w:fill="FFFFFF"/>
            </w:rPr>
          </w:rPrChange>
        </w:rPr>
        <w:t>₃</w:t>
      </w:r>
      <w:r w:rsidRPr="00DB1A5A">
        <w:rPr>
          <w:rFonts w:ascii="Arial" w:hAnsi="Arial" w:cs="Arial"/>
          <w:color w:val="333333"/>
          <w:highlight w:val="green"/>
          <w:shd w:val="clear" w:color="auto" w:fill="FFFFFF"/>
          <w:rPrChange w:id="767" w:author="George Urumov" w:date="2025-10-28T12:05:00Z" w16du:dateUtc="2025-10-28T12:05:00Z">
            <w:rPr>
              <w:rFonts w:ascii="Arial" w:hAnsi="Arial" w:cs="Arial"/>
              <w:color w:val="333333"/>
              <w:shd w:val="clear" w:color="auto" w:fill="FFFFFF"/>
            </w:rPr>
          </w:rPrChange>
        </w:rPr>
        <w:t>}. Use a σ-additive probability measure P on Ω with singleton weights normalized from (0.2, 0.5, 0.4):</w:t>
      </w:r>
    </w:p>
    <w:p w14:paraId="758E626E" w14:textId="77777777" w:rsidR="008D1943" w:rsidRPr="00DB1A5A" w:rsidRDefault="008D1943" w:rsidP="008D1943">
      <w:pPr>
        <w:pStyle w:val="NormalWeb"/>
        <w:numPr>
          <w:ilvl w:val="0"/>
          <w:numId w:val="53"/>
        </w:numPr>
        <w:spacing w:line="360" w:lineRule="auto"/>
        <w:rPr>
          <w:rFonts w:ascii="Arial" w:hAnsi="Arial" w:cs="Arial"/>
          <w:color w:val="333333"/>
          <w:highlight w:val="green"/>
          <w:shd w:val="clear" w:color="auto" w:fill="FFFFFF"/>
          <w:rPrChange w:id="768"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769" w:author="George Urumov" w:date="2025-10-28T12:05:00Z" w16du:dateUtc="2025-10-28T12:05:00Z">
            <w:rPr>
              <w:rFonts w:ascii="Arial" w:hAnsi="Arial" w:cs="Arial"/>
              <w:color w:val="333333"/>
              <w:shd w:val="clear" w:color="auto" w:fill="FFFFFF"/>
            </w:rPr>
          </w:rPrChange>
        </w:rPr>
        <w:t>p</w:t>
      </w:r>
      <w:r w:rsidRPr="00DB1A5A">
        <w:rPr>
          <w:rFonts w:ascii="Cambria Math" w:hAnsi="Cambria Math" w:cs="Cambria Math"/>
          <w:color w:val="333333"/>
          <w:highlight w:val="green"/>
          <w:shd w:val="clear" w:color="auto" w:fill="FFFFFF"/>
          <w:rPrChange w:id="770" w:author="George Urumov" w:date="2025-10-28T12:05:00Z" w16du:dateUtc="2025-10-28T12:05:00Z">
            <w:rPr>
              <w:rFonts w:ascii="Cambria Math" w:hAnsi="Cambria Math" w:cs="Cambria Math"/>
              <w:color w:val="333333"/>
              <w:shd w:val="clear" w:color="auto" w:fill="FFFFFF"/>
            </w:rPr>
          </w:rPrChange>
        </w:rPr>
        <w:t>₁</w:t>
      </w:r>
      <w:r w:rsidRPr="00DB1A5A">
        <w:rPr>
          <w:rFonts w:ascii="Arial" w:hAnsi="Arial" w:cs="Arial"/>
          <w:color w:val="333333"/>
          <w:highlight w:val="green"/>
          <w:shd w:val="clear" w:color="auto" w:fill="FFFFFF"/>
          <w:rPrChange w:id="771" w:author="George Urumov" w:date="2025-10-28T12:05:00Z" w16du:dateUtc="2025-10-28T12:05:00Z">
            <w:rPr>
              <w:rFonts w:ascii="Arial" w:hAnsi="Arial" w:cs="Arial"/>
              <w:color w:val="333333"/>
              <w:shd w:val="clear" w:color="auto" w:fill="FFFFFF"/>
            </w:rPr>
          </w:rPrChange>
        </w:rPr>
        <w:t xml:space="preserve"> = P({ω</w:t>
      </w:r>
      <w:r w:rsidRPr="00DB1A5A">
        <w:rPr>
          <w:rFonts w:ascii="Cambria Math" w:hAnsi="Cambria Math" w:cs="Cambria Math"/>
          <w:color w:val="333333"/>
          <w:highlight w:val="green"/>
          <w:shd w:val="clear" w:color="auto" w:fill="FFFFFF"/>
          <w:rPrChange w:id="772" w:author="George Urumov" w:date="2025-10-28T12:05:00Z" w16du:dateUtc="2025-10-28T12:05:00Z">
            <w:rPr>
              <w:rFonts w:ascii="Cambria Math" w:hAnsi="Cambria Math" w:cs="Cambria Math"/>
              <w:color w:val="333333"/>
              <w:shd w:val="clear" w:color="auto" w:fill="FFFFFF"/>
            </w:rPr>
          </w:rPrChange>
        </w:rPr>
        <w:t>₁</w:t>
      </w:r>
      <w:r w:rsidRPr="00DB1A5A">
        <w:rPr>
          <w:rFonts w:ascii="Arial" w:hAnsi="Arial" w:cs="Arial"/>
          <w:color w:val="333333"/>
          <w:highlight w:val="green"/>
          <w:shd w:val="clear" w:color="auto" w:fill="FFFFFF"/>
          <w:rPrChange w:id="773" w:author="George Urumov" w:date="2025-10-28T12:05:00Z" w16du:dateUtc="2025-10-28T12:05:00Z">
            <w:rPr>
              <w:rFonts w:ascii="Arial" w:hAnsi="Arial" w:cs="Arial"/>
              <w:color w:val="333333"/>
              <w:shd w:val="clear" w:color="auto" w:fill="FFFFFF"/>
            </w:rPr>
          </w:rPrChange>
        </w:rPr>
        <w:t>}) = 2/11,</w:t>
      </w:r>
    </w:p>
    <w:p w14:paraId="72631DF4" w14:textId="77777777" w:rsidR="008D1943" w:rsidRPr="00DB1A5A" w:rsidRDefault="008D1943" w:rsidP="008D1943">
      <w:pPr>
        <w:pStyle w:val="NormalWeb"/>
        <w:numPr>
          <w:ilvl w:val="0"/>
          <w:numId w:val="53"/>
        </w:numPr>
        <w:spacing w:line="360" w:lineRule="auto"/>
        <w:rPr>
          <w:rFonts w:ascii="Arial" w:hAnsi="Arial" w:cs="Arial"/>
          <w:color w:val="333333"/>
          <w:highlight w:val="green"/>
          <w:shd w:val="clear" w:color="auto" w:fill="FFFFFF"/>
          <w:rPrChange w:id="774"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775" w:author="George Urumov" w:date="2025-10-28T12:05:00Z" w16du:dateUtc="2025-10-28T12:05:00Z">
            <w:rPr>
              <w:rFonts w:ascii="Arial" w:hAnsi="Arial" w:cs="Arial"/>
              <w:color w:val="333333"/>
              <w:shd w:val="clear" w:color="auto" w:fill="FFFFFF"/>
            </w:rPr>
          </w:rPrChange>
        </w:rPr>
        <w:t>p</w:t>
      </w:r>
      <w:r w:rsidRPr="00DB1A5A">
        <w:rPr>
          <w:rFonts w:ascii="Cambria Math" w:hAnsi="Cambria Math" w:cs="Cambria Math"/>
          <w:color w:val="333333"/>
          <w:highlight w:val="green"/>
          <w:shd w:val="clear" w:color="auto" w:fill="FFFFFF"/>
          <w:rPrChange w:id="776"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777" w:author="George Urumov" w:date="2025-10-28T12:05:00Z" w16du:dateUtc="2025-10-28T12:05:00Z">
            <w:rPr>
              <w:rFonts w:ascii="Arial" w:hAnsi="Arial" w:cs="Arial"/>
              <w:color w:val="333333"/>
              <w:shd w:val="clear" w:color="auto" w:fill="FFFFFF"/>
            </w:rPr>
          </w:rPrChange>
        </w:rPr>
        <w:t xml:space="preserve"> = P({ω</w:t>
      </w:r>
      <w:r w:rsidRPr="00DB1A5A">
        <w:rPr>
          <w:rFonts w:ascii="Cambria Math" w:hAnsi="Cambria Math" w:cs="Cambria Math"/>
          <w:color w:val="333333"/>
          <w:highlight w:val="green"/>
          <w:shd w:val="clear" w:color="auto" w:fill="FFFFFF"/>
          <w:rPrChange w:id="778"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779" w:author="George Urumov" w:date="2025-10-28T12:05:00Z" w16du:dateUtc="2025-10-28T12:05:00Z">
            <w:rPr>
              <w:rFonts w:ascii="Arial" w:hAnsi="Arial" w:cs="Arial"/>
              <w:color w:val="333333"/>
              <w:shd w:val="clear" w:color="auto" w:fill="FFFFFF"/>
            </w:rPr>
          </w:rPrChange>
        </w:rPr>
        <w:t>}) = 5/11,</w:t>
      </w:r>
    </w:p>
    <w:p w14:paraId="5F810D8E" w14:textId="77777777" w:rsidR="008D1943" w:rsidRPr="00DB1A5A" w:rsidRDefault="008D1943" w:rsidP="008D1943">
      <w:pPr>
        <w:pStyle w:val="NormalWeb"/>
        <w:numPr>
          <w:ilvl w:val="0"/>
          <w:numId w:val="53"/>
        </w:numPr>
        <w:spacing w:line="360" w:lineRule="auto"/>
        <w:rPr>
          <w:rFonts w:ascii="Arial" w:hAnsi="Arial" w:cs="Arial"/>
          <w:color w:val="333333"/>
          <w:highlight w:val="green"/>
          <w:shd w:val="clear" w:color="auto" w:fill="FFFFFF"/>
          <w:rPrChange w:id="780"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781" w:author="George Urumov" w:date="2025-10-28T12:05:00Z" w16du:dateUtc="2025-10-28T12:05:00Z">
            <w:rPr>
              <w:rFonts w:ascii="Arial" w:hAnsi="Arial" w:cs="Arial"/>
              <w:color w:val="333333"/>
              <w:shd w:val="clear" w:color="auto" w:fill="FFFFFF"/>
            </w:rPr>
          </w:rPrChange>
        </w:rPr>
        <w:t>p</w:t>
      </w:r>
      <w:r w:rsidRPr="00DB1A5A">
        <w:rPr>
          <w:rFonts w:ascii="Cambria Math" w:hAnsi="Cambria Math" w:cs="Cambria Math"/>
          <w:color w:val="333333"/>
          <w:highlight w:val="green"/>
          <w:shd w:val="clear" w:color="auto" w:fill="FFFFFF"/>
          <w:rPrChange w:id="782" w:author="George Urumov" w:date="2025-10-28T12:05:00Z" w16du:dateUtc="2025-10-28T12:05:00Z">
            <w:rPr>
              <w:rFonts w:ascii="Cambria Math" w:hAnsi="Cambria Math" w:cs="Cambria Math"/>
              <w:color w:val="333333"/>
              <w:shd w:val="clear" w:color="auto" w:fill="FFFFFF"/>
            </w:rPr>
          </w:rPrChange>
        </w:rPr>
        <w:t>₃</w:t>
      </w:r>
      <w:r w:rsidRPr="00DB1A5A">
        <w:rPr>
          <w:rFonts w:ascii="Arial" w:hAnsi="Arial" w:cs="Arial"/>
          <w:color w:val="333333"/>
          <w:highlight w:val="green"/>
          <w:shd w:val="clear" w:color="auto" w:fill="FFFFFF"/>
          <w:rPrChange w:id="783" w:author="George Urumov" w:date="2025-10-28T12:05:00Z" w16du:dateUtc="2025-10-28T12:05:00Z">
            <w:rPr>
              <w:rFonts w:ascii="Arial" w:hAnsi="Arial" w:cs="Arial"/>
              <w:color w:val="333333"/>
              <w:shd w:val="clear" w:color="auto" w:fill="FFFFFF"/>
            </w:rPr>
          </w:rPrChange>
        </w:rPr>
        <w:t xml:space="preserve"> = P({ω</w:t>
      </w:r>
      <w:r w:rsidRPr="00DB1A5A">
        <w:rPr>
          <w:rFonts w:ascii="Cambria Math" w:hAnsi="Cambria Math" w:cs="Cambria Math"/>
          <w:color w:val="333333"/>
          <w:highlight w:val="green"/>
          <w:shd w:val="clear" w:color="auto" w:fill="FFFFFF"/>
          <w:rPrChange w:id="784" w:author="George Urumov" w:date="2025-10-28T12:05:00Z" w16du:dateUtc="2025-10-28T12:05:00Z">
            <w:rPr>
              <w:rFonts w:ascii="Cambria Math" w:hAnsi="Cambria Math" w:cs="Cambria Math"/>
              <w:color w:val="333333"/>
              <w:shd w:val="clear" w:color="auto" w:fill="FFFFFF"/>
            </w:rPr>
          </w:rPrChange>
        </w:rPr>
        <w:t>₃</w:t>
      </w:r>
      <w:r w:rsidRPr="00DB1A5A">
        <w:rPr>
          <w:rFonts w:ascii="Arial" w:hAnsi="Arial" w:cs="Arial"/>
          <w:color w:val="333333"/>
          <w:highlight w:val="green"/>
          <w:shd w:val="clear" w:color="auto" w:fill="FFFFFF"/>
          <w:rPrChange w:id="785" w:author="George Urumov" w:date="2025-10-28T12:05:00Z" w16du:dateUtc="2025-10-28T12:05:00Z">
            <w:rPr>
              <w:rFonts w:ascii="Arial" w:hAnsi="Arial" w:cs="Arial"/>
              <w:color w:val="333333"/>
              <w:shd w:val="clear" w:color="auto" w:fill="FFFFFF"/>
            </w:rPr>
          </w:rPrChange>
        </w:rPr>
        <w:t>}) = 4/11.</w:t>
      </w:r>
    </w:p>
    <w:p w14:paraId="74F1DA6C" w14:textId="77777777" w:rsidR="008D1943" w:rsidRPr="00DB1A5A" w:rsidRDefault="008D1943" w:rsidP="008D1943">
      <w:pPr>
        <w:pStyle w:val="NormalWeb"/>
        <w:spacing w:line="360" w:lineRule="auto"/>
        <w:rPr>
          <w:rFonts w:ascii="Arial" w:hAnsi="Arial" w:cs="Arial"/>
          <w:color w:val="333333"/>
          <w:highlight w:val="green"/>
          <w:shd w:val="clear" w:color="auto" w:fill="FFFFFF"/>
          <w:rPrChange w:id="786"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787" w:author="George Urumov" w:date="2025-10-28T12:05:00Z" w16du:dateUtc="2025-10-28T12:05:00Z">
            <w:rPr>
              <w:rFonts w:ascii="Arial" w:hAnsi="Arial" w:cs="Arial"/>
              <w:color w:val="333333"/>
              <w:shd w:val="clear" w:color="auto" w:fill="FFFFFF"/>
            </w:rPr>
          </w:rPrChange>
        </w:rPr>
        <w:t xml:space="preserve">Fuzzy-valued map and α-cuts. Define </w:t>
      </w:r>
      <w:proofErr w:type="gramStart"/>
      <w:r w:rsidRPr="00DB1A5A">
        <w:rPr>
          <w:rFonts w:ascii="Arial" w:hAnsi="Arial" w:cs="Arial"/>
          <w:color w:val="333333"/>
          <w:highlight w:val="green"/>
          <w:shd w:val="clear" w:color="auto" w:fill="FFFFFF"/>
          <w:rPrChange w:id="788" w:author="George Urumov" w:date="2025-10-28T12:05:00Z" w16du:dateUtc="2025-10-28T12:05:00Z">
            <w:rPr>
              <w:rFonts w:ascii="Arial" w:hAnsi="Arial" w:cs="Arial"/>
              <w:color w:val="333333"/>
              <w:shd w:val="clear" w:color="auto" w:fill="FFFFFF"/>
            </w:rPr>
          </w:rPrChange>
        </w:rPr>
        <w:t>X :</w:t>
      </w:r>
      <w:proofErr w:type="gramEnd"/>
      <w:r w:rsidRPr="00DB1A5A">
        <w:rPr>
          <w:rFonts w:ascii="Arial" w:hAnsi="Arial" w:cs="Arial"/>
          <w:color w:val="333333"/>
          <w:highlight w:val="green"/>
          <w:shd w:val="clear" w:color="auto" w:fill="FFFFFF"/>
          <w:rPrChange w:id="789" w:author="George Urumov" w:date="2025-10-28T12:05:00Z" w16du:dateUtc="2025-10-28T12:05:00Z">
            <w:rPr>
              <w:rFonts w:ascii="Arial" w:hAnsi="Arial" w:cs="Arial"/>
              <w:color w:val="333333"/>
              <w:shd w:val="clear" w:color="auto" w:fill="FFFFFF"/>
            </w:rPr>
          </w:rPrChange>
        </w:rPr>
        <w:t xml:space="preserve"> Ω → </w:t>
      </w:r>
      <w:r w:rsidRPr="00DB1A5A">
        <w:rPr>
          <w:rFonts w:ascii="Cambria Math" w:hAnsi="Cambria Math" w:cs="Cambria Math"/>
          <w:color w:val="333333"/>
          <w:highlight w:val="green"/>
          <w:shd w:val="clear" w:color="auto" w:fill="FFFFFF"/>
          <w:rPrChange w:id="790" w:author="George Urumov" w:date="2025-10-28T12:05:00Z" w16du:dateUtc="2025-10-28T12:05:00Z">
            <w:rPr>
              <w:rFonts w:ascii="Cambria Math" w:hAnsi="Cambria Math" w:cs="Cambria Math"/>
              <w:color w:val="333333"/>
              <w:shd w:val="clear" w:color="auto" w:fill="FFFFFF"/>
            </w:rPr>
          </w:rPrChange>
        </w:rPr>
        <w:t>𝔽</w:t>
      </w:r>
      <w:r w:rsidRPr="00DB1A5A">
        <w:rPr>
          <w:rFonts w:ascii="Arial" w:hAnsi="Arial" w:cs="Arial"/>
          <w:color w:val="333333"/>
          <w:highlight w:val="green"/>
          <w:shd w:val="clear" w:color="auto" w:fill="FFFFFF"/>
          <w:rPrChange w:id="791" w:author="George Urumov" w:date="2025-10-28T12:05:00Z" w16du:dateUtc="2025-10-28T12:05:00Z">
            <w:rPr>
              <w:rFonts w:ascii="Arial" w:hAnsi="Arial" w:cs="Arial"/>
              <w:color w:val="333333"/>
              <w:shd w:val="clear" w:color="auto" w:fill="FFFFFF"/>
            </w:rPr>
          </w:rPrChange>
        </w:rPr>
        <w:t>(</w:t>
      </w:r>
      <w:r w:rsidRPr="00DB1A5A">
        <w:rPr>
          <w:rFonts w:ascii="Cambria Math" w:hAnsi="Cambria Math" w:cs="Cambria Math"/>
          <w:color w:val="333333"/>
          <w:highlight w:val="green"/>
          <w:shd w:val="clear" w:color="auto" w:fill="FFFFFF"/>
          <w:rPrChange w:id="792" w:author="George Urumov" w:date="2025-10-28T12:05:00Z" w16du:dateUtc="2025-10-28T12:05:00Z">
            <w:rPr>
              <w:rFonts w:ascii="Cambria Math" w:hAnsi="Cambria Math" w:cs="Cambria Math"/>
              <w:color w:val="333333"/>
              <w:shd w:val="clear" w:color="auto" w:fill="FFFFFF"/>
            </w:rPr>
          </w:rPrChange>
        </w:rPr>
        <w:t>ℝ</w:t>
      </w:r>
      <w:r w:rsidRPr="00DB1A5A">
        <w:rPr>
          <w:rFonts w:ascii="Arial" w:hAnsi="Arial" w:cs="Arial"/>
          <w:color w:val="333333"/>
          <w:highlight w:val="green"/>
          <w:shd w:val="clear" w:color="auto" w:fill="FFFFFF"/>
          <w:rPrChange w:id="793" w:author="George Urumov" w:date="2025-10-28T12:05:00Z" w16du:dateUtc="2025-10-28T12:05:00Z">
            <w:rPr>
              <w:rFonts w:ascii="Arial" w:hAnsi="Arial" w:cs="Arial"/>
              <w:color w:val="333333"/>
              <w:shd w:val="clear" w:color="auto" w:fill="FFFFFF"/>
            </w:rPr>
          </w:rPrChange>
        </w:rPr>
        <w:t>) by its membership values:</w:t>
      </w:r>
    </w:p>
    <w:p w14:paraId="7D555944" w14:textId="77777777" w:rsidR="008D1943" w:rsidRPr="00DB1A5A" w:rsidRDefault="008D1943" w:rsidP="008D1943">
      <w:pPr>
        <w:pStyle w:val="NormalWeb"/>
        <w:numPr>
          <w:ilvl w:val="0"/>
          <w:numId w:val="54"/>
        </w:numPr>
        <w:spacing w:line="360" w:lineRule="auto"/>
        <w:rPr>
          <w:rFonts w:ascii="Arial" w:hAnsi="Arial" w:cs="Arial"/>
          <w:color w:val="333333"/>
          <w:highlight w:val="green"/>
          <w:shd w:val="clear" w:color="auto" w:fill="FFFFFF"/>
          <w:rPrChange w:id="794"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795" w:author="George Urumov" w:date="2025-10-28T12:05:00Z" w16du:dateUtc="2025-10-28T12:05:00Z">
            <w:rPr>
              <w:rFonts w:ascii="Arial" w:hAnsi="Arial" w:cs="Arial"/>
              <w:color w:val="333333"/>
              <w:shd w:val="clear" w:color="auto" w:fill="FFFFFF"/>
            </w:rPr>
          </w:rPrChange>
        </w:rPr>
        <w:t>X(ω</w:t>
      </w:r>
      <w:r w:rsidRPr="00DB1A5A">
        <w:rPr>
          <w:rFonts w:ascii="Cambria Math" w:hAnsi="Cambria Math" w:cs="Cambria Math"/>
          <w:color w:val="333333"/>
          <w:highlight w:val="green"/>
          <w:shd w:val="clear" w:color="auto" w:fill="FFFFFF"/>
          <w:rPrChange w:id="796" w:author="George Urumov" w:date="2025-10-28T12:05:00Z" w16du:dateUtc="2025-10-28T12:05:00Z">
            <w:rPr>
              <w:rFonts w:ascii="Cambria Math" w:hAnsi="Cambria Math" w:cs="Cambria Math"/>
              <w:color w:val="333333"/>
              <w:shd w:val="clear" w:color="auto" w:fill="FFFFFF"/>
            </w:rPr>
          </w:rPrChange>
        </w:rPr>
        <w:t>₁</w:t>
      </w:r>
      <w:r w:rsidRPr="00DB1A5A">
        <w:rPr>
          <w:rFonts w:ascii="Arial" w:hAnsi="Arial" w:cs="Arial"/>
          <w:color w:val="333333"/>
          <w:highlight w:val="green"/>
          <w:shd w:val="clear" w:color="auto" w:fill="FFFFFF"/>
          <w:rPrChange w:id="797" w:author="George Urumov" w:date="2025-10-28T12:05:00Z" w16du:dateUtc="2025-10-28T12:05:00Z">
            <w:rPr>
              <w:rFonts w:ascii="Arial" w:hAnsi="Arial" w:cs="Arial"/>
              <w:color w:val="333333"/>
              <w:shd w:val="clear" w:color="auto" w:fill="FFFFFF"/>
            </w:rPr>
          </w:rPrChange>
        </w:rPr>
        <w:t xml:space="preserve">): </w:t>
      </w:r>
      <w:proofErr w:type="gramStart"/>
      <w:r w:rsidRPr="00DB1A5A">
        <w:rPr>
          <w:rFonts w:ascii="Arial" w:hAnsi="Arial" w:cs="Arial"/>
          <w:color w:val="333333"/>
          <w:highlight w:val="green"/>
          <w:shd w:val="clear" w:color="auto" w:fill="FFFFFF"/>
          <w:rPrChange w:id="798" w:author="George Urumov" w:date="2025-10-28T12:05:00Z" w16du:dateUtc="2025-10-28T12:05:00Z">
            <w:rPr>
              <w:rFonts w:ascii="Arial" w:hAnsi="Arial" w:cs="Arial"/>
              <w:color w:val="333333"/>
              <w:shd w:val="clear" w:color="auto" w:fill="FFFFFF"/>
            </w:rPr>
          </w:rPrChange>
        </w:rPr>
        <w:t>μ(</w:t>
      </w:r>
      <w:proofErr w:type="gramEnd"/>
      <w:r w:rsidRPr="00DB1A5A">
        <w:rPr>
          <w:rFonts w:ascii="Arial" w:hAnsi="Arial" w:cs="Arial"/>
          <w:color w:val="333333"/>
          <w:highlight w:val="green"/>
          <w:shd w:val="clear" w:color="auto" w:fill="FFFFFF"/>
          <w:rPrChange w:id="799" w:author="George Urumov" w:date="2025-10-28T12:05:00Z" w16du:dateUtc="2025-10-28T12:05:00Z">
            <w:rPr>
              <w:rFonts w:ascii="Arial" w:hAnsi="Arial" w:cs="Arial"/>
              <w:color w:val="333333"/>
              <w:shd w:val="clear" w:color="auto" w:fill="FFFFFF"/>
            </w:rPr>
          </w:rPrChange>
        </w:rPr>
        <w:t xml:space="preserve">1) = 1, </w:t>
      </w:r>
      <w:proofErr w:type="gramStart"/>
      <w:r w:rsidRPr="00DB1A5A">
        <w:rPr>
          <w:rFonts w:ascii="Arial" w:hAnsi="Arial" w:cs="Arial"/>
          <w:color w:val="333333"/>
          <w:highlight w:val="green"/>
          <w:shd w:val="clear" w:color="auto" w:fill="FFFFFF"/>
          <w:rPrChange w:id="800" w:author="George Urumov" w:date="2025-10-28T12:05:00Z" w16du:dateUtc="2025-10-28T12:05:00Z">
            <w:rPr>
              <w:rFonts w:ascii="Arial" w:hAnsi="Arial" w:cs="Arial"/>
              <w:color w:val="333333"/>
              <w:shd w:val="clear" w:color="auto" w:fill="FFFFFF"/>
            </w:rPr>
          </w:rPrChange>
        </w:rPr>
        <w:t>μ(</w:t>
      </w:r>
      <w:proofErr w:type="gramEnd"/>
      <w:r w:rsidRPr="00DB1A5A">
        <w:rPr>
          <w:rFonts w:ascii="Arial" w:hAnsi="Arial" w:cs="Arial"/>
          <w:color w:val="333333"/>
          <w:highlight w:val="green"/>
          <w:shd w:val="clear" w:color="auto" w:fill="FFFFFF"/>
          <w:rPrChange w:id="801" w:author="George Urumov" w:date="2025-10-28T12:05:00Z" w16du:dateUtc="2025-10-28T12:05:00Z">
            <w:rPr>
              <w:rFonts w:ascii="Arial" w:hAnsi="Arial" w:cs="Arial"/>
              <w:color w:val="333333"/>
              <w:shd w:val="clear" w:color="auto" w:fill="FFFFFF"/>
            </w:rPr>
          </w:rPrChange>
        </w:rPr>
        <w:t>2) = 0.5, 0 elsewhere.</w:t>
      </w:r>
    </w:p>
    <w:p w14:paraId="4E4E8575" w14:textId="77777777" w:rsidR="008D1943" w:rsidRPr="00DB1A5A" w:rsidRDefault="008D1943" w:rsidP="008D1943">
      <w:pPr>
        <w:pStyle w:val="NormalWeb"/>
        <w:numPr>
          <w:ilvl w:val="0"/>
          <w:numId w:val="54"/>
        </w:numPr>
        <w:spacing w:line="360" w:lineRule="auto"/>
        <w:rPr>
          <w:rFonts w:ascii="Arial" w:hAnsi="Arial" w:cs="Arial"/>
          <w:color w:val="333333"/>
          <w:highlight w:val="green"/>
          <w:shd w:val="clear" w:color="auto" w:fill="FFFFFF"/>
          <w:rPrChange w:id="802"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803" w:author="George Urumov" w:date="2025-10-28T12:05:00Z" w16du:dateUtc="2025-10-28T12:05:00Z">
            <w:rPr>
              <w:rFonts w:ascii="Arial" w:hAnsi="Arial" w:cs="Arial"/>
              <w:color w:val="333333"/>
              <w:shd w:val="clear" w:color="auto" w:fill="FFFFFF"/>
            </w:rPr>
          </w:rPrChange>
        </w:rPr>
        <w:t>X(ω</w:t>
      </w:r>
      <w:r w:rsidRPr="00DB1A5A">
        <w:rPr>
          <w:rFonts w:ascii="Cambria Math" w:hAnsi="Cambria Math" w:cs="Cambria Math"/>
          <w:color w:val="333333"/>
          <w:highlight w:val="green"/>
          <w:shd w:val="clear" w:color="auto" w:fill="FFFFFF"/>
          <w:rPrChange w:id="804"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805" w:author="George Urumov" w:date="2025-10-28T12:05:00Z" w16du:dateUtc="2025-10-28T12:05:00Z">
            <w:rPr>
              <w:rFonts w:ascii="Arial" w:hAnsi="Arial" w:cs="Arial"/>
              <w:color w:val="333333"/>
              <w:shd w:val="clear" w:color="auto" w:fill="FFFFFF"/>
            </w:rPr>
          </w:rPrChange>
        </w:rPr>
        <w:t xml:space="preserve">): </w:t>
      </w:r>
      <w:proofErr w:type="gramStart"/>
      <w:r w:rsidRPr="00DB1A5A">
        <w:rPr>
          <w:rFonts w:ascii="Arial" w:hAnsi="Arial" w:cs="Arial"/>
          <w:color w:val="333333"/>
          <w:highlight w:val="green"/>
          <w:shd w:val="clear" w:color="auto" w:fill="FFFFFF"/>
          <w:rPrChange w:id="806" w:author="George Urumov" w:date="2025-10-28T12:05:00Z" w16du:dateUtc="2025-10-28T12:05:00Z">
            <w:rPr>
              <w:rFonts w:ascii="Arial" w:hAnsi="Arial" w:cs="Arial"/>
              <w:color w:val="333333"/>
              <w:shd w:val="clear" w:color="auto" w:fill="FFFFFF"/>
            </w:rPr>
          </w:rPrChange>
        </w:rPr>
        <w:t>μ(</w:t>
      </w:r>
      <w:proofErr w:type="gramEnd"/>
      <w:r w:rsidRPr="00DB1A5A">
        <w:rPr>
          <w:rFonts w:ascii="Arial" w:hAnsi="Arial" w:cs="Arial"/>
          <w:color w:val="333333"/>
          <w:highlight w:val="green"/>
          <w:shd w:val="clear" w:color="auto" w:fill="FFFFFF"/>
          <w:rPrChange w:id="807" w:author="George Urumov" w:date="2025-10-28T12:05:00Z" w16du:dateUtc="2025-10-28T12:05:00Z">
            <w:rPr>
              <w:rFonts w:ascii="Arial" w:hAnsi="Arial" w:cs="Arial"/>
              <w:color w:val="333333"/>
              <w:shd w:val="clear" w:color="auto" w:fill="FFFFFF"/>
            </w:rPr>
          </w:rPrChange>
        </w:rPr>
        <w:t xml:space="preserve">2) = 0.8, </w:t>
      </w:r>
      <w:proofErr w:type="gramStart"/>
      <w:r w:rsidRPr="00DB1A5A">
        <w:rPr>
          <w:rFonts w:ascii="Arial" w:hAnsi="Arial" w:cs="Arial"/>
          <w:color w:val="333333"/>
          <w:highlight w:val="green"/>
          <w:shd w:val="clear" w:color="auto" w:fill="FFFFFF"/>
          <w:rPrChange w:id="808" w:author="George Urumov" w:date="2025-10-28T12:05:00Z" w16du:dateUtc="2025-10-28T12:05:00Z">
            <w:rPr>
              <w:rFonts w:ascii="Arial" w:hAnsi="Arial" w:cs="Arial"/>
              <w:color w:val="333333"/>
              <w:shd w:val="clear" w:color="auto" w:fill="FFFFFF"/>
            </w:rPr>
          </w:rPrChange>
        </w:rPr>
        <w:t>μ(</w:t>
      </w:r>
      <w:proofErr w:type="gramEnd"/>
      <w:r w:rsidRPr="00DB1A5A">
        <w:rPr>
          <w:rFonts w:ascii="Arial" w:hAnsi="Arial" w:cs="Arial"/>
          <w:color w:val="333333"/>
          <w:highlight w:val="green"/>
          <w:shd w:val="clear" w:color="auto" w:fill="FFFFFF"/>
          <w:rPrChange w:id="809" w:author="George Urumov" w:date="2025-10-28T12:05:00Z" w16du:dateUtc="2025-10-28T12:05:00Z">
            <w:rPr>
              <w:rFonts w:ascii="Arial" w:hAnsi="Arial" w:cs="Arial"/>
              <w:color w:val="333333"/>
              <w:shd w:val="clear" w:color="auto" w:fill="FFFFFF"/>
            </w:rPr>
          </w:rPrChange>
        </w:rPr>
        <w:t>3) = 0.4, 0 elsewhere.</w:t>
      </w:r>
    </w:p>
    <w:p w14:paraId="3562A7CE" w14:textId="77777777" w:rsidR="008D1943" w:rsidRPr="00DB1A5A" w:rsidRDefault="008D1943" w:rsidP="008D1943">
      <w:pPr>
        <w:pStyle w:val="NormalWeb"/>
        <w:numPr>
          <w:ilvl w:val="0"/>
          <w:numId w:val="54"/>
        </w:numPr>
        <w:spacing w:line="360" w:lineRule="auto"/>
        <w:rPr>
          <w:rFonts w:ascii="Arial" w:hAnsi="Arial" w:cs="Arial"/>
          <w:color w:val="333333"/>
          <w:highlight w:val="green"/>
          <w:shd w:val="clear" w:color="auto" w:fill="FFFFFF"/>
          <w:rPrChange w:id="810"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811" w:author="George Urumov" w:date="2025-10-28T12:05:00Z" w16du:dateUtc="2025-10-28T12:05:00Z">
            <w:rPr>
              <w:rFonts w:ascii="Arial" w:hAnsi="Arial" w:cs="Arial"/>
              <w:color w:val="333333"/>
              <w:shd w:val="clear" w:color="auto" w:fill="FFFFFF"/>
            </w:rPr>
          </w:rPrChange>
        </w:rPr>
        <w:t>X(ω</w:t>
      </w:r>
      <w:r w:rsidRPr="00DB1A5A">
        <w:rPr>
          <w:rFonts w:ascii="Cambria Math" w:hAnsi="Cambria Math" w:cs="Cambria Math"/>
          <w:color w:val="333333"/>
          <w:highlight w:val="green"/>
          <w:shd w:val="clear" w:color="auto" w:fill="FFFFFF"/>
          <w:rPrChange w:id="812" w:author="George Urumov" w:date="2025-10-28T12:05:00Z" w16du:dateUtc="2025-10-28T12:05:00Z">
            <w:rPr>
              <w:rFonts w:ascii="Cambria Math" w:hAnsi="Cambria Math" w:cs="Cambria Math"/>
              <w:color w:val="333333"/>
              <w:shd w:val="clear" w:color="auto" w:fill="FFFFFF"/>
            </w:rPr>
          </w:rPrChange>
        </w:rPr>
        <w:t>₃</w:t>
      </w:r>
      <w:r w:rsidRPr="00DB1A5A">
        <w:rPr>
          <w:rFonts w:ascii="Arial" w:hAnsi="Arial" w:cs="Arial"/>
          <w:color w:val="333333"/>
          <w:highlight w:val="green"/>
          <w:shd w:val="clear" w:color="auto" w:fill="FFFFFF"/>
          <w:rPrChange w:id="813" w:author="George Urumov" w:date="2025-10-28T12:05:00Z" w16du:dateUtc="2025-10-28T12:05:00Z">
            <w:rPr>
              <w:rFonts w:ascii="Arial" w:hAnsi="Arial" w:cs="Arial"/>
              <w:color w:val="333333"/>
              <w:shd w:val="clear" w:color="auto" w:fill="FFFFFF"/>
            </w:rPr>
          </w:rPrChange>
        </w:rPr>
        <w:t xml:space="preserve">): </w:t>
      </w:r>
      <w:proofErr w:type="gramStart"/>
      <w:r w:rsidRPr="00DB1A5A">
        <w:rPr>
          <w:rFonts w:ascii="Arial" w:hAnsi="Arial" w:cs="Arial"/>
          <w:color w:val="333333"/>
          <w:highlight w:val="green"/>
          <w:shd w:val="clear" w:color="auto" w:fill="FFFFFF"/>
          <w:rPrChange w:id="814" w:author="George Urumov" w:date="2025-10-28T12:05:00Z" w16du:dateUtc="2025-10-28T12:05:00Z">
            <w:rPr>
              <w:rFonts w:ascii="Arial" w:hAnsi="Arial" w:cs="Arial"/>
              <w:color w:val="333333"/>
              <w:shd w:val="clear" w:color="auto" w:fill="FFFFFF"/>
            </w:rPr>
          </w:rPrChange>
        </w:rPr>
        <w:t>μ(</w:t>
      </w:r>
      <w:proofErr w:type="gramEnd"/>
      <w:r w:rsidRPr="00DB1A5A">
        <w:rPr>
          <w:rFonts w:ascii="Arial" w:hAnsi="Arial" w:cs="Arial"/>
          <w:color w:val="333333"/>
          <w:highlight w:val="green"/>
          <w:shd w:val="clear" w:color="auto" w:fill="FFFFFF"/>
          <w:rPrChange w:id="815" w:author="George Urumov" w:date="2025-10-28T12:05:00Z" w16du:dateUtc="2025-10-28T12:05:00Z">
            <w:rPr>
              <w:rFonts w:ascii="Arial" w:hAnsi="Arial" w:cs="Arial"/>
              <w:color w:val="333333"/>
              <w:shd w:val="clear" w:color="auto" w:fill="FFFFFF"/>
            </w:rPr>
          </w:rPrChange>
        </w:rPr>
        <w:t>5) = 1, 0 elsewhere.</w:t>
      </w:r>
    </w:p>
    <w:p w14:paraId="24CC5C8F" w14:textId="77777777" w:rsidR="008D1943" w:rsidRPr="00DB1A5A" w:rsidRDefault="008D1943" w:rsidP="008D1943">
      <w:pPr>
        <w:pStyle w:val="NormalWeb"/>
        <w:spacing w:line="360" w:lineRule="auto"/>
        <w:rPr>
          <w:rFonts w:ascii="Arial" w:hAnsi="Arial" w:cs="Arial"/>
          <w:color w:val="333333"/>
          <w:highlight w:val="green"/>
          <w:shd w:val="clear" w:color="auto" w:fill="FFFFFF"/>
          <w:rPrChange w:id="816"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817" w:author="George Urumov" w:date="2025-10-28T12:05:00Z" w16du:dateUtc="2025-10-28T12:05:00Z">
            <w:rPr>
              <w:rFonts w:ascii="Arial" w:hAnsi="Arial" w:cs="Arial"/>
              <w:color w:val="333333"/>
              <w:shd w:val="clear" w:color="auto" w:fill="FFFFFF"/>
            </w:rPr>
          </w:rPrChange>
        </w:rPr>
        <w:t>Hence, for representative levels:</w:t>
      </w:r>
    </w:p>
    <w:p w14:paraId="4F07A1CE" w14:textId="77777777" w:rsidR="008D1943" w:rsidRPr="00DB1A5A" w:rsidRDefault="008D1943" w:rsidP="008D1943">
      <w:pPr>
        <w:pStyle w:val="NormalWeb"/>
        <w:numPr>
          <w:ilvl w:val="0"/>
          <w:numId w:val="55"/>
        </w:numPr>
        <w:spacing w:line="360" w:lineRule="auto"/>
        <w:rPr>
          <w:rFonts w:ascii="Arial" w:hAnsi="Arial" w:cs="Arial"/>
          <w:color w:val="333333"/>
          <w:highlight w:val="green"/>
          <w:shd w:val="clear" w:color="auto" w:fill="FFFFFF"/>
          <w:rPrChange w:id="818"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819" w:author="George Urumov" w:date="2025-10-28T12:05:00Z" w16du:dateUtc="2025-10-28T12:05:00Z">
            <w:rPr>
              <w:rFonts w:ascii="Arial" w:hAnsi="Arial" w:cs="Arial"/>
              <w:color w:val="333333"/>
              <w:shd w:val="clear" w:color="auto" w:fill="FFFFFF"/>
            </w:rPr>
          </w:rPrChange>
        </w:rPr>
        <w:t>α = 0.9: [X]</w:t>
      </w:r>
      <w:r w:rsidRPr="00DB1A5A">
        <w:rPr>
          <w:rFonts w:ascii="Cambria Math" w:hAnsi="Cambria Math" w:cs="Cambria Math"/>
          <w:color w:val="333333"/>
          <w:highlight w:val="green"/>
          <w:shd w:val="clear" w:color="auto" w:fill="FFFFFF"/>
          <w:rPrChange w:id="820"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21"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22" w:author="George Urumov" w:date="2025-10-28T12:05:00Z" w16du:dateUtc="2025-10-28T12:05:00Z">
            <w:rPr>
              <w:rFonts w:ascii="Cambria Math" w:hAnsi="Cambria Math" w:cs="Cambria Math"/>
              <w:color w:val="333333"/>
              <w:shd w:val="clear" w:color="auto" w:fill="FFFFFF"/>
            </w:rPr>
          </w:rPrChange>
        </w:rPr>
        <w:t>₉</w:t>
      </w:r>
      <w:r w:rsidRPr="00DB1A5A">
        <w:rPr>
          <w:rFonts w:ascii="Arial" w:hAnsi="Arial" w:cs="Arial"/>
          <w:color w:val="333333"/>
          <w:highlight w:val="green"/>
          <w:shd w:val="clear" w:color="auto" w:fill="FFFFFF"/>
          <w:rPrChange w:id="823"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24" w:author="George Urumov" w:date="2025-10-28T12:05:00Z" w16du:dateUtc="2025-10-28T12:05:00Z">
            <w:rPr>
              <w:rFonts w:ascii="Cambria Math" w:hAnsi="Cambria Math" w:cs="Cambria Math"/>
              <w:color w:val="333333"/>
              <w:shd w:val="clear" w:color="auto" w:fill="FFFFFF"/>
            </w:rPr>
          </w:rPrChange>
        </w:rPr>
        <w:t>₁</w:t>
      </w:r>
      <w:r w:rsidRPr="00DB1A5A">
        <w:rPr>
          <w:rFonts w:ascii="Arial" w:hAnsi="Arial" w:cs="Arial"/>
          <w:color w:val="333333"/>
          <w:highlight w:val="green"/>
          <w:shd w:val="clear" w:color="auto" w:fill="FFFFFF"/>
          <w:rPrChange w:id="825" w:author="George Urumov" w:date="2025-10-28T12:05:00Z" w16du:dateUtc="2025-10-28T12:05:00Z">
            <w:rPr>
              <w:rFonts w:ascii="Arial" w:hAnsi="Arial" w:cs="Arial"/>
              <w:color w:val="333333"/>
              <w:shd w:val="clear" w:color="auto" w:fill="FFFFFF"/>
            </w:rPr>
          </w:rPrChange>
        </w:rPr>
        <w:t>) = {1}, [X]</w:t>
      </w:r>
      <w:r w:rsidRPr="00DB1A5A">
        <w:rPr>
          <w:rFonts w:ascii="Cambria Math" w:hAnsi="Cambria Math" w:cs="Cambria Math"/>
          <w:color w:val="333333"/>
          <w:highlight w:val="green"/>
          <w:shd w:val="clear" w:color="auto" w:fill="FFFFFF"/>
          <w:rPrChange w:id="826"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27"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28" w:author="George Urumov" w:date="2025-10-28T12:05:00Z" w16du:dateUtc="2025-10-28T12:05:00Z">
            <w:rPr>
              <w:rFonts w:ascii="Cambria Math" w:hAnsi="Cambria Math" w:cs="Cambria Math"/>
              <w:color w:val="333333"/>
              <w:shd w:val="clear" w:color="auto" w:fill="FFFFFF"/>
            </w:rPr>
          </w:rPrChange>
        </w:rPr>
        <w:t>₉</w:t>
      </w:r>
      <w:r w:rsidRPr="00DB1A5A">
        <w:rPr>
          <w:rFonts w:ascii="Arial" w:hAnsi="Arial" w:cs="Arial"/>
          <w:color w:val="333333"/>
          <w:highlight w:val="green"/>
          <w:shd w:val="clear" w:color="auto" w:fill="FFFFFF"/>
          <w:rPrChange w:id="829"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30"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831" w:author="George Urumov" w:date="2025-10-28T12:05:00Z" w16du:dateUtc="2025-10-28T12:05:00Z">
            <w:rPr>
              <w:rFonts w:ascii="Arial" w:hAnsi="Arial" w:cs="Arial"/>
              <w:color w:val="333333"/>
              <w:shd w:val="clear" w:color="auto" w:fill="FFFFFF"/>
            </w:rPr>
          </w:rPrChange>
        </w:rPr>
        <w:t xml:space="preserve">) = </w:t>
      </w:r>
      <w:r w:rsidRPr="00DB1A5A">
        <w:rPr>
          <w:rFonts w:ascii="Cambria Math" w:hAnsi="Cambria Math" w:cs="Cambria Math"/>
          <w:color w:val="333333"/>
          <w:highlight w:val="green"/>
          <w:shd w:val="clear" w:color="auto" w:fill="FFFFFF"/>
          <w:rPrChange w:id="832" w:author="George Urumov" w:date="2025-10-28T12:05:00Z" w16du:dateUtc="2025-10-28T12:05:00Z">
            <w:rPr>
              <w:rFonts w:ascii="Cambria Math" w:hAnsi="Cambria Math" w:cs="Cambria Math"/>
              <w:color w:val="333333"/>
              <w:shd w:val="clear" w:color="auto" w:fill="FFFFFF"/>
            </w:rPr>
          </w:rPrChange>
        </w:rPr>
        <w:t>∅</w:t>
      </w:r>
      <w:r w:rsidRPr="00DB1A5A">
        <w:rPr>
          <w:rFonts w:ascii="Arial" w:hAnsi="Arial" w:cs="Arial"/>
          <w:color w:val="333333"/>
          <w:highlight w:val="green"/>
          <w:shd w:val="clear" w:color="auto" w:fill="FFFFFF"/>
          <w:rPrChange w:id="833" w:author="George Urumov" w:date="2025-10-28T12:05:00Z" w16du:dateUtc="2025-10-28T12:05:00Z">
            <w:rPr>
              <w:rFonts w:ascii="Arial" w:hAnsi="Arial" w:cs="Arial"/>
              <w:color w:val="333333"/>
              <w:shd w:val="clear" w:color="auto" w:fill="FFFFFF"/>
            </w:rPr>
          </w:rPrChange>
        </w:rPr>
        <w:t>, [X]</w:t>
      </w:r>
      <w:r w:rsidRPr="00DB1A5A">
        <w:rPr>
          <w:rFonts w:ascii="Cambria Math" w:hAnsi="Cambria Math" w:cs="Cambria Math"/>
          <w:color w:val="333333"/>
          <w:highlight w:val="green"/>
          <w:shd w:val="clear" w:color="auto" w:fill="FFFFFF"/>
          <w:rPrChange w:id="834"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35"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36" w:author="George Urumov" w:date="2025-10-28T12:05:00Z" w16du:dateUtc="2025-10-28T12:05:00Z">
            <w:rPr>
              <w:rFonts w:ascii="Cambria Math" w:hAnsi="Cambria Math" w:cs="Cambria Math"/>
              <w:color w:val="333333"/>
              <w:shd w:val="clear" w:color="auto" w:fill="FFFFFF"/>
            </w:rPr>
          </w:rPrChange>
        </w:rPr>
        <w:t>₉</w:t>
      </w:r>
      <w:r w:rsidRPr="00DB1A5A">
        <w:rPr>
          <w:rFonts w:ascii="Arial" w:hAnsi="Arial" w:cs="Arial"/>
          <w:color w:val="333333"/>
          <w:highlight w:val="green"/>
          <w:shd w:val="clear" w:color="auto" w:fill="FFFFFF"/>
          <w:rPrChange w:id="837"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38" w:author="George Urumov" w:date="2025-10-28T12:05:00Z" w16du:dateUtc="2025-10-28T12:05:00Z">
            <w:rPr>
              <w:rFonts w:ascii="Cambria Math" w:hAnsi="Cambria Math" w:cs="Cambria Math"/>
              <w:color w:val="333333"/>
              <w:shd w:val="clear" w:color="auto" w:fill="FFFFFF"/>
            </w:rPr>
          </w:rPrChange>
        </w:rPr>
        <w:t>₃</w:t>
      </w:r>
      <w:r w:rsidRPr="00DB1A5A">
        <w:rPr>
          <w:rFonts w:ascii="Arial" w:hAnsi="Arial" w:cs="Arial"/>
          <w:color w:val="333333"/>
          <w:highlight w:val="green"/>
          <w:shd w:val="clear" w:color="auto" w:fill="FFFFFF"/>
          <w:rPrChange w:id="839" w:author="George Urumov" w:date="2025-10-28T12:05:00Z" w16du:dateUtc="2025-10-28T12:05:00Z">
            <w:rPr>
              <w:rFonts w:ascii="Arial" w:hAnsi="Arial" w:cs="Arial"/>
              <w:color w:val="333333"/>
              <w:shd w:val="clear" w:color="auto" w:fill="FFFFFF"/>
            </w:rPr>
          </w:rPrChange>
        </w:rPr>
        <w:t>) = {5}.</w:t>
      </w:r>
    </w:p>
    <w:p w14:paraId="72D73D17" w14:textId="77777777" w:rsidR="008D1943" w:rsidRPr="00DB1A5A" w:rsidRDefault="008D1943" w:rsidP="008D1943">
      <w:pPr>
        <w:pStyle w:val="NormalWeb"/>
        <w:numPr>
          <w:ilvl w:val="0"/>
          <w:numId w:val="55"/>
        </w:numPr>
        <w:spacing w:line="360" w:lineRule="auto"/>
        <w:rPr>
          <w:rFonts w:ascii="Arial" w:hAnsi="Arial" w:cs="Arial"/>
          <w:color w:val="333333"/>
          <w:highlight w:val="green"/>
          <w:shd w:val="clear" w:color="auto" w:fill="FFFFFF"/>
          <w:rPrChange w:id="840"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841" w:author="George Urumov" w:date="2025-10-28T12:05:00Z" w16du:dateUtc="2025-10-28T12:05:00Z">
            <w:rPr>
              <w:rFonts w:ascii="Arial" w:hAnsi="Arial" w:cs="Arial"/>
              <w:color w:val="333333"/>
              <w:shd w:val="clear" w:color="auto" w:fill="FFFFFF"/>
            </w:rPr>
          </w:rPrChange>
        </w:rPr>
        <w:t>α = 0.8: [X]</w:t>
      </w:r>
      <w:r w:rsidRPr="00DB1A5A">
        <w:rPr>
          <w:rFonts w:ascii="Cambria Math" w:hAnsi="Cambria Math" w:cs="Cambria Math"/>
          <w:color w:val="333333"/>
          <w:highlight w:val="green"/>
          <w:shd w:val="clear" w:color="auto" w:fill="FFFFFF"/>
          <w:rPrChange w:id="842"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43"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44" w:author="George Urumov" w:date="2025-10-28T12:05:00Z" w16du:dateUtc="2025-10-28T12:05:00Z">
            <w:rPr>
              <w:rFonts w:ascii="Cambria Math" w:hAnsi="Cambria Math" w:cs="Cambria Math"/>
              <w:color w:val="333333"/>
              <w:shd w:val="clear" w:color="auto" w:fill="FFFFFF"/>
            </w:rPr>
          </w:rPrChange>
        </w:rPr>
        <w:t>₈</w:t>
      </w:r>
      <w:r w:rsidRPr="00DB1A5A">
        <w:rPr>
          <w:rFonts w:ascii="Arial" w:hAnsi="Arial" w:cs="Arial"/>
          <w:color w:val="333333"/>
          <w:highlight w:val="green"/>
          <w:shd w:val="clear" w:color="auto" w:fill="FFFFFF"/>
          <w:rPrChange w:id="845"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46" w:author="George Urumov" w:date="2025-10-28T12:05:00Z" w16du:dateUtc="2025-10-28T12:05:00Z">
            <w:rPr>
              <w:rFonts w:ascii="Cambria Math" w:hAnsi="Cambria Math" w:cs="Cambria Math"/>
              <w:color w:val="333333"/>
              <w:shd w:val="clear" w:color="auto" w:fill="FFFFFF"/>
            </w:rPr>
          </w:rPrChange>
        </w:rPr>
        <w:t>₁</w:t>
      </w:r>
      <w:r w:rsidRPr="00DB1A5A">
        <w:rPr>
          <w:rFonts w:ascii="Arial" w:hAnsi="Arial" w:cs="Arial"/>
          <w:color w:val="333333"/>
          <w:highlight w:val="green"/>
          <w:shd w:val="clear" w:color="auto" w:fill="FFFFFF"/>
          <w:rPrChange w:id="847" w:author="George Urumov" w:date="2025-10-28T12:05:00Z" w16du:dateUtc="2025-10-28T12:05:00Z">
            <w:rPr>
              <w:rFonts w:ascii="Arial" w:hAnsi="Arial" w:cs="Arial"/>
              <w:color w:val="333333"/>
              <w:shd w:val="clear" w:color="auto" w:fill="FFFFFF"/>
            </w:rPr>
          </w:rPrChange>
        </w:rPr>
        <w:t>) = {1}, [X]</w:t>
      </w:r>
      <w:r w:rsidRPr="00DB1A5A">
        <w:rPr>
          <w:rFonts w:ascii="Cambria Math" w:hAnsi="Cambria Math" w:cs="Cambria Math"/>
          <w:color w:val="333333"/>
          <w:highlight w:val="green"/>
          <w:shd w:val="clear" w:color="auto" w:fill="FFFFFF"/>
          <w:rPrChange w:id="848"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49"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50" w:author="George Urumov" w:date="2025-10-28T12:05:00Z" w16du:dateUtc="2025-10-28T12:05:00Z">
            <w:rPr>
              <w:rFonts w:ascii="Cambria Math" w:hAnsi="Cambria Math" w:cs="Cambria Math"/>
              <w:color w:val="333333"/>
              <w:shd w:val="clear" w:color="auto" w:fill="FFFFFF"/>
            </w:rPr>
          </w:rPrChange>
        </w:rPr>
        <w:t>₈</w:t>
      </w:r>
      <w:r w:rsidRPr="00DB1A5A">
        <w:rPr>
          <w:rFonts w:ascii="Arial" w:hAnsi="Arial" w:cs="Arial"/>
          <w:color w:val="333333"/>
          <w:highlight w:val="green"/>
          <w:shd w:val="clear" w:color="auto" w:fill="FFFFFF"/>
          <w:rPrChange w:id="851"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52"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853" w:author="George Urumov" w:date="2025-10-28T12:05:00Z" w16du:dateUtc="2025-10-28T12:05:00Z">
            <w:rPr>
              <w:rFonts w:ascii="Arial" w:hAnsi="Arial" w:cs="Arial"/>
              <w:color w:val="333333"/>
              <w:shd w:val="clear" w:color="auto" w:fill="FFFFFF"/>
            </w:rPr>
          </w:rPrChange>
        </w:rPr>
        <w:t>) = {2}, [X]</w:t>
      </w:r>
      <w:r w:rsidRPr="00DB1A5A">
        <w:rPr>
          <w:rFonts w:ascii="Cambria Math" w:hAnsi="Cambria Math" w:cs="Cambria Math"/>
          <w:color w:val="333333"/>
          <w:highlight w:val="green"/>
          <w:shd w:val="clear" w:color="auto" w:fill="FFFFFF"/>
          <w:rPrChange w:id="854"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55"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56" w:author="George Urumov" w:date="2025-10-28T12:05:00Z" w16du:dateUtc="2025-10-28T12:05:00Z">
            <w:rPr>
              <w:rFonts w:ascii="Cambria Math" w:hAnsi="Cambria Math" w:cs="Cambria Math"/>
              <w:color w:val="333333"/>
              <w:shd w:val="clear" w:color="auto" w:fill="FFFFFF"/>
            </w:rPr>
          </w:rPrChange>
        </w:rPr>
        <w:t>₈</w:t>
      </w:r>
      <w:r w:rsidRPr="00DB1A5A">
        <w:rPr>
          <w:rFonts w:ascii="Arial" w:hAnsi="Arial" w:cs="Arial"/>
          <w:color w:val="333333"/>
          <w:highlight w:val="green"/>
          <w:shd w:val="clear" w:color="auto" w:fill="FFFFFF"/>
          <w:rPrChange w:id="857"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58" w:author="George Urumov" w:date="2025-10-28T12:05:00Z" w16du:dateUtc="2025-10-28T12:05:00Z">
            <w:rPr>
              <w:rFonts w:ascii="Cambria Math" w:hAnsi="Cambria Math" w:cs="Cambria Math"/>
              <w:color w:val="333333"/>
              <w:shd w:val="clear" w:color="auto" w:fill="FFFFFF"/>
            </w:rPr>
          </w:rPrChange>
        </w:rPr>
        <w:t>₃</w:t>
      </w:r>
      <w:r w:rsidRPr="00DB1A5A">
        <w:rPr>
          <w:rFonts w:ascii="Arial" w:hAnsi="Arial" w:cs="Arial"/>
          <w:color w:val="333333"/>
          <w:highlight w:val="green"/>
          <w:shd w:val="clear" w:color="auto" w:fill="FFFFFF"/>
          <w:rPrChange w:id="859" w:author="George Urumov" w:date="2025-10-28T12:05:00Z" w16du:dateUtc="2025-10-28T12:05:00Z">
            <w:rPr>
              <w:rFonts w:ascii="Arial" w:hAnsi="Arial" w:cs="Arial"/>
              <w:color w:val="333333"/>
              <w:shd w:val="clear" w:color="auto" w:fill="FFFFFF"/>
            </w:rPr>
          </w:rPrChange>
        </w:rPr>
        <w:t>) = {5}.</w:t>
      </w:r>
    </w:p>
    <w:p w14:paraId="464F92B7" w14:textId="77777777" w:rsidR="008D1943" w:rsidRPr="00DB1A5A" w:rsidRDefault="008D1943" w:rsidP="008D1943">
      <w:pPr>
        <w:pStyle w:val="NormalWeb"/>
        <w:numPr>
          <w:ilvl w:val="0"/>
          <w:numId w:val="55"/>
        </w:numPr>
        <w:spacing w:line="360" w:lineRule="auto"/>
        <w:rPr>
          <w:rFonts w:ascii="Arial" w:hAnsi="Arial" w:cs="Arial"/>
          <w:color w:val="333333"/>
          <w:highlight w:val="green"/>
          <w:shd w:val="clear" w:color="auto" w:fill="FFFFFF"/>
          <w:rPrChange w:id="860"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861" w:author="George Urumov" w:date="2025-10-28T12:05:00Z" w16du:dateUtc="2025-10-28T12:05:00Z">
            <w:rPr>
              <w:rFonts w:ascii="Arial" w:hAnsi="Arial" w:cs="Arial"/>
              <w:color w:val="333333"/>
              <w:shd w:val="clear" w:color="auto" w:fill="FFFFFF"/>
            </w:rPr>
          </w:rPrChange>
        </w:rPr>
        <w:t>α = 0.5: [X]</w:t>
      </w:r>
      <w:r w:rsidRPr="00DB1A5A">
        <w:rPr>
          <w:rFonts w:ascii="Cambria Math" w:hAnsi="Cambria Math" w:cs="Cambria Math"/>
          <w:color w:val="333333"/>
          <w:highlight w:val="green"/>
          <w:shd w:val="clear" w:color="auto" w:fill="FFFFFF"/>
          <w:rPrChange w:id="862"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63"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64" w:author="George Urumov" w:date="2025-10-28T12:05:00Z" w16du:dateUtc="2025-10-28T12:05:00Z">
            <w:rPr>
              <w:rFonts w:ascii="Cambria Math" w:hAnsi="Cambria Math" w:cs="Cambria Math"/>
              <w:color w:val="333333"/>
              <w:shd w:val="clear" w:color="auto" w:fill="FFFFFF"/>
            </w:rPr>
          </w:rPrChange>
        </w:rPr>
        <w:t>₅</w:t>
      </w:r>
      <w:r w:rsidRPr="00DB1A5A">
        <w:rPr>
          <w:rFonts w:ascii="Arial" w:hAnsi="Arial" w:cs="Arial"/>
          <w:color w:val="333333"/>
          <w:highlight w:val="green"/>
          <w:shd w:val="clear" w:color="auto" w:fill="FFFFFF"/>
          <w:rPrChange w:id="865"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66" w:author="George Urumov" w:date="2025-10-28T12:05:00Z" w16du:dateUtc="2025-10-28T12:05:00Z">
            <w:rPr>
              <w:rFonts w:ascii="Cambria Math" w:hAnsi="Cambria Math" w:cs="Cambria Math"/>
              <w:color w:val="333333"/>
              <w:shd w:val="clear" w:color="auto" w:fill="FFFFFF"/>
            </w:rPr>
          </w:rPrChange>
        </w:rPr>
        <w:t>₁</w:t>
      </w:r>
      <w:r w:rsidRPr="00DB1A5A">
        <w:rPr>
          <w:rFonts w:ascii="Arial" w:hAnsi="Arial" w:cs="Arial"/>
          <w:color w:val="333333"/>
          <w:highlight w:val="green"/>
          <w:shd w:val="clear" w:color="auto" w:fill="FFFFFF"/>
          <w:rPrChange w:id="867" w:author="George Urumov" w:date="2025-10-28T12:05:00Z" w16du:dateUtc="2025-10-28T12:05:00Z">
            <w:rPr>
              <w:rFonts w:ascii="Arial" w:hAnsi="Arial" w:cs="Arial"/>
              <w:color w:val="333333"/>
              <w:shd w:val="clear" w:color="auto" w:fill="FFFFFF"/>
            </w:rPr>
          </w:rPrChange>
        </w:rPr>
        <w:t>) = {1, 2}, [X]</w:t>
      </w:r>
      <w:r w:rsidRPr="00DB1A5A">
        <w:rPr>
          <w:rFonts w:ascii="Cambria Math" w:hAnsi="Cambria Math" w:cs="Cambria Math"/>
          <w:color w:val="333333"/>
          <w:highlight w:val="green"/>
          <w:shd w:val="clear" w:color="auto" w:fill="FFFFFF"/>
          <w:rPrChange w:id="868"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69"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70" w:author="George Urumov" w:date="2025-10-28T12:05:00Z" w16du:dateUtc="2025-10-28T12:05:00Z">
            <w:rPr>
              <w:rFonts w:ascii="Cambria Math" w:hAnsi="Cambria Math" w:cs="Cambria Math"/>
              <w:color w:val="333333"/>
              <w:shd w:val="clear" w:color="auto" w:fill="FFFFFF"/>
            </w:rPr>
          </w:rPrChange>
        </w:rPr>
        <w:t>₅</w:t>
      </w:r>
      <w:r w:rsidRPr="00DB1A5A">
        <w:rPr>
          <w:rFonts w:ascii="Arial" w:hAnsi="Arial" w:cs="Arial"/>
          <w:color w:val="333333"/>
          <w:highlight w:val="green"/>
          <w:shd w:val="clear" w:color="auto" w:fill="FFFFFF"/>
          <w:rPrChange w:id="871"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72"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873" w:author="George Urumov" w:date="2025-10-28T12:05:00Z" w16du:dateUtc="2025-10-28T12:05:00Z">
            <w:rPr>
              <w:rFonts w:ascii="Arial" w:hAnsi="Arial" w:cs="Arial"/>
              <w:color w:val="333333"/>
              <w:shd w:val="clear" w:color="auto" w:fill="FFFFFF"/>
            </w:rPr>
          </w:rPrChange>
        </w:rPr>
        <w:t>) = {2}, [X]</w:t>
      </w:r>
      <w:r w:rsidRPr="00DB1A5A">
        <w:rPr>
          <w:rFonts w:ascii="Cambria Math" w:hAnsi="Cambria Math" w:cs="Cambria Math"/>
          <w:color w:val="333333"/>
          <w:highlight w:val="green"/>
          <w:shd w:val="clear" w:color="auto" w:fill="FFFFFF"/>
          <w:rPrChange w:id="874"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75"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76" w:author="George Urumov" w:date="2025-10-28T12:05:00Z" w16du:dateUtc="2025-10-28T12:05:00Z">
            <w:rPr>
              <w:rFonts w:ascii="Cambria Math" w:hAnsi="Cambria Math" w:cs="Cambria Math"/>
              <w:color w:val="333333"/>
              <w:shd w:val="clear" w:color="auto" w:fill="FFFFFF"/>
            </w:rPr>
          </w:rPrChange>
        </w:rPr>
        <w:t>₅</w:t>
      </w:r>
      <w:r w:rsidRPr="00DB1A5A">
        <w:rPr>
          <w:rFonts w:ascii="Arial" w:hAnsi="Arial" w:cs="Arial"/>
          <w:color w:val="333333"/>
          <w:highlight w:val="green"/>
          <w:shd w:val="clear" w:color="auto" w:fill="FFFFFF"/>
          <w:rPrChange w:id="877"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78" w:author="George Urumov" w:date="2025-10-28T12:05:00Z" w16du:dateUtc="2025-10-28T12:05:00Z">
            <w:rPr>
              <w:rFonts w:ascii="Cambria Math" w:hAnsi="Cambria Math" w:cs="Cambria Math"/>
              <w:color w:val="333333"/>
              <w:shd w:val="clear" w:color="auto" w:fill="FFFFFF"/>
            </w:rPr>
          </w:rPrChange>
        </w:rPr>
        <w:t>₃</w:t>
      </w:r>
      <w:r w:rsidRPr="00DB1A5A">
        <w:rPr>
          <w:rFonts w:ascii="Arial" w:hAnsi="Arial" w:cs="Arial"/>
          <w:color w:val="333333"/>
          <w:highlight w:val="green"/>
          <w:shd w:val="clear" w:color="auto" w:fill="FFFFFF"/>
          <w:rPrChange w:id="879" w:author="George Urumov" w:date="2025-10-28T12:05:00Z" w16du:dateUtc="2025-10-28T12:05:00Z">
            <w:rPr>
              <w:rFonts w:ascii="Arial" w:hAnsi="Arial" w:cs="Arial"/>
              <w:color w:val="333333"/>
              <w:shd w:val="clear" w:color="auto" w:fill="FFFFFF"/>
            </w:rPr>
          </w:rPrChange>
        </w:rPr>
        <w:t>) = {5}.</w:t>
      </w:r>
    </w:p>
    <w:p w14:paraId="75BC5DF4" w14:textId="77777777" w:rsidR="008D1943" w:rsidRPr="00DB1A5A" w:rsidRDefault="008D1943" w:rsidP="008D1943">
      <w:pPr>
        <w:pStyle w:val="NormalWeb"/>
        <w:numPr>
          <w:ilvl w:val="0"/>
          <w:numId w:val="55"/>
        </w:numPr>
        <w:spacing w:line="360" w:lineRule="auto"/>
        <w:rPr>
          <w:rFonts w:ascii="Arial" w:hAnsi="Arial" w:cs="Arial"/>
          <w:color w:val="333333"/>
          <w:highlight w:val="green"/>
          <w:shd w:val="clear" w:color="auto" w:fill="FFFFFF"/>
          <w:rPrChange w:id="880"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881" w:author="George Urumov" w:date="2025-10-28T12:05:00Z" w16du:dateUtc="2025-10-28T12:05:00Z">
            <w:rPr>
              <w:rFonts w:ascii="Arial" w:hAnsi="Arial" w:cs="Arial"/>
              <w:color w:val="333333"/>
              <w:shd w:val="clear" w:color="auto" w:fill="FFFFFF"/>
            </w:rPr>
          </w:rPrChange>
        </w:rPr>
        <w:t>α = 0.4: [X]</w:t>
      </w:r>
      <w:r w:rsidRPr="00DB1A5A">
        <w:rPr>
          <w:rFonts w:ascii="Cambria Math" w:hAnsi="Cambria Math" w:cs="Cambria Math"/>
          <w:color w:val="333333"/>
          <w:highlight w:val="green"/>
          <w:shd w:val="clear" w:color="auto" w:fill="FFFFFF"/>
          <w:rPrChange w:id="882"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83"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84" w:author="George Urumov" w:date="2025-10-28T12:05:00Z" w16du:dateUtc="2025-10-28T12:05:00Z">
            <w:rPr>
              <w:rFonts w:ascii="Cambria Math" w:hAnsi="Cambria Math" w:cs="Cambria Math"/>
              <w:color w:val="333333"/>
              <w:shd w:val="clear" w:color="auto" w:fill="FFFFFF"/>
            </w:rPr>
          </w:rPrChange>
        </w:rPr>
        <w:t>₄</w:t>
      </w:r>
      <w:r w:rsidRPr="00DB1A5A">
        <w:rPr>
          <w:rFonts w:ascii="Arial" w:hAnsi="Arial" w:cs="Arial"/>
          <w:color w:val="333333"/>
          <w:highlight w:val="green"/>
          <w:shd w:val="clear" w:color="auto" w:fill="FFFFFF"/>
          <w:rPrChange w:id="885"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86" w:author="George Urumov" w:date="2025-10-28T12:05:00Z" w16du:dateUtc="2025-10-28T12:05:00Z">
            <w:rPr>
              <w:rFonts w:ascii="Cambria Math" w:hAnsi="Cambria Math" w:cs="Cambria Math"/>
              <w:color w:val="333333"/>
              <w:shd w:val="clear" w:color="auto" w:fill="FFFFFF"/>
            </w:rPr>
          </w:rPrChange>
        </w:rPr>
        <w:t>₁</w:t>
      </w:r>
      <w:r w:rsidRPr="00DB1A5A">
        <w:rPr>
          <w:rFonts w:ascii="Arial" w:hAnsi="Arial" w:cs="Arial"/>
          <w:color w:val="333333"/>
          <w:highlight w:val="green"/>
          <w:shd w:val="clear" w:color="auto" w:fill="FFFFFF"/>
          <w:rPrChange w:id="887" w:author="George Urumov" w:date="2025-10-28T12:05:00Z" w16du:dateUtc="2025-10-28T12:05:00Z">
            <w:rPr>
              <w:rFonts w:ascii="Arial" w:hAnsi="Arial" w:cs="Arial"/>
              <w:color w:val="333333"/>
              <w:shd w:val="clear" w:color="auto" w:fill="FFFFFF"/>
            </w:rPr>
          </w:rPrChange>
        </w:rPr>
        <w:t>) = {1, 2}, [X]</w:t>
      </w:r>
      <w:r w:rsidRPr="00DB1A5A">
        <w:rPr>
          <w:rFonts w:ascii="Cambria Math" w:hAnsi="Cambria Math" w:cs="Cambria Math"/>
          <w:color w:val="333333"/>
          <w:highlight w:val="green"/>
          <w:shd w:val="clear" w:color="auto" w:fill="FFFFFF"/>
          <w:rPrChange w:id="888"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89"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90" w:author="George Urumov" w:date="2025-10-28T12:05:00Z" w16du:dateUtc="2025-10-28T12:05:00Z">
            <w:rPr>
              <w:rFonts w:ascii="Cambria Math" w:hAnsi="Cambria Math" w:cs="Cambria Math"/>
              <w:color w:val="333333"/>
              <w:shd w:val="clear" w:color="auto" w:fill="FFFFFF"/>
            </w:rPr>
          </w:rPrChange>
        </w:rPr>
        <w:t>₄</w:t>
      </w:r>
      <w:r w:rsidRPr="00DB1A5A">
        <w:rPr>
          <w:rFonts w:ascii="Arial" w:hAnsi="Arial" w:cs="Arial"/>
          <w:color w:val="333333"/>
          <w:highlight w:val="green"/>
          <w:shd w:val="clear" w:color="auto" w:fill="FFFFFF"/>
          <w:rPrChange w:id="891"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92"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893" w:author="George Urumov" w:date="2025-10-28T12:05:00Z" w16du:dateUtc="2025-10-28T12:05:00Z">
            <w:rPr>
              <w:rFonts w:ascii="Arial" w:hAnsi="Arial" w:cs="Arial"/>
              <w:color w:val="333333"/>
              <w:shd w:val="clear" w:color="auto" w:fill="FFFFFF"/>
            </w:rPr>
          </w:rPrChange>
        </w:rPr>
        <w:t>) = {2, 3}, [X]</w:t>
      </w:r>
      <w:r w:rsidRPr="00DB1A5A">
        <w:rPr>
          <w:rFonts w:ascii="Cambria Math" w:hAnsi="Cambria Math" w:cs="Cambria Math"/>
          <w:color w:val="333333"/>
          <w:highlight w:val="green"/>
          <w:shd w:val="clear" w:color="auto" w:fill="FFFFFF"/>
          <w:rPrChange w:id="894"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895"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896" w:author="George Urumov" w:date="2025-10-28T12:05:00Z" w16du:dateUtc="2025-10-28T12:05:00Z">
            <w:rPr>
              <w:rFonts w:ascii="Cambria Math" w:hAnsi="Cambria Math" w:cs="Cambria Math"/>
              <w:color w:val="333333"/>
              <w:shd w:val="clear" w:color="auto" w:fill="FFFFFF"/>
            </w:rPr>
          </w:rPrChange>
        </w:rPr>
        <w:t>₄</w:t>
      </w:r>
      <w:r w:rsidRPr="00DB1A5A">
        <w:rPr>
          <w:rFonts w:ascii="Arial" w:hAnsi="Arial" w:cs="Arial"/>
          <w:color w:val="333333"/>
          <w:highlight w:val="green"/>
          <w:shd w:val="clear" w:color="auto" w:fill="FFFFFF"/>
          <w:rPrChange w:id="897" w:author="George Urumov" w:date="2025-10-28T12:05:00Z" w16du:dateUtc="2025-10-28T12:05:00Z">
            <w:rPr>
              <w:rFonts w:ascii="Arial" w:hAnsi="Arial" w:cs="Arial"/>
              <w:color w:val="333333"/>
              <w:shd w:val="clear" w:color="auto" w:fill="FFFFFF"/>
            </w:rPr>
          </w:rPrChange>
        </w:rPr>
        <w:t>(ω</w:t>
      </w:r>
      <w:r w:rsidRPr="00DB1A5A">
        <w:rPr>
          <w:rFonts w:ascii="Cambria Math" w:hAnsi="Cambria Math" w:cs="Cambria Math"/>
          <w:color w:val="333333"/>
          <w:highlight w:val="green"/>
          <w:shd w:val="clear" w:color="auto" w:fill="FFFFFF"/>
          <w:rPrChange w:id="898" w:author="George Urumov" w:date="2025-10-28T12:05:00Z" w16du:dateUtc="2025-10-28T12:05:00Z">
            <w:rPr>
              <w:rFonts w:ascii="Cambria Math" w:hAnsi="Cambria Math" w:cs="Cambria Math"/>
              <w:color w:val="333333"/>
              <w:shd w:val="clear" w:color="auto" w:fill="FFFFFF"/>
            </w:rPr>
          </w:rPrChange>
        </w:rPr>
        <w:t>₃</w:t>
      </w:r>
      <w:r w:rsidRPr="00DB1A5A">
        <w:rPr>
          <w:rFonts w:ascii="Arial" w:hAnsi="Arial" w:cs="Arial"/>
          <w:color w:val="333333"/>
          <w:highlight w:val="green"/>
          <w:shd w:val="clear" w:color="auto" w:fill="FFFFFF"/>
          <w:rPrChange w:id="899" w:author="George Urumov" w:date="2025-10-28T12:05:00Z" w16du:dateUtc="2025-10-28T12:05:00Z">
            <w:rPr>
              <w:rFonts w:ascii="Arial" w:hAnsi="Arial" w:cs="Arial"/>
              <w:color w:val="333333"/>
              <w:shd w:val="clear" w:color="auto" w:fill="FFFFFF"/>
            </w:rPr>
          </w:rPrChange>
        </w:rPr>
        <w:t>) = {5}.</w:t>
      </w:r>
    </w:p>
    <w:p w14:paraId="566D53EC" w14:textId="77777777" w:rsidR="008D1943" w:rsidRPr="00DB1A5A" w:rsidRDefault="008D1943" w:rsidP="008D1943">
      <w:pPr>
        <w:pStyle w:val="NormalWeb"/>
        <w:spacing w:line="360" w:lineRule="auto"/>
        <w:rPr>
          <w:rFonts w:ascii="Arial" w:hAnsi="Arial" w:cs="Arial"/>
          <w:color w:val="333333"/>
          <w:highlight w:val="green"/>
          <w:shd w:val="clear" w:color="auto" w:fill="FFFFFF"/>
          <w:rPrChange w:id="900"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901" w:author="George Urumov" w:date="2025-10-28T12:05:00Z" w16du:dateUtc="2025-10-28T12:05:00Z">
            <w:rPr>
              <w:rFonts w:ascii="Arial" w:hAnsi="Arial" w:cs="Arial"/>
              <w:color w:val="333333"/>
              <w:shd w:val="clear" w:color="auto" w:fill="FFFFFF"/>
            </w:rPr>
          </w:rPrChange>
        </w:rPr>
        <w:t>Aumann α-cut formula (finite Ω). For each α:</w:t>
      </w:r>
    </w:p>
    <w:p w14:paraId="3B396F5C" w14:textId="77777777" w:rsidR="008D1943" w:rsidRPr="00DB1A5A" w:rsidRDefault="008D1943" w:rsidP="008D1943">
      <w:pPr>
        <w:pStyle w:val="NormalWeb"/>
        <w:rPr>
          <w:rFonts w:ascii="Arial" w:hAnsi="Arial" w:cs="Arial"/>
          <w:color w:val="333333"/>
          <w:highlight w:val="green"/>
          <w:shd w:val="clear" w:color="auto" w:fill="FFFFFF"/>
          <w:rPrChange w:id="902" w:author="George Urumov" w:date="2025-10-28T12:05:00Z" w16du:dateUtc="2025-10-28T12:05:00Z">
            <w:rPr>
              <w:rFonts w:ascii="Arial" w:hAnsi="Arial" w:cs="Arial"/>
              <w:color w:val="333333"/>
              <w:shd w:val="clear" w:color="auto" w:fill="FFFFFF"/>
            </w:rPr>
          </w:rPrChange>
        </w:rPr>
      </w:pPr>
      <m:oMathPara>
        <m:oMath>
          <m:r>
            <w:rPr>
              <w:rFonts w:ascii="Cambria Math" w:hAnsi="Cambria Math" w:cs="Arial"/>
              <w:color w:val="333333"/>
              <w:highlight w:val="green"/>
              <w:shd w:val="clear" w:color="auto" w:fill="FFFFFF"/>
              <w:rPrChange w:id="903" w:author="George Urumov" w:date="2025-10-28T12:05:00Z" w16du:dateUtc="2025-10-28T12:05:00Z">
                <w:rPr>
                  <w:rFonts w:ascii="Cambria Math" w:hAnsi="Cambria Math" w:cs="Arial"/>
                  <w:color w:val="333333"/>
                  <w:shd w:val="clear" w:color="auto" w:fill="FFFFFF"/>
                </w:rPr>
              </w:rPrChange>
            </w:rPr>
            <m:t xml:space="preserve">    </m:t>
          </m:r>
          <m:sSub>
            <m:sSubPr>
              <m:ctrlPr>
                <w:rPr>
                  <w:rFonts w:ascii="Cambria Math" w:hAnsi="Cambria Math" w:cs="Arial"/>
                  <w:i/>
                  <w:color w:val="333333"/>
                  <w:highlight w:val="green"/>
                  <w:shd w:val="clear" w:color="auto" w:fill="FFFFFF"/>
                  <w:rPrChange w:id="904" w:author="George Urumov" w:date="2025-10-28T12:05:00Z" w16du:dateUtc="2025-10-28T12:05:00Z">
                    <w:rPr>
                      <w:rFonts w:ascii="Cambria Math" w:hAnsi="Cambria Math" w:cs="Arial"/>
                      <w:i/>
                      <w:color w:val="333333"/>
                      <w:shd w:val="clear" w:color="auto" w:fill="FFFFFF"/>
                    </w:rPr>
                  </w:rPrChange>
                </w:rPr>
              </m:ctrlPr>
            </m:sSubPr>
            <m:e>
              <m:d>
                <m:dPr>
                  <m:begChr m:val="["/>
                  <m:endChr m:val="]"/>
                  <m:ctrlPr>
                    <w:rPr>
                      <w:rFonts w:ascii="Cambria Math" w:hAnsi="Cambria Math" w:cs="Arial"/>
                      <w:i/>
                      <w:color w:val="333333"/>
                      <w:highlight w:val="green"/>
                      <w:shd w:val="clear" w:color="auto" w:fill="FFFFFF"/>
                      <w:rPrChange w:id="905" w:author="George Urumov" w:date="2025-10-28T12:05:00Z" w16du:dateUtc="2025-10-28T12:05:00Z">
                        <w:rPr>
                          <w:rFonts w:ascii="Cambria Math" w:hAnsi="Cambria Math" w:cs="Arial"/>
                          <w:i/>
                          <w:color w:val="333333"/>
                          <w:shd w:val="clear" w:color="auto" w:fill="FFFFFF"/>
                        </w:rPr>
                      </w:rPrChange>
                    </w:rPr>
                  </m:ctrlPr>
                </m:dPr>
                <m:e>
                  <m:nary>
                    <m:naryPr>
                      <m:supHide m:val="1"/>
                      <m:ctrlPr>
                        <w:rPr>
                          <w:rFonts w:ascii="Cambria Math" w:hAnsi="Cambria Math" w:cs="Arial"/>
                          <w:i/>
                          <w:color w:val="333333"/>
                          <w:highlight w:val="green"/>
                          <w:shd w:val="clear" w:color="auto" w:fill="FFFFFF"/>
                          <w:rPrChange w:id="906" w:author="George Urumov" w:date="2025-10-28T12:05:00Z" w16du:dateUtc="2025-10-28T12:05:00Z">
                            <w:rPr>
                              <w:rFonts w:ascii="Cambria Math" w:hAnsi="Cambria Math" w:cs="Arial"/>
                              <w:i/>
                              <w:color w:val="333333"/>
                              <w:shd w:val="clear" w:color="auto" w:fill="FFFFFF"/>
                            </w:rPr>
                          </w:rPrChange>
                        </w:rPr>
                      </m:ctrlPr>
                    </m:naryPr>
                    <m:sub>
                      <m:r>
                        <m:rPr>
                          <m:sty m:val="p"/>
                        </m:rPr>
                        <w:rPr>
                          <w:rFonts w:ascii="Cambria Math" w:hAnsi="Cambria Math" w:cs="Arial"/>
                          <w:color w:val="333333"/>
                          <w:highlight w:val="green"/>
                          <w:shd w:val="clear" w:color="auto" w:fill="FFFFFF"/>
                          <w:rPrChange w:id="907" w:author="George Urumov" w:date="2025-10-28T12:05:00Z" w16du:dateUtc="2025-10-28T12:05:00Z">
                            <w:rPr>
                              <w:rFonts w:ascii="Cambria Math" w:hAnsi="Cambria Math" w:cs="Arial"/>
                              <w:color w:val="333333"/>
                              <w:shd w:val="clear" w:color="auto" w:fill="FFFFFF"/>
                            </w:rPr>
                          </w:rPrChange>
                        </w:rPr>
                        <m:t>Ω</m:t>
                      </m:r>
                    </m:sub>
                    <m:sup/>
                    <m:e>
                      <m:r>
                        <w:rPr>
                          <w:rFonts w:ascii="Cambria Math" w:hAnsi="Cambria Math" w:cs="Arial"/>
                          <w:color w:val="333333"/>
                          <w:highlight w:val="green"/>
                          <w:shd w:val="clear" w:color="auto" w:fill="FFFFFF"/>
                          <w:rPrChange w:id="908" w:author="George Urumov" w:date="2025-10-28T12:05:00Z" w16du:dateUtc="2025-10-28T12:05:00Z">
                            <w:rPr>
                              <w:rFonts w:ascii="Cambria Math" w:hAnsi="Cambria Math" w:cs="Arial"/>
                              <w:color w:val="333333"/>
                              <w:shd w:val="clear" w:color="auto" w:fill="FFFFFF"/>
                            </w:rPr>
                          </w:rPrChange>
                        </w:rPr>
                        <m:t>X</m:t>
                      </m:r>
                      <m:r>
                        <m:rPr>
                          <m:lit/>
                        </m:rPr>
                        <w:rPr>
                          <w:rFonts w:ascii="Cambria Math" w:hAnsi="Cambria Math" w:cs="Arial"/>
                          <w:color w:val="333333"/>
                          <w:highlight w:val="green"/>
                          <w:shd w:val="clear" w:color="auto" w:fill="FFFFFF"/>
                          <w:rPrChange w:id="909" w:author="George Urumov" w:date="2025-10-28T12:05:00Z" w16du:dateUtc="2025-10-28T12:05:00Z">
                            <w:rPr>
                              <w:rFonts w:ascii="Cambria Math" w:hAnsi="Cambria Math" w:cs="Arial"/>
                              <w:color w:val="333333"/>
                              <w:shd w:val="clear" w:color="auto" w:fill="FFFFFF"/>
                            </w:rPr>
                          </w:rPrChange>
                        </w:rPr>
                        <m:t>,</m:t>
                      </m:r>
                      <m:r>
                        <w:rPr>
                          <w:rFonts w:ascii="Cambria Math" w:hAnsi="Cambria Math" w:cs="Arial"/>
                          <w:color w:val="333333"/>
                          <w:highlight w:val="green"/>
                          <w:shd w:val="clear" w:color="auto" w:fill="FFFFFF"/>
                          <w:rPrChange w:id="910" w:author="George Urumov" w:date="2025-10-28T12:05:00Z" w16du:dateUtc="2025-10-28T12:05:00Z">
                            <w:rPr>
                              <w:rFonts w:ascii="Cambria Math" w:hAnsi="Cambria Math" w:cs="Arial"/>
                              <w:color w:val="333333"/>
                              <w:shd w:val="clear" w:color="auto" w:fill="FFFFFF"/>
                            </w:rPr>
                          </w:rPrChange>
                        </w:rPr>
                        <m:t>dP</m:t>
                      </m:r>
                    </m:e>
                  </m:nary>
                </m:e>
              </m:d>
            </m:e>
            <m:sub>
              <m:r>
                <w:rPr>
                  <w:rFonts w:ascii="Cambria Math" w:hAnsi="Cambria Math" w:cs="Arial"/>
                  <w:color w:val="333333"/>
                  <w:highlight w:val="green"/>
                  <w:shd w:val="clear" w:color="auto" w:fill="FFFFFF"/>
                  <w:rPrChange w:id="911" w:author="George Urumov" w:date="2025-10-28T12:05:00Z" w16du:dateUtc="2025-10-28T12:05:00Z">
                    <w:rPr>
                      <w:rFonts w:ascii="Cambria Math" w:hAnsi="Cambria Math" w:cs="Arial"/>
                      <w:color w:val="333333"/>
                      <w:shd w:val="clear" w:color="auto" w:fill="FFFFFF"/>
                    </w:rPr>
                  </w:rPrChange>
                </w:rPr>
                <m:t>a</m:t>
              </m:r>
            </m:sub>
          </m:sSub>
          <m:r>
            <w:rPr>
              <w:rFonts w:ascii="Cambria Math" w:hAnsi="Cambria Math" w:cs="Arial"/>
              <w:color w:val="333333"/>
              <w:highlight w:val="green"/>
              <w:shd w:val="clear" w:color="auto" w:fill="FFFFFF"/>
              <w:rPrChange w:id="912" w:author="George Urumov" w:date="2025-10-28T12:05:00Z" w16du:dateUtc="2025-10-28T12:05:00Z">
                <w:rPr>
                  <w:rFonts w:ascii="Cambria Math" w:hAnsi="Cambria Math" w:cs="Arial"/>
                  <w:color w:val="333333"/>
                  <w:shd w:val="clear" w:color="auto" w:fill="FFFFFF"/>
                </w:rPr>
              </w:rPrChange>
            </w:rPr>
            <m:t>=</m:t>
          </m:r>
          <m:nary>
            <m:naryPr>
              <m:chr m:val="∑"/>
              <m:ctrlPr>
                <w:rPr>
                  <w:rFonts w:ascii="Cambria Math" w:hAnsi="Cambria Math" w:cs="Arial"/>
                  <w:i/>
                  <w:color w:val="333333"/>
                  <w:highlight w:val="green"/>
                  <w:shd w:val="clear" w:color="auto" w:fill="FFFFFF"/>
                  <w:rPrChange w:id="913" w:author="George Urumov" w:date="2025-10-28T12:05:00Z" w16du:dateUtc="2025-10-28T12:05:00Z">
                    <w:rPr>
                      <w:rFonts w:ascii="Cambria Math" w:hAnsi="Cambria Math" w:cs="Arial"/>
                      <w:i/>
                      <w:color w:val="333333"/>
                      <w:shd w:val="clear" w:color="auto" w:fill="FFFFFF"/>
                    </w:rPr>
                  </w:rPrChange>
                </w:rPr>
              </m:ctrlPr>
            </m:naryPr>
            <m:sub>
              <m:d>
                <m:dPr>
                  <m:begChr m:val="{"/>
                  <m:endChr m:val="}"/>
                  <m:ctrlPr>
                    <w:rPr>
                      <w:rFonts w:ascii="Cambria Math" w:hAnsi="Cambria Math" w:cs="Arial"/>
                      <w:i/>
                      <w:color w:val="333333"/>
                      <w:highlight w:val="green"/>
                      <w:shd w:val="clear" w:color="auto" w:fill="FFFFFF"/>
                      <w:rPrChange w:id="914" w:author="George Urumov" w:date="2025-10-28T12:05:00Z" w16du:dateUtc="2025-10-28T12:05: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915" w:author="George Urumov" w:date="2025-10-28T12:05:00Z" w16du:dateUtc="2025-10-28T12:05:00Z">
                        <w:rPr>
                          <w:rFonts w:ascii="Cambria Math" w:hAnsi="Cambria Math" w:cs="Arial"/>
                          <w:color w:val="333333"/>
                          <w:shd w:val="clear" w:color="auto" w:fill="FFFFFF"/>
                        </w:rPr>
                      </w:rPrChange>
                    </w:rPr>
                    <m:t>i=1</m:t>
                  </m:r>
                </m:e>
              </m:d>
            </m:sub>
            <m:sup>
              <m:r>
                <w:rPr>
                  <w:rFonts w:ascii="Cambria Math" w:hAnsi="Cambria Math" w:cs="Arial"/>
                  <w:color w:val="333333"/>
                  <w:highlight w:val="green"/>
                  <w:shd w:val="clear" w:color="auto" w:fill="FFFFFF"/>
                  <w:rPrChange w:id="916" w:author="George Urumov" w:date="2025-10-28T12:05:00Z" w16du:dateUtc="2025-10-28T12:05:00Z">
                    <w:rPr>
                      <w:rFonts w:ascii="Cambria Math" w:hAnsi="Cambria Math" w:cs="Arial"/>
                      <w:color w:val="333333"/>
                      <w:shd w:val="clear" w:color="auto" w:fill="FFFFFF"/>
                    </w:rPr>
                  </w:rPrChange>
                </w:rPr>
                <m:t>3</m:t>
              </m:r>
            </m:sup>
            <m:e>
              <m:sSub>
                <m:sSubPr>
                  <m:ctrlPr>
                    <w:rPr>
                      <w:rFonts w:ascii="Cambria Math" w:hAnsi="Cambria Math" w:cs="Arial"/>
                      <w:i/>
                      <w:color w:val="333333"/>
                      <w:highlight w:val="green"/>
                      <w:shd w:val="clear" w:color="auto" w:fill="FFFFFF"/>
                      <w:rPrChange w:id="917" w:author="George Urumov" w:date="2025-10-28T12:05:00Z" w16du:dateUtc="2025-10-28T12:05: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918" w:author="George Urumov" w:date="2025-10-28T12:05:00Z" w16du:dateUtc="2025-10-28T12:05:00Z">
                        <w:rPr>
                          <w:rFonts w:ascii="Cambria Math" w:hAnsi="Cambria Math" w:cs="Arial"/>
                          <w:color w:val="333333"/>
                          <w:shd w:val="clear" w:color="auto" w:fill="FFFFFF"/>
                        </w:rPr>
                      </w:rPrChange>
                    </w:rPr>
                    <m:t>p</m:t>
                  </m:r>
                </m:e>
                <m:sub>
                  <m:r>
                    <w:rPr>
                      <w:rFonts w:ascii="Cambria Math" w:hAnsi="Cambria Math" w:cs="Arial"/>
                      <w:color w:val="333333"/>
                      <w:highlight w:val="green"/>
                      <w:shd w:val="clear" w:color="auto" w:fill="FFFFFF"/>
                      <w:rPrChange w:id="919" w:author="George Urumov" w:date="2025-10-28T12:05:00Z" w16du:dateUtc="2025-10-28T12:05:00Z">
                        <w:rPr>
                          <w:rFonts w:ascii="Cambria Math" w:hAnsi="Cambria Math" w:cs="Arial"/>
                          <w:color w:val="333333"/>
                          <w:shd w:val="clear" w:color="auto" w:fill="FFFFFF"/>
                        </w:rPr>
                      </w:rPrChange>
                    </w:rPr>
                    <m:t>i</m:t>
                  </m:r>
                  <m:r>
                    <m:rPr>
                      <m:lit/>
                    </m:rPr>
                    <w:rPr>
                      <w:rFonts w:ascii="Cambria Math" w:hAnsi="Cambria Math" w:cs="Arial"/>
                      <w:color w:val="333333"/>
                      <w:highlight w:val="green"/>
                      <w:shd w:val="clear" w:color="auto" w:fill="FFFFFF"/>
                      <w:rPrChange w:id="920" w:author="George Urumov" w:date="2025-10-28T12:05:00Z" w16du:dateUtc="2025-10-28T12:05:00Z">
                        <w:rPr>
                          <w:rFonts w:ascii="Cambria Math" w:hAnsi="Cambria Math" w:cs="Arial"/>
                          <w:color w:val="333333"/>
                          <w:shd w:val="clear" w:color="auto" w:fill="FFFFFF"/>
                        </w:rPr>
                      </w:rPrChange>
                    </w:rPr>
                    <m:t>,</m:t>
                  </m:r>
                  <m:sSub>
                    <m:sSubPr>
                      <m:ctrlPr>
                        <w:rPr>
                          <w:rFonts w:ascii="Cambria Math" w:hAnsi="Cambria Math" w:cs="Arial"/>
                          <w:i/>
                          <w:color w:val="333333"/>
                          <w:highlight w:val="green"/>
                          <w:shd w:val="clear" w:color="auto" w:fill="FFFFFF"/>
                          <w:rPrChange w:id="921" w:author="George Urumov" w:date="2025-10-28T12:05:00Z" w16du:dateUtc="2025-10-28T12:05: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922" w:author="George Urumov" w:date="2025-10-28T12:05:00Z" w16du:dateUtc="2025-10-28T12:05: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923" w:author="George Urumov" w:date="2025-10-28T12:05:00Z" w16du:dateUtc="2025-10-28T12:05:00Z">
                            <w:rPr>
                              <w:rFonts w:ascii="Cambria Math" w:hAnsi="Cambria Math" w:cs="Arial"/>
                              <w:color w:val="333333"/>
                              <w:shd w:val="clear" w:color="auto" w:fill="FFFFFF"/>
                            </w:rPr>
                          </w:rPrChange>
                        </w:rPr>
                        <m:t>i</m:t>
                      </m:r>
                      <m:r>
                        <m:rPr>
                          <m:lit/>
                        </m:rPr>
                        <w:rPr>
                          <w:rFonts w:ascii="Cambria Math" w:hAnsi="Cambria Math" w:cs="Arial"/>
                          <w:color w:val="333333"/>
                          <w:highlight w:val="green"/>
                          <w:shd w:val="clear" w:color="auto" w:fill="FFFFFF"/>
                          <w:rPrChange w:id="924" w:author="George Urumov" w:date="2025-10-28T12:05:00Z" w16du:dateUtc="2025-10-28T12:05:00Z">
                            <w:rPr>
                              <w:rFonts w:ascii="Cambria Math" w:hAnsi="Cambria Math" w:cs="Arial"/>
                              <w:color w:val="333333"/>
                              <w:shd w:val="clear" w:color="auto" w:fill="FFFFFF"/>
                            </w:rPr>
                          </w:rPrChange>
                        </w:rPr>
                        <m:t>;</m:t>
                      </m:r>
                    </m:sub>
                  </m:sSub>
                </m:sub>
              </m:sSub>
            </m:e>
          </m:nary>
          <m:r>
            <w:rPr>
              <w:rFonts w:ascii="Cambria Math" w:hAnsi="Cambria Math" w:cs="Arial"/>
              <w:color w:val="333333"/>
              <w:highlight w:val="green"/>
              <w:shd w:val="clear" w:color="auto" w:fill="FFFFFF"/>
              <w:rPrChange w:id="925" w:author="George Urumov" w:date="2025-10-28T12:05:00Z" w16du:dateUtc="2025-10-28T12:05:00Z">
                <w:rPr>
                  <w:rFonts w:ascii="Cambria Math" w:hAnsi="Cambria Math" w:cs="Arial"/>
                  <w:color w:val="333333"/>
                  <w:shd w:val="clear" w:color="auto" w:fill="FFFFFF"/>
                </w:rPr>
              </w:rPrChange>
            </w:rPr>
            <m:t xml:space="preserve">: </m:t>
          </m:r>
          <m:sSub>
            <m:sSubPr>
              <m:ctrlPr>
                <w:rPr>
                  <w:rFonts w:ascii="Cambria Math" w:hAnsi="Cambria Math" w:cs="Arial"/>
                  <w:i/>
                  <w:color w:val="333333"/>
                  <w:highlight w:val="green"/>
                  <w:shd w:val="clear" w:color="auto" w:fill="FFFFFF"/>
                  <w:rPrChange w:id="926" w:author="George Urumov" w:date="2025-10-28T12:05:00Z" w16du:dateUtc="2025-10-28T12:05: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927" w:author="George Urumov" w:date="2025-10-28T12:05:00Z" w16du:dateUtc="2025-10-28T12:05: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928" w:author="George Urumov" w:date="2025-10-28T12:05:00Z" w16du:dateUtc="2025-10-28T12:05:00Z">
                    <w:rPr>
                      <w:rFonts w:ascii="Cambria Math" w:hAnsi="Cambria Math" w:cs="Arial"/>
                      <w:color w:val="333333"/>
                      <w:shd w:val="clear" w:color="auto" w:fill="FFFFFF"/>
                    </w:rPr>
                  </w:rPrChange>
                </w:rPr>
                <m:t>i</m:t>
              </m:r>
            </m:sub>
          </m:sSub>
          <m:r>
            <w:rPr>
              <w:rFonts w:ascii="Cambria Math" w:hAnsi="Cambria Math" w:cs="Arial"/>
              <w:color w:val="333333"/>
              <w:highlight w:val="green"/>
              <w:shd w:val="clear" w:color="auto" w:fill="FFFFFF"/>
              <w:rPrChange w:id="929" w:author="George Urumov" w:date="2025-10-28T12:05:00Z" w16du:dateUtc="2025-10-28T12:05:00Z">
                <w:rPr>
                  <w:rFonts w:ascii="Cambria Math" w:hAnsi="Cambria Math" w:cs="Arial"/>
                  <w:color w:val="333333"/>
                  <w:shd w:val="clear" w:color="auto" w:fill="FFFFFF"/>
                </w:rPr>
              </w:rPrChange>
            </w:rPr>
            <m:t>∈</m:t>
          </m:r>
          <m:sSub>
            <m:sSubPr>
              <m:ctrlPr>
                <w:rPr>
                  <w:rFonts w:ascii="Cambria Math" w:hAnsi="Cambria Math" w:cs="Arial"/>
                  <w:i/>
                  <w:color w:val="333333"/>
                  <w:highlight w:val="green"/>
                  <w:shd w:val="clear" w:color="auto" w:fill="FFFFFF"/>
                  <w:rPrChange w:id="930" w:author="George Urumov" w:date="2025-10-28T12:05:00Z" w16du:dateUtc="2025-10-28T12:05:00Z">
                    <w:rPr>
                      <w:rFonts w:ascii="Cambria Math" w:hAnsi="Cambria Math" w:cs="Arial"/>
                      <w:i/>
                      <w:color w:val="333333"/>
                      <w:shd w:val="clear" w:color="auto" w:fill="FFFFFF"/>
                    </w:rPr>
                  </w:rPrChange>
                </w:rPr>
              </m:ctrlPr>
            </m:sSubPr>
            <m:e>
              <m:d>
                <m:dPr>
                  <m:begChr m:val="["/>
                  <m:endChr m:val="]"/>
                  <m:ctrlPr>
                    <w:rPr>
                      <w:rFonts w:ascii="Cambria Math" w:hAnsi="Cambria Math" w:cs="Arial"/>
                      <w:i/>
                      <w:color w:val="333333"/>
                      <w:highlight w:val="green"/>
                      <w:shd w:val="clear" w:color="auto" w:fill="FFFFFF"/>
                      <w:rPrChange w:id="931" w:author="George Urumov" w:date="2025-10-28T12:05:00Z" w16du:dateUtc="2025-10-28T12:05: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932" w:author="George Urumov" w:date="2025-10-28T12:05:00Z" w16du:dateUtc="2025-10-28T12:05:00Z">
                        <w:rPr>
                          <w:rFonts w:ascii="Cambria Math" w:hAnsi="Cambria Math" w:cs="Arial"/>
                          <w:color w:val="333333"/>
                          <w:shd w:val="clear" w:color="auto" w:fill="FFFFFF"/>
                        </w:rPr>
                      </w:rPrChange>
                    </w:rPr>
                    <m:t>X</m:t>
                  </m:r>
                </m:e>
              </m:d>
            </m:e>
            <m:sub>
              <m:r>
                <w:rPr>
                  <w:rFonts w:ascii="Cambria Math" w:hAnsi="Cambria Math" w:cs="Arial"/>
                  <w:color w:val="333333"/>
                  <w:highlight w:val="green"/>
                  <w:shd w:val="clear" w:color="auto" w:fill="FFFFFF"/>
                  <w:rPrChange w:id="933" w:author="George Urumov" w:date="2025-10-28T12:05:00Z" w16du:dateUtc="2025-10-28T12:05:00Z">
                    <w:rPr>
                      <w:rFonts w:ascii="Cambria Math" w:hAnsi="Cambria Math" w:cs="Arial"/>
                      <w:color w:val="333333"/>
                      <w:shd w:val="clear" w:color="auto" w:fill="FFFFFF"/>
                    </w:rPr>
                  </w:rPrChange>
                </w:rPr>
                <m:t>α</m:t>
              </m:r>
              <m:d>
                <m:dPr>
                  <m:ctrlPr>
                    <w:rPr>
                      <w:rFonts w:ascii="Cambria Math" w:hAnsi="Cambria Math" w:cs="Arial"/>
                      <w:i/>
                      <w:color w:val="333333"/>
                      <w:highlight w:val="green"/>
                      <w:shd w:val="clear" w:color="auto" w:fill="FFFFFF"/>
                      <w:rPrChange w:id="934" w:author="George Urumov" w:date="2025-10-28T12:05:00Z" w16du:dateUtc="2025-10-28T12:05:00Z">
                        <w:rPr>
                          <w:rFonts w:ascii="Cambria Math" w:hAnsi="Cambria Math" w:cs="Arial"/>
                          <w:i/>
                          <w:color w:val="333333"/>
                          <w:shd w:val="clear" w:color="auto" w:fill="FFFFFF"/>
                        </w:rPr>
                      </w:rPrChange>
                    </w:rPr>
                  </m:ctrlPr>
                </m:dPr>
                <m:e>
                  <m:sSub>
                    <m:sSubPr>
                      <m:ctrlPr>
                        <w:rPr>
                          <w:rFonts w:ascii="Cambria Math" w:hAnsi="Cambria Math" w:cs="Arial"/>
                          <w:i/>
                          <w:color w:val="333333"/>
                          <w:highlight w:val="green"/>
                          <w:shd w:val="clear" w:color="auto" w:fill="FFFFFF"/>
                          <w:rPrChange w:id="935" w:author="George Urumov" w:date="2025-10-28T12:05:00Z" w16du:dateUtc="2025-10-28T12:05: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936" w:author="George Urumov" w:date="2025-10-28T12:05:00Z" w16du:dateUtc="2025-10-28T12:05:00Z">
                            <w:rPr>
                              <w:rFonts w:ascii="Cambria Math" w:hAnsi="Cambria Math" w:cs="Arial"/>
                              <w:color w:val="333333"/>
                              <w:shd w:val="clear" w:color="auto" w:fill="FFFFFF"/>
                            </w:rPr>
                          </w:rPrChange>
                        </w:rPr>
                        <m:t>ω</m:t>
                      </m:r>
                    </m:e>
                    <m:sub>
                      <m:r>
                        <w:rPr>
                          <w:rFonts w:ascii="Cambria Math" w:hAnsi="Cambria Math" w:cs="Arial"/>
                          <w:color w:val="333333"/>
                          <w:highlight w:val="green"/>
                          <w:shd w:val="clear" w:color="auto" w:fill="FFFFFF"/>
                          <w:rPrChange w:id="937" w:author="George Urumov" w:date="2025-10-28T12:05:00Z" w16du:dateUtc="2025-10-28T12:05:00Z">
                            <w:rPr>
                              <w:rFonts w:ascii="Cambria Math" w:hAnsi="Cambria Math" w:cs="Arial"/>
                              <w:color w:val="333333"/>
                              <w:shd w:val="clear" w:color="auto" w:fill="FFFFFF"/>
                            </w:rPr>
                          </w:rPrChange>
                        </w:rPr>
                        <m:t>i</m:t>
                      </m:r>
                    </m:sub>
                  </m:sSub>
                </m:e>
              </m:d>
            </m:sub>
          </m:sSub>
          <m:r>
            <w:rPr>
              <w:rFonts w:ascii="Cambria Math" w:hAnsi="Cambria Math" w:cs="Arial"/>
              <w:color w:val="333333"/>
              <w:highlight w:val="green"/>
              <w:shd w:val="clear" w:color="auto" w:fill="FFFFFF"/>
              <w:rPrChange w:id="938" w:author="George Urumov" w:date="2025-10-28T12:05:00Z" w16du:dateUtc="2025-10-28T12:05:00Z">
                <w:rPr>
                  <w:rFonts w:ascii="Cambria Math" w:hAnsi="Cambria Math" w:cs="Arial"/>
                  <w:color w:val="333333"/>
                  <w:shd w:val="clear" w:color="auto" w:fill="FFFFFF"/>
                </w:rPr>
              </w:rPrChange>
            </w:rPr>
            <m:t xml:space="preserve">=   </m:t>
          </m:r>
          <m:sSub>
            <m:sSubPr>
              <m:ctrlPr>
                <w:rPr>
                  <w:rFonts w:ascii="Cambria Math" w:hAnsi="Cambria Math" w:cs="Arial"/>
                  <w:i/>
                  <w:color w:val="333333"/>
                  <w:highlight w:val="green"/>
                  <w:shd w:val="clear" w:color="auto" w:fill="FFFFFF"/>
                  <w:rPrChange w:id="939" w:author="George Urumov" w:date="2025-10-28T12:05:00Z" w16du:dateUtc="2025-10-28T12:05: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940" w:author="George Urumov" w:date="2025-10-28T12:05:00Z" w16du:dateUtc="2025-10-28T12:05:00Z">
                    <w:rPr>
                      <w:rFonts w:ascii="Cambria Math" w:hAnsi="Cambria Math" w:cs="Arial"/>
                      <w:color w:val="333333"/>
                      <w:shd w:val="clear" w:color="auto" w:fill="FFFFFF"/>
                    </w:rPr>
                  </w:rPrChange>
                </w:rPr>
                <m:t>p</m:t>
              </m:r>
            </m:e>
            <m:sub>
              <m:r>
                <w:rPr>
                  <w:rFonts w:ascii="Cambria Math" w:hAnsi="Cambria Math" w:cs="Arial"/>
                  <w:color w:val="333333"/>
                  <w:highlight w:val="green"/>
                  <w:shd w:val="clear" w:color="auto" w:fill="FFFFFF"/>
                  <w:rPrChange w:id="941" w:author="George Urumov" w:date="2025-10-28T12:05:00Z" w16du:dateUtc="2025-10-28T12:05:00Z">
                    <w:rPr>
                      <w:rFonts w:ascii="Cambria Math" w:hAnsi="Cambria Math" w:cs="Arial"/>
                      <w:color w:val="333333"/>
                      <w:shd w:val="clear" w:color="auto" w:fill="FFFFFF"/>
                    </w:rPr>
                  </w:rPrChange>
                </w:rPr>
                <m:t>1</m:t>
              </m:r>
              <m:sSub>
                <m:sSubPr>
                  <m:ctrlPr>
                    <w:rPr>
                      <w:rFonts w:ascii="Cambria Math" w:hAnsi="Cambria Math" w:cs="Arial"/>
                      <w:i/>
                      <w:color w:val="333333"/>
                      <w:highlight w:val="green"/>
                      <w:shd w:val="clear" w:color="auto" w:fill="FFFFFF"/>
                      <w:rPrChange w:id="942" w:author="George Urumov" w:date="2025-10-28T12:05:00Z" w16du:dateUtc="2025-10-28T12:05:00Z">
                        <w:rPr>
                          <w:rFonts w:ascii="Cambria Math" w:hAnsi="Cambria Math" w:cs="Arial"/>
                          <w:i/>
                          <w:color w:val="333333"/>
                          <w:shd w:val="clear" w:color="auto" w:fill="FFFFFF"/>
                        </w:rPr>
                      </w:rPrChange>
                    </w:rPr>
                  </m:ctrlPr>
                </m:sSubPr>
                <m:e>
                  <m:d>
                    <m:dPr>
                      <m:begChr m:val="["/>
                      <m:endChr m:val="]"/>
                      <m:ctrlPr>
                        <w:rPr>
                          <w:rFonts w:ascii="Cambria Math" w:hAnsi="Cambria Math" w:cs="Arial"/>
                          <w:i/>
                          <w:color w:val="333333"/>
                          <w:highlight w:val="green"/>
                          <w:shd w:val="clear" w:color="auto" w:fill="FFFFFF"/>
                          <w:rPrChange w:id="943" w:author="George Urumov" w:date="2025-10-28T12:05:00Z" w16du:dateUtc="2025-10-28T12:05: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944" w:author="George Urumov" w:date="2025-10-28T12:05:00Z" w16du:dateUtc="2025-10-28T12:05:00Z">
                            <w:rPr>
                              <w:rFonts w:ascii="Cambria Math" w:hAnsi="Cambria Math" w:cs="Arial"/>
                              <w:color w:val="333333"/>
                              <w:shd w:val="clear" w:color="auto" w:fill="FFFFFF"/>
                            </w:rPr>
                          </w:rPrChange>
                        </w:rPr>
                        <m:t>X</m:t>
                      </m:r>
                    </m:e>
                  </m:d>
                </m:e>
                <m:sub>
                  <m:r>
                    <w:rPr>
                      <w:rFonts w:ascii="Cambria Math" w:hAnsi="Cambria Math" w:cs="Arial"/>
                      <w:color w:val="333333"/>
                      <w:highlight w:val="green"/>
                      <w:shd w:val="clear" w:color="auto" w:fill="FFFFFF"/>
                      <w:rPrChange w:id="945" w:author="George Urumov" w:date="2025-10-28T12:05:00Z" w16du:dateUtc="2025-10-28T12:05:00Z">
                        <w:rPr>
                          <w:rFonts w:ascii="Cambria Math" w:hAnsi="Cambria Math" w:cs="Arial"/>
                          <w:color w:val="333333"/>
                          <w:shd w:val="clear" w:color="auto" w:fill="FFFFFF"/>
                        </w:rPr>
                      </w:rPrChange>
                    </w:rPr>
                    <m:t>α</m:t>
                  </m:r>
                  <m:d>
                    <m:dPr>
                      <m:ctrlPr>
                        <w:rPr>
                          <w:rFonts w:ascii="Cambria Math" w:hAnsi="Cambria Math" w:cs="Arial"/>
                          <w:i/>
                          <w:color w:val="333333"/>
                          <w:highlight w:val="green"/>
                          <w:shd w:val="clear" w:color="auto" w:fill="FFFFFF"/>
                          <w:rPrChange w:id="946" w:author="George Urumov" w:date="2025-10-28T12:05:00Z" w16du:dateUtc="2025-10-28T12:05:00Z">
                            <w:rPr>
                              <w:rFonts w:ascii="Cambria Math" w:hAnsi="Cambria Math" w:cs="Arial"/>
                              <w:i/>
                              <w:color w:val="333333"/>
                              <w:shd w:val="clear" w:color="auto" w:fill="FFFFFF"/>
                            </w:rPr>
                          </w:rPrChange>
                        </w:rPr>
                      </m:ctrlPr>
                    </m:dPr>
                    <m:e>
                      <m:sSub>
                        <m:sSubPr>
                          <m:ctrlPr>
                            <w:rPr>
                              <w:rFonts w:ascii="Cambria Math" w:hAnsi="Cambria Math" w:cs="Arial"/>
                              <w:i/>
                              <w:color w:val="333333"/>
                              <w:highlight w:val="green"/>
                              <w:shd w:val="clear" w:color="auto" w:fill="FFFFFF"/>
                              <w:rPrChange w:id="947" w:author="George Urumov" w:date="2025-10-28T12:05:00Z" w16du:dateUtc="2025-10-28T12:05: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948" w:author="George Urumov" w:date="2025-10-28T12:05:00Z" w16du:dateUtc="2025-10-28T12:05:00Z">
                                <w:rPr>
                                  <w:rFonts w:ascii="Cambria Math" w:hAnsi="Cambria Math" w:cs="Arial"/>
                                  <w:color w:val="333333"/>
                                  <w:shd w:val="clear" w:color="auto" w:fill="FFFFFF"/>
                                </w:rPr>
                              </w:rPrChange>
                            </w:rPr>
                            <m:t>ω</m:t>
                          </m:r>
                        </m:e>
                        <m:sub>
                          <m:r>
                            <w:rPr>
                              <w:rFonts w:ascii="Cambria Math" w:hAnsi="Cambria Math" w:cs="Arial"/>
                              <w:color w:val="333333"/>
                              <w:highlight w:val="green"/>
                              <w:shd w:val="clear" w:color="auto" w:fill="FFFFFF"/>
                              <w:rPrChange w:id="949" w:author="George Urumov" w:date="2025-10-28T12:05:00Z" w16du:dateUtc="2025-10-28T12:05:00Z">
                                <w:rPr>
                                  <w:rFonts w:ascii="Cambria Math" w:hAnsi="Cambria Math" w:cs="Arial"/>
                                  <w:color w:val="333333"/>
                                  <w:shd w:val="clear" w:color="auto" w:fill="FFFFFF"/>
                                </w:rPr>
                              </w:rPrChange>
                            </w:rPr>
                            <m:t>1</m:t>
                          </m:r>
                        </m:sub>
                      </m:sSub>
                    </m:e>
                  </m:d>
                </m:sub>
              </m:sSub>
            </m:sub>
          </m:sSub>
          <m:r>
            <w:rPr>
              <w:rFonts w:ascii="Cambria Math" w:hAnsi="Cambria Math" w:cs="Arial"/>
              <w:color w:val="333333"/>
              <w:highlight w:val="green"/>
              <w:shd w:val="clear" w:color="auto" w:fill="FFFFFF"/>
              <w:rPrChange w:id="950" w:author="George Urumov" w:date="2025-10-28T12:05:00Z" w16du:dateUtc="2025-10-28T12:05:00Z">
                <w:rPr>
                  <w:rFonts w:ascii="Cambria Math" w:hAnsi="Cambria Math" w:cs="Arial"/>
                  <w:color w:val="333333"/>
                  <w:shd w:val="clear" w:color="auto" w:fill="FFFFFF"/>
                </w:rPr>
              </w:rPrChange>
            </w:rPr>
            <m:t>+</m:t>
          </m:r>
          <m:sSub>
            <m:sSubPr>
              <m:ctrlPr>
                <w:rPr>
                  <w:rFonts w:ascii="Cambria Math" w:hAnsi="Cambria Math" w:cs="Arial"/>
                  <w:i/>
                  <w:color w:val="333333"/>
                  <w:highlight w:val="green"/>
                  <w:shd w:val="clear" w:color="auto" w:fill="FFFFFF"/>
                  <w:rPrChange w:id="951" w:author="George Urumov" w:date="2025-10-28T12:05:00Z" w16du:dateUtc="2025-10-28T12:05: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952" w:author="George Urumov" w:date="2025-10-28T12:05:00Z" w16du:dateUtc="2025-10-28T12:05:00Z">
                    <w:rPr>
                      <w:rFonts w:ascii="Cambria Math" w:hAnsi="Cambria Math" w:cs="Arial"/>
                      <w:color w:val="333333"/>
                      <w:shd w:val="clear" w:color="auto" w:fill="FFFFFF"/>
                    </w:rPr>
                  </w:rPrChange>
                </w:rPr>
                <m:t>p</m:t>
              </m:r>
            </m:e>
            <m:sub>
              <m:r>
                <w:rPr>
                  <w:rFonts w:ascii="Cambria Math" w:hAnsi="Cambria Math" w:cs="Arial"/>
                  <w:color w:val="333333"/>
                  <w:highlight w:val="green"/>
                  <w:shd w:val="clear" w:color="auto" w:fill="FFFFFF"/>
                  <w:rPrChange w:id="953" w:author="George Urumov" w:date="2025-10-28T12:05:00Z" w16du:dateUtc="2025-10-28T12:05:00Z">
                    <w:rPr>
                      <w:rFonts w:ascii="Cambria Math" w:hAnsi="Cambria Math" w:cs="Arial"/>
                      <w:color w:val="333333"/>
                      <w:shd w:val="clear" w:color="auto" w:fill="FFFFFF"/>
                    </w:rPr>
                  </w:rPrChange>
                </w:rPr>
                <m:t>2</m:t>
              </m:r>
              <m:sSub>
                <m:sSubPr>
                  <m:ctrlPr>
                    <w:rPr>
                      <w:rFonts w:ascii="Cambria Math" w:hAnsi="Cambria Math" w:cs="Arial"/>
                      <w:i/>
                      <w:color w:val="333333"/>
                      <w:highlight w:val="green"/>
                      <w:shd w:val="clear" w:color="auto" w:fill="FFFFFF"/>
                      <w:rPrChange w:id="954" w:author="George Urumov" w:date="2025-10-28T12:05:00Z" w16du:dateUtc="2025-10-28T12:05:00Z">
                        <w:rPr>
                          <w:rFonts w:ascii="Cambria Math" w:hAnsi="Cambria Math" w:cs="Arial"/>
                          <w:i/>
                          <w:color w:val="333333"/>
                          <w:shd w:val="clear" w:color="auto" w:fill="FFFFFF"/>
                        </w:rPr>
                      </w:rPrChange>
                    </w:rPr>
                  </m:ctrlPr>
                </m:sSubPr>
                <m:e>
                  <m:d>
                    <m:dPr>
                      <m:begChr m:val="["/>
                      <m:endChr m:val="]"/>
                      <m:ctrlPr>
                        <w:rPr>
                          <w:rFonts w:ascii="Cambria Math" w:hAnsi="Cambria Math" w:cs="Arial"/>
                          <w:i/>
                          <w:color w:val="333333"/>
                          <w:highlight w:val="green"/>
                          <w:shd w:val="clear" w:color="auto" w:fill="FFFFFF"/>
                          <w:rPrChange w:id="955" w:author="George Urumov" w:date="2025-10-28T12:05:00Z" w16du:dateUtc="2025-10-28T12:05: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956" w:author="George Urumov" w:date="2025-10-28T12:05:00Z" w16du:dateUtc="2025-10-28T12:05:00Z">
                            <w:rPr>
                              <w:rFonts w:ascii="Cambria Math" w:hAnsi="Cambria Math" w:cs="Arial"/>
                              <w:color w:val="333333"/>
                              <w:shd w:val="clear" w:color="auto" w:fill="FFFFFF"/>
                            </w:rPr>
                          </w:rPrChange>
                        </w:rPr>
                        <m:t>X</m:t>
                      </m:r>
                    </m:e>
                  </m:d>
                </m:e>
                <m:sub>
                  <m:r>
                    <w:rPr>
                      <w:rFonts w:ascii="Cambria Math" w:hAnsi="Cambria Math" w:cs="Arial"/>
                      <w:color w:val="333333"/>
                      <w:highlight w:val="green"/>
                      <w:shd w:val="clear" w:color="auto" w:fill="FFFFFF"/>
                      <w:rPrChange w:id="957" w:author="George Urumov" w:date="2025-10-28T12:05:00Z" w16du:dateUtc="2025-10-28T12:05:00Z">
                        <w:rPr>
                          <w:rFonts w:ascii="Cambria Math" w:hAnsi="Cambria Math" w:cs="Arial"/>
                          <w:color w:val="333333"/>
                          <w:shd w:val="clear" w:color="auto" w:fill="FFFFFF"/>
                        </w:rPr>
                      </w:rPrChange>
                    </w:rPr>
                    <m:t>α</m:t>
                  </m:r>
                  <m:d>
                    <m:dPr>
                      <m:ctrlPr>
                        <w:rPr>
                          <w:rFonts w:ascii="Cambria Math" w:hAnsi="Cambria Math" w:cs="Arial"/>
                          <w:i/>
                          <w:color w:val="333333"/>
                          <w:highlight w:val="green"/>
                          <w:shd w:val="clear" w:color="auto" w:fill="FFFFFF"/>
                          <w:rPrChange w:id="958" w:author="George Urumov" w:date="2025-10-28T12:05:00Z" w16du:dateUtc="2025-10-28T12:05:00Z">
                            <w:rPr>
                              <w:rFonts w:ascii="Cambria Math" w:hAnsi="Cambria Math" w:cs="Arial"/>
                              <w:i/>
                              <w:color w:val="333333"/>
                              <w:shd w:val="clear" w:color="auto" w:fill="FFFFFF"/>
                            </w:rPr>
                          </w:rPrChange>
                        </w:rPr>
                      </m:ctrlPr>
                    </m:dPr>
                    <m:e>
                      <m:sSub>
                        <m:sSubPr>
                          <m:ctrlPr>
                            <w:rPr>
                              <w:rFonts w:ascii="Cambria Math" w:hAnsi="Cambria Math" w:cs="Arial"/>
                              <w:i/>
                              <w:color w:val="333333"/>
                              <w:highlight w:val="green"/>
                              <w:shd w:val="clear" w:color="auto" w:fill="FFFFFF"/>
                              <w:rPrChange w:id="959" w:author="George Urumov" w:date="2025-10-28T12:05:00Z" w16du:dateUtc="2025-10-28T12:05: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960" w:author="George Urumov" w:date="2025-10-28T12:05:00Z" w16du:dateUtc="2025-10-28T12:05:00Z">
                                <w:rPr>
                                  <w:rFonts w:ascii="Cambria Math" w:hAnsi="Cambria Math" w:cs="Arial"/>
                                  <w:color w:val="333333"/>
                                  <w:shd w:val="clear" w:color="auto" w:fill="FFFFFF"/>
                                </w:rPr>
                              </w:rPrChange>
                            </w:rPr>
                            <m:t>ω</m:t>
                          </m:r>
                        </m:e>
                        <m:sub>
                          <m:r>
                            <w:rPr>
                              <w:rFonts w:ascii="Cambria Math" w:hAnsi="Cambria Math" w:cs="Arial"/>
                              <w:color w:val="333333"/>
                              <w:highlight w:val="green"/>
                              <w:shd w:val="clear" w:color="auto" w:fill="FFFFFF"/>
                              <w:rPrChange w:id="961" w:author="George Urumov" w:date="2025-10-28T12:05:00Z" w16du:dateUtc="2025-10-28T12:05:00Z">
                                <w:rPr>
                                  <w:rFonts w:ascii="Cambria Math" w:hAnsi="Cambria Math" w:cs="Arial"/>
                                  <w:color w:val="333333"/>
                                  <w:shd w:val="clear" w:color="auto" w:fill="FFFFFF"/>
                                </w:rPr>
                              </w:rPrChange>
                            </w:rPr>
                            <m:t>2</m:t>
                          </m:r>
                        </m:sub>
                      </m:sSub>
                    </m:e>
                  </m:d>
                </m:sub>
              </m:sSub>
            </m:sub>
          </m:sSub>
          <m:r>
            <w:rPr>
              <w:rFonts w:ascii="Cambria Math" w:hAnsi="Cambria Math" w:cs="Arial"/>
              <w:color w:val="333333"/>
              <w:highlight w:val="green"/>
              <w:shd w:val="clear" w:color="auto" w:fill="FFFFFF"/>
              <w:rPrChange w:id="962" w:author="George Urumov" w:date="2025-10-28T12:05:00Z" w16du:dateUtc="2025-10-28T12:05:00Z">
                <w:rPr>
                  <w:rFonts w:ascii="Cambria Math" w:hAnsi="Cambria Math" w:cs="Arial"/>
                  <w:color w:val="333333"/>
                  <w:shd w:val="clear" w:color="auto" w:fill="FFFFFF"/>
                </w:rPr>
              </w:rPrChange>
            </w:rPr>
            <m:t>+</m:t>
          </m:r>
          <m:sSub>
            <m:sSubPr>
              <m:ctrlPr>
                <w:rPr>
                  <w:rFonts w:ascii="Cambria Math" w:hAnsi="Cambria Math" w:cs="Arial"/>
                  <w:i/>
                  <w:color w:val="333333"/>
                  <w:highlight w:val="green"/>
                  <w:shd w:val="clear" w:color="auto" w:fill="FFFFFF"/>
                  <w:rPrChange w:id="963" w:author="George Urumov" w:date="2025-10-28T12:05:00Z" w16du:dateUtc="2025-10-28T12:05: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964" w:author="George Urumov" w:date="2025-10-28T12:05:00Z" w16du:dateUtc="2025-10-28T12:05:00Z">
                    <w:rPr>
                      <w:rFonts w:ascii="Cambria Math" w:hAnsi="Cambria Math" w:cs="Arial"/>
                      <w:color w:val="333333"/>
                      <w:shd w:val="clear" w:color="auto" w:fill="FFFFFF"/>
                    </w:rPr>
                  </w:rPrChange>
                </w:rPr>
                <m:t>p</m:t>
              </m:r>
            </m:e>
            <m:sub>
              <m:r>
                <w:rPr>
                  <w:rFonts w:ascii="Cambria Math" w:hAnsi="Cambria Math" w:cs="Arial"/>
                  <w:color w:val="333333"/>
                  <w:highlight w:val="green"/>
                  <w:shd w:val="clear" w:color="auto" w:fill="FFFFFF"/>
                  <w:rPrChange w:id="965" w:author="George Urumov" w:date="2025-10-28T12:05:00Z" w16du:dateUtc="2025-10-28T12:05:00Z">
                    <w:rPr>
                      <w:rFonts w:ascii="Cambria Math" w:hAnsi="Cambria Math" w:cs="Arial"/>
                      <w:color w:val="333333"/>
                      <w:shd w:val="clear" w:color="auto" w:fill="FFFFFF"/>
                    </w:rPr>
                  </w:rPrChange>
                </w:rPr>
                <m:t>3</m:t>
              </m:r>
              <m:sSub>
                <m:sSubPr>
                  <m:ctrlPr>
                    <w:rPr>
                      <w:rFonts w:ascii="Cambria Math" w:hAnsi="Cambria Math" w:cs="Arial"/>
                      <w:i/>
                      <w:color w:val="333333"/>
                      <w:highlight w:val="green"/>
                      <w:shd w:val="clear" w:color="auto" w:fill="FFFFFF"/>
                      <w:rPrChange w:id="966" w:author="George Urumov" w:date="2025-10-28T12:05:00Z" w16du:dateUtc="2025-10-28T12:05:00Z">
                        <w:rPr>
                          <w:rFonts w:ascii="Cambria Math" w:hAnsi="Cambria Math" w:cs="Arial"/>
                          <w:i/>
                          <w:color w:val="333333"/>
                          <w:shd w:val="clear" w:color="auto" w:fill="FFFFFF"/>
                        </w:rPr>
                      </w:rPrChange>
                    </w:rPr>
                  </m:ctrlPr>
                </m:sSubPr>
                <m:e>
                  <m:d>
                    <m:dPr>
                      <m:begChr m:val="["/>
                      <m:endChr m:val="]"/>
                      <m:ctrlPr>
                        <w:rPr>
                          <w:rFonts w:ascii="Cambria Math" w:hAnsi="Cambria Math" w:cs="Arial"/>
                          <w:i/>
                          <w:color w:val="333333"/>
                          <w:highlight w:val="green"/>
                          <w:shd w:val="clear" w:color="auto" w:fill="FFFFFF"/>
                          <w:rPrChange w:id="967" w:author="George Urumov" w:date="2025-10-28T12:05:00Z" w16du:dateUtc="2025-10-28T12:05: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968" w:author="George Urumov" w:date="2025-10-28T12:05:00Z" w16du:dateUtc="2025-10-28T12:05:00Z">
                            <w:rPr>
                              <w:rFonts w:ascii="Cambria Math" w:hAnsi="Cambria Math" w:cs="Arial"/>
                              <w:color w:val="333333"/>
                              <w:shd w:val="clear" w:color="auto" w:fill="FFFFFF"/>
                            </w:rPr>
                          </w:rPrChange>
                        </w:rPr>
                        <m:t>X</m:t>
                      </m:r>
                    </m:e>
                  </m:d>
                </m:e>
                <m:sub>
                  <m:r>
                    <w:rPr>
                      <w:rFonts w:ascii="Cambria Math" w:hAnsi="Cambria Math" w:cs="Arial"/>
                      <w:color w:val="333333"/>
                      <w:highlight w:val="green"/>
                      <w:shd w:val="clear" w:color="auto" w:fill="FFFFFF"/>
                      <w:rPrChange w:id="969" w:author="George Urumov" w:date="2025-10-28T12:05:00Z" w16du:dateUtc="2025-10-28T12:05:00Z">
                        <w:rPr>
                          <w:rFonts w:ascii="Cambria Math" w:hAnsi="Cambria Math" w:cs="Arial"/>
                          <w:color w:val="333333"/>
                          <w:shd w:val="clear" w:color="auto" w:fill="FFFFFF"/>
                        </w:rPr>
                      </w:rPrChange>
                    </w:rPr>
                    <m:t>α</m:t>
                  </m:r>
                  <m:d>
                    <m:dPr>
                      <m:ctrlPr>
                        <w:rPr>
                          <w:rFonts w:ascii="Cambria Math" w:hAnsi="Cambria Math" w:cs="Arial"/>
                          <w:i/>
                          <w:color w:val="333333"/>
                          <w:highlight w:val="green"/>
                          <w:shd w:val="clear" w:color="auto" w:fill="FFFFFF"/>
                          <w:rPrChange w:id="970" w:author="George Urumov" w:date="2025-10-28T12:05:00Z" w16du:dateUtc="2025-10-28T12:05:00Z">
                            <w:rPr>
                              <w:rFonts w:ascii="Cambria Math" w:hAnsi="Cambria Math" w:cs="Arial"/>
                              <w:i/>
                              <w:color w:val="333333"/>
                              <w:shd w:val="clear" w:color="auto" w:fill="FFFFFF"/>
                            </w:rPr>
                          </w:rPrChange>
                        </w:rPr>
                      </m:ctrlPr>
                    </m:dPr>
                    <m:e>
                      <m:sSub>
                        <m:sSubPr>
                          <m:ctrlPr>
                            <w:rPr>
                              <w:rFonts w:ascii="Cambria Math" w:hAnsi="Cambria Math" w:cs="Arial"/>
                              <w:i/>
                              <w:color w:val="333333"/>
                              <w:highlight w:val="green"/>
                              <w:shd w:val="clear" w:color="auto" w:fill="FFFFFF"/>
                              <w:rPrChange w:id="971" w:author="George Urumov" w:date="2025-10-28T12:05:00Z" w16du:dateUtc="2025-10-28T12:05: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972" w:author="George Urumov" w:date="2025-10-28T12:05:00Z" w16du:dateUtc="2025-10-28T12:05:00Z">
                                <w:rPr>
                                  <w:rFonts w:ascii="Cambria Math" w:hAnsi="Cambria Math" w:cs="Arial"/>
                                  <w:color w:val="333333"/>
                                  <w:shd w:val="clear" w:color="auto" w:fill="FFFFFF"/>
                                </w:rPr>
                              </w:rPrChange>
                            </w:rPr>
                            <m:t>ω</m:t>
                          </m:r>
                        </m:e>
                        <m:sub>
                          <m:r>
                            <w:rPr>
                              <w:rFonts w:ascii="Cambria Math" w:hAnsi="Cambria Math" w:cs="Arial"/>
                              <w:color w:val="333333"/>
                              <w:highlight w:val="green"/>
                              <w:shd w:val="clear" w:color="auto" w:fill="FFFFFF"/>
                              <w:rPrChange w:id="973" w:author="George Urumov" w:date="2025-10-28T12:05:00Z" w16du:dateUtc="2025-10-28T12:05:00Z">
                                <w:rPr>
                                  <w:rFonts w:ascii="Cambria Math" w:hAnsi="Cambria Math" w:cs="Arial"/>
                                  <w:color w:val="333333"/>
                                  <w:shd w:val="clear" w:color="auto" w:fill="FFFFFF"/>
                                </w:rPr>
                              </w:rPrChange>
                            </w:rPr>
                            <m:t>3</m:t>
                          </m:r>
                        </m:sub>
                      </m:sSub>
                    </m:e>
                  </m:d>
                </m:sub>
              </m:sSub>
            </m:sub>
          </m:sSub>
        </m:oMath>
      </m:oMathPara>
    </w:p>
    <w:p w14:paraId="2571E21B" w14:textId="77777777" w:rsidR="008D1943" w:rsidRPr="00DB1A5A" w:rsidRDefault="008D1943" w:rsidP="008D1943">
      <w:pPr>
        <w:pStyle w:val="NormalWeb"/>
        <w:rPr>
          <w:rFonts w:ascii="Arial" w:hAnsi="Arial" w:cs="Arial"/>
          <w:color w:val="333333"/>
          <w:highlight w:val="green"/>
          <w:shd w:val="clear" w:color="auto" w:fill="FFFFFF"/>
          <w:rPrChange w:id="974" w:author="George Urumov" w:date="2025-10-28T12:05:00Z" w16du:dateUtc="2025-10-28T12:05:00Z">
            <w:rPr>
              <w:rFonts w:ascii="Arial" w:hAnsi="Arial" w:cs="Arial"/>
              <w:color w:val="333333"/>
              <w:shd w:val="clear" w:color="auto" w:fill="FFFFFF"/>
            </w:rPr>
          </w:rPrChange>
        </w:rPr>
      </w:pPr>
      <m:oMathPara>
        <m:oMath>
          <m:r>
            <w:rPr>
              <w:rFonts w:ascii="Cambria Math" w:hAnsi="Cambria Math" w:cs="Arial"/>
              <w:color w:val="333333"/>
              <w:highlight w:val="green"/>
              <w:shd w:val="clear" w:color="auto" w:fill="FFFFFF"/>
              <w:rPrChange w:id="975" w:author="George Urumov" w:date="2025-10-28T12:05:00Z" w16du:dateUtc="2025-10-28T12:05:00Z">
                <w:rPr>
                  <w:rFonts w:ascii="Cambria Math" w:hAnsi="Cambria Math" w:cs="Arial"/>
                  <w:color w:val="333333"/>
                  <w:shd w:val="clear" w:color="auto" w:fill="FFFFFF"/>
                </w:rPr>
              </w:rPrChange>
            </w:rPr>
            <w:lastRenderedPageBreak/>
            <m:t xml:space="preserve">   </m:t>
          </m:r>
          <m:r>
            <m:rPr>
              <m:sty m:val="p"/>
            </m:rPr>
            <w:rPr>
              <w:rFonts w:ascii="Arial" w:hAnsi="Arial" w:cs="Arial"/>
              <w:color w:val="333333"/>
              <w:highlight w:val="green"/>
              <w:shd w:val="clear" w:color="auto" w:fill="FFFFFF"/>
              <w:rPrChange w:id="976" w:author="George Urumov" w:date="2025-10-28T12:05:00Z" w16du:dateUtc="2025-10-28T12:05:00Z">
                <w:rPr>
                  <w:rFonts w:ascii="Arial" w:hAnsi="Arial" w:cs="Arial"/>
                  <w:color w:val="333333"/>
                  <w:shd w:val="clear" w:color="auto" w:fill="FFFFFF"/>
                </w:rPr>
              </w:rPrChange>
            </w:rPr>
            <w:br/>
          </m:r>
        </m:oMath>
      </m:oMathPara>
      <w:r w:rsidRPr="00DB1A5A">
        <w:rPr>
          <w:rFonts w:ascii="Arial" w:hAnsi="Arial" w:cs="Arial"/>
          <w:color w:val="333333"/>
          <w:highlight w:val="green"/>
          <w:shd w:val="clear" w:color="auto" w:fill="FFFFFF"/>
          <w:rPrChange w:id="977" w:author="George Urumov" w:date="2025-10-28T12:05:00Z" w16du:dateUtc="2025-10-28T12:05:00Z">
            <w:rPr>
              <w:rFonts w:ascii="Arial" w:hAnsi="Arial" w:cs="Arial"/>
              <w:color w:val="333333"/>
              <w:shd w:val="clear" w:color="auto" w:fill="FFFFFF"/>
            </w:rPr>
          </w:rPrChange>
        </w:rPr>
        <w:t>(Minkowski sum; scalar multiplication acts elementwise on sets).</w:t>
      </w:r>
    </w:p>
    <w:p w14:paraId="1CFBFCCE" w14:textId="77777777" w:rsidR="008D1943" w:rsidRPr="00DB1A5A" w:rsidRDefault="008D1943" w:rsidP="008D1943">
      <w:pPr>
        <w:pStyle w:val="NormalWeb"/>
        <w:rPr>
          <w:rFonts w:ascii="Arial" w:hAnsi="Arial" w:cs="Arial"/>
          <w:color w:val="333333"/>
          <w:highlight w:val="green"/>
          <w:shd w:val="clear" w:color="auto" w:fill="FFFFFF"/>
          <w:rPrChange w:id="978"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979" w:author="George Urumov" w:date="2025-10-28T12:05:00Z" w16du:dateUtc="2025-10-28T12:05:00Z">
            <w:rPr>
              <w:rFonts w:ascii="Arial" w:hAnsi="Arial" w:cs="Arial"/>
              <w:color w:val="333333"/>
              <w:shd w:val="clear" w:color="auto" w:fill="FFFFFF"/>
            </w:rPr>
          </w:rPrChange>
        </w:rPr>
        <w:t>Computed α-cuts of the Aumann integral.</w:t>
      </w:r>
    </w:p>
    <w:p w14:paraId="0A1E19E5" w14:textId="77777777" w:rsidR="008D1943" w:rsidRPr="00DB1A5A" w:rsidRDefault="008D1943" w:rsidP="008D1943">
      <w:pPr>
        <w:pStyle w:val="NormalWeb"/>
        <w:numPr>
          <w:ilvl w:val="0"/>
          <w:numId w:val="56"/>
        </w:numPr>
        <w:spacing w:line="360" w:lineRule="auto"/>
        <w:rPr>
          <w:rFonts w:ascii="Arial" w:hAnsi="Arial" w:cs="Arial"/>
          <w:color w:val="333333"/>
          <w:highlight w:val="green"/>
          <w:shd w:val="clear" w:color="auto" w:fill="FFFFFF"/>
          <w:rPrChange w:id="980"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981" w:author="George Urumov" w:date="2025-10-28T12:05:00Z" w16du:dateUtc="2025-10-28T12:05:00Z">
            <w:rPr>
              <w:rFonts w:ascii="Arial" w:hAnsi="Arial" w:cs="Arial"/>
              <w:color w:val="333333"/>
              <w:shd w:val="clear" w:color="auto" w:fill="FFFFFF"/>
            </w:rPr>
          </w:rPrChange>
        </w:rPr>
        <w:t xml:space="preserve">α = 0.8: single choice at each ωᵢ </w:t>
      </w:r>
      <w:r w:rsidRPr="00DB1A5A">
        <w:rPr>
          <w:rFonts w:ascii="Cambria Math" w:hAnsi="Cambria Math" w:cs="Cambria Math"/>
          <w:color w:val="333333"/>
          <w:highlight w:val="green"/>
          <w:shd w:val="clear" w:color="auto" w:fill="FFFFFF"/>
          <w:rPrChange w:id="982" w:author="George Urumov" w:date="2025-10-28T12:05:00Z" w16du:dateUtc="2025-10-28T12:05:00Z">
            <w:rPr>
              <w:rFonts w:ascii="Cambria Math" w:hAnsi="Cambria Math" w:cs="Cambria Math"/>
              <w:color w:val="333333"/>
              <w:shd w:val="clear" w:color="auto" w:fill="FFFFFF"/>
            </w:rPr>
          </w:rPrChange>
        </w:rPr>
        <w:t>⇒</w:t>
      </w:r>
      <w:r w:rsidRPr="00DB1A5A">
        <w:rPr>
          <w:rFonts w:ascii="Arial" w:hAnsi="Arial" w:cs="Arial"/>
          <w:color w:val="333333"/>
          <w:highlight w:val="green"/>
          <w:shd w:val="clear" w:color="auto" w:fill="FFFFFF"/>
          <w:rPrChange w:id="983" w:author="George Urumov" w:date="2025-10-28T12:05:00Z" w16du:dateUtc="2025-10-28T12:05:00Z">
            <w:rPr>
              <w:rFonts w:ascii="Arial" w:hAnsi="Arial" w:cs="Arial"/>
              <w:color w:val="333333"/>
              <w:shd w:val="clear" w:color="auto" w:fill="FFFFFF"/>
            </w:rPr>
          </w:rPrChange>
        </w:rPr>
        <w:t xml:space="preserve"> singleton α-cut</w:t>
      </w:r>
      <w:r w:rsidRPr="00DB1A5A">
        <w:rPr>
          <w:rFonts w:ascii="Arial" w:hAnsi="Arial" w:cs="Arial"/>
          <w:color w:val="333333"/>
          <w:highlight w:val="green"/>
          <w:shd w:val="clear" w:color="auto" w:fill="FFFFFF"/>
          <w:rPrChange w:id="984" w:author="George Urumov" w:date="2025-10-28T12:05:00Z" w16du:dateUtc="2025-10-28T12:05:00Z">
            <w:rPr>
              <w:rFonts w:ascii="Arial" w:hAnsi="Arial" w:cs="Arial"/>
              <w:color w:val="333333"/>
              <w:shd w:val="clear" w:color="auto" w:fill="FFFFFF"/>
            </w:rPr>
          </w:rPrChange>
        </w:rPr>
        <w:br/>
        <w:t xml:space="preserve">[∫ X </w:t>
      </w:r>
      <w:proofErr w:type="spellStart"/>
      <w:proofErr w:type="gramStart"/>
      <w:r w:rsidRPr="00DB1A5A">
        <w:rPr>
          <w:rFonts w:ascii="Arial" w:hAnsi="Arial" w:cs="Arial"/>
          <w:color w:val="333333"/>
          <w:highlight w:val="green"/>
          <w:shd w:val="clear" w:color="auto" w:fill="FFFFFF"/>
          <w:rPrChange w:id="985" w:author="George Urumov" w:date="2025-10-28T12:05:00Z" w16du:dateUtc="2025-10-28T12:05:00Z">
            <w:rPr>
              <w:rFonts w:ascii="Arial" w:hAnsi="Arial" w:cs="Arial"/>
              <w:color w:val="333333"/>
              <w:shd w:val="clear" w:color="auto" w:fill="FFFFFF"/>
            </w:rPr>
          </w:rPrChange>
        </w:rPr>
        <w:t>dP</w:t>
      </w:r>
      <w:proofErr w:type="spellEnd"/>
      <w:r w:rsidRPr="00DB1A5A">
        <w:rPr>
          <w:rFonts w:ascii="Arial" w:hAnsi="Arial" w:cs="Arial"/>
          <w:color w:val="333333"/>
          <w:highlight w:val="green"/>
          <w:shd w:val="clear" w:color="auto" w:fill="FFFFFF"/>
          <w:rPrChange w:id="986" w:author="George Urumov" w:date="2025-10-28T12:05:00Z" w16du:dateUtc="2025-10-28T12:05:00Z">
            <w:rPr>
              <w:rFonts w:ascii="Arial" w:hAnsi="Arial" w:cs="Arial"/>
              <w:color w:val="333333"/>
              <w:shd w:val="clear" w:color="auto" w:fill="FFFFFF"/>
            </w:rPr>
          </w:rPrChange>
        </w:rPr>
        <w:t>]</w:t>
      </w:r>
      <w:r w:rsidRPr="00DB1A5A">
        <w:rPr>
          <w:rFonts w:ascii="Cambria Math" w:hAnsi="Cambria Math" w:cs="Cambria Math"/>
          <w:color w:val="333333"/>
          <w:highlight w:val="green"/>
          <w:shd w:val="clear" w:color="auto" w:fill="FFFFFF"/>
          <w:rPrChange w:id="987" w:author="George Urumov" w:date="2025-10-28T12:05:00Z" w16du:dateUtc="2025-10-28T12:05:00Z">
            <w:rPr>
              <w:rFonts w:ascii="Cambria Math" w:hAnsi="Cambria Math" w:cs="Cambria Math"/>
              <w:color w:val="333333"/>
              <w:shd w:val="clear" w:color="auto" w:fill="FFFFFF"/>
            </w:rPr>
          </w:rPrChange>
        </w:rPr>
        <w:t>₀</w:t>
      </w:r>
      <w:proofErr w:type="gramEnd"/>
      <w:r w:rsidRPr="00DB1A5A">
        <w:rPr>
          <w:rFonts w:ascii="MS Gothic" w:eastAsia="MS Gothic" w:hAnsi="MS Gothic" w:cs="MS Gothic"/>
          <w:color w:val="333333"/>
          <w:highlight w:val="green"/>
          <w:shd w:val="clear" w:color="auto" w:fill="FFFFFF"/>
          <w:rPrChange w:id="988"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989" w:author="George Urumov" w:date="2025-10-28T12:05:00Z" w16du:dateUtc="2025-10-28T12:05:00Z">
            <w:rPr>
              <w:rFonts w:ascii="Cambria Math" w:hAnsi="Cambria Math" w:cs="Cambria Math"/>
              <w:color w:val="333333"/>
              <w:shd w:val="clear" w:color="auto" w:fill="FFFFFF"/>
            </w:rPr>
          </w:rPrChange>
        </w:rPr>
        <w:t>₈</w:t>
      </w:r>
      <w:r w:rsidRPr="00DB1A5A">
        <w:rPr>
          <w:rFonts w:ascii="Arial" w:hAnsi="Arial" w:cs="Arial"/>
          <w:color w:val="333333"/>
          <w:highlight w:val="green"/>
          <w:shd w:val="clear" w:color="auto" w:fill="FFFFFF"/>
          <w:rPrChange w:id="990" w:author="George Urumov" w:date="2025-10-28T12:05:00Z" w16du:dateUtc="2025-10-28T12:05:00Z">
            <w:rPr>
              <w:rFonts w:ascii="Arial" w:hAnsi="Arial" w:cs="Arial"/>
              <w:color w:val="333333"/>
              <w:shd w:val="clear" w:color="auto" w:fill="FFFFFF"/>
            </w:rPr>
          </w:rPrChange>
        </w:rPr>
        <w:t xml:space="preserve"> = </w:t>
      </w:r>
      <w:proofErr w:type="gramStart"/>
      <w:r w:rsidRPr="00DB1A5A">
        <w:rPr>
          <w:rFonts w:ascii="Arial" w:hAnsi="Arial" w:cs="Arial"/>
          <w:color w:val="333333"/>
          <w:highlight w:val="green"/>
          <w:shd w:val="clear" w:color="auto" w:fill="FFFFFF"/>
          <w:rPrChange w:id="991" w:author="George Urumov" w:date="2025-10-28T12:05:00Z" w16du:dateUtc="2025-10-28T12:05:00Z">
            <w:rPr>
              <w:rFonts w:ascii="Arial" w:hAnsi="Arial" w:cs="Arial"/>
              <w:color w:val="333333"/>
              <w:shd w:val="clear" w:color="auto" w:fill="FFFFFF"/>
            </w:rPr>
          </w:rPrChange>
        </w:rPr>
        <w:t>{ (</w:t>
      </w:r>
      <w:proofErr w:type="gramEnd"/>
      <w:r w:rsidRPr="00DB1A5A">
        <w:rPr>
          <w:rFonts w:ascii="Arial" w:hAnsi="Arial" w:cs="Arial"/>
          <w:color w:val="333333"/>
          <w:highlight w:val="green"/>
          <w:shd w:val="clear" w:color="auto" w:fill="FFFFFF"/>
          <w:rPrChange w:id="992" w:author="George Urumov" w:date="2025-10-28T12:05:00Z" w16du:dateUtc="2025-10-28T12:05:00Z">
            <w:rPr>
              <w:rFonts w:ascii="Arial" w:hAnsi="Arial" w:cs="Arial"/>
              <w:color w:val="333333"/>
              <w:shd w:val="clear" w:color="auto" w:fill="FFFFFF"/>
            </w:rPr>
          </w:rPrChange>
        </w:rPr>
        <w:t>2/</w:t>
      </w:r>
      <w:proofErr w:type="gramStart"/>
      <w:r w:rsidRPr="00DB1A5A">
        <w:rPr>
          <w:rFonts w:ascii="Arial" w:hAnsi="Arial" w:cs="Arial"/>
          <w:color w:val="333333"/>
          <w:highlight w:val="green"/>
          <w:shd w:val="clear" w:color="auto" w:fill="FFFFFF"/>
          <w:rPrChange w:id="993" w:author="George Urumov" w:date="2025-10-28T12:05:00Z" w16du:dateUtc="2025-10-28T12:05:00Z">
            <w:rPr>
              <w:rFonts w:ascii="Arial" w:hAnsi="Arial" w:cs="Arial"/>
              <w:color w:val="333333"/>
              <w:shd w:val="clear" w:color="auto" w:fill="FFFFFF"/>
            </w:rPr>
          </w:rPrChange>
        </w:rPr>
        <w:t>11)·</w:t>
      </w:r>
      <w:proofErr w:type="gramEnd"/>
      <w:r w:rsidRPr="00DB1A5A">
        <w:rPr>
          <w:rFonts w:ascii="Arial" w:hAnsi="Arial" w:cs="Arial"/>
          <w:color w:val="333333"/>
          <w:highlight w:val="green"/>
          <w:shd w:val="clear" w:color="auto" w:fill="FFFFFF"/>
          <w:rPrChange w:id="994" w:author="George Urumov" w:date="2025-10-28T12:05:00Z" w16du:dateUtc="2025-10-28T12:05:00Z">
            <w:rPr>
              <w:rFonts w:ascii="Arial" w:hAnsi="Arial" w:cs="Arial"/>
              <w:color w:val="333333"/>
              <w:shd w:val="clear" w:color="auto" w:fill="FFFFFF"/>
            </w:rPr>
          </w:rPrChange>
        </w:rPr>
        <w:t>1 + (5/</w:t>
      </w:r>
      <w:proofErr w:type="gramStart"/>
      <w:r w:rsidRPr="00DB1A5A">
        <w:rPr>
          <w:rFonts w:ascii="Arial" w:hAnsi="Arial" w:cs="Arial"/>
          <w:color w:val="333333"/>
          <w:highlight w:val="green"/>
          <w:shd w:val="clear" w:color="auto" w:fill="FFFFFF"/>
          <w:rPrChange w:id="995" w:author="George Urumov" w:date="2025-10-28T12:05:00Z" w16du:dateUtc="2025-10-28T12:05:00Z">
            <w:rPr>
              <w:rFonts w:ascii="Arial" w:hAnsi="Arial" w:cs="Arial"/>
              <w:color w:val="333333"/>
              <w:shd w:val="clear" w:color="auto" w:fill="FFFFFF"/>
            </w:rPr>
          </w:rPrChange>
        </w:rPr>
        <w:t>11)·</w:t>
      </w:r>
      <w:proofErr w:type="gramEnd"/>
      <w:r w:rsidRPr="00DB1A5A">
        <w:rPr>
          <w:rFonts w:ascii="Arial" w:hAnsi="Arial" w:cs="Arial"/>
          <w:color w:val="333333"/>
          <w:highlight w:val="green"/>
          <w:shd w:val="clear" w:color="auto" w:fill="FFFFFF"/>
          <w:rPrChange w:id="996" w:author="George Urumov" w:date="2025-10-28T12:05:00Z" w16du:dateUtc="2025-10-28T12:05:00Z">
            <w:rPr>
              <w:rFonts w:ascii="Arial" w:hAnsi="Arial" w:cs="Arial"/>
              <w:color w:val="333333"/>
              <w:shd w:val="clear" w:color="auto" w:fill="FFFFFF"/>
            </w:rPr>
          </w:rPrChange>
        </w:rPr>
        <w:t>2 + (4/</w:t>
      </w:r>
      <w:proofErr w:type="gramStart"/>
      <w:r w:rsidRPr="00DB1A5A">
        <w:rPr>
          <w:rFonts w:ascii="Arial" w:hAnsi="Arial" w:cs="Arial"/>
          <w:color w:val="333333"/>
          <w:highlight w:val="green"/>
          <w:shd w:val="clear" w:color="auto" w:fill="FFFFFF"/>
          <w:rPrChange w:id="997" w:author="George Urumov" w:date="2025-10-28T12:05:00Z" w16du:dateUtc="2025-10-28T12:05:00Z">
            <w:rPr>
              <w:rFonts w:ascii="Arial" w:hAnsi="Arial" w:cs="Arial"/>
              <w:color w:val="333333"/>
              <w:shd w:val="clear" w:color="auto" w:fill="FFFFFF"/>
            </w:rPr>
          </w:rPrChange>
        </w:rPr>
        <w:t>11)·5 }</w:t>
      </w:r>
      <w:proofErr w:type="gramEnd"/>
      <w:r w:rsidRPr="00DB1A5A">
        <w:rPr>
          <w:rFonts w:ascii="Arial" w:hAnsi="Arial" w:cs="Arial"/>
          <w:color w:val="333333"/>
          <w:highlight w:val="green"/>
          <w:shd w:val="clear" w:color="auto" w:fill="FFFFFF"/>
          <w:rPrChange w:id="998" w:author="George Urumov" w:date="2025-10-28T12:05:00Z" w16du:dateUtc="2025-10-28T12:05:00Z">
            <w:rPr>
              <w:rFonts w:ascii="Arial" w:hAnsi="Arial" w:cs="Arial"/>
              <w:color w:val="333333"/>
              <w:shd w:val="clear" w:color="auto" w:fill="FFFFFF"/>
            </w:rPr>
          </w:rPrChange>
        </w:rPr>
        <w:t xml:space="preserve"> = </w:t>
      </w:r>
      <w:proofErr w:type="gramStart"/>
      <w:r w:rsidRPr="00DB1A5A">
        <w:rPr>
          <w:rFonts w:ascii="Arial" w:hAnsi="Arial" w:cs="Arial"/>
          <w:color w:val="333333"/>
          <w:highlight w:val="green"/>
          <w:shd w:val="clear" w:color="auto" w:fill="FFFFFF"/>
          <w:rPrChange w:id="999" w:author="George Urumov" w:date="2025-10-28T12:05:00Z" w16du:dateUtc="2025-10-28T12:05:00Z">
            <w:rPr>
              <w:rFonts w:ascii="Arial" w:hAnsi="Arial" w:cs="Arial"/>
              <w:color w:val="333333"/>
              <w:shd w:val="clear" w:color="auto" w:fill="FFFFFF"/>
            </w:rPr>
          </w:rPrChange>
        </w:rPr>
        <w:t>{ 32</w:t>
      </w:r>
      <w:proofErr w:type="gramEnd"/>
      <w:r w:rsidRPr="00DB1A5A">
        <w:rPr>
          <w:rFonts w:ascii="Arial" w:hAnsi="Arial" w:cs="Arial"/>
          <w:color w:val="333333"/>
          <w:highlight w:val="green"/>
          <w:shd w:val="clear" w:color="auto" w:fill="FFFFFF"/>
          <w:rPrChange w:id="1000" w:author="George Urumov" w:date="2025-10-28T12:05:00Z" w16du:dateUtc="2025-10-28T12:05:00Z">
            <w:rPr>
              <w:rFonts w:ascii="Arial" w:hAnsi="Arial" w:cs="Arial"/>
              <w:color w:val="333333"/>
              <w:shd w:val="clear" w:color="auto" w:fill="FFFFFF"/>
            </w:rPr>
          </w:rPrChange>
        </w:rPr>
        <w:t>/</w:t>
      </w:r>
      <w:proofErr w:type="gramStart"/>
      <w:r w:rsidRPr="00DB1A5A">
        <w:rPr>
          <w:rFonts w:ascii="Arial" w:hAnsi="Arial" w:cs="Arial"/>
          <w:color w:val="333333"/>
          <w:highlight w:val="green"/>
          <w:shd w:val="clear" w:color="auto" w:fill="FFFFFF"/>
          <w:rPrChange w:id="1001" w:author="George Urumov" w:date="2025-10-28T12:05:00Z" w16du:dateUtc="2025-10-28T12:05:00Z">
            <w:rPr>
              <w:rFonts w:ascii="Arial" w:hAnsi="Arial" w:cs="Arial"/>
              <w:color w:val="333333"/>
              <w:shd w:val="clear" w:color="auto" w:fill="FFFFFF"/>
            </w:rPr>
          </w:rPrChange>
        </w:rPr>
        <w:t>11 }</w:t>
      </w:r>
      <w:proofErr w:type="gramEnd"/>
      <w:r w:rsidRPr="00DB1A5A">
        <w:rPr>
          <w:rFonts w:ascii="Arial" w:hAnsi="Arial" w:cs="Arial"/>
          <w:color w:val="333333"/>
          <w:highlight w:val="green"/>
          <w:shd w:val="clear" w:color="auto" w:fill="FFFFFF"/>
          <w:rPrChange w:id="1002" w:author="George Urumov" w:date="2025-10-28T12:05:00Z" w16du:dateUtc="2025-10-28T12:05:00Z">
            <w:rPr>
              <w:rFonts w:ascii="Arial" w:hAnsi="Arial" w:cs="Arial"/>
              <w:color w:val="333333"/>
              <w:shd w:val="clear" w:color="auto" w:fill="FFFFFF"/>
            </w:rPr>
          </w:rPrChange>
        </w:rPr>
        <w:t xml:space="preserve"> ≈ </w:t>
      </w:r>
      <w:proofErr w:type="gramStart"/>
      <w:r w:rsidRPr="00DB1A5A">
        <w:rPr>
          <w:rFonts w:ascii="Arial" w:hAnsi="Arial" w:cs="Arial"/>
          <w:color w:val="333333"/>
          <w:highlight w:val="green"/>
          <w:shd w:val="clear" w:color="auto" w:fill="FFFFFF"/>
          <w:rPrChange w:id="1003" w:author="George Urumov" w:date="2025-10-28T12:05:00Z" w16du:dateUtc="2025-10-28T12:05:00Z">
            <w:rPr>
              <w:rFonts w:ascii="Arial" w:hAnsi="Arial" w:cs="Arial"/>
              <w:color w:val="333333"/>
              <w:shd w:val="clear" w:color="auto" w:fill="FFFFFF"/>
            </w:rPr>
          </w:rPrChange>
        </w:rPr>
        <w:t>{ 2.9091</w:t>
      </w:r>
      <w:proofErr w:type="gramEnd"/>
      <w:r w:rsidRPr="00DB1A5A">
        <w:rPr>
          <w:rFonts w:ascii="Arial" w:hAnsi="Arial" w:cs="Arial"/>
          <w:color w:val="333333"/>
          <w:highlight w:val="green"/>
          <w:shd w:val="clear" w:color="auto" w:fill="FFFFFF"/>
          <w:rPrChange w:id="1004" w:author="George Urumov" w:date="2025-10-28T12:05:00Z" w16du:dateUtc="2025-10-28T12:05:00Z">
            <w:rPr>
              <w:rFonts w:ascii="Arial" w:hAnsi="Arial" w:cs="Arial"/>
              <w:color w:val="333333"/>
              <w:shd w:val="clear" w:color="auto" w:fill="FFFFFF"/>
            </w:rPr>
          </w:rPrChange>
        </w:rPr>
        <w:t xml:space="preserve"> }.</w:t>
      </w:r>
    </w:p>
    <w:p w14:paraId="3FD41C5D" w14:textId="77777777" w:rsidR="008D1943" w:rsidRPr="00DB1A5A" w:rsidRDefault="008D1943" w:rsidP="008D1943">
      <w:pPr>
        <w:pStyle w:val="NormalWeb"/>
        <w:numPr>
          <w:ilvl w:val="0"/>
          <w:numId w:val="56"/>
        </w:numPr>
        <w:spacing w:line="360" w:lineRule="auto"/>
        <w:rPr>
          <w:rFonts w:ascii="Arial" w:hAnsi="Arial" w:cs="Arial"/>
          <w:color w:val="333333"/>
          <w:highlight w:val="green"/>
          <w:shd w:val="clear" w:color="auto" w:fill="FFFFFF"/>
          <w:rPrChange w:id="1005"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1006" w:author="George Urumov" w:date="2025-10-28T12:05:00Z" w16du:dateUtc="2025-10-28T12:05:00Z">
            <w:rPr>
              <w:rFonts w:ascii="Arial" w:hAnsi="Arial" w:cs="Arial"/>
              <w:color w:val="333333"/>
              <w:shd w:val="clear" w:color="auto" w:fill="FFFFFF"/>
            </w:rPr>
          </w:rPrChange>
        </w:rPr>
        <w:t>α = 0.5: two choices at ω</w:t>
      </w:r>
      <w:r w:rsidRPr="00DB1A5A">
        <w:rPr>
          <w:rFonts w:ascii="Cambria Math" w:hAnsi="Cambria Math" w:cs="Cambria Math"/>
          <w:color w:val="333333"/>
          <w:highlight w:val="green"/>
          <w:shd w:val="clear" w:color="auto" w:fill="FFFFFF"/>
          <w:rPrChange w:id="1007" w:author="George Urumov" w:date="2025-10-28T12:05:00Z" w16du:dateUtc="2025-10-28T12:05:00Z">
            <w:rPr>
              <w:rFonts w:ascii="Cambria Math" w:hAnsi="Cambria Math" w:cs="Cambria Math"/>
              <w:color w:val="333333"/>
              <w:shd w:val="clear" w:color="auto" w:fill="FFFFFF"/>
            </w:rPr>
          </w:rPrChange>
        </w:rPr>
        <w:t>₁</w:t>
      </w:r>
      <w:r w:rsidRPr="00DB1A5A">
        <w:rPr>
          <w:rFonts w:ascii="Arial" w:hAnsi="Arial" w:cs="Arial"/>
          <w:color w:val="333333"/>
          <w:highlight w:val="green"/>
          <w:shd w:val="clear" w:color="auto" w:fill="FFFFFF"/>
          <w:rPrChange w:id="1008" w:author="George Urumov" w:date="2025-10-28T12:05:00Z" w16du:dateUtc="2025-10-28T12:05:00Z">
            <w:rPr>
              <w:rFonts w:ascii="Arial" w:hAnsi="Arial" w:cs="Arial"/>
              <w:color w:val="333333"/>
              <w:shd w:val="clear" w:color="auto" w:fill="FFFFFF"/>
            </w:rPr>
          </w:rPrChange>
        </w:rPr>
        <w:t>, fixed at ω</w:t>
      </w:r>
      <w:r w:rsidRPr="00DB1A5A">
        <w:rPr>
          <w:rFonts w:ascii="Cambria Math" w:hAnsi="Cambria Math" w:cs="Cambria Math"/>
          <w:color w:val="333333"/>
          <w:highlight w:val="green"/>
          <w:shd w:val="clear" w:color="auto" w:fill="FFFFFF"/>
          <w:rPrChange w:id="1009"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1010" w:author="George Urumov" w:date="2025-10-28T12:05:00Z" w16du:dateUtc="2025-10-28T12:05:00Z">
            <w:rPr>
              <w:rFonts w:ascii="Arial" w:hAnsi="Arial" w:cs="Arial"/>
              <w:color w:val="333333"/>
              <w:shd w:val="clear" w:color="auto" w:fill="FFFFFF"/>
            </w:rPr>
          </w:rPrChange>
        </w:rPr>
        <w:t>, ω</w:t>
      </w:r>
      <w:r w:rsidRPr="00DB1A5A">
        <w:rPr>
          <w:rFonts w:ascii="Cambria Math" w:hAnsi="Cambria Math" w:cs="Cambria Math"/>
          <w:color w:val="333333"/>
          <w:highlight w:val="green"/>
          <w:shd w:val="clear" w:color="auto" w:fill="FFFFFF"/>
          <w:rPrChange w:id="1011" w:author="George Urumov" w:date="2025-10-28T12:05:00Z" w16du:dateUtc="2025-10-28T12:05:00Z">
            <w:rPr>
              <w:rFonts w:ascii="Cambria Math" w:hAnsi="Cambria Math" w:cs="Cambria Math"/>
              <w:color w:val="333333"/>
              <w:shd w:val="clear" w:color="auto" w:fill="FFFFFF"/>
            </w:rPr>
          </w:rPrChange>
        </w:rPr>
        <w:t>₃</w:t>
      </w:r>
      <w:r w:rsidRPr="00DB1A5A">
        <w:rPr>
          <w:rFonts w:ascii="Arial" w:hAnsi="Arial" w:cs="Arial"/>
          <w:color w:val="333333"/>
          <w:highlight w:val="green"/>
          <w:shd w:val="clear" w:color="auto" w:fill="FFFFFF"/>
          <w:rPrChange w:id="1012" w:author="George Urumov" w:date="2025-10-28T12:05:00Z" w16du:dateUtc="2025-10-28T12:05:00Z">
            <w:rPr>
              <w:rFonts w:ascii="Arial" w:hAnsi="Arial" w:cs="Arial"/>
              <w:color w:val="333333"/>
              <w:shd w:val="clear" w:color="auto" w:fill="FFFFFF"/>
            </w:rPr>
          </w:rPrChange>
        </w:rPr>
        <w:t xml:space="preserve"> </w:t>
      </w:r>
      <w:r w:rsidRPr="00DB1A5A">
        <w:rPr>
          <w:rFonts w:ascii="Cambria Math" w:hAnsi="Cambria Math" w:cs="Cambria Math"/>
          <w:color w:val="333333"/>
          <w:highlight w:val="green"/>
          <w:shd w:val="clear" w:color="auto" w:fill="FFFFFF"/>
          <w:rPrChange w:id="1013" w:author="George Urumov" w:date="2025-10-28T12:05:00Z" w16du:dateUtc="2025-10-28T12:05:00Z">
            <w:rPr>
              <w:rFonts w:ascii="Cambria Math" w:hAnsi="Cambria Math" w:cs="Cambria Math"/>
              <w:color w:val="333333"/>
              <w:shd w:val="clear" w:color="auto" w:fill="FFFFFF"/>
            </w:rPr>
          </w:rPrChange>
        </w:rPr>
        <w:t>⇒</w:t>
      </w:r>
      <w:r w:rsidRPr="00DB1A5A">
        <w:rPr>
          <w:rFonts w:ascii="Arial" w:hAnsi="Arial" w:cs="Arial"/>
          <w:color w:val="333333"/>
          <w:highlight w:val="green"/>
          <w:shd w:val="clear" w:color="auto" w:fill="FFFFFF"/>
          <w:rPrChange w:id="1014" w:author="George Urumov" w:date="2025-10-28T12:05:00Z" w16du:dateUtc="2025-10-28T12:05:00Z">
            <w:rPr>
              <w:rFonts w:ascii="Arial" w:hAnsi="Arial" w:cs="Arial"/>
              <w:color w:val="333333"/>
              <w:shd w:val="clear" w:color="auto" w:fill="FFFFFF"/>
            </w:rPr>
          </w:rPrChange>
        </w:rPr>
        <w:t xml:space="preserve"> two-point α-cut</w:t>
      </w:r>
      <w:r w:rsidRPr="00DB1A5A">
        <w:rPr>
          <w:rFonts w:ascii="Arial" w:hAnsi="Arial" w:cs="Arial"/>
          <w:color w:val="333333"/>
          <w:highlight w:val="green"/>
          <w:shd w:val="clear" w:color="auto" w:fill="FFFFFF"/>
          <w:rPrChange w:id="1015" w:author="George Urumov" w:date="2025-10-28T12:05:00Z" w16du:dateUtc="2025-10-28T12:05:00Z">
            <w:rPr>
              <w:rFonts w:ascii="Arial" w:hAnsi="Arial" w:cs="Arial"/>
              <w:color w:val="333333"/>
              <w:shd w:val="clear" w:color="auto" w:fill="FFFFFF"/>
            </w:rPr>
          </w:rPrChange>
        </w:rPr>
        <w:br/>
        <w:t xml:space="preserve">[∫ X </w:t>
      </w:r>
      <w:proofErr w:type="spellStart"/>
      <w:proofErr w:type="gramStart"/>
      <w:r w:rsidRPr="00DB1A5A">
        <w:rPr>
          <w:rFonts w:ascii="Arial" w:hAnsi="Arial" w:cs="Arial"/>
          <w:color w:val="333333"/>
          <w:highlight w:val="green"/>
          <w:shd w:val="clear" w:color="auto" w:fill="FFFFFF"/>
          <w:rPrChange w:id="1016" w:author="George Urumov" w:date="2025-10-28T12:05:00Z" w16du:dateUtc="2025-10-28T12:05:00Z">
            <w:rPr>
              <w:rFonts w:ascii="Arial" w:hAnsi="Arial" w:cs="Arial"/>
              <w:color w:val="333333"/>
              <w:shd w:val="clear" w:color="auto" w:fill="FFFFFF"/>
            </w:rPr>
          </w:rPrChange>
        </w:rPr>
        <w:t>dP</w:t>
      </w:r>
      <w:proofErr w:type="spellEnd"/>
      <w:r w:rsidRPr="00DB1A5A">
        <w:rPr>
          <w:rFonts w:ascii="Arial" w:hAnsi="Arial" w:cs="Arial"/>
          <w:color w:val="333333"/>
          <w:highlight w:val="green"/>
          <w:shd w:val="clear" w:color="auto" w:fill="FFFFFF"/>
          <w:rPrChange w:id="1017" w:author="George Urumov" w:date="2025-10-28T12:05:00Z" w16du:dateUtc="2025-10-28T12:05:00Z">
            <w:rPr>
              <w:rFonts w:ascii="Arial" w:hAnsi="Arial" w:cs="Arial"/>
              <w:color w:val="333333"/>
              <w:shd w:val="clear" w:color="auto" w:fill="FFFFFF"/>
            </w:rPr>
          </w:rPrChange>
        </w:rPr>
        <w:t>]</w:t>
      </w:r>
      <w:r w:rsidRPr="00DB1A5A">
        <w:rPr>
          <w:rFonts w:ascii="Cambria Math" w:hAnsi="Cambria Math" w:cs="Cambria Math"/>
          <w:color w:val="333333"/>
          <w:highlight w:val="green"/>
          <w:shd w:val="clear" w:color="auto" w:fill="FFFFFF"/>
          <w:rPrChange w:id="1018" w:author="George Urumov" w:date="2025-10-28T12:05:00Z" w16du:dateUtc="2025-10-28T12:05:00Z">
            <w:rPr>
              <w:rFonts w:ascii="Cambria Math" w:hAnsi="Cambria Math" w:cs="Cambria Math"/>
              <w:color w:val="333333"/>
              <w:shd w:val="clear" w:color="auto" w:fill="FFFFFF"/>
            </w:rPr>
          </w:rPrChange>
        </w:rPr>
        <w:t>₀</w:t>
      </w:r>
      <w:proofErr w:type="gramEnd"/>
      <w:r w:rsidRPr="00DB1A5A">
        <w:rPr>
          <w:rFonts w:ascii="MS Gothic" w:eastAsia="MS Gothic" w:hAnsi="MS Gothic" w:cs="MS Gothic"/>
          <w:color w:val="333333"/>
          <w:highlight w:val="green"/>
          <w:shd w:val="clear" w:color="auto" w:fill="FFFFFF"/>
          <w:rPrChange w:id="1019"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1020" w:author="George Urumov" w:date="2025-10-28T12:05:00Z" w16du:dateUtc="2025-10-28T12:05:00Z">
            <w:rPr>
              <w:rFonts w:ascii="Cambria Math" w:hAnsi="Cambria Math" w:cs="Cambria Math"/>
              <w:color w:val="333333"/>
              <w:shd w:val="clear" w:color="auto" w:fill="FFFFFF"/>
            </w:rPr>
          </w:rPrChange>
        </w:rPr>
        <w:t>₅</w:t>
      </w:r>
      <w:r w:rsidRPr="00DB1A5A">
        <w:rPr>
          <w:rFonts w:ascii="Arial" w:hAnsi="Arial" w:cs="Arial"/>
          <w:color w:val="333333"/>
          <w:highlight w:val="green"/>
          <w:shd w:val="clear" w:color="auto" w:fill="FFFFFF"/>
          <w:rPrChange w:id="1021" w:author="George Urumov" w:date="2025-10-28T12:05:00Z" w16du:dateUtc="2025-10-28T12:05:00Z">
            <w:rPr>
              <w:rFonts w:ascii="Arial" w:hAnsi="Arial" w:cs="Arial"/>
              <w:color w:val="333333"/>
              <w:shd w:val="clear" w:color="auto" w:fill="FFFFFF"/>
            </w:rPr>
          </w:rPrChange>
        </w:rPr>
        <w:t xml:space="preserve"> = </w:t>
      </w:r>
      <w:proofErr w:type="gramStart"/>
      <w:r w:rsidRPr="00DB1A5A">
        <w:rPr>
          <w:rFonts w:ascii="Arial" w:hAnsi="Arial" w:cs="Arial"/>
          <w:color w:val="333333"/>
          <w:highlight w:val="green"/>
          <w:shd w:val="clear" w:color="auto" w:fill="FFFFFF"/>
          <w:rPrChange w:id="1022" w:author="George Urumov" w:date="2025-10-28T12:05:00Z" w16du:dateUtc="2025-10-28T12:05:00Z">
            <w:rPr>
              <w:rFonts w:ascii="Arial" w:hAnsi="Arial" w:cs="Arial"/>
              <w:color w:val="333333"/>
              <w:shd w:val="clear" w:color="auto" w:fill="FFFFFF"/>
            </w:rPr>
          </w:rPrChange>
        </w:rPr>
        <w:t>{ 32</w:t>
      </w:r>
      <w:proofErr w:type="gramEnd"/>
      <w:r w:rsidRPr="00DB1A5A">
        <w:rPr>
          <w:rFonts w:ascii="Arial" w:hAnsi="Arial" w:cs="Arial"/>
          <w:color w:val="333333"/>
          <w:highlight w:val="green"/>
          <w:shd w:val="clear" w:color="auto" w:fill="FFFFFF"/>
          <w:rPrChange w:id="1023" w:author="George Urumov" w:date="2025-10-28T12:05:00Z" w16du:dateUtc="2025-10-28T12:05:00Z">
            <w:rPr>
              <w:rFonts w:ascii="Arial" w:hAnsi="Arial" w:cs="Arial"/>
              <w:color w:val="333333"/>
              <w:shd w:val="clear" w:color="auto" w:fill="FFFFFF"/>
            </w:rPr>
          </w:rPrChange>
        </w:rPr>
        <w:t>/11, 34/</w:t>
      </w:r>
      <w:proofErr w:type="gramStart"/>
      <w:r w:rsidRPr="00DB1A5A">
        <w:rPr>
          <w:rFonts w:ascii="Arial" w:hAnsi="Arial" w:cs="Arial"/>
          <w:color w:val="333333"/>
          <w:highlight w:val="green"/>
          <w:shd w:val="clear" w:color="auto" w:fill="FFFFFF"/>
          <w:rPrChange w:id="1024" w:author="George Urumov" w:date="2025-10-28T12:05:00Z" w16du:dateUtc="2025-10-28T12:05:00Z">
            <w:rPr>
              <w:rFonts w:ascii="Arial" w:hAnsi="Arial" w:cs="Arial"/>
              <w:color w:val="333333"/>
              <w:shd w:val="clear" w:color="auto" w:fill="FFFFFF"/>
            </w:rPr>
          </w:rPrChange>
        </w:rPr>
        <w:t>11 }</w:t>
      </w:r>
      <w:proofErr w:type="gramEnd"/>
      <w:r w:rsidRPr="00DB1A5A">
        <w:rPr>
          <w:rFonts w:ascii="Arial" w:hAnsi="Arial" w:cs="Arial"/>
          <w:color w:val="333333"/>
          <w:highlight w:val="green"/>
          <w:shd w:val="clear" w:color="auto" w:fill="FFFFFF"/>
          <w:rPrChange w:id="1025" w:author="George Urumov" w:date="2025-10-28T12:05:00Z" w16du:dateUtc="2025-10-28T12:05:00Z">
            <w:rPr>
              <w:rFonts w:ascii="Arial" w:hAnsi="Arial" w:cs="Arial"/>
              <w:color w:val="333333"/>
              <w:shd w:val="clear" w:color="auto" w:fill="FFFFFF"/>
            </w:rPr>
          </w:rPrChange>
        </w:rPr>
        <w:t xml:space="preserve"> ≈ </w:t>
      </w:r>
      <w:proofErr w:type="gramStart"/>
      <w:r w:rsidRPr="00DB1A5A">
        <w:rPr>
          <w:rFonts w:ascii="Arial" w:hAnsi="Arial" w:cs="Arial"/>
          <w:color w:val="333333"/>
          <w:highlight w:val="green"/>
          <w:shd w:val="clear" w:color="auto" w:fill="FFFFFF"/>
          <w:rPrChange w:id="1026" w:author="George Urumov" w:date="2025-10-28T12:05:00Z" w16du:dateUtc="2025-10-28T12:05:00Z">
            <w:rPr>
              <w:rFonts w:ascii="Arial" w:hAnsi="Arial" w:cs="Arial"/>
              <w:color w:val="333333"/>
              <w:shd w:val="clear" w:color="auto" w:fill="FFFFFF"/>
            </w:rPr>
          </w:rPrChange>
        </w:rPr>
        <w:t>{ 2.9091</w:t>
      </w:r>
      <w:proofErr w:type="gramEnd"/>
      <w:r w:rsidRPr="00DB1A5A">
        <w:rPr>
          <w:rFonts w:ascii="Arial" w:hAnsi="Arial" w:cs="Arial"/>
          <w:color w:val="333333"/>
          <w:highlight w:val="green"/>
          <w:shd w:val="clear" w:color="auto" w:fill="FFFFFF"/>
          <w:rPrChange w:id="1027" w:author="George Urumov" w:date="2025-10-28T12:05:00Z" w16du:dateUtc="2025-10-28T12:05:00Z">
            <w:rPr>
              <w:rFonts w:ascii="Arial" w:hAnsi="Arial" w:cs="Arial"/>
              <w:color w:val="333333"/>
              <w:shd w:val="clear" w:color="auto" w:fill="FFFFFF"/>
            </w:rPr>
          </w:rPrChange>
        </w:rPr>
        <w:t xml:space="preserve">, </w:t>
      </w:r>
      <w:proofErr w:type="gramStart"/>
      <w:r w:rsidRPr="00DB1A5A">
        <w:rPr>
          <w:rFonts w:ascii="Arial" w:hAnsi="Arial" w:cs="Arial"/>
          <w:color w:val="333333"/>
          <w:highlight w:val="green"/>
          <w:shd w:val="clear" w:color="auto" w:fill="FFFFFF"/>
          <w:rPrChange w:id="1028" w:author="George Urumov" w:date="2025-10-28T12:05:00Z" w16du:dateUtc="2025-10-28T12:05:00Z">
            <w:rPr>
              <w:rFonts w:ascii="Arial" w:hAnsi="Arial" w:cs="Arial"/>
              <w:color w:val="333333"/>
              <w:shd w:val="clear" w:color="auto" w:fill="FFFFFF"/>
            </w:rPr>
          </w:rPrChange>
        </w:rPr>
        <w:t>3.0909 }</w:t>
      </w:r>
      <w:proofErr w:type="gramEnd"/>
      <w:r w:rsidRPr="00DB1A5A">
        <w:rPr>
          <w:rFonts w:ascii="Arial" w:hAnsi="Arial" w:cs="Arial"/>
          <w:color w:val="333333"/>
          <w:highlight w:val="green"/>
          <w:shd w:val="clear" w:color="auto" w:fill="FFFFFF"/>
          <w:rPrChange w:id="1029" w:author="George Urumov" w:date="2025-10-28T12:05:00Z" w16du:dateUtc="2025-10-28T12:05:00Z">
            <w:rPr>
              <w:rFonts w:ascii="Arial" w:hAnsi="Arial" w:cs="Arial"/>
              <w:color w:val="333333"/>
              <w:shd w:val="clear" w:color="auto" w:fill="FFFFFF"/>
            </w:rPr>
          </w:rPrChange>
        </w:rPr>
        <w:t>.</w:t>
      </w:r>
    </w:p>
    <w:p w14:paraId="47510223" w14:textId="77777777" w:rsidR="008D1943" w:rsidRPr="00DB1A5A" w:rsidRDefault="008D1943" w:rsidP="008D1943">
      <w:pPr>
        <w:pStyle w:val="NormalWeb"/>
        <w:numPr>
          <w:ilvl w:val="0"/>
          <w:numId w:val="56"/>
        </w:numPr>
        <w:spacing w:line="360" w:lineRule="auto"/>
        <w:rPr>
          <w:rFonts w:ascii="Arial" w:hAnsi="Arial" w:cs="Arial"/>
          <w:color w:val="333333"/>
          <w:highlight w:val="green"/>
          <w:shd w:val="clear" w:color="auto" w:fill="FFFFFF"/>
          <w:rPrChange w:id="1030"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1031" w:author="George Urumov" w:date="2025-10-28T12:05:00Z" w16du:dateUtc="2025-10-28T12:05:00Z">
            <w:rPr>
              <w:rFonts w:ascii="Arial" w:hAnsi="Arial" w:cs="Arial"/>
              <w:color w:val="333333"/>
              <w:shd w:val="clear" w:color="auto" w:fill="FFFFFF"/>
            </w:rPr>
          </w:rPrChange>
        </w:rPr>
        <w:t>α = 0.4: two choices at ω</w:t>
      </w:r>
      <w:r w:rsidRPr="00DB1A5A">
        <w:rPr>
          <w:rFonts w:ascii="Cambria Math" w:hAnsi="Cambria Math" w:cs="Cambria Math"/>
          <w:color w:val="333333"/>
          <w:highlight w:val="green"/>
          <w:shd w:val="clear" w:color="auto" w:fill="FFFFFF"/>
          <w:rPrChange w:id="1032" w:author="George Urumov" w:date="2025-10-28T12:05:00Z" w16du:dateUtc="2025-10-28T12:05:00Z">
            <w:rPr>
              <w:rFonts w:ascii="Cambria Math" w:hAnsi="Cambria Math" w:cs="Cambria Math"/>
              <w:color w:val="333333"/>
              <w:shd w:val="clear" w:color="auto" w:fill="FFFFFF"/>
            </w:rPr>
          </w:rPrChange>
        </w:rPr>
        <w:t>₁</w:t>
      </w:r>
      <w:r w:rsidRPr="00DB1A5A">
        <w:rPr>
          <w:rFonts w:ascii="Arial" w:hAnsi="Arial" w:cs="Arial"/>
          <w:color w:val="333333"/>
          <w:highlight w:val="green"/>
          <w:shd w:val="clear" w:color="auto" w:fill="FFFFFF"/>
          <w:rPrChange w:id="1033" w:author="George Urumov" w:date="2025-10-28T12:05:00Z" w16du:dateUtc="2025-10-28T12:05:00Z">
            <w:rPr>
              <w:rFonts w:ascii="Arial" w:hAnsi="Arial" w:cs="Arial"/>
              <w:color w:val="333333"/>
              <w:shd w:val="clear" w:color="auto" w:fill="FFFFFF"/>
            </w:rPr>
          </w:rPrChange>
        </w:rPr>
        <w:t>, two at ω</w:t>
      </w:r>
      <w:r w:rsidRPr="00DB1A5A">
        <w:rPr>
          <w:rFonts w:ascii="Cambria Math" w:hAnsi="Cambria Math" w:cs="Cambria Math"/>
          <w:color w:val="333333"/>
          <w:highlight w:val="green"/>
          <w:shd w:val="clear" w:color="auto" w:fill="FFFFFF"/>
          <w:rPrChange w:id="1034"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1035" w:author="George Urumov" w:date="2025-10-28T12:05:00Z" w16du:dateUtc="2025-10-28T12:05:00Z">
            <w:rPr>
              <w:rFonts w:ascii="Arial" w:hAnsi="Arial" w:cs="Arial"/>
              <w:color w:val="333333"/>
              <w:shd w:val="clear" w:color="auto" w:fill="FFFFFF"/>
            </w:rPr>
          </w:rPrChange>
        </w:rPr>
        <w:t>, fixed at ω</w:t>
      </w:r>
      <w:r w:rsidRPr="00DB1A5A">
        <w:rPr>
          <w:rFonts w:ascii="Cambria Math" w:hAnsi="Cambria Math" w:cs="Cambria Math"/>
          <w:color w:val="333333"/>
          <w:highlight w:val="green"/>
          <w:shd w:val="clear" w:color="auto" w:fill="FFFFFF"/>
          <w:rPrChange w:id="1036" w:author="George Urumov" w:date="2025-10-28T12:05:00Z" w16du:dateUtc="2025-10-28T12:05:00Z">
            <w:rPr>
              <w:rFonts w:ascii="Cambria Math" w:hAnsi="Cambria Math" w:cs="Cambria Math"/>
              <w:color w:val="333333"/>
              <w:shd w:val="clear" w:color="auto" w:fill="FFFFFF"/>
            </w:rPr>
          </w:rPrChange>
        </w:rPr>
        <w:t>₃</w:t>
      </w:r>
      <w:r w:rsidRPr="00DB1A5A">
        <w:rPr>
          <w:rFonts w:ascii="Arial" w:hAnsi="Arial" w:cs="Arial"/>
          <w:color w:val="333333"/>
          <w:highlight w:val="green"/>
          <w:shd w:val="clear" w:color="auto" w:fill="FFFFFF"/>
          <w:rPrChange w:id="1037" w:author="George Urumov" w:date="2025-10-28T12:05:00Z" w16du:dateUtc="2025-10-28T12:05:00Z">
            <w:rPr>
              <w:rFonts w:ascii="Arial" w:hAnsi="Arial" w:cs="Arial"/>
              <w:color w:val="333333"/>
              <w:shd w:val="clear" w:color="auto" w:fill="FFFFFF"/>
            </w:rPr>
          </w:rPrChange>
        </w:rPr>
        <w:t xml:space="preserve"> </w:t>
      </w:r>
      <w:r w:rsidRPr="00DB1A5A">
        <w:rPr>
          <w:rFonts w:ascii="Cambria Math" w:hAnsi="Cambria Math" w:cs="Cambria Math"/>
          <w:color w:val="333333"/>
          <w:highlight w:val="green"/>
          <w:shd w:val="clear" w:color="auto" w:fill="FFFFFF"/>
          <w:rPrChange w:id="1038" w:author="George Urumov" w:date="2025-10-28T12:05:00Z" w16du:dateUtc="2025-10-28T12:05:00Z">
            <w:rPr>
              <w:rFonts w:ascii="Cambria Math" w:hAnsi="Cambria Math" w:cs="Cambria Math"/>
              <w:color w:val="333333"/>
              <w:shd w:val="clear" w:color="auto" w:fill="FFFFFF"/>
            </w:rPr>
          </w:rPrChange>
        </w:rPr>
        <w:t>⇒</w:t>
      </w:r>
      <w:r w:rsidRPr="00DB1A5A">
        <w:rPr>
          <w:rFonts w:ascii="Arial" w:hAnsi="Arial" w:cs="Arial"/>
          <w:color w:val="333333"/>
          <w:highlight w:val="green"/>
          <w:shd w:val="clear" w:color="auto" w:fill="FFFFFF"/>
          <w:rPrChange w:id="1039" w:author="George Urumov" w:date="2025-10-28T12:05:00Z" w16du:dateUtc="2025-10-28T12:05:00Z">
            <w:rPr>
              <w:rFonts w:ascii="Arial" w:hAnsi="Arial" w:cs="Arial"/>
              <w:color w:val="333333"/>
              <w:shd w:val="clear" w:color="auto" w:fill="FFFFFF"/>
            </w:rPr>
          </w:rPrChange>
        </w:rPr>
        <w:t xml:space="preserve"> four-point α-cut</w:t>
      </w:r>
      <w:r w:rsidRPr="00DB1A5A">
        <w:rPr>
          <w:rFonts w:ascii="Arial" w:hAnsi="Arial" w:cs="Arial"/>
          <w:color w:val="333333"/>
          <w:highlight w:val="green"/>
          <w:shd w:val="clear" w:color="auto" w:fill="FFFFFF"/>
          <w:rPrChange w:id="1040" w:author="George Urumov" w:date="2025-10-28T12:05:00Z" w16du:dateUtc="2025-10-28T12:05:00Z">
            <w:rPr>
              <w:rFonts w:ascii="Arial" w:hAnsi="Arial" w:cs="Arial"/>
              <w:color w:val="333333"/>
              <w:shd w:val="clear" w:color="auto" w:fill="FFFFFF"/>
            </w:rPr>
          </w:rPrChange>
        </w:rPr>
        <w:br/>
        <w:t xml:space="preserve">[∫ X </w:t>
      </w:r>
      <w:proofErr w:type="spellStart"/>
      <w:proofErr w:type="gramStart"/>
      <w:r w:rsidRPr="00DB1A5A">
        <w:rPr>
          <w:rFonts w:ascii="Arial" w:hAnsi="Arial" w:cs="Arial"/>
          <w:color w:val="333333"/>
          <w:highlight w:val="green"/>
          <w:shd w:val="clear" w:color="auto" w:fill="FFFFFF"/>
          <w:rPrChange w:id="1041" w:author="George Urumov" w:date="2025-10-28T12:05:00Z" w16du:dateUtc="2025-10-28T12:05:00Z">
            <w:rPr>
              <w:rFonts w:ascii="Arial" w:hAnsi="Arial" w:cs="Arial"/>
              <w:color w:val="333333"/>
              <w:shd w:val="clear" w:color="auto" w:fill="FFFFFF"/>
            </w:rPr>
          </w:rPrChange>
        </w:rPr>
        <w:t>dP</w:t>
      </w:r>
      <w:proofErr w:type="spellEnd"/>
      <w:r w:rsidRPr="00DB1A5A">
        <w:rPr>
          <w:rFonts w:ascii="Arial" w:hAnsi="Arial" w:cs="Arial"/>
          <w:color w:val="333333"/>
          <w:highlight w:val="green"/>
          <w:shd w:val="clear" w:color="auto" w:fill="FFFFFF"/>
          <w:rPrChange w:id="1042" w:author="George Urumov" w:date="2025-10-28T12:05:00Z" w16du:dateUtc="2025-10-28T12:05:00Z">
            <w:rPr>
              <w:rFonts w:ascii="Arial" w:hAnsi="Arial" w:cs="Arial"/>
              <w:color w:val="333333"/>
              <w:shd w:val="clear" w:color="auto" w:fill="FFFFFF"/>
            </w:rPr>
          </w:rPrChange>
        </w:rPr>
        <w:t>]</w:t>
      </w:r>
      <w:r w:rsidRPr="00DB1A5A">
        <w:rPr>
          <w:rFonts w:ascii="Cambria Math" w:hAnsi="Cambria Math" w:cs="Cambria Math"/>
          <w:color w:val="333333"/>
          <w:highlight w:val="green"/>
          <w:shd w:val="clear" w:color="auto" w:fill="FFFFFF"/>
          <w:rPrChange w:id="1043" w:author="George Urumov" w:date="2025-10-28T12:05:00Z" w16du:dateUtc="2025-10-28T12:05:00Z">
            <w:rPr>
              <w:rFonts w:ascii="Cambria Math" w:hAnsi="Cambria Math" w:cs="Cambria Math"/>
              <w:color w:val="333333"/>
              <w:shd w:val="clear" w:color="auto" w:fill="FFFFFF"/>
            </w:rPr>
          </w:rPrChange>
        </w:rPr>
        <w:t>₀</w:t>
      </w:r>
      <w:proofErr w:type="gramEnd"/>
      <w:r w:rsidRPr="00DB1A5A">
        <w:rPr>
          <w:rFonts w:ascii="MS Gothic" w:eastAsia="MS Gothic" w:hAnsi="MS Gothic" w:cs="MS Gothic"/>
          <w:color w:val="333333"/>
          <w:highlight w:val="green"/>
          <w:shd w:val="clear" w:color="auto" w:fill="FFFFFF"/>
          <w:rPrChange w:id="1044"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1045" w:author="George Urumov" w:date="2025-10-28T12:05:00Z" w16du:dateUtc="2025-10-28T12:05:00Z">
            <w:rPr>
              <w:rFonts w:ascii="Cambria Math" w:hAnsi="Cambria Math" w:cs="Cambria Math"/>
              <w:color w:val="333333"/>
              <w:shd w:val="clear" w:color="auto" w:fill="FFFFFF"/>
            </w:rPr>
          </w:rPrChange>
        </w:rPr>
        <w:t>₄</w:t>
      </w:r>
      <w:r w:rsidRPr="00DB1A5A">
        <w:rPr>
          <w:rFonts w:ascii="Arial" w:hAnsi="Arial" w:cs="Arial"/>
          <w:color w:val="333333"/>
          <w:highlight w:val="green"/>
          <w:shd w:val="clear" w:color="auto" w:fill="FFFFFF"/>
          <w:rPrChange w:id="1046" w:author="George Urumov" w:date="2025-10-28T12:05:00Z" w16du:dateUtc="2025-10-28T12:05:00Z">
            <w:rPr>
              <w:rFonts w:ascii="Arial" w:hAnsi="Arial" w:cs="Arial"/>
              <w:color w:val="333333"/>
              <w:shd w:val="clear" w:color="auto" w:fill="FFFFFF"/>
            </w:rPr>
          </w:rPrChange>
        </w:rPr>
        <w:t xml:space="preserve"> = </w:t>
      </w:r>
      <w:proofErr w:type="gramStart"/>
      <w:r w:rsidRPr="00DB1A5A">
        <w:rPr>
          <w:rFonts w:ascii="Arial" w:hAnsi="Arial" w:cs="Arial"/>
          <w:color w:val="333333"/>
          <w:highlight w:val="green"/>
          <w:shd w:val="clear" w:color="auto" w:fill="FFFFFF"/>
          <w:rPrChange w:id="1047" w:author="George Urumov" w:date="2025-10-28T12:05:00Z" w16du:dateUtc="2025-10-28T12:05:00Z">
            <w:rPr>
              <w:rFonts w:ascii="Arial" w:hAnsi="Arial" w:cs="Arial"/>
              <w:color w:val="333333"/>
              <w:shd w:val="clear" w:color="auto" w:fill="FFFFFF"/>
            </w:rPr>
          </w:rPrChange>
        </w:rPr>
        <w:t>{ 32</w:t>
      </w:r>
      <w:proofErr w:type="gramEnd"/>
      <w:r w:rsidRPr="00DB1A5A">
        <w:rPr>
          <w:rFonts w:ascii="Arial" w:hAnsi="Arial" w:cs="Arial"/>
          <w:color w:val="333333"/>
          <w:highlight w:val="green"/>
          <w:shd w:val="clear" w:color="auto" w:fill="FFFFFF"/>
          <w:rPrChange w:id="1048" w:author="George Urumov" w:date="2025-10-28T12:05:00Z" w16du:dateUtc="2025-10-28T12:05:00Z">
            <w:rPr>
              <w:rFonts w:ascii="Arial" w:hAnsi="Arial" w:cs="Arial"/>
              <w:color w:val="333333"/>
              <w:shd w:val="clear" w:color="auto" w:fill="FFFFFF"/>
            </w:rPr>
          </w:rPrChange>
        </w:rPr>
        <w:t>/11, 34/11, 37/11, 39/</w:t>
      </w:r>
      <w:proofErr w:type="gramStart"/>
      <w:r w:rsidRPr="00DB1A5A">
        <w:rPr>
          <w:rFonts w:ascii="Arial" w:hAnsi="Arial" w:cs="Arial"/>
          <w:color w:val="333333"/>
          <w:highlight w:val="green"/>
          <w:shd w:val="clear" w:color="auto" w:fill="FFFFFF"/>
          <w:rPrChange w:id="1049" w:author="George Urumov" w:date="2025-10-28T12:05:00Z" w16du:dateUtc="2025-10-28T12:05:00Z">
            <w:rPr>
              <w:rFonts w:ascii="Arial" w:hAnsi="Arial" w:cs="Arial"/>
              <w:color w:val="333333"/>
              <w:shd w:val="clear" w:color="auto" w:fill="FFFFFF"/>
            </w:rPr>
          </w:rPrChange>
        </w:rPr>
        <w:t>11 }</w:t>
      </w:r>
      <w:proofErr w:type="gramEnd"/>
      <w:r w:rsidRPr="00DB1A5A">
        <w:rPr>
          <w:rFonts w:ascii="Arial" w:hAnsi="Arial" w:cs="Arial"/>
          <w:color w:val="333333"/>
          <w:highlight w:val="green"/>
          <w:shd w:val="clear" w:color="auto" w:fill="FFFFFF"/>
          <w:rPrChange w:id="1050" w:author="George Urumov" w:date="2025-10-28T12:05:00Z" w16du:dateUtc="2025-10-28T12:05:00Z">
            <w:rPr>
              <w:rFonts w:ascii="Arial" w:hAnsi="Arial" w:cs="Arial"/>
              <w:color w:val="333333"/>
              <w:shd w:val="clear" w:color="auto" w:fill="FFFFFF"/>
            </w:rPr>
          </w:rPrChange>
        </w:rPr>
        <w:t xml:space="preserve"> ≈ </w:t>
      </w:r>
      <w:proofErr w:type="gramStart"/>
      <w:r w:rsidRPr="00DB1A5A">
        <w:rPr>
          <w:rFonts w:ascii="Arial" w:hAnsi="Arial" w:cs="Arial"/>
          <w:color w:val="333333"/>
          <w:highlight w:val="green"/>
          <w:shd w:val="clear" w:color="auto" w:fill="FFFFFF"/>
          <w:rPrChange w:id="1051" w:author="George Urumov" w:date="2025-10-28T12:05:00Z" w16du:dateUtc="2025-10-28T12:05:00Z">
            <w:rPr>
              <w:rFonts w:ascii="Arial" w:hAnsi="Arial" w:cs="Arial"/>
              <w:color w:val="333333"/>
              <w:shd w:val="clear" w:color="auto" w:fill="FFFFFF"/>
            </w:rPr>
          </w:rPrChange>
        </w:rPr>
        <w:t>{ 2.9091</w:t>
      </w:r>
      <w:proofErr w:type="gramEnd"/>
      <w:r w:rsidRPr="00DB1A5A">
        <w:rPr>
          <w:rFonts w:ascii="Arial" w:hAnsi="Arial" w:cs="Arial"/>
          <w:color w:val="333333"/>
          <w:highlight w:val="green"/>
          <w:shd w:val="clear" w:color="auto" w:fill="FFFFFF"/>
          <w:rPrChange w:id="1052" w:author="George Urumov" w:date="2025-10-28T12:05:00Z" w16du:dateUtc="2025-10-28T12:05:00Z">
            <w:rPr>
              <w:rFonts w:ascii="Arial" w:hAnsi="Arial" w:cs="Arial"/>
              <w:color w:val="333333"/>
              <w:shd w:val="clear" w:color="auto" w:fill="FFFFFF"/>
            </w:rPr>
          </w:rPrChange>
        </w:rPr>
        <w:t xml:space="preserve">, 3.0909, 3.3636, </w:t>
      </w:r>
      <w:proofErr w:type="gramStart"/>
      <w:r w:rsidRPr="00DB1A5A">
        <w:rPr>
          <w:rFonts w:ascii="Arial" w:hAnsi="Arial" w:cs="Arial"/>
          <w:color w:val="333333"/>
          <w:highlight w:val="green"/>
          <w:shd w:val="clear" w:color="auto" w:fill="FFFFFF"/>
          <w:rPrChange w:id="1053" w:author="George Urumov" w:date="2025-10-28T12:05:00Z" w16du:dateUtc="2025-10-28T12:05:00Z">
            <w:rPr>
              <w:rFonts w:ascii="Arial" w:hAnsi="Arial" w:cs="Arial"/>
              <w:color w:val="333333"/>
              <w:shd w:val="clear" w:color="auto" w:fill="FFFFFF"/>
            </w:rPr>
          </w:rPrChange>
        </w:rPr>
        <w:t>3.5455 }</w:t>
      </w:r>
      <w:proofErr w:type="gramEnd"/>
      <w:r w:rsidRPr="00DB1A5A">
        <w:rPr>
          <w:rFonts w:ascii="Arial" w:hAnsi="Arial" w:cs="Arial"/>
          <w:color w:val="333333"/>
          <w:highlight w:val="green"/>
          <w:shd w:val="clear" w:color="auto" w:fill="FFFFFF"/>
          <w:rPrChange w:id="1054" w:author="George Urumov" w:date="2025-10-28T12:05:00Z" w16du:dateUtc="2025-10-28T12:05:00Z">
            <w:rPr>
              <w:rFonts w:ascii="Arial" w:hAnsi="Arial" w:cs="Arial"/>
              <w:color w:val="333333"/>
              <w:shd w:val="clear" w:color="auto" w:fill="FFFFFF"/>
            </w:rPr>
          </w:rPrChange>
        </w:rPr>
        <w:t>.</w:t>
      </w:r>
    </w:p>
    <w:p w14:paraId="09CBD734" w14:textId="77777777" w:rsidR="008D1943" w:rsidRPr="00DB1A5A" w:rsidRDefault="008D1943" w:rsidP="008D1943">
      <w:pPr>
        <w:pStyle w:val="NormalWeb"/>
        <w:numPr>
          <w:ilvl w:val="0"/>
          <w:numId w:val="56"/>
        </w:numPr>
        <w:spacing w:line="360" w:lineRule="auto"/>
        <w:rPr>
          <w:rFonts w:ascii="Arial" w:hAnsi="Arial" w:cs="Arial"/>
          <w:color w:val="333333"/>
          <w:highlight w:val="green"/>
          <w:shd w:val="clear" w:color="auto" w:fill="FFFFFF"/>
          <w:rPrChange w:id="1055" w:author="George Urumov" w:date="2025-10-28T12:05:00Z" w16du:dateUtc="2025-10-28T12:05:00Z">
            <w:rPr>
              <w:rFonts w:ascii="Arial" w:hAnsi="Arial" w:cs="Arial"/>
              <w:color w:val="333333"/>
              <w:shd w:val="clear" w:color="auto" w:fill="FFFFFF"/>
            </w:rPr>
          </w:rPrChange>
        </w:rPr>
      </w:pPr>
      <w:r w:rsidRPr="00DB1A5A">
        <w:rPr>
          <w:rFonts w:ascii="Arial" w:hAnsi="Arial" w:cs="Arial"/>
          <w:color w:val="333333"/>
          <w:highlight w:val="green"/>
          <w:shd w:val="clear" w:color="auto" w:fill="FFFFFF"/>
          <w:rPrChange w:id="1056" w:author="George Urumov" w:date="2025-10-28T12:05:00Z" w16du:dateUtc="2025-10-28T12:05:00Z">
            <w:rPr>
              <w:rFonts w:ascii="Arial" w:hAnsi="Arial" w:cs="Arial"/>
              <w:color w:val="333333"/>
              <w:shd w:val="clear" w:color="auto" w:fill="FFFFFF"/>
            </w:rPr>
          </w:rPrChange>
        </w:rPr>
        <w:t>α = 0.9: some [X]</w:t>
      </w:r>
      <w:r w:rsidRPr="00DB1A5A">
        <w:rPr>
          <w:rFonts w:ascii="Cambria Math" w:hAnsi="Cambria Math" w:cs="Cambria Math"/>
          <w:color w:val="333333"/>
          <w:highlight w:val="green"/>
          <w:shd w:val="clear" w:color="auto" w:fill="FFFFFF"/>
          <w:rPrChange w:id="1057" w:author="George Urumov" w:date="2025-10-28T12:05:00Z" w16du:dateUtc="2025-10-28T12:05:00Z">
            <w:rPr>
              <w:rFonts w:ascii="Cambria Math" w:hAnsi="Cambria Math" w:cs="Cambria Math"/>
              <w:color w:val="333333"/>
              <w:shd w:val="clear" w:color="auto" w:fill="FFFFFF"/>
            </w:rPr>
          </w:rPrChange>
        </w:rPr>
        <w:t>₀</w:t>
      </w:r>
      <w:r w:rsidRPr="00DB1A5A">
        <w:rPr>
          <w:rFonts w:ascii="MS Gothic" w:eastAsia="MS Gothic" w:hAnsi="MS Gothic" w:cs="MS Gothic"/>
          <w:color w:val="333333"/>
          <w:highlight w:val="green"/>
          <w:shd w:val="clear" w:color="auto" w:fill="FFFFFF"/>
          <w:rPrChange w:id="1058"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1059" w:author="George Urumov" w:date="2025-10-28T12:05:00Z" w16du:dateUtc="2025-10-28T12:05:00Z">
            <w:rPr>
              <w:rFonts w:ascii="Cambria Math" w:hAnsi="Cambria Math" w:cs="Cambria Math"/>
              <w:color w:val="333333"/>
              <w:shd w:val="clear" w:color="auto" w:fill="FFFFFF"/>
            </w:rPr>
          </w:rPrChange>
        </w:rPr>
        <w:t>₉</w:t>
      </w:r>
      <w:r w:rsidRPr="00DB1A5A">
        <w:rPr>
          <w:rFonts w:ascii="Arial" w:hAnsi="Arial" w:cs="Arial"/>
          <w:color w:val="333333"/>
          <w:highlight w:val="green"/>
          <w:shd w:val="clear" w:color="auto" w:fill="FFFFFF"/>
          <w:rPrChange w:id="1060" w:author="George Urumov" w:date="2025-10-28T12:05:00Z" w16du:dateUtc="2025-10-28T12:05:00Z">
            <w:rPr>
              <w:rFonts w:ascii="Arial" w:hAnsi="Arial" w:cs="Arial"/>
              <w:color w:val="333333"/>
              <w:shd w:val="clear" w:color="auto" w:fill="FFFFFF"/>
            </w:rPr>
          </w:rPrChange>
        </w:rPr>
        <w:t>(ωᵢ) is empty (ω</w:t>
      </w:r>
      <w:r w:rsidRPr="00DB1A5A">
        <w:rPr>
          <w:rFonts w:ascii="Cambria Math" w:hAnsi="Cambria Math" w:cs="Cambria Math"/>
          <w:color w:val="333333"/>
          <w:highlight w:val="green"/>
          <w:shd w:val="clear" w:color="auto" w:fill="FFFFFF"/>
          <w:rPrChange w:id="1061" w:author="George Urumov" w:date="2025-10-28T12:05:00Z" w16du:dateUtc="2025-10-28T12:05:00Z">
            <w:rPr>
              <w:rFonts w:ascii="Cambria Math" w:hAnsi="Cambria Math" w:cs="Cambria Math"/>
              <w:color w:val="333333"/>
              <w:shd w:val="clear" w:color="auto" w:fill="FFFFFF"/>
            </w:rPr>
          </w:rPrChange>
        </w:rPr>
        <w:t>₂</w:t>
      </w:r>
      <w:r w:rsidRPr="00DB1A5A">
        <w:rPr>
          <w:rFonts w:ascii="Arial" w:hAnsi="Arial" w:cs="Arial"/>
          <w:color w:val="333333"/>
          <w:highlight w:val="green"/>
          <w:shd w:val="clear" w:color="auto" w:fill="FFFFFF"/>
          <w:rPrChange w:id="1062" w:author="George Urumov" w:date="2025-10-28T12:05:00Z" w16du:dateUtc="2025-10-28T12:05:00Z">
            <w:rPr>
              <w:rFonts w:ascii="Arial" w:hAnsi="Arial" w:cs="Arial"/>
              <w:color w:val="333333"/>
              <w:shd w:val="clear" w:color="auto" w:fill="FFFFFF"/>
            </w:rPr>
          </w:rPrChange>
        </w:rPr>
        <w:t xml:space="preserve">), so no selections exist </w:t>
      </w:r>
      <w:r w:rsidRPr="00DB1A5A">
        <w:rPr>
          <w:rFonts w:ascii="Cambria Math" w:hAnsi="Cambria Math" w:cs="Cambria Math"/>
          <w:color w:val="333333"/>
          <w:highlight w:val="green"/>
          <w:shd w:val="clear" w:color="auto" w:fill="FFFFFF"/>
          <w:rPrChange w:id="1063" w:author="George Urumov" w:date="2025-10-28T12:05:00Z" w16du:dateUtc="2025-10-28T12:05:00Z">
            <w:rPr>
              <w:rFonts w:ascii="Cambria Math" w:hAnsi="Cambria Math" w:cs="Cambria Math"/>
              <w:color w:val="333333"/>
              <w:shd w:val="clear" w:color="auto" w:fill="FFFFFF"/>
            </w:rPr>
          </w:rPrChange>
        </w:rPr>
        <w:t>⇒</w:t>
      </w:r>
      <w:r w:rsidRPr="00DB1A5A">
        <w:rPr>
          <w:rFonts w:ascii="Arial" w:hAnsi="Arial" w:cs="Arial"/>
          <w:color w:val="333333"/>
          <w:highlight w:val="green"/>
          <w:shd w:val="clear" w:color="auto" w:fill="FFFFFF"/>
          <w:rPrChange w:id="1064" w:author="George Urumov" w:date="2025-10-28T12:05:00Z" w16du:dateUtc="2025-10-28T12:05:00Z">
            <w:rPr>
              <w:rFonts w:ascii="Arial" w:hAnsi="Arial" w:cs="Arial"/>
              <w:color w:val="333333"/>
              <w:shd w:val="clear" w:color="auto" w:fill="FFFFFF"/>
            </w:rPr>
          </w:rPrChange>
        </w:rPr>
        <w:t xml:space="preserve"> empty α-cut</w:t>
      </w:r>
      <w:r w:rsidRPr="00DB1A5A">
        <w:rPr>
          <w:rFonts w:ascii="Arial" w:hAnsi="Arial" w:cs="Arial"/>
          <w:color w:val="333333"/>
          <w:highlight w:val="green"/>
          <w:shd w:val="clear" w:color="auto" w:fill="FFFFFF"/>
          <w:rPrChange w:id="1065" w:author="George Urumov" w:date="2025-10-28T12:05:00Z" w16du:dateUtc="2025-10-28T12:05:00Z">
            <w:rPr>
              <w:rFonts w:ascii="Arial" w:hAnsi="Arial" w:cs="Arial"/>
              <w:color w:val="333333"/>
              <w:shd w:val="clear" w:color="auto" w:fill="FFFFFF"/>
            </w:rPr>
          </w:rPrChange>
        </w:rPr>
        <w:br/>
        <w:t xml:space="preserve">[∫ X </w:t>
      </w:r>
      <w:proofErr w:type="spellStart"/>
      <w:proofErr w:type="gramStart"/>
      <w:r w:rsidRPr="00DB1A5A">
        <w:rPr>
          <w:rFonts w:ascii="Arial" w:hAnsi="Arial" w:cs="Arial"/>
          <w:color w:val="333333"/>
          <w:highlight w:val="green"/>
          <w:shd w:val="clear" w:color="auto" w:fill="FFFFFF"/>
          <w:rPrChange w:id="1066" w:author="George Urumov" w:date="2025-10-28T12:05:00Z" w16du:dateUtc="2025-10-28T12:05:00Z">
            <w:rPr>
              <w:rFonts w:ascii="Arial" w:hAnsi="Arial" w:cs="Arial"/>
              <w:color w:val="333333"/>
              <w:shd w:val="clear" w:color="auto" w:fill="FFFFFF"/>
            </w:rPr>
          </w:rPrChange>
        </w:rPr>
        <w:t>dP</w:t>
      </w:r>
      <w:proofErr w:type="spellEnd"/>
      <w:r w:rsidRPr="00DB1A5A">
        <w:rPr>
          <w:rFonts w:ascii="Arial" w:hAnsi="Arial" w:cs="Arial"/>
          <w:color w:val="333333"/>
          <w:highlight w:val="green"/>
          <w:shd w:val="clear" w:color="auto" w:fill="FFFFFF"/>
          <w:rPrChange w:id="1067" w:author="George Urumov" w:date="2025-10-28T12:05:00Z" w16du:dateUtc="2025-10-28T12:05:00Z">
            <w:rPr>
              <w:rFonts w:ascii="Arial" w:hAnsi="Arial" w:cs="Arial"/>
              <w:color w:val="333333"/>
              <w:shd w:val="clear" w:color="auto" w:fill="FFFFFF"/>
            </w:rPr>
          </w:rPrChange>
        </w:rPr>
        <w:t>]</w:t>
      </w:r>
      <w:r w:rsidRPr="00DB1A5A">
        <w:rPr>
          <w:rFonts w:ascii="Cambria Math" w:hAnsi="Cambria Math" w:cs="Cambria Math"/>
          <w:color w:val="333333"/>
          <w:highlight w:val="green"/>
          <w:shd w:val="clear" w:color="auto" w:fill="FFFFFF"/>
          <w:rPrChange w:id="1068" w:author="George Urumov" w:date="2025-10-28T12:05:00Z" w16du:dateUtc="2025-10-28T12:05:00Z">
            <w:rPr>
              <w:rFonts w:ascii="Cambria Math" w:hAnsi="Cambria Math" w:cs="Cambria Math"/>
              <w:color w:val="333333"/>
              <w:shd w:val="clear" w:color="auto" w:fill="FFFFFF"/>
            </w:rPr>
          </w:rPrChange>
        </w:rPr>
        <w:t>₀</w:t>
      </w:r>
      <w:proofErr w:type="gramEnd"/>
      <w:r w:rsidRPr="00DB1A5A">
        <w:rPr>
          <w:rFonts w:ascii="MS Gothic" w:eastAsia="MS Gothic" w:hAnsi="MS Gothic" w:cs="MS Gothic"/>
          <w:color w:val="333333"/>
          <w:highlight w:val="green"/>
          <w:shd w:val="clear" w:color="auto" w:fill="FFFFFF"/>
          <w:rPrChange w:id="1069" w:author="George Urumov" w:date="2025-10-28T12:05:00Z" w16du:dateUtc="2025-10-28T12:05:00Z">
            <w:rPr>
              <w:rFonts w:ascii="MS Gothic" w:eastAsia="MS Gothic" w:hAnsi="MS Gothic" w:cs="MS Gothic"/>
              <w:color w:val="333333"/>
              <w:shd w:val="clear" w:color="auto" w:fill="FFFFFF"/>
            </w:rPr>
          </w:rPrChange>
        </w:rPr>
        <w:t>․</w:t>
      </w:r>
      <w:r w:rsidRPr="00DB1A5A">
        <w:rPr>
          <w:rFonts w:ascii="Cambria Math" w:hAnsi="Cambria Math" w:cs="Cambria Math"/>
          <w:color w:val="333333"/>
          <w:highlight w:val="green"/>
          <w:shd w:val="clear" w:color="auto" w:fill="FFFFFF"/>
          <w:rPrChange w:id="1070" w:author="George Urumov" w:date="2025-10-28T12:05:00Z" w16du:dateUtc="2025-10-28T12:05:00Z">
            <w:rPr>
              <w:rFonts w:ascii="Cambria Math" w:hAnsi="Cambria Math" w:cs="Cambria Math"/>
              <w:color w:val="333333"/>
              <w:shd w:val="clear" w:color="auto" w:fill="FFFFFF"/>
            </w:rPr>
          </w:rPrChange>
        </w:rPr>
        <w:t>₉</w:t>
      </w:r>
      <w:r w:rsidRPr="00DB1A5A">
        <w:rPr>
          <w:rFonts w:ascii="Arial" w:hAnsi="Arial" w:cs="Arial"/>
          <w:color w:val="333333"/>
          <w:highlight w:val="green"/>
          <w:shd w:val="clear" w:color="auto" w:fill="FFFFFF"/>
          <w:rPrChange w:id="1071" w:author="George Urumov" w:date="2025-10-28T12:05:00Z" w16du:dateUtc="2025-10-28T12:05:00Z">
            <w:rPr>
              <w:rFonts w:ascii="Arial" w:hAnsi="Arial" w:cs="Arial"/>
              <w:color w:val="333333"/>
              <w:shd w:val="clear" w:color="auto" w:fill="FFFFFF"/>
            </w:rPr>
          </w:rPrChange>
        </w:rPr>
        <w:t xml:space="preserve"> = </w:t>
      </w:r>
      <w:r w:rsidRPr="00DB1A5A">
        <w:rPr>
          <w:rFonts w:ascii="Cambria Math" w:hAnsi="Cambria Math" w:cs="Cambria Math"/>
          <w:color w:val="333333"/>
          <w:highlight w:val="green"/>
          <w:shd w:val="clear" w:color="auto" w:fill="FFFFFF"/>
          <w:rPrChange w:id="1072" w:author="George Urumov" w:date="2025-10-28T12:05:00Z" w16du:dateUtc="2025-10-28T12:05:00Z">
            <w:rPr>
              <w:rFonts w:ascii="Cambria Math" w:hAnsi="Cambria Math" w:cs="Cambria Math"/>
              <w:color w:val="333333"/>
              <w:shd w:val="clear" w:color="auto" w:fill="FFFFFF"/>
            </w:rPr>
          </w:rPrChange>
        </w:rPr>
        <w:t>∅</w:t>
      </w:r>
      <w:r w:rsidRPr="00DB1A5A">
        <w:rPr>
          <w:rFonts w:ascii="Arial" w:hAnsi="Arial" w:cs="Arial"/>
          <w:color w:val="333333"/>
          <w:highlight w:val="green"/>
          <w:shd w:val="clear" w:color="auto" w:fill="FFFFFF"/>
          <w:rPrChange w:id="1073" w:author="George Urumov" w:date="2025-10-28T12:05:00Z" w16du:dateUtc="2025-10-28T12:05:00Z">
            <w:rPr>
              <w:rFonts w:ascii="Arial" w:hAnsi="Arial" w:cs="Arial"/>
              <w:color w:val="333333"/>
              <w:shd w:val="clear" w:color="auto" w:fill="FFFFFF"/>
            </w:rPr>
          </w:rPrChange>
        </w:rPr>
        <w:t>.</w:t>
      </w:r>
    </w:p>
    <w:p w14:paraId="6C0B9B3D" w14:textId="77777777" w:rsidR="008D1943" w:rsidRDefault="008D1943" w:rsidP="008D1943">
      <w:pPr>
        <w:pStyle w:val="NormalWeb"/>
        <w:spacing w:line="360" w:lineRule="auto"/>
        <w:jc w:val="both"/>
        <w:rPr>
          <w:rFonts w:ascii="Arial" w:hAnsi="Arial" w:cs="Arial"/>
          <w:color w:val="333333"/>
          <w:shd w:val="clear" w:color="auto" w:fill="FFFFFF"/>
        </w:rPr>
      </w:pPr>
      <w:r w:rsidRPr="00DB1A5A">
        <w:rPr>
          <w:rFonts w:ascii="Arial" w:hAnsi="Arial" w:cs="Arial"/>
          <w:color w:val="333333"/>
          <w:highlight w:val="green"/>
          <w:shd w:val="clear" w:color="auto" w:fill="FFFFFF"/>
          <w:rPrChange w:id="1074" w:author="George Urumov" w:date="2025-10-28T12:05:00Z" w16du:dateUtc="2025-10-28T12:05:00Z">
            <w:rPr>
              <w:rFonts w:ascii="Arial" w:hAnsi="Arial" w:cs="Arial"/>
              <w:color w:val="333333"/>
              <w:shd w:val="clear" w:color="auto" w:fill="FFFFFF"/>
            </w:rPr>
          </w:rPrChange>
        </w:rPr>
        <w:t>At each confidence level α, the Aumann integral aggregates X by taking all measurable selections (here, all pointwise choices from the α-cuts) and averaging them with the probabilities pᵢ. The resulting α-cut is the weighted Minkowski sum of the input α-cuts.</w:t>
      </w:r>
    </w:p>
    <w:p w14:paraId="144F5997"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Following the works of </w:t>
      </w:r>
      <w:sdt>
        <w:sdtPr>
          <w:rPr>
            <w:rFonts w:ascii="Arial" w:hAnsi="Arial" w:cs="Arial"/>
            <w:color w:val="333333"/>
            <w:shd w:val="clear" w:color="auto" w:fill="FFFFFF"/>
          </w:rPr>
          <w:id w:val="899099593"/>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Jaf21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[81]</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we will now use Fubini’s theorem and Aumann integral to build the fuzzy integral and discuss its properties. A fuzzy </w:t>
      </w:r>
      <w:r w:rsidRPr="001E2AB3">
        <w:rPr>
          <w:rFonts w:ascii="Arial" w:hAnsi="Arial" w:cs="Arial"/>
          <w:color w:val="333333"/>
          <w:shd w:val="clear" w:color="auto" w:fill="FFFFFF"/>
        </w:rPr>
        <w:t xml:space="preserve">stochastic process </w:t>
      </w:r>
      <w:r w:rsidRPr="00267FC5">
        <w:rPr>
          <w:rFonts w:ascii="Arial" w:hAnsi="Arial" w:cs="Arial"/>
          <w:i/>
          <w:iCs/>
          <w:color w:val="333333"/>
          <w:shd w:val="clear" w:color="auto" w:fill="FFFFFF"/>
        </w:rPr>
        <w:t>X</w:t>
      </w:r>
      <w:r w:rsidRPr="001E2AB3">
        <w:rPr>
          <w:rFonts w:ascii="Arial" w:hAnsi="Arial" w:cs="Arial"/>
          <w:color w:val="333333"/>
          <w:shd w:val="clear" w:color="auto" w:fill="FFFFFF"/>
        </w:rPr>
        <w:t xml:space="preserve"> is called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Pr>
          <w:rFonts w:ascii="Arial" w:hAnsi="Arial" w:cs="Arial"/>
          <w:color w:val="333333"/>
          <w:shd w:val="clear" w:color="auto" w:fill="FFFFFF"/>
        </w:rPr>
        <w:t xml:space="preserve"> </w:t>
      </w:r>
      <w:r w:rsidRPr="001E2AB3">
        <w:rPr>
          <w:rFonts w:ascii="Arial" w:hAnsi="Arial" w:cs="Arial"/>
          <w:color w:val="333333"/>
          <w:shd w:val="clear" w:color="auto" w:fill="FFFFFF"/>
        </w:rPr>
        <w:t>-</w:t>
      </w:r>
      <w:proofErr w:type="spellStart"/>
      <w:r w:rsidRPr="001E2AB3">
        <w:rPr>
          <w:rFonts w:ascii="Arial" w:hAnsi="Arial" w:cs="Arial"/>
          <w:color w:val="333333"/>
          <w:shd w:val="clear" w:color="auto" w:fill="FFFFFF"/>
        </w:rPr>
        <w:t>integrably</w:t>
      </w:r>
      <w:proofErr w:type="spellEnd"/>
      <w:r w:rsidRPr="001E2AB3">
        <w:rPr>
          <w:rFonts w:ascii="Arial" w:hAnsi="Arial" w:cs="Arial"/>
          <w:color w:val="333333"/>
          <w:shd w:val="clear" w:color="auto" w:fill="FFFFFF"/>
        </w:rPr>
        <w:t xml:space="preserve"> bounded (</w:t>
      </w:r>
      <w:r w:rsidRPr="00267FC5">
        <w:rPr>
          <w:rFonts w:ascii="Arial" w:hAnsi="Arial" w:cs="Arial"/>
          <w:i/>
          <w:iCs/>
          <w:color w:val="333333"/>
          <w:shd w:val="clear" w:color="auto" w:fill="FFFFFF"/>
        </w:rPr>
        <w:t>p ≥ 1)</w:t>
      </w:r>
      <w:r w:rsidRPr="001E2AB3">
        <w:rPr>
          <w:rFonts w:ascii="Arial" w:hAnsi="Arial" w:cs="Arial"/>
          <w:color w:val="333333"/>
          <w:shd w:val="clear" w:color="auto" w:fill="FFFFFF"/>
        </w:rPr>
        <w:t xml:space="preserve"> if there exists a real-valued stochastic process </w:t>
      </w:r>
      <w:r w:rsidRPr="00267FC5">
        <w:rPr>
          <w:rFonts w:ascii="Arial" w:hAnsi="Arial" w:cs="Arial"/>
          <w:i/>
          <w:iCs/>
          <w:color w:val="333333"/>
          <w:shd w:val="clear" w:color="auto" w:fill="FFFFFF"/>
        </w:rPr>
        <w:t xml:space="preserve">h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(I × Ω, N; R+)</w:t>
      </w:r>
      <w:r w:rsidRPr="001E2AB3">
        <w:rPr>
          <w:rFonts w:ascii="Arial" w:hAnsi="Arial" w:cs="Arial"/>
          <w:color w:val="333333"/>
          <w:shd w:val="clear" w:color="auto" w:fill="FFFFFF"/>
        </w:rPr>
        <w:t xml:space="preserve">, where </w:t>
      </w:r>
      <w:r w:rsidRPr="00267FC5">
        <w:rPr>
          <w:rFonts w:ascii="Arial" w:hAnsi="Arial" w:cs="Arial"/>
          <w:i/>
          <w:iCs/>
          <w:color w:val="333333"/>
          <w:shd w:val="clear" w:color="auto" w:fill="FFFFFF"/>
        </w:rPr>
        <w:t>I</w:t>
      </w:r>
      <w:r w:rsidRPr="001E2AB3">
        <w:rPr>
          <w:rFonts w:ascii="Arial" w:hAnsi="Arial" w:cs="Arial"/>
          <w:color w:val="333333"/>
          <w:shd w:val="clear" w:color="auto" w:fill="FFFFFF"/>
        </w:rPr>
        <w:t xml:space="preserve"> is the interval and </w:t>
      </w:r>
      <w:r w:rsidRPr="00267FC5">
        <w:rPr>
          <w:rFonts w:ascii="Arial" w:hAnsi="Arial" w:cs="Arial"/>
          <w:i/>
          <w:iCs/>
          <w:color w:val="333333"/>
          <w:shd w:val="clear" w:color="auto" w:fill="FFFFFF"/>
        </w:rPr>
        <w:t>Ω</w:t>
      </w:r>
      <w:r w:rsidRPr="001E2AB3">
        <w:rPr>
          <w:rFonts w:ascii="Arial" w:hAnsi="Arial" w:cs="Arial"/>
          <w:color w:val="333333"/>
          <w:shd w:val="clear" w:color="auto" w:fill="FFFFFF"/>
        </w:rPr>
        <w:t xml:space="preserve"> is the probability space, such that the fuzzy set </w:t>
      </w:r>
      <w:r w:rsidRPr="00267FC5">
        <w:rPr>
          <w:rFonts w:ascii="Arial" w:hAnsi="Arial" w:cs="Arial"/>
          <w:i/>
          <w:iCs/>
          <w:color w:val="333333"/>
          <w:shd w:val="clear" w:color="auto" w:fill="FFFFFF"/>
        </w:rPr>
        <w:t>||[X(t, ω)]</w:t>
      </w:r>
      <w:r w:rsidRPr="00267FC5">
        <w:rPr>
          <w:rFonts w:ascii="Arial" w:hAnsi="Arial" w:cs="Arial"/>
          <w:i/>
          <w:iCs/>
          <w:color w:val="333333"/>
          <w:shd w:val="clear" w:color="auto" w:fill="FFFFFF"/>
          <w:vertAlign w:val="superscript"/>
        </w:rPr>
        <w:t>0</w:t>
      </w:r>
      <w:r>
        <w:rPr>
          <w:rFonts w:ascii="Arial" w:hAnsi="Arial" w:cs="Arial"/>
          <w:color w:val="333333"/>
          <w:shd w:val="clear" w:color="auto" w:fill="FFFFFF"/>
        </w:rPr>
        <w:t xml:space="preserve">|| </w:t>
      </w:r>
      <w:r w:rsidRPr="001E2AB3">
        <w:rPr>
          <w:rFonts w:ascii="Arial" w:hAnsi="Arial" w:cs="Arial"/>
          <w:color w:val="333333"/>
          <w:shd w:val="clear" w:color="auto" w:fill="FFFFFF"/>
        </w:rPr>
        <w:t xml:space="preserve">is bounded by </w:t>
      </w:r>
      <w:r w:rsidRPr="00267FC5">
        <w:rPr>
          <w:rFonts w:ascii="Arial" w:hAnsi="Arial" w:cs="Arial"/>
          <w:i/>
          <w:iCs/>
          <w:color w:val="333333"/>
          <w:shd w:val="clear" w:color="auto" w:fill="FFFFFF"/>
        </w:rPr>
        <w:t>h(t, ω)</w:t>
      </w:r>
      <w:r w:rsidRPr="001E2AB3">
        <w:rPr>
          <w:rFonts w:ascii="Arial" w:hAnsi="Arial" w:cs="Arial"/>
          <w:color w:val="333333"/>
          <w:shd w:val="clear" w:color="auto" w:fill="FFFFFF"/>
        </w:rPr>
        <w:t xml:space="preserve"> for almost all </w:t>
      </w:r>
      <w:r w:rsidRPr="00267FC5">
        <w:rPr>
          <w:rFonts w:ascii="Arial" w:hAnsi="Arial" w:cs="Arial"/>
          <w:i/>
          <w:iCs/>
          <w:color w:val="333333"/>
          <w:shd w:val="clear" w:color="auto" w:fill="FFFFFF"/>
        </w:rPr>
        <w:t>(t, ω)</w:t>
      </w:r>
      <w:r w:rsidRPr="001E2AB3">
        <w:rPr>
          <w:rFonts w:ascii="Arial" w:hAnsi="Arial" w:cs="Arial"/>
          <w:color w:val="333333"/>
          <w:shd w:val="clear" w:color="auto" w:fill="FFFFFF"/>
        </w:rPr>
        <w:t xml:space="preserve"> in </w:t>
      </w:r>
      <w:r w:rsidRPr="00267FC5">
        <w:rPr>
          <w:rFonts w:ascii="Arial" w:hAnsi="Arial" w:cs="Arial"/>
          <w:i/>
          <w:iCs/>
          <w:color w:val="333333"/>
          <w:shd w:val="clear" w:color="auto" w:fill="FFFFFF"/>
        </w:rPr>
        <w:t>I × Ω.</w:t>
      </w:r>
      <w:r w:rsidRPr="001E2AB3">
        <w:rPr>
          <w:rFonts w:ascii="Arial" w:hAnsi="Arial" w:cs="Arial"/>
          <w:color w:val="333333"/>
          <w:shd w:val="clear" w:color="auto" w:fill="FFFFFF"/>
        </w:rPr>
        <w:t xml:space="preserve"> The notation </w:t>
      </w:r>
      <w:r w:rsidRPr="00267FC5">
        <w:rPr>
          <w:rFonts w:ascii="Cambria Math" w:hAnsi="Cambria Math" w:cs="Cambria Math"/>
          <w:i/>
          <w:iCs/>
          <w:color w:val="333333"/>
          <w:shd w:val="clear" w:color="auto" w:fill="FFFFFF"/>
        </w:rPr>
        <w:t>∣</w:t>
      </w:r>
      <w:proofErr w:type="gramStart"/>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[X(</w:t>
      </w:r>
      <w:proofErr w:type="gramEnd"/>
      <w:r w:rsidRPr="00267FC5">
        <w:rPr>
          <w:rFonts w:ascii="Arial" w:hAnsi="Arial" w:cs="Arial"/>
          <w:i/>
          <w:iCs/>
          <w:color w:val="333333"/>
          <w:shd w:val="clear" w:color="auto" w:fill="FFFFFF"/>
        </w:rPr>
        <w:t>t, ω)]</w:t>
      </w:r>
      <w:r w:rsidRPr="00267FC5">
        <w:rPr>
          <w:rFonts w:ascii="Arial" w:hAnsi="Arial" w:cs="Arial"/>
          <w:i/>
          <w:iCs/>
          <w:color w:val="333333"/>
          <w:shd w:val="clear" w:color="auto" w:fill="FFFFFF"/>
          <w:vertAlign w:val="superscript"/>
        </w:rPr>
        <w:t>0</w:t>
      </w:r>
      <w:r w:rsidRPr="00267FC5">
        <w:rPr>
          <w:rFonts w:ascii="Cambria Math" w:hAnsi="Cambria Math" w:cs="Cambria Math"/>
          <w:i/>
          <w:iCs/>
          <w:color w:val="333333"/>
          <w:shd w:val="clear" w:color="auto" w:fill="FFFFFF"/>
        </w:rPr>
        <w:t>∣∣</w:t>
      </w:r>
      <w:r w:rsidRPr="001E2AB3">
        <w:rPr>
          <w:rFonts w:ascii="Arial" w:hAnsi="Arial" w:cs="Arial"/>
          <w:color w:val="333333"/>
          <w:shd w:val="clear" w:color="auto" w:fill="FFFFFF"/>
        </w:rPr>
        <w:t xml:space="preserve"> represents the magnitude or absolute value of the equivalence class </w:t>
      </w:r>
      <w:r w:rsidRPr="00267FC5">
        <w:rPr>
          <w:rFonts w:ascii="Arial" w:hAnsi="Arial" w:cs="Arial"/>
          <w:i/>
          <w:iCs/>
          <w:color w:val="333333"/>
          <w:shd w:val="clear" w:color="auto" w:fill="FFFFFF"/>
        </w:rPr>
        <w:t>[</w:t>
      </w:r>
      <w:proofErr w:type="gramStart"/>
      <w:r w:rsidRPr="00267FC5">
        <w:rPr>
          <w:rFonts w:ascii="Arial" w:hAnsi="Arial" w:cs="Arial"/>
          <w:i/>
          <w:iCs/>
          <w:color w:val="333333"/>
          <w:shd w:val="clear" w:color="auto" w:fill="FFFFFF"/>
        </w:rPr>
        <w:t>X(</w:t>
      </w:r>
      <w:proofErr w:type="gramEnd"/>
      <w:r w:rsidRPr="00267FC5">
        <w:rPr>
          <w:rFonts w:ascii="Arial" w:hAnsi="Arial" w:cs="Arial"/>
          <w:i/>
          <w:iCs/>
          <w:color w:val="333333"/>
          <w:shd w:val="clear" w:color="auto" w:fill="FFFFFF"/>
        </w:rPr>
        <w:t>t, ω)]</w:t>
      </w:r>
      <w:r w:rsidRPr="00267FC5">
        <w:rPr>
          <w:rFonts w:ascii="Arial" w:hAnsi="Arial" w:cs="Arial"/>
          <w:i/>
          <w:iCs/>
          <w:color w:val="333333"/>
          <w:shd w:val="clear" w:color="auto" w:fill="FFFFFF"/>
          <w:vertAlign w:val="superscript"/>
        </w:rPr>
        <w:t>0</w:t>
      </w:r>
      <w:r w:rsidRPr="00267FC5">
        <w:rPr>
          <w:rFonts w:ascii="Arial" w:hAnsi="Arial" w:cs="Arial"/>
          <w:i/>
          <w:iCs/>
          <w:color w:val="333333"/>
          <w:shd w:val="clear" w:color="auto" w:fill="FFFFFF"/>
        </w:rPr>
        <w:t xml:space="preserve">.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I × Ω, N; F(R))</w:t>
      </w:r>
      <w:r w:rsidRPr="00746B5A">
        <w:rPr>
          <w:rFonts w:ascii="Arial" w:hAnsi="Arial" w:cs="Arial"/>
          <w:color w:val="333333"/>
          <w:shd w:val="clear" w:color="auto" w:fill="FFFFFF"/>
        </w:rPr>
        <w:t xml:space="preserve"> denotes the set of </w:t>
      </w:r>
      <w:proofErr w:type="spellStart"/>
      <w:r w:rsidRPr="00746B5A">
        <w:rPr>
          <w:rFonts w:ascii="Arial" w:hAnsi="Arial" w:cs="Arial"/>
          <w:color w:val="333333"/>
          <w:shd w:val="clear" w:color="auto" w:fill="FFFFFF"/>
        </w:rPr>
        <w:t>nonanticipating</w:t>
      </w:r>
      <w:proofErr w:type="spellEnd"/>
      <w:r w:rsidRPr="00746B5A">
        <w:rPr>
          <w:rFonts w:ascii="Arial" w:hAnsi="Arial" w:cs="Arial"/>
          <w:color w:val="333333"/>
          <w:shd w:val="clear" w:color="auto" w:fill="FFFFFF"/>
        </w:rPr>
        <w:t xml:space="preserve"> and </w:t>
      </w:r>
      <w:proofErr w:type="spellStart"/>
      <w:r w:rsidRPr="00746B5A">
        <w:rPr>
          <w:rFonts w:ascii="Arial" w:hAnsi="Arial" w:cs="Arial"/>
          <w:color w:val="333333"/>
          <w:shd w:val="clear" w:color="auto" w:fill="FFFFFF"/>
        </w:rPr>
        <w:t>L</w:t>
      </w:r>
      <w:r>
        <w:rPr>
          <w:rFonts w:ascii="Arial" w:hAnsi="Arial" w:cs="Arial"/>
          <w:color w:val="333333"/>
          <w:shd w:val="clear" w:color="auto" w:fill="FFFFFF"/>
          <w:vertAlign w:val="superscript"/>
        </w:rPr>
        <w:t>p</w:t>
      </w:r>
      <w:r w:rsidRPr="00746B5A">
        <w:rPr>
          <w:rFonts w:ascii="Arial" w:hAnsi="Arial" w:cs="Arial"/>
          <w:color w:val="333333"/>
          <w:shd w:val="clear" w:color="auto" w:fill="FFFFFF"/>
        </w:rPr>
        <w:t>-integrably</w:t>
      </w:r>
      <w:proofErr w:type="spellEnd"/>
      <w:r w:rsidRPr="00746B5A">
        <w:rPr>
          <w:rFonts w:ascii="Arial" w:hAnsi="Arial" w:cs="Arial"/>
          <w:color w:val="333333"/>
          <w:shd w:val="clear" w:color="auto" w:fill="FFFFFF"/>
        </w:rPr>
        <w:t xml:space="preserve"> bounded fuzzy stochastic processes. </w:t>
      </w:r>
      <w:proofErr w:type="spellStart"/>
      <w:r w:rsidRPr="00746B5A">
        <w:rPr>
          <w:rFonts w:ascii="Arial" w:hAnsi="Arial" w:cs="Arial"/>
          <w:color w:val="333333"/>
          <w:shd w:val="clear" w:color="auto" w:fill="FFFFFF"/>
        </w:rPr>
        <w:t>Nonanticipating</w:t>
      </w:r>
      <w:proofErr w:type="spellEnd"/>
      <w:r w:rsidRPr="00746B5A">
        <w:rPr>
          <w:rFonts w:ascii="Arial" w:hAnsi="Arial" w:cs="Arial"/>
          <w:color w:val="333333"/>
          <w:shd w:val="clear" w:color="auto" w:fill="FFFFFF"/>
        </w:rPr>
        <w:t xml:space="preserve"> means that the process X does not rely on future information, but only on the current and past information.</w:t>
      </w:r>
      <w:r>
        <w:rPr>
          <w:rFonts w:ascii="Arial" w:hAnsi="Arial" w:cs="Arial"/>
          <w:color w:val="333333"/>
          <w:shd w:val="clear" w:color="auto" w:fill="FFFFFF"/>
        </w:rPr>
        <w:t xml:space="preserve"> </w:t>
      </w:r>
      <w:r w:rsidRPr="00837081">
        <w:rPr>
          <w:rFonts w:ascii="Arial" w:hAnsi="Arial" w:cs="Arial"/>
          <w:color w:val="333333"/>
          <w:shd w:val="clear" w:color="auto" w:fill="FFFFFF"/>
        </w:rPr>
        <w:t>By employing</w:t>
      </w:r>
      <w:r>
        <w:rPr>
          <w:rFonts w:ascii="Arial" w:hAnsi="Arial" w:cs="Arial"/>
          <w:color w:val="333333"/>
          <w:shd w:val="clear" w:color="auto" w:fill="FFFFFF"/>
        </w:rPr>
        <w:t xml:space="preserve"> Aumann-Fubini </w:t>
      </w:r>
      <w:proofErr w:type="gramStart"/>
      <w:r>
        <w:rPr>
          <w:rFonts w:ascii="Arial" w:hAnsi="Arial" w:cs="Arial"/>
          <w:color w:val="333333"/>
          <w:shd w:val="clear" w:color="auto" w:fill="FFFFFF"/>
        </w:rPr>
        <w:t>theorem</w:t>
      </w:r>
      <w:proofErr w:type="gramEnd"/>
      <w:r>
        <w:rPr>
          <w:rFonts w:ascii="Arial" w:hAnsi="Arial" w:cs="Arial"/>
          <w:color w:val="333333"/>
          <w:shd w:val="clear" w:color="auto" w:fill="FFFFFF"/>
        </w:rPr>
        <w:t xml:space="preserve"> which is</w:t>
      </w:r>
      <w:r w:rsidRPr="00837081">
        <w:rPr>
          <w:rFonts w:ascii="Arial" w:hAnsi="Arial" w:cs="Arial"/>
          <w:color w:val="333333"/>
          <w:shd w:val="clear" w:color="auto" w:fill="FFFFFF"/>
        </w:rPr>
        <w:t xml:space="preserve"> the </w:t>
      </w:r>
      <w:r>
        <w:rPr>
          <w:rFonts w:ascii="Arial" w:hAnsi="Arial" w:cs="Arial"/>
          <w:color w:val="333333"/>
          <w:shd w:val="clear" w:color="auto" w:fill="FFFFFF"/>
        </w:rPr>
        <w:t xml:space="preserve">extension of </w:t>
      </w:r>
      <w:r w:rsidRPr="00837081">
        <w:rPr>
          <w:rFonts w:ascii="Arial" w:hAnsi="Arial" w:cs="Arial"/>
          <w:color w:val="333333"/>
          <w:shd w:val="clear" w:color="auto" w:fill="FFFFFF"/>
        </w:rPr>
        <w:t xml:space="preserve">Fubini theorem, the fuzzy integral of a fuzzy stochastic process </w:t>
      </w:r>
      <w:r w:rsidRPr="00267FC5">
        <w:rPr>
          <w:rFonts w:ascii="Arial" w:hAnsi="Arial" w:cs="Arial"/>
          <w:i/>
          <w:iCs/>
          <w:color w:val="333333"/>
          <w:shd w:val="clear" w:color="auto" w:fill="FFFFFF"/>
        </w:rPr>
        <w:t>X</w:t>
      </w:r>
      <w:r w:rsidRPr="00837081">
        <w:rPr>
          <w:rFonts w:ascii="Arial" w:hAnsi="Arial" w:cs="Arial"/>
          <w:color w:val="333333"/>
          <w:shd w:val="clear" w:color="auto" w:fill="FFFFFF"/>
        </w:rPr>
        <w:t xml:space="preserve">, denoted as </w:t>
      </w:r>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X(s, ω) ds</m:t>
            </m:r>
          </m:e>
        </m:nary>
      </m:oMath>
      <w:r w:rsidRPr="00837081">
        <w:rPr>
          <w:rFonts w:ascii="Arial" w:hAnsi="Arial" w:cs="Arial"/>
          <w:color w:val="333333"/>
          <w:shd w:val="clear" w:color="auto" w:fill="FFFFFF"/>
        </w:rPr>
        <w:t xml:space="preserve"> is defined. Here, </w:t>
      </w:r>
      <w:r w:rsidRPr="00267FC5">
        <w:rPr>
          <w:rFonts w:ascii="Arial" w:hAnsi="Arial" w:cs="Arial"/>
          <w:i/>
          <w:iCs/>
          <w:color w:val="333333"/>
          <w:shd w:val="clear" w:color="auto" w:fill="FFFFFF"/>
        </w:rPr>
        <w:t>T</w:t>
      </w:r>
      <w:r w:rsidRPr="00837081">
        <w:rPr>
          <w:rFonts w:ascii="Arial" w:hAnsi="Arial" w:cs="Arial"/>
          <w:color w:val="333333"/>
          <w:shd w:val="clear" w:color="auto" w:fill="FFFFFF"/>
        </w:rPr>
        <w:t xml:space="preserve"> is a fixed time point, and the integral is taken over the interval from 0 to </w:t>
      </w:r>
      <w:r w:rsidRPr="00267FC5">
        <w:rPr>
          <w:rFonts w:ascii="Arial" w:hAnsi="Arial" w:cs="Arial"/>
          <w:i/>
          <w:iCs/>
          <w:color w:val="333333"/>
          <w:shd w:val="clear" w:color="auto" w:fill="FFFFFF"/>
        </w:rPr>
        <w:t>T</w:t>
      </w:r>
      <w:r w:rsidRPr="00837081">
        <w:rPr>
          <w:rFonts w:ascii="Arial" w:hAnsi="Arial" w:cs="Arial"/>
          <w:color w:val="333333"/>
          <w:shd w:val="clear" w:color="auto" w:fill="FFFFFF"/>
        </w:rPr>
        <w:t xml:space="preserve">. The integral is defined for </w:t>
      </w:r>
      <w:r w:rsidRPr="00267FC5">
        <w:rPr>
          <w:rFonts w:ascii="Arial" w:hAnsi="Arial" w:cs="Arial"/>
          <w:i/>
          <w:iCs/>
          <w:color w:val="333333"/>
          <w:shd w:val="clear" w:color="auto" w:fill="FFFFFF"/>
        </w:rPr>
        <w:t>ω</w:t>
      </w:r>
      <w:r w:rsidRPr="00837081">
        <w:rPr>
          <w:rFonts w:ascii="Arial" w:hAnsi="Arial" w:cs="Arial"/>
          <w:color w:val="333333"/>
          <w:shd w:val="clear" w:color="auto" w:fill="FFFFFF"/>
        </w:rPr>
        <w:t xml:space="preserve"> in the set </w:t>
      </w:r>
      <w:r w:rsidRPr="00267FC5">
        <w:rPr>
          <w:rFonts w:ascii="Arial" w:hAnsi="Arial" w:cs="Arial"/>
          <w:i/>
          <w:iCs/>
          <w:color w:val="333333"/>
          <w:shd w:val="clear" w:color="auto" w:fill="FFFFFF"/>
        </w:rPr>
        <w:t>Ω</w:t>
      </w:r>
      <w:r w:rsidRPr="00837081">
        <w:rPr>
          <w:rFonts w:ascii="Arial" w:hAnsi="Arial" w:cs="Arial"/>
          <w:color w:val="333333"/>
          <w:shd w:val="clear" w:color="auto" w:fill="FFFFFF"/>
        </w:rPr>
        <w:t xml:space="preserve"> minus </w:t>
      </w:r>
      <w:r w:rsidRPr="00267FC5">
        <w:rPr>
          <w:rFonts w:ascii="Arial" w:hAnsi="Arial" w:cs="Arial"/>
          <w:i/>
          <w:iCs/>
          <w:color w:val="333333"/>
          <w:shd w:val="clear" w:color="auto" w:fill="FFFFFF"/>
        </w:rPr>
        <w:t>N</w:t>
      </w:r>
      <w:r w:rsidRPr="00267FC5">
        <w:rPr>
          <w:rFonts w:ascii="Arial" w:hAnsi="Arial" w:cs="Arial"/>
          <w:i/>
          <w:iCs/>
          <w:color w:val="333333"/>
          <w:shd w:val="clear" w:color="auto" w:fill="FFFFFF"/>
          <w:vertAlign w:val="subscript"/>
        </w:rPr>
        <w:t>X</w:t>
      </w:r>
      <w:r w:rsidRPr="00837081">
        <w:rPr>
          <w:rFonts w:ascii="Arial" w:hAnsi="Arial" w:cs="Arial"/>
          <w:color w:val="333333"/>
          <w:shd w:val="clear" w:color="auto" w:fill="FFFFFF"/>
        </w:rPr>
        <w:t xml:space="preserve">, where </w:t>
      </w:r>
      <w:r w:rsidRPr="00267FC5">
        <w:rPr>
          <w:rFonts w:ascii="Arial" w:hAnsi="Arial" w:cs="Arial"/>
          <w:i/>
          <w:iCs/>
          <w:color w:val="333333"/>
          <w:shd w:val="clear" w:color="auto" w:fill="FFFFFF"/>
        </w:rPr>
        <w:t>N</w:t>
      </w:r>
      <w:r w:rsidRPr="00267FC5">
        <w:rPr>
          <w:rFonts w:ascii="Arial" w:hAnsi="Arial" w:cs="Arial"/>
          <w:i/>
          <w:iCs/>
          <w:color w:val="333333"/>
          <w:shd w:val="clear" w:color="auto" w:fill="FFFFFF"/>
          <w:vertAlign w:val="subscript"/>
        </w:rPr>
        <w:t>X</w:t>
      </w:r>
      <w:r w:rsidRPr="00837081">
        <w:rPr>
          <w:rFonts w:ascii="Arial" w:hAnsi="Arial" w:cs="Arial"/>
          <w:color w:val="333333"/>
          <w:shd w:val="clear" w:color="auto" w:fill="FFFFFF"/>
        </w:rPr>
        <w:t xml:space="preserve"> is a subset of </w:t>
      </w:r>
      <w:r w:rsidRPr="00267FC5">
        <w:rPr>
          <w:rFonts w:ascii="Arial" w:hAnsi="Arial" w:cs="Arial"/>
          <w:i/>
          <w:iCs/>
          <w:color w:val="333333"/>
          <w:shd w:val="clear" w:color="auto" w:fill="FFFFFF"/>
        </w:rPr>
        <w:t>Ω</w:t>
      </w:r>
      <w:r w:rsidRPr="00837081">
        <w:rPr>
          <w:rFonts w:ascii="Arial" w:hAnsi="Arial" w:cs="Arial"/>
          <w:color w:val="333333"/>
          <w:shd w:val="clear" w:color="auto" w:fill="FFFFFF"/>
        </w:rPr>
        <w:t xml:space="preserve"> belonging to the σ-algebra A with </w:t>
      </w:r>
      <w:r w:rsidRPr="00267FC5">
        <w:rPr>
          <w:rFonts w:ascii="Arial" w:hAnsi="Arial" w:cs="Arial"/>
          <w:i/>
          <w:iCs/>
          <w:color w:val="333333"/>
          <w:shd w:val="clear" w:color="auto" w:fill="FFFFFF"/>
        </w:rPr>
        <w:t>P(N</w:t>
      </w:r>
      <w:r w:rsidRPr="00267FC5">
        <w:rPr>
          <w:rFonts w:ascii="Arial" w:hAnsi="Arial" w:cs="Arial"/>
          <w:i/>
          <w:iCs/>
          <w:color w:val="333333"/>
          <w:shd w:val="clear" w:color="auto" w:fill="FFFFFF"/>
          <w:vertAlign w:val="subscript"/>
        </w:rPr>
        <w:t>X</w:t>
      </w:r>
      <w:r w:rsidRPr="00267FC5">
        <w:rPr>
          <w:rFonts w:ascii="Arial" w:hAnsi="Arial" w:cs="Arial"/>
          <w:i/>
          <w:iCs/>
          <w:color w:val="333333"/>
          <w:shd w:val="clear" w:color="auto" w:fill="FFFFFF"/>
        </w:rPr>
        <w:t>) = 0</w:t>
      </w:r>
      <w:r w:rsidRPr="00837081">
        <w:rPr>
          <w:rFonts w:ascii="Arial" w:hAnsi="Arial" w:cs="Arial"/>
          <w:color w:val="333333"/>
          <w:shd w:val="clear" w:color="auto" w:fill="FFFFFF"/>
        </w:rPr>
        <w:t>, meaning it has measure zero.</w:t>
      </w:r>
      <w:r>
        <w:rPr>
          <w:rFonts w:ascii="Arial" w:hAnsi="Arial" w:cs="Arial"/>
          <w:color w:val="333333"/>
          <w:shd w:val="clear" w:color="auto" w:fill="FFFFFF"/>
        </w:rPr>
        <w:t xml:space="preserve"> </w:t>
      </w:r>
      <w:r w:rsidRPr="00BF1862">
        <w:rPr>
          <w:rFonts w:ascii="Arial" w:hAnsi="Arial" w:cs="Arial"/>
          <w:color w:val="333333"/>
          <w:shd w:val="clear" w:color="auto" w:fill="FFFFFF"/>
        </w:rPr>
        <w:t xml:space="preserve">The fuzzy integral </w:t>
      </w:r>
      <m:oMath>
        <m:nary>
          <m:naryPr>
            <m:limLoc m:val="subSup"/>
            <m:ctrlPr>
              <w:rPr>
                <w:rFonts w:ascii="Cambria Math" w:hAnsi="Cambria Math" w:cs="Arial"/>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m:rPr>
                <m:sty m:val="p"/>
              </m:rP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s, ω</m:t>
                </m:r>
              </m:e>
            </m:d>
            <m:r>
              <m:rPr>
                <m:sty m:val="p"/>
              </m:rPr>
              <w:rPr>
                <w:rFonts w:ascii="Cambria Math" w:hAnsi="Cambria Math" w:cs="Arial"/>
                <w:color w:val="333333"/>
                <w:shd w:val="clear" w:color="auto" w:fill="FFFFFF"/>
              </w:rPr>
              <m:t xml:space="preserve">ds </m:t>
            </m:r>
          </m:e>
        </m:nary>
      </m:oMath>
      <w:r w:rsidRPr="00BF1862">
        <w:rPr>
          <w:rFonts w:ascii="Arial" w:hAnsi="Arial" w:cs="Arial"/>
          <w:color w:val="333333"/>
          <w:shd w:val="clear" w:color="auto" w:fill="FFFFFF"/>
        </w:rPr>
        <w:t xml:space="preserve">can be defined level-wise. For each </w:t>
      </w:r>
      <w:r w:rsidRPr="00267FC5">
        <w:rPr>
          <w:rFonts w:ascii="Arial" w:hAnsi="Arial" w:cs="Arial"/>
          <w:i/>
          <w:iCs/>
          <w:color w:val="333333"/>
          <w:shd w:val="clear" w:color="auto" w:fill="FFFFFF"/>
        </w:rPr>
        <w:t>α</w:t>
      </w:r>
      <w:r w:rsidRPr="00BF1862">
        <w:rPr>
          <w:rFonts w:ascii="Arial" w:hAnsi="Arial" w:cs="Arial"/>
          <w:color w:val="333333"/>
          <w:shd w:val="clear" w:color="auto" w:fill="FFFFFF"/>
        </w:rPr>
        <w:t xml:space="preserve"> in the interval [0, 1] and for each ω in the set </w:t>
      </w:r>
      <w:r w:rsidRPr="00267FC5">
        <w:rPr>
          <w:rFonts w:ascii="Arial" w:hAnsi="Arial" w:cs="Arial"/>
          <w:i/>
          <w:iCs/>
          <w:color w:val="333333"/>
          <w:shd w:val="clear" w:color="auto" w:fill="FFFFFF"/>
        </w:rPr>
        <w:t>Ω</w:t>
      </w:r>
      <w:r w:rsidRPr="00BF1862">
        <w:rPr>
          <w:rFonts w:ascii="Arial" w:hAnsi="Arial" w:cs="Arial"/>
          <w:color w:val="333333"/>
          <w:shd w:val="clear" w:color="auto" w:fill="FFFFFF"/>
        </w:rPr>
        <w:t xml:space="preserve"> minus </w:t>
      </w:r>
      <w:r w:rsidRPr="00267FC5">
        <w:rPr>
          <w:rFonts w:ascii="Arial" w:hAnsi="Arial" w:cs="Arial"/>
          <w:i/>
          <w:iCs/>
          <w:color w:val="333333"/>
          <w:shd w:val="clear" w:color="auto" w:fill="FFFFFF"/>
        </w:rPr>
        <w:t>N</w:t>
      </w:r>
      <w:r w:rsidRPr="00267FC5">
        <w:rPr>
          <w:rFonts w:ascii="Arial" w:hAnsi="Arial" w:cs="Arial"/>
          <w:i/>
          <w:iCs/>
          <w:color w:val="333333"/>
          <w:shd w:val="clear" w:color="auto" w:fill="FFFFFF"/>
          <w:vertAlign w:val="subscript"/>
        </w:rPr>
        <w:t>X</w:t>
      </w:r>
      <w:r w:rsidRPr="00267FC5">
        <w:rPr>
          <w:rFonts w:ascii="Arial" w:hAnsi="Arial" w:cs="Arial"/>
          <w:i/>
          <w:iCs/>
          <w:color w:val="333333"/>
          <w:shd w:val="clear" w:color="auto" w:fill="FFFFFF"/>
        </w:rPr>
        <w:t>,</w:t>
      </w:r>
      <w:r w:rsidRPr="00BF1862">
        <w:rPr>
          <w:rFonts w:ascii="Arial" w:hAnsi="Arial" w:cs="Arial"/>
          <w:color w:val="333333"/>
          <w:shd w:val="clear" w:color="auto" w:fill="FFFFFF"/>
        </w:rPr>
        <w:t xml:space="preserve"> the Aumann integral </w:t>
      </w:r>
      <m:oMath>
        <m:nary>
          <m:naryPr>
            <m:limLoc m:val="subSup"/>
            <m:ctrlPr>
              <w:rPr>
                <w:rFonts w:ascii="Cambria Math" w:hAnsi="Cambria Math" w:cs="Arial"/>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m:rPr>
                <m:sty m:val="p"/>
              </m:rPr>
              <w:rPr>
                <w:rFonts w:ascii="Cambria Math" w:hAnsi="Cambria Math" w:cs="Arial"/>
                <w:color w:val="333333"/>
                <w:shd w:val="clear" w:color="auto" w:fill="FFFFFF"/>
              </w:rPr>
              <m:t>[X(s, ω)</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m:t>
                </m:r>
              </m:sup>
            </m:sSup>
            <m:r>
              <m:rPr>
                <m:sty m:val="p"/>
              </m:rPr>
              <w:rPr>
                <w:rFonts w:ascii="Cambria Math" w:hAnsi="Cambria Math" w:cs="Arial"/>
                <w:color w:val="333333"/>
                <w:shd w:val="clear" w:color="auto" w:fill="FFFFFF"/>
              </w:rPr>
              <m:t xml:space="preserve"> ds</m:t>
            </m:r>
          </m:e>
        </m:nary>
      </m:oMath>
      <w:r w:rsidRPr="00BF1862">
        <w:rPr>
          <w:rFonts w:ascii="Arial" w:hAnsi="Arial" w:cs="Arial"/>
          <w:color w:val="333333"/>
          <w:shd w:val="clear" w:color="auto" w:fill="FFFFFF"/>
        </w:rPr>
        <w:t xml:space="preserve"> belongs </w:t>
      </w:r>
      <w:r w:rsidRPr="00BF1862">
        <w:rPr>
          <w:rFonts w:ascii="Arial" w:hAnsi="Arial" w:cs="Arial"/>
          <w:color w:val="333333"/>
          <w:shd w:val="clear" w:color="auto" w:fill="FFFFFF"/>
        </w:rPr>
        <w:lastRenderedPageBreak/>
        <w:t xml:space="preserve">to the set </w:t>
      </w:r>
      <w:r w:rsidRPr="00267FC5">
        <w:rPr>
          <w:rFonts w:ascii="Arial" w:hAnsi="Arial" w:cs="Arial"/>
          <w:i/>
          <w:iCs/>
          <w:color w:val="333333"/>
          <w:shd w:val="clear" w:color="auto" w:fill="FFFFFF"/>
        </w:rPr>
        <w:t>K(R)</w:t>
      </w:r>
      <w:r w:rsidRPr="00BF1862">
        <w:rPr>
          <w:rFonts w:ascii="Arial" w:hAnsi="Arial" w:cs="Arial"/>
          <w:color w:val="333333"/>
          <w:shd w:val="clear" w:color="auto" w:fill="FFFFFF"/>
        </w:rPr>
        <w:t xml:space="preserve">, which represents fuzzy sets over the real numbers. Therefore, the fuzzy random variable </w:t>
      </w:r>
      <m:oMath>
        <m:nary>
          <m:naryPr>
            <m:limLoc m:val="subSup"/>
            <m:ctrlPr>
              <w:rPr>
                <w:rFonts w:ascii="Cambria Math" w:hAnsi="Cambria Math" w:cs="Arial"/>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m:rPr>
                <m:sty m:val="p"/>
              </m:rPr>
              <w:rPr>
                <w:rFonts w:ascii="Cambria Math" w:hAnsi="Cambria Math" w:cs="Arial"/>
                <w:color w:val="333333"/>
                <w:shd w:val="clear" w:color="auto" w:fill="FFFFFF"/>
              </w:rPr>
              <m:t>X(s, ω) ds</m:t>
            </m:r>
          </m:e>
        </m:nary>
      </m:oMath>
      <w:r w:rsidRPr="00BF1862">
        <w:rPr>
          <w:rFonts w:ascii="Arial" w:hAnsi="Arial" w:cs="Arial"/>
          <w:color w:val="333333"/>
          <w:shd w:val="clear" w:color="auto" w:fill="FFFFFF"/>
        </w:rPr>
        <w:t xml:space="preserve"> belongs to the set</w:t>
      </w:r>
      <w:r w:rsidRPr="00267FC5">
        <w:rPr>
          <w:rFonts w:ascii="Arial" w:hAnsi="Arial" w:cs="Arial"/>
          <w:i/>
          <w:iCs/>
          <w:color w:val="333333"/>
          <w:shd w:val="clear" w:color="auto" w:fill="FFFFFF"/>
        </w:rPr>
        <w:t xml:space="preserve"> F(R)</w:t>
      </w:r>
      <w:r w:rsidRPr="00BF1862">
        <w:rPr>
          <w:rFonts w:ascii="Arial" w:hAnsi="Arial" w:cs="Arial"/>
          <w:color w:val="333333"/>
          <w:shd w:val="clear" w:color="auto" w:fill="FFFFFF"/>
        </w:rPr>
        <w:t xml:space="preserve"> for every </w:t>
      </w:r>
      <w:r w:rsidRPr="00267FC5">
        <w:rPr>
          <w:rFonts w:ascii="Arial" w:hAnsi="Arial" w:cs="Arial"/>
          <w:i/>
          <w:iCs/>
          <w:color w:val="333333"/>
          <w:shd w:val="clear" w:color="auto" w:fill="FFFFFF"/>
        </w:rPr>
        <w:t>ω</w:t>
      </w:r>
      <w:r w:rsidRPr="00BF1862">
        <w:rPr>
          <w:rFonts w:ascii="Arial" w:hAnsi="Arial" w:cs="Arial"/>
          <w:color w:val="333333"/>
          <w:shd w:val="clear" w:color="auto" w:fill="FFFFFF"/>
        </w:rPr>
        <w:t xml:space="preserve"> in the set </w:t>
      </w:r>
      <w:r w:rsidRPr="00267FC5">
        <w:rPr>
          <w:rFonts w:ascii="Arial" w:hAnsi="Arial" w:cs="Arial"/>
          <w:i/>
          <w:iCs/>
          <w:color w:val="333333"/>
          <w:shd w:val="clear" w:color="auto" w:fill="FFFFFF"/>
        </w:rPr>
        <w:t>Ω\N</w:t>
      </w:r>
      <w:r w:rsidRPr="00267FC5">
        <w:rPr>
          <w:rFonts w:ascii="Arial" w:hAnsi="Arial" w:cs="Arial"/>
          <w:i/>
          <w:iCs/>
          <w:color w:val="333333"/>
          <w:shd w:val="clear" w:color="auto" w:fill="FFFFFF"/>
          <w:vertAlign w:val="subscript"/>
        </w:rPr>
        <w:t>X</w:t>
      </w:r>
      <w:r w:rsidRPr="00BF1862">
        <w:rPr>
          <w:rFonts w:ascii="Arial" w:hAnsi="Arial" w:cs="Arial"/>
          <w:color w:val="333333"/>
          <w:shd w:val="clear" w:color="auto" w:fill="FFFFFF"/>
        </w:rPr>
        <w:t>.</w:t>
      </w:r>
      <w:r>
        <w:rPr>
          <w:rFonts w:ascii="Arial" w:hAnsi="Arial" w:cs="Arial"/>
          <w:color w:val="333333"/>
          <w:shd w:val="clear" w:color="auto" w:fill="FFFFFF"/>
        </w:rPr>
        <w:t xml:space="preserve"> </w:t>
      </w:r>
    </w:p>
    <w:p w14:paraId="432CB505" w14:textId="77777777" w:rsidR="008D1943" w:rsidRPr="00267FC5" w:rsidRDefault="008D1943" w:rsidP="008D1943">
      <w:pPr>
        <w:spacing w:line="360" w:lineRule="auto"/>
        <w:ind w:firstLine="720"/>
        <w:jc w:val="both"/>
        <w:rPr>
          <w:rFonts w:ascii="Arial" w:hAnsi="Arial" w:cs="Arial"/>
          <w:i/>
          <w:iCs/>
          <w:color w:val="333333"/>
          <w:shd w:val="clear" w:color="auto" w:fill="FFFFFF"/>
        </w:rPr>
      </w:pPr>
      <w:r>
        <w:rPr>
          <w:rFonts w:ascii="Arial" w:hAnsi="Arial" w:cs="Arial"/>
          <w:color w:val="333333"/>
          <w:shd w:val="clear" w:color="auto" w:fill="FFFFFF"/>
        </w:rPr>
        <w:t xml:space="preserve">Now, we define the fuzzy stochastic Lebesgue-Aumann integral of </w:t>
      </w:r>
      <w:r w:rsidRPr="00267FC5">
        <w:rPr>
          <w:rFonts w:ascii="Arial" w:hAnsi="Arial" w:cs="Arial"/>
          <w:i/>
          <w:iCs/>
          <w:color w:val="333333"/>
          <w:shd w:val="clear" w:color="auto" w:fill="FFFFFF"/>
        </w:rPr>
        <w:t>X ϵ L</w:t>
      </w:r>
      <w:r w:rsidRPr="00267FC5">
        <w:rPr>
          <w:rFonts w:ascii="Arial" w:hAnsi="Arial" w:cs="Arial"/>
          <w:i/>
          <w:iCs/>
          <w:color w:val="333333"/>
          <w:shd w:val="clear" w:color="auto" w:fill="FFFFFF"/>
          <w:vertAlign w:val="superscript"/>
        </w:rPr>
        <w:t>1</w:t>
      </w:r>
      <w:r w:rsidRPr="00267FC5">
        <w:rPr>
          <w:rFonts w:ascii="Arial" w:hAnsi="Arial" w:cs="Arial"/>
          <w:i/>
          <w:iCs/>
          <w:color w:val="333333"/>
          <w:shd w:val="clear" w:color="auto" w:fill="FFFFFF"/>
        </w:rPr>
        <w:t>(I x Ω, N; F(R)).</w:t>
      </w:r>
    </w:p>
    <w:p w14:paraId="25295F61" w14:textId="77777777" w:rsidR="008D1943" w:rsidRDefault="008D1943" w:rsidP="008D1943">
      <w:pPr>
        <w:spacing w:line="360" w:lineRule="auto"/>
        <w:jc w:val="right"/>
        <w:rPr>
          <w:rFonts w:ascii="Arial" w:hAnsi="Arial" w:cs="Arial"/>
          <w:color w:val="333333"/>
          <w:shd w:val="clear" w:color="auto" w:fill="FFFFFF"/>
        </w:rPr>
      </w:pPr>
      <w:r>
        <w:rPr>
          <w:rFonts w:ascii="Arial" w:hAnsi="Arial" w:cs="Arial"/>
          <w:color w:val="333333"/>
          <w:shd w:val="clear" w:color="auto" w:fill="FFFFFF"/>
        </w:rPr>
        <w:t xml:space="preserve">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L</m:t>
            </m:r>
          </m:e>
          <m:sub>
            <m:r>
              <w:rPr>
                <w:rFonts w:ascii="Cambria Math" w:hAnsi="Cambria Math" w:cs="Arial"/>
                <w:color w:val="333333"/>
                <w:shd w:val="clear" w:color="auto" w:fill="FFFFFF"/>
              </w:rPr>
              <m:t>x</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t,w</m:t>
            </m:r>
          </m:e>
        </m:d>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eqArr>
              <m:eqArrPr>
                <m:ctrlPr>
                  <w:rPr>
                    <w:rFonts w:ascii="Cambria Math" w:hAnsi="Cambria Math" w:cs="Arial"/>
                    <w:i/>
                    <w:color w:val="333333"/>
                    <w:shd w:val="clear" w:color="auto" w:fill="FFFFFF"/>
                  </w:rPr>
                </m:ctrlPr>
              </m:eqArr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1</m:t>
                        </m:r>
                      </m:e>
                      <m:sub>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s,w</m:t>
                        </m:r>
                      </m:e>
                    </m:d>
                    <m:r>
                      <w:rPr>
                        <w:rFonts w:ascii="Cambria Math" w:hAnsi="Cambria Math" w:cs="Arial"/>
                        <w:color w:val="333333"/>
                        <w:shd w:val="clear" w:color="auto" w:fill="FFFFFF"/>
                      </w:rPr>
                      <m:t xml:space="preserve">ds for every w∈ </m:t>
                    </m:r>
                    <m:r>
                      <m:rPr>
                        <m:sty m:val="p"/>
                      </m:rPr>
                      <w:rPr>
                        <w:rFonts w:ascii="Cambria Math" w:hAnsi="Cambria Math" w:cs="Arial"/>
                        <w:color w:val="333333"/>
                        <w:shd w:val="clear" w:color="auto" w:fill="FFFFFF"/>
                      </w:rPr>
                      <m:t>Ω</m:t>
                    </m:r>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N</m:t>
                        </m:r>
                      </m:e>
                      <m:sub>
                        <m:r>
                          <w:rPr>
                            <w:rFonts w:ascii="Cambria Math" w:hAnsi="Cambria Math" w:cs="Arial"/>
                            <w:color w:val="333333"/>
                            <w:shd w:val="clear" w:color="auto" w:fill="FFFFFF"/>
                          </w:rPr>
                          <m:t>x</m:t>
                        </m:r>
                      </m:sub>
                    </m:sSub>
                  </m:e>
                </m:nary>
              </m:e>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 xml:space="preserve"> for every w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N</m:t>
                    </m:r>
                  </m:e>
                  <m:sub>
                    <m:r>
                      <w:rPr>
                        <w:rFonts w:ascii="Cambria Math" w:hAnsi="Cambria Math" w:cs="Arial"/>
                        <w:color w:val="333333"/>
                        <w:shd w:val="clear" w:color="auto" w:fill="FFFFFF"/>
                      </w:rPr>
                      <m:t>x</m:t>
                    </m:r>
                  </m:sub>
                </m:sSub>
              </m:e>
            </m:eqArr>
          </m:e>
        </m:d>
      </m:oMath>
      <w:r>
        <w:rPr>
          <w:rFonts w:ascii="Arial" w:hAnsi="Arial" w:cs="Arial"/>
          <w:color w:val="333333"/>
          <w:shd w:val="clear" w:color="auto" w:fill="FFFFFF"/>
        </w:rPr>
        <w:tab/>
        <w:t xml:space="preserve">          </w:t>
      </w:r>
      <w:r>
        <w:rPr>
          <w:rFonts w:ascii="Arial" w:hAnsi="Arial" w:cs="Arial"/>
          <w:color w:val="333333"/>
          <w:shd w:val="clear" w:color="auto" w:fill="FFFFFF"/>
        </w:rPr>
        <w:tab/>
        <w:t xml:space="preserve">  5.1.5</w:t>
      </w:r>
    </w:p>
    <w:p w14:paraId="3F3CC88E" w14:textId="77777777" w:rsidR="008D1943" w:rsidRPr="009E5109" w:rsidRDefault="008D1943" w:rsidP="008D1943">
      <w:pPr>
        <w:spacing w:line="360" w:lineRule="auto"/>
        <w:ind w:firstLine="720"/>
        <w:jc w:val="both"/>
        <w:rPr>
          <w:rFonts w:ascii="Arial" w:hAnsi="Arial" w:cs="Arial"/>
          <w:color w:val="333333"/>
          <w:shd w:val="clear" w:color="auto" w:fill="FFFFFF"/>
        </w:rPr>
      </w:pPr>
      <w:r w:rsidRPr="0049365E">
        <w:rPr>
          <w:rFonts w:ascii="Arial" w:hAnsi="Arial" w:cs="Arial"/>
          <w:color w:val="333333"/>
          <w:shd w:val="clear" w:color="auto" w:fill="FFFFFF"/>
        </w:rPr>
        <w:t>We will now discuss properties of this integral L</w:t>
      </w:r>
      <w:r w:rsidRPr="0049365E">
        <w:rPr>
          <w:rFonts w:ascii="Arial" w:hAnsi="Arial" w:cs="Arial"/>
          <w:color w:val="333333"/>
          <w:shd w:val="clear" w:color="auto" w:fill="FFFFFF"/>
          <w:vertAlign w:val="subscript"/>
        </w:rPr>
        <w:t>X</w:t>
      </w:r>
      <w:r w:rsidRPr="0049365E">
        <w:rPr>
          <w:rFonts w:ascii="Arial" w:hAnsi="Arial" w:cs="Arial"/>
          <w:color w:val="333333"/>
          <w:shd w:val="clear" w:color="auto" w:fill="FFFFFF"/>
        </w:rPr>
        <w:t>.</w:t>
      </w:r>
      <w:r>
        <w:rPr>
          <w:rFonts w:ascii="Arial" w:hAnsi="Arial" w:cs="Arial"/>
          <w:color w:val="333333"/>
          <w:shd w:val="clear" w:color="auto" w:fill="FFFFFF"/>
        </w:rPr>
        <w:t xml:space="preserve"> First, we introduce some more terminology. The material comes from Kolmogorov </w:t>
      </w:r>
      <w:sdt>
        <w:sdtPr>
          <w:rPr>
            <w:rFonts w:ascii="Arial" w:hAnsi="Arial" w:cs="Arial"/>
            <w:color w:val="333333"/>
            <w:shd w:val="clear" w:color="auto" w:fill="FFFFFF"/>
          </w:rPr>
          <w:id w:val="459001300"/>
          <w:citation/>
        </w:sdtPr>
        <w:sdtContent>
          <w:r>
            <w:rPr>
              <w:rFonts w:ascii="Arial" w:hAnsi="Arial" w:cs="Arial"/>
              <w:color w:val="333333"/>
              <w:shd w:val="clear" w:color="auto" w:fill="FFFFFF"/>
            </w:rPr>
            <w:fldChar w:fldCharType="begin"/>
          </w:r>
          <w:r w:rsidRPr="00604C60">
            <w:rPr>
              <w:rFonts w:ascii="Arial" w:hAnsi="Arial" w:cs="Arial"/>
              <w:color w:val="333333"/>
              <w:shd w:val="clear" w:color="auto" w:fill="FFFFFF"/>
            </w:rPr>
            <w:instrText xml:space="preserve"> CITATION Kol61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[84]</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and Zadeh </w:t>
      </w:r>
      <w:sdt>
        <w:sdtPr>
          <w:rPr>
            <w:rFonts w:ascii="Arial" w:hAnsi="Arial" w:cs="Arial"/>
            <w:color w:val="333333"/>
            <w:shd w:val="clear" w:color="auto" w:fill="FFFFFF"/>
          </w:rPr>
          <w:id w:val="816541477"/>
          <w:citation/>
        </w:sdtPr>
        <w:sdtContent>
          <w:r>
            <w:rPr>
              <w:rFonts w:ascii="Arial" w:hAnsi="Arial" w:cs="Arial"/>
              <w:color w:val="333333"/>
              <w:shd w:val="clear" w:color="auto" w:fill="FFFFFF"/>
            </w:rPr>
            <w:fldChar w:fldCharType="begin"/>
          </w:r>
          <w:r w:rsidRPr="00604C60">
            <w:rPr>
              <w:rFonts w:ascii="Arial" w:hAnsi="Arial" w:cs="Arial"/>
              <w:color w:val="333333"/>
              <w:shd w:val="clear" w:color="auto" w:fill="FFFFFF"/>
            </w:rPr>
            <w:instrText xml:space="preserve"> CITATION LAZ65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[66]</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9E5109">
        <w:rPr>
          <w:rFonts w:ascii="Arial" w:hAnsi="Arial" w:cs="Arial"/>
          <w:color w:val="333333"/>
          <w:shd w:val="clear" w:color="auto" w:fill="FFFFFF"/>
        </w:rPr>
        <w:t>The d</w:t>
      </w:r>
      <w:r w:rsidRPr="00604C60">
        <w:rPr>
          <w:rFonts w:ascii="Arial" w:hAnsi="Arial" w:cs="Arial"/>
          <w:color w:val="333333"/>
          <w:shd w:val="clear" w:color="auto" w:fill="FFFFFF"/>
        </w:rPr>
        <w:t>∞</w:t>
      </w:r>
      <w:r>
        <w:rPr>
          <w:rFonts w:ascii="Arial" w:hAnsi="Arial" w:cs="Arial"/>
          <w:color w:val="333333"/>
          <w:shd w:val="clear" w:color="auto" w:fill="FFFFFF"/>
        </w:rPr>
        <w:t xml:space="preserve"> </w:t>
      </w:r>
      <w:r w:rsidRPr="009E5109">
        <w:rPr>
          <w:rFonts w:ascii="Arial" w:hAnsi="Arial" w:cs="Arial"/>
          <w:color w:val="333333"/>
          <w:shd w:val="clear" w:color="auto" w:fill="FFFFFF"/>
        </w:rPr>
        <w:t>metric, also known as the supremum or uniform metric, is a mathematical measure of dissimilarity or distance between fuzzy sets. It quantifies the maximum discrepancy between the membership degrees of corresponding elements in two fuzzy sets.</w:t>
      </w:r>
      <w:r>
        <w:rPr>
          <w:rFonts w:ascii="Arial" w:hAnsi="Arial" w:cs="Arial"/>
          <w:color w:val="333333"/>
          <w:shd w:val="clear" w:color="auto" w:fill="FFFFFF"/>
        </w:rPr>
        <w:t xml:space="preserve"> </w:t>
      </w:r>
      <w:r w:rsidRPr="009E5109">
        <w:rPr>
          <w:rFonts w:ascii="Arial" w:hAnsi="Arial" w:cs="Arial"/>
          <w:color w:val="333333"/>
          <w:shd w:val="clear" w:color="auto" w:fill="FFFFFF"/>
        </w:rPr>
        <w:t xml:space="preserve">Formally, let </w:t>
      </w:r>
      <w:r w:rsidRPr="00267FC5">
        <w:rPr>
          <w:rFonts w:ascii="Arial" w:hAnsi="Arial" w:cs="Arial"/>
          <w:i/>
          <w:iCs/>
          <w:color w:val="333333"/>
          <w:shd w:val="clear" w:color="auto" w:fill="FFFFFF"/>
        </w:rPr>
        <w:t>A</w:t>
      </w:r>
      <w:r w:rsidRPr="009E5109">
        <w:rPr>
          <w:rFonts w:ascii="Arial" w:hAnsi="Arial" w:cs="Arial"/>
          <w:color w:val="333333"/>
          <w:shd w:val="clear" w:color="auto" w:fill="FFFFFF"/>
        </w:rPr>
        <w:t xml:space="preserve"> and </w:t>
      </w:r>
      <w:r w:rsidRPr="00267FC5">
        <w:rPr>
          <w:rFonts w:ascii="Arial" w:hAnsi="Arial" w:cs="Arial"/>
          <w:i/>
          <w:iCs/>
          <w:color w:val="333333"/>
          <w:shd w:val="clear" w:color="auto" w:fill="FFFFFF"/>
        </w:rPr>
        <w:t>B</w:t>
      </w:r>
      <w:r w:rsidRPr="009E5109">
        <w:rPr>
          <w:rFonts w:ascii="Arial" w:hAnsi="Arial" w:cs="Arial"/>
          <w:color w:val="333333"/>
          <w:shd w:val="clear" w:color="auto" w:fill="FFFFFF"/>
        </w:rPr>
        <w:t xml:space="preserve"> be two fuzzy sets defined on a common universe of discourse. The </w:t>
      </w:r>
      <w:r w:rsidRPr="00267FC5">
        <w:rPr>
          <w:rFonts w:ascii="Arial" w:hAnsi="Arial" w:cs="Arial"/>
          <w:i/>
          <w:iCs/>
          <w:color w:val="333333"/>
          <w:shd w:val="clear" w:color="auto" w:fill="FFFFFF"/>
        </w:rPr>
        <w:t xml:space="preserve">d∞ </w:t>
      </w:r>
      <w:r w:rsidRPr="009E5109">
        <w:rPr>
          <w:rFonts w:ascii="Arial" w:hAnsi="Arial" w:cs="Arial"/>
          <w:color w:val="333333"/>
          <w:shd w:val="clear" w:color="auto" w:fill="FFFFFF"/>
        </w:rPr>
        <w:t xml:space="preserve">metric between </w:t>
      </w:r>
      <w:r w:rsidRPr="00267FC5">
        <w:rPr>
          <w:rFonts w:ascii="Arial" w:hAnsi="Arial" w:cs="Arial"/>
          <w:i/>
          <w:iCs/>
          <w:color w:val="333333"/>
          <w:shd w:val="clear" w:color="auto" w:fill="FFFFFF"/>
        </w:rPr>
        <w:t>A</w:t>
      </w:r>
      <w:r w:rsidRPr="009E5109">
        <w:rPr>
          <w:rFonts w:ascii="Arial" w:hAnsi="Arial" w:cs="Arial"/>
          <w:color w:val="333333"/>
          <w:shd w:val="clear" w:color="auto" w:fill="FFFFFF"/>
        </w:rPr>
        <w:t xml:space="preserve"> and </w:t>
      </w:r>
      <w:r w:rsidRPr="00267FC5">
        <w:rPr>
          <w:rFonts w:ascii="Arial" w:hAnsi="Arial" w:cs="Arial"/>
          <w:i/>
          <w:iCs/>
          <w:color w:val="333333"/>
          <w:shd w:val="clear" w:color="auto" w:fill="FFFFFF"/>
        </w:rPr>
        <w:t>B</w:t>
      </w:r>
      <w:r w:rsidRPr="009E5109">
        <w:rPr>
          <w:rFonts w:ascii="Arial" w:hAnsi="Arial" w:cs="Arial"/>
          <w:color w:val="333333"/>
          <w:shd w:val="clear" w:color="auto" w:fill="FFFFFF"/>
        </w:rPr>
        <w:t xml:space="preserve">, denoted as </w:t>
      </w:r>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A, B)</w:t>
      </w:r>
      <w:r w:rsidRPr="009E5109">
        <w:rPr>
          <w:rFonts w:ascii="Arial" w:hAnsi="Arial" w:cs="Arial"/>
          <w:color w:val="333333"/>
          <w:shd w:val="clear" w:color="auto" w:fill="FFFFFF"/>
        </w:rPr>
        <w:t>, is defined as the supremum or maximum of the absolute differences in membership degrees:</w:t>
      </w:r>
    </w:p>
    <w:p w14:paraId="19E6D1E5" w14:textId="77777777" w:rsidR="008D1943" w:rsidRDefault="008D1943" w:rsidP="008D1943">
      <w:pPr>
        <w:spacing w:line="360" w:lineRule="auto"/>
        <w:jc w:val="both"/>
        <w:rPr>
          <w:rFonts w:ascii="Arial" w:hAnsi="Arial" w:cs="Arial"/>
          <w:color w:val="333333"/>
          <w:shd w:val="clear" w:color="auto" w:fill="FFFFFF"/>
        </w:rPr>
      </w:pPr>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A, B) = sup |</w:t>
      </w:r>
      <w:proofErr w:type="spellStart"/>
      <w:r w:rsidRPr="00267FC5">
        <w:rPr>
          <w:rFonts w:ascii="Arial" w:hAnsi="Arial" w:cs="Arial"/>
          <w:i/>
          <w:iCs/>
          <w:color w:val="333333"/>
          <w:shd w:val="clear" w:color="auto" w:fill="FFFFFF"/>
        </w:rPr>
        <w:t>μA</w:t>
      </w:r>
      <w:proofErr w:type="spellEnd"/>
      <w:r w:rsidRPr="00267FC5">
        <w:rPr>
          <w:rFonts w:ascii="Arial" w:hAnsi="Arial" w:cs="Arial"/>
          <w:i/>
          <w:iCs/>
          <w:color w:val="333333"/>
          <w:shd w:val="clear" w:color="auto" w:fill="FFFFFF"/>
        </w:rPr>
        <w:t xml:space="preserve">(x) - </w:t>
      </w:r>
      <w:proofErr w:type="spellStart"/>
      <w:r w:rsidRPr="00267FC5">
        <w:rPr>
          <w:rFonts w:ascii="Arial" w:hAnsi="Arial" w:cs="Arial"/>
          <w:i/>
          <w:iCs/>
          <w:color w:val="333333"/>
          <w:shd w:val="clear" w:color="auto" w:fill="FFFFFF"/>
        </w:rPr>
        <w:t>μB</w:t>
      </w:r>
      <w:proofErr w:type="spellEnd"/>
      <w:r w:rsidRPr="00267FC5">
        <w:rPr>
          <w:rFonts w:ascii="Arial" w:hAnsi="Arial" w:cs="Arial"/>
          <w:i/>
          <w:iCs/>
          <w:color w:val="333333"/>
          <w:shd w:val="clear" w:color="auto" w:fill="FFFFFF"/>
        </w:rPr>
        <w:t>(x)|,</w:t>
      </w:r>
      <w:r>
        <w:rPr>
          <w:rFonts w:ascii="Arial" w:hAnsi="Arial" w:cs="Arial"/>
          <w:color w:val="333333"/>
          <w:shd w:val="clear" w:color="auto" w:fill="FFFFFF"/>
        </w:rPr>
        <w:t xml:space="preserve"> </w:t>
      </w:r>
      <w:r w:rsidRPr="009E5109">
        <w:rPr>
          <w:rFonts w:ascii="Arial" w:hAnsi="Arial" w:cs="Arial"/>
          <w:color w:val="333333"/>
          <w:shd w:val="clear" w:color="auto" w:fill="FFFFFF"/>
        </w:rPr>
        <w:t xml:space="preserve">where </w:t>
      </w:r>
      <w:proofErr w:type="spellStart"/>
      <w:r w:rsidRPr="00267FC5">
        <w:rPr>
          <w:rFonts w:ascii="Arial" w:hAnsi="Arial" w:cs="Arial"/>
          <w:i/>
          <w:iCs/>
          <w:color w:val="333333"/>
          <w:shd w:val="clear" w:color="auto" w:fill="FFFFFF"/>
        </w:rPr>
        <w:t>μA</w:t>
      </w:r>
      <w:proofErr w:type="spellEnd"/>
      <w:r w:rsidRPr="00267FC5">
        <w:rPr>
          <w:rFonts w:ascii="Arial" w:hAnsi="Arial" w:cs="Arial"/>
          <w:i/>
          <w:iCs/>
          <w:color w:val="333333"/>
          <w:shd w:val="clear" w:color="auto" w:fill="FFFFFF"/>
        </w:rPr>
        <w:t>(x)</w:t>
      </w:r>
      <w:r w:rsidRPr="009E5109">
        <w:rPr>
          <w:rFonts w:ascii="Arial" w:hAnsi="Arial" w:cs="Arial"/>
          <w:color w:val="333333"/>
          <w:shd w:val="clear" w:color="auto" w:fill="FFFFFF"/>
        </w:rPr>
        <w:t xml:space="preserve"> and </w:t>
      </w:r>
      <w:proofErr w:type="spellStart"/>
      <w:r w:rsidRPr="00267FC5">
        <w:rPr>
          <w:rFonts w:ascii="Arial" w:hAnsi="Arial" w:cs="Arial"/>
          <w:i/>
          <w:iCs/>
          <w:color w:val="333333"/>
          <w:shd w:val="clear" w:color="auto" w:fill="FFFFFF"/>
        </w:rPr>
        <w:t>μB</w:t>
      </w:r>
      <w:proofErr w:type="spellEnd"/>
      <w:r w:rsidRPr="00267FC5">
        <w:rPr>
          <w:rFonts w:ascii="Arial" w:hAnsi="Arial" w:cs="Arial"/>
          <w:i/>
          <w:iCs/>
          <w:color w:val="333333"/>
          <w:shd w:val="clear" w:color="auto" w:fill="FFFFFF"/>
        </w:rPr>
        <w:t>(x)</w:t>
      </w:r>
      <w:r w:rsidRPr="009E5109">
        <w:rPr>
          <w:rFonts w:ascii="Arial" w:hAnsi="Arial" w:cs="Arial"/>
          <w:color w:val="333333"/>
          <w:shd w:val="clear" w:color="auto" w:fill="FFFFFF"/>
        </w:rPr>
        <w:t xml:space="preserve"> represent the membership degrees of the element </w:t>
      </w:r>
      <w:r w:rsidRPr="00267FC5">
        <w:rPr>
          <w:rFonts w:ascii="Arial" w:hAnsi="Arial" w:cs="Arial"/>
          <w:i/>
          <w:iCs/>
          <w:color w:val="333333"/>
          <w:shd w:val="clear" w:color="auto" w:fill="FFFFFF"/>
        </w:rPr>
        <w:t>x</w:t>
      </w:r>
      <w:r w:rsidRPr="009E5109">
        <w:rPr>
          <w:rFonts w:ascii="Arial" w:hAnsi="Arial" w:cs="Arial"/>
          <w:color w:val="333333"/>
          <w:shd w:val="clear" w:color="auto" w:fill="FFFFFF"/>
        </w:rPr>
        <w:t xml:space="preserve"> in the fuzzy sets </w:t>
      </w:r>
      <w:r w:rsidRPr="00267FC5">
        <w:rPr>
          <w:rFonts w:ascii="Arial" w:hAnsi="Arial" w:cs="Arial"/>
          <w:i/>
          <w:iCs/>
          <w:color w:val="333333"/>
          <w:shd w:val="clear" w:color="auto" w:fill="FFFFFF"/>
        </w:rPr>
        <w:t>A</w:t>
      </w:r>
      <w:r w:rsidRPr="009E5109">
        <w:rPr>
          <w:rFonts w:ascii="Arial" w:hAnsi="Arial" w:cs="Arial"/>
          <w:color w:val="333333"/>
          <w:shd w:val="clear" w:color="auto" w:fill="FFFFFF"/>
        </w:rPr>
        <w:t xml:space="preserve"> and </w:t>
      </w:r>
      <w:r w:rsidRPr="00267FC5">
        <w:rPr>
          <w:rFonts w:ascii="Arial" w:hAnsi="Arial" w:cs="Arial"/>
          <w:i/>
          <w:iCs/>
          <w:color w:val="333333"/>
          <w:shd w:val="clear" w:color="auto" w:fill="FFFFFF"/>
        </w:rPr>
        <w:t>B</w:t>
      </w:r>
      <w:r w:rsidRPr="009E5109">
        <w:rPr>
          <w:rFonts w:ascii="Arial" w:hAnsi="Arial" w:cs="Arial"/>
          <w:color w:val="333333"/>
          <w:shd w:val="clear" w:color="auto" w:fill="FFFFFF"/>
        </w:rPr>
        <w:t>, respectively. The supremum is taken over all elements x in the universe of discourse.</w:t>
      </w:r>
      <w:r>
        <w:rPr>
          <w:rFonts w:ascii="Arial" w:hAnsi="Arial" w:cs="Arial"/>
          <w:color w:val="333333"/>
          <w:shd w:val="clear" w:color="auto" w:fill="FFFFFF"/>
        </w:rPr>
        <w:t xml:space="preserve"> </w:t>
      </w:r>
      <w:r w:rsidRPr="009E5109">
        <w:rPr>
          <w:rFonts w:ascii="Arial" w:hAnsi="Arial" w:cs="Arial"/>
          <w:color w:val="333333"/>
          <w:shd w:val="clear" w:color="auto" w:fill="FFFFFF"/>
        </w:rPr>
        <w:t xml:space="preserve">The </w:t>
      </w:r>
      <w:r w:rsidRPr="00267FC5">
        <w:rPr>
          <w:rFonts w:ascii="Arial" w:hAnsi="Arial" w:cs="Arial"/>
          <w:i/>
          <w:iCs/>
          <w:color w:val="333333"/>
          <w:shd w:val="clear" w:color="auto" w:fill="FFFFFF"/>
        </w:rPr>
        <w:t>d∞</w:t>
      </w:r>
      <w:r w:rsidRPr="009E5109">
        <w:rPr>
          <w:rFonts w:ascii="Arial" w:hAnsi="Arial" w:cs="Arial"/>
          <w:color w:val="333333"/>
          <w:shd w:val="clear" w:color="auto" w:fill="FFFFFF"/>
        </w:rPr>
        <w:t xml:space="preserve"> metric provides a measure of the largest difference in membership degrees between corresponding elements of two fuzzy sets. It captures the maximum discrepancy or dissimilarity between the two sets, indicating how much they differ in terms of their membership degrees.</w:t>
      </w:r>
      <w:r w:rsidRPr="0049365E">
        <w:rPr>
          <w:rFonts w:ascii="Arial" w:hAnsi="Arial" w:cs="Arial"/>
          <w:color w:val="333333"/>
          <w:shd w:val="clear" w:color="auto" w:fill="FFFFFF"/>
        </w:rPr>
        <w:t xml:space="preserve"> </w:t>
      </w:r>
      <w:r>
        <w:rPr>
          <w:rFonts w:ascii="Arial" w:hAnsi="Arial" w:cs="Arial"/>
          <w:color w:val="333333"/>
          <w:shd w:val="clear" w:color="auto" w:fill="FFFFFF"/>
        </w:rPr>
        <w:t xml:space="preserve">Now we will define </w:t>
      </w:r>
      <w:r w:rsidRPr="00267FC5">
        <w:rPr>
          <w:rFonts w:ascii="Arial" w:hAnsi="Arial" w:cs="Arial"/>
          <w:i/>
          <w:iCs/>
          <w:color w:val="333333"/>
          <w:shd w:val="clear" w:color="auto" w:fill="FFFFFF"/>
        </w:rPr>
        <w:t>L1</w:t>
      </w:r>
      <w:r>
        <w:rPr>
          <w:rFonts w:ascii="Arial" w:hAnsi="Arial" w:cs="Arial"/>
          <w:color w:val="333333"/>
          <w:shd w:val="clear" w:color="auto" w:fill="FFFFFF"/>
        </w:rPr>
        <w:t xml:space="preserve"> norm. </w:t>
      </w:r>
      <w:r w:rsidRPr="00267FC5">
        <w:rPr>
          <w:rFonts w:ascii="Arial" w:hAnsi="Arial" w:cs="Arial"/>
          <w:i/>
          <w:iCs/>
          <w:color w:val="333333"/>
          <w:shd w:val="clear" w:color="auto" w:fill="FFFFFF"/>
        </w:rPr>
        <w:t>L1</w:t>
      </w:r>
      <w:r w:rsidRPr="00C932BB">
        <w:rPr>
          <w:rFonts w:ascii="Arial" w:hAnsi="Arial" w:cs="Arial"/>
          <w:color w:val="333333"/>
          <w:shd w:val="clear" w:color="auto" w:fill="FFFFFF"/>
        </w:rPr>
        <w:t xml:space="preserve"> refers to a mathematical space or norm in the context of functions and integrals. </w:t>
      </w:r>
    </w:p>
    <w:p w14:paraId="470EFDA8" w14:textId="77777777" w:rsidR="008D1943" w:rsidRDefault="008D1943" w:rsidP="008D1943">
      <w:pPr>
        <w:spacing w:line="360" w:lineRule="auto"/>
        <w:ind w:firstLine="720"/>
        <w:jc w:val="both"/>
        <w:rPr>
          <w:rFonts w:ascii="Arial" w:hAnsi="Arial" w:cs="Arial"/>
          <w:color w:val="333333"/>
          <w:shd w:val="clear" w:color="auto" w:fill="FFFFFF"/>
        </w:rPr>
      </w:pPr>
      <w:r w:rsidRPr="00C932BB">
        <w:rPr>
          <w:rFonts w:ascii="Arial" w:hAnsi="Arial" w:cs="Arial"/>
          <w:color w:val="333333"/>
          <w:shd w:val="clear" w:color="auto" w:fill="FFFFFF"/>
        </w:rPr>
        <w:t xml:space="preserve">Specifically, </w:t>
      </w:r>
      <w:r w:rsidRPr="00267FC5">
        <w:rPr>
          <w:rFonts w:ascii="Arial" w:hAnsi="Arial" w:cs="Arial"/>
          <w:i/>
          <w:iCs/>
          <w:color w:val="333333"/>
          <w:shd w:val="clear" w:color="auto" w:fill="FFFFFF"/>
        </w:rPr>
        <w:t>L1</w:t>
      </w:r>
      <w:r w:rsidRPr="00C932BB">
        <w:rPr>
          <w:rFonts w:ascii="Arial" w:hAnsi="Arial" w:cs="Arial"/>
          <w:color w:val="333333"/>
          <w:shd w:val="clear" w:color="auto" w:fill="FFFFFF"/>
        </w:rPr>
        <w:t xml:space="preserve"> represents a function space of integrable functions with a finite integral norm.</w:t>
      </w:r>
      <w:r>
        <w:rPr>
          <w:rFonts w:ascii="Arial" w:hAnsi="Arial" w:cs="Arial"/>
          <w:color w:val="333333"/>
          <w:shd w:val="clear" w:color="auto" w:fill="FFFFFF"/>
        </w:rPr>
        <w:t xml:space="preserve"> </w:t>
      </w:r>
      <w:r w:rsidRPr="00C932BB">
        <w:rPr>
          <w:rFonts w:ascii="Arial" w:hAnsi="Arial" w:cs="Arial"/>
          <w:color w:val="333333"/>
          <w:shd w:val="clear" w:color="auto" w:fill="FFFFFF"/>
        </w:rPr>
        <w:t xml:space="preserve">Formally, </w:t>
      </w:r>
      <w:r w:rsidRPr="00267FC5">
        <w:rPr>
          <w:rFonts w:ascii="Arial" w:hAnsi="Arial" w:cs="Arial"/>
          <w:i/>
          <w:iCs/>
          <w:color w:val="333333"/>
          <w:shd w:val="clear" w:color="auto" w:fill="FFFFFF"/>
        </w:rPr>
        <w:t>L1</w:t>
      </w:r>
      <w:r w:rsidRPr="00C932BB">
        <w:rPr>
          <w:rFonts w:ascii="Arial" w:hAnsi="Arial" w:cs="Arial"/>
          <w:color w:val="333333"/>
          <w:shd w:val="clear" w:color="auto" w:fill="FFFFFF"/>
        </w:rPr>
        <w:t xml:space="preserve"> is a function space defined over a given measure space (</w:t>
      </w:r>
      <w:r w:rsidRPr="00267FC5">
        <w:rPr>
          <w:rFonts w:ascii="Arial" w:hAnsi="Arial" w:cs="Arial"/>
          <w:i/>
          <w:iCs/>
          <w:color w:val="333333"/>
          <w:shd w:val="clear" w:color="auto" w:fill="FFFFFF"/>
        </w:rPr>
        <w:t>Ω, A, μ).</w:t>
      </w:r>
      <w:r w:rsidRPr="00C932BB">
        <w:rPr>
          <w:rFonts w:ascii="Arial" w:hAnsi="Arial" w:cs="Arial"/>
          <w:color w:val="333333"/>
          <w:shd w:val="clear" w:color="auto" w:fill="FFFFFF"/>
        </w:rPr>
        <w:t xml:space="preserve"> It consists of all measurable functions </w:t>
      </w:r>
      <w:r w:rsidRPr="00267FC5">
        <w:rPr>
          <w:rFonts w:ascii="Arial" w:hAnsi="Arial" w:cs="Arial"/>
          <w:i/>
          <w:iCs/>
          <w:color w:val="333333"/>
          <w:shd w:val="clear" w:color="auto" w:fill="FFFFFF"/>
        </w:rPr>
        <w:t xml:space="preserve">f: Ω → </w:t>
      </w:r>
      <w:r w:rsidRPr="00267FC5">
        <w:rPr>
          <w:rFonts w:ascii="Cambria Math" w:hAnsi="Cambria Math" w:cs="Cambria Math"/>
          <w:i/>
          <w:iCs/>
          <w:color w:val="333333"/>
          <w:shd w:val="clear" w:color="auto" w:fill="FFFFFF"/>
        </w:rPr>
        <w:t>ℝ</w:t>
      </w:r>
      <w:r w:rsidRPr="00267FC5">
        <w:rPr>
          <w:rFonts w:ascii="Arial" w:hAnsi="Arial" w:cs="Arial"/>
          <w:i/>
          <w:iCs/>
          <w:color w:val="333333"/>
          <w:shd w:val="clear" w:color="auto" w:fill="FFFFFF"/>
        </w:rPr>
        <w:t xml:space="preserve"> (or f: Ω → </w:t>
      </w:r>
      <w:r w:rsidRPr="00267FC5">
        <w:rPr>
          <w:rFonts w:ascii="Cambria Math" w:hAnsi="Cambria Math" w:cs="Cambria Math"/>
          <w:i/>
          <w:iCs/>
          <w:color w:val="333333"/>
          <w:shd w:val="clear" w:color="auto" w:fill="FFFFFF"/>
        </w:rPr>
        <w:t>ℂ</w:t>
      </w:r>
      <w:r w:rsidRPr="00C932BB">
        <w:rPr>
          <w:rFonts w:ascii="Arial" w:hAnsi="Arial" w:cs="Arial"/>
          <w:color w:val="333333"/>
          <w:shd w:val="clear" w:color="auto" w:fill="FFFFFF"/>
        </w:rPr>
        <w:t xml:space="preserve">) such that the integral of the absolute value of f, denoted as ∫|f| </w:t>
      </w:r>
      <w:proofErr w:type="spellStart"/>
      <w:r w:rsidRPr="00C932BB">
        <w:rPr>
          <w:rFonts w:ascii="Arial" w:hAnsi="Arial" w:cs="Arial"/>
          <w:color w:val="333333"/>
          <w:shd w:val="clear" w:color="auto" w:fill="FFFFFF"/>
        </w:rPr>
        <w:t>dμ</w:t>
      </w:r>
      <w:proofErr w:type="spellEnd"/>
      <w:r w:rsidRPr="00C932BB">
        <w:rPr>
          <w:rFonts w:ascii="Arial" w:hAnsi="Arial" w:cs="Arial"/>
          <w:color w:val="333333"/>
          <w:shd w:val="clear" w:color="auto" w:fill="FFFFFF"/>
        </w:rPr>
        <w:t>, is finite:</w:t>
      </w:r>
      <w:r>
        <w:rPr>
          <w:rFonts w:ascii="Arial" w:hAnsi="Arial" w:cs="Arial"/>
          <w:color w:val="333333"/>
          <w:shd w:val="clear" w:color="auto" w:fill="FFFFFF"/>
        </w:rPr>
        <w:t xml:space="preserve"> </w:t>
      </w:r>
      <w:r w:rsidRPr="00267FC5">
        <w:rPr>
          <w:rFonts w:ascii="Arial" w:hAnsi="Arial" w:cs="Arial"/>
          <w:i/>
          <w:iCs/>
          <w:color w:val="333333"/>
          <w:shd w:val="clear" w:color="auto" w:fill="FFFFFF"/>
        </w:rPr>
        <w:t>L1(Ω, A, μ)</w:t>
      </w:r>
      <w:r w:rsidRPr="00C932BB">
        <w:rPr>
          <w:rFonts w:ascii="Arial" w:hAnsi="Arial" w:cs="Arial"/>
          <w:color w:val="333333"/>
          <w:shd w:val="clear" w:color="auto" w:fill="FFFFFF"/>
        </w:rPr>
        <w:t xml:space="preserve"> = {</w:t>
      </w:r>
      <w:r w:rsidRPr="00267FC5">
        <w:rPr>
          <w:rFonts w:ascii="Arial" w:hAnsi="Arial" w:cs="Arial"/>
          <w:i/>
          <w:iCs/>
          <w:color w:val="333333"/>
          <w:shd w:val="clear" w:color="auto" w:fill="FFFFFF"/>
        </w:rPr>
        <w:t xml:space="preserve">f: Ω → </w:t>
      </w:r>
      <w:r w:rsidRPr="00267FC5">
        <w:rPr>
          <w:rFonts w:ascii="Cambria Math" w:hAnsi="Cambria Math" w:cs="Cambria Math"/>
          <w:i/>
          <w:iCs/>
          <w:color w:val="333333"/>
          <w:shd w:val="clear" w:color="auto" w:fill="FFFFFF"/>
        </w:rPr>
        <w:t>ℝ</w:t>
      </w:r>
      <w:r w:rsidRPr="00267FC5">
        <w:rPr>
          <w:rFonts w:ascii="Arial" w:hAnsi="Arial" w:cs="Arial"/>
          <w:i/>
          <w:iCs/>
          <w:color w:val="333333"/>
          <w:shd w:val="clear" w:color="auto" w:fill="FFFFFF"/>
        </w:rPr>
        <w:t xml:space="preserve"> (or </w:t>
      </w:r>
      <w:r w:rsidRPr="00267FC5">
        <w:rPr>
          <w:rFonts w:ascii="Cambria Math" w:hAnsi="Cambria Math" w:cs="Cambria Math"/>
          <w:i/>
          <w:iCs/>
          <w:color w:val="333333"/>
          <w:shd w:val="clear" w:color="auto" w:fill="FFFFFF"/>
        </w:rPr>
        <w:t>ℂ</w:t>
      </w:r>
      <w:r w:rsidRPr="00267FC5">
        <w:rPr>
          <w:rFonts w:ascii="Arial" w:hAnsi="Arial" w:cs="Arial"/>
          <w:i/>
          <w:iCs/>
          <w:color w:val="333333"/>
          <w:shd w:val="clear" w:color="auto" w:fill="FFFFFF"/>
        </w:rPr>
        <w:t xml:space="preserve">) | ∫|f| </w:t>
      </w:r>
      <w:proofErr w:type="spellStart"/>
      <w:r w:rsidRPr="00267FC5">
        <w:rPr>
          <w:rFonts w:ascii="Arial" w:hAnsi="Arial" w:cs="Arial"/>
          <w:i/>
          <w:iCs/>
          <w:color w:val="333333"/>
          <w:shd w:val="clear" w:color="auto" w:fill="FFFFFF"/>
        </w:rPr>
        <w:t>dμ</w:t>
      </w:r>
      <w:proofErr w:type="spellEnd"/>
      <w:r w:rsidRPr="00C932BB">
        <w:rPr>
          <w:rFonts w:ascii="Arial" w:hAnsi="Arial" w:cs="Arial"/>
          <w:color w:val="333333"/>
          <w:shd w:val="clear" w:color="auto" w:fill="FFFFFF"/>
        </w:rPr>
        <w:t xml:space="preserve"> &lt; ∞}</w:t>
      </w:r>
      <w:r>
        <w:rPr>
          <w:rFonts w:ascii="Arial" w:hAnsi="Arial" w:cs="Arial"/>
          <w:color w:val="333333"/>
          <w:shd w:val="clear" w:color="auto" w:fill="FFFFFF"/>
        </w:rPr>
        <w:t>.</w:t>
      </w:r>
    </w:p>
    <w:p w14:paraId="2525EA1A"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ab/>
      </w:r>
      <w:r w:rsidRPr="00C932BB">
        <w:rPr>
          <w:rFonts w:ascii="Arial" w:hAnsi="Arial" w:cs="Arial"/>
          <w:color w:val="333333"/>
          <w:shd w:val="clear" w:color="auto" w:fill="FFFFFF"/>
        </w:rPr>
        <w:t>In simpler terms, L</w:t>
      </w:r>
      <w:r w:rsidRPr="00604C60">
        <w:rPr>
          <w:rFonts w:ascii="Arial" w:hAnsi="Arial" w:cs="Arial"/>
          <w:color w:val="333333"/>
          <w:shd w:val="clear" w:color="auto" w:fill="FFFFFF"/>
        </w:rPr>
        <w:t>1</w:t>
      </w:r>
      <w:r w:rsidRPr="00C932BB">
        <w:rPr>
          <w:rFonts w:ascii="Arial" w:hAnsi="Arial" w:cs="Arial"/>
          <w:color w:val="333333"/>
          <w:shd w:val="clear" w:color="auto" w:fill="FFFFFF"/>
        </w:rPr>
        <w:t xml:space="preserve"> consists of functions whose absolute value is integrable over the measure space, meaning that the area under the curve of the absolute value function is finite.</w:t>
      </w:r>
      <w:r>
        <w:rPr>
          <w:rFonts w:ascii="Arial" w:hAnsi="Arial" w:cs="Arial"/>
          <w:color w:val="333333"/>
          <w:shd w:val="clear" w:color="auto" w:fill="FFFFFF"/>
        </w:rPr>
        <w:t xml:space="preserve"> </w:t>
      </w:r>
      <w:r w:rsidRPr="00C932BB">
        <w:rPr>
          <w:rFonts w:ascii="Arial" w:hAnsi="Arial" w:cs="Arial"/>
          <w:color w:val="333333"/>
          <w:shd w:val="clear" w:color="auto" w:fill="FFFFFF"/>
        </w:rPr>
        <w:t xml:space="preserve">The norm associated with the </w:t>
      </w:r>
      <w:r w:rsidRPr="00267FC5">
        <w:rPr>
          <w:rFonts w:ascii="Arial" w:hAnsi="Arial" w:cs="Arial"/>
          <w:i/>
          <w:iCs/>
          <w:color w:val="333333"/>
          <w:shd w:val="clear" w:color="auto" w:fill="FFFFFF"/>
        </w:rPr>
        <w:t xml:space="preserve">L1 </w:t>
      </w:r>
      <w:r w:rsidRPr="00C932BB">
        <w:rPr>
          <w:rFonts w:ascii="Arial" w:hAnsi="Arial" w:cs="Arial"/>
          <w:color w:val="333333"/>
          <w:shd w:val="clear" w:color="auto" w:fill="FFFFFF"/>
        </w:rPr>
        <w:t xml:space="preserve">space, denoted as </w:t>
      </w:r>
      <w:r w:rsidRPr="00267FC5">
        <w:rPr>
          <w:rFonts w:ascii="Arial" w:hAnsi="Arial" w:cs="Arial"/>
          <w:i/>
          <w:iCs/>
          <w:color w:val="333333"/>
          <w:shd w:val="clear" w:color="auto" w:fill="FFFFFF"/>
        </w:rPr>
        <w:t>‖f‖</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w:t>
      </w:r>
      <w:r w:rsidRPr="00C932BB">
        <w:rPr>
          <w:rFonts w:ascii="Arial" w:hAnsi="Arial" w:cs="Arial"/>
          <w:color w:val="333333"/>
          <w:shd w:val="clear" w:color="auto" w:fill="FFFFFF"/>
        </w:rPr>
        <w:t xml:space="preserve"> is defined as the integral of the absolute value of f:</w:t>
      </w:r>
      <w:r>
        <w:rPr>
          <w:rFonts w:ascii="Arial" w:hAnsi="Arial" w:cs="Arial"/>
          <w:color w:val="333333"/>
          <w:shd w:val="clear" w:color="auto" w:fill="FFFFFF"/>
        </w:rPr>
        <w:t xml:space="preserve"> </w:t>
      </w:r>
      <w:r w:rsidRPr="00267FC5">
        <w:rPr>
          <w:rFonts w:ascii="Arial" w:hAnsi="Arial" w:cs="Arial"/>
          <w:i/>
          <w:iCs/>
          <w:color w:val="333333"/>
          <w:shd w:val="clear" w:color="auto" w:fill="FFFFFF"/>
        </w:rPr>
        <w:t>‖f‖</w:t>
      </w:r>
      <w:r w:rsidRPr="00267FC5">
        <w:rPr>
          <w:rFonts w:ascii="Cambria Math" w:hAnsi="Cambria Math" w:cs="Cambria Math"/>
          <w:i/>
          <w:iCs/>
          <w:color w:val="333333"/>
          <w:shd w:val="clear" w:color="auto" w:fill="FFFFFF"/>
        </w:rPr>
        <w:t>₁</w:t>
      </w:r>
      <w:r w:rsidRPr="00267FC5">
        <w:rPr>
          <w:rFonts w:ascii="Arial" w:hAnsi="Arial" w:cs="Arial"/>
          <w:i/>
          <w:iCs/>
          <w:color w:val="333333"/>
          <w:shd w:val="clear" w:color="auto" w:fill="FFFFFF"/>
        </w:rPr>
        <w:t xml:space="preserve"> = ∫|f| </w:t>
      </w:r>
      <w:proofErr w:type="spellStart"/>
      <w:r w:rsidRPr="00267FC5">
        <w:rPr>
          <w:rFonts w:ascii="Arial" w:hAnsi="Arial" w:cs="Arial"/>
          <w:i/>
          <w:iCs/>
          <w:color w:val="333333"/>
          <w:shd w:val="clear" w:color="auto" w:fill="FFFFFF"/>
        </w:rPr>
        <w:t>dμ</w:t>
      </w:r>
      <w:proofErr w:type="spellEnd"/>
      <w:r>
        <w:rPr>
          <w:rFonts w:ascii="Arial" w:hAnsi="Arial" w:cs="Arial"/>
          <w:color w:val="333333"/>
          <w:shd w:val="clear" w:color="auto" w:fill="FFFFFF"/>
        </w:rPr>
        <w:t xml:space="preserve">. </w:t>
      </w:r>
      <w:r w:rsidRPr="00C932BB">
        <w:rPr>
          <w:rFonts w:ascii="Arial" w:hAnsi="Arial" w:cs="Arial"/>
          <w:color w:val="333333"/>
          <w:shd w:val="clear" w:color="auto" w:fill="FFFFFF"/>
        </w:rPr>
        <w:t xml:space="preserve">The </w:t>
      </w:r>
      <w:r w:rsidRPr="00267FC5">
        <w:rPr>
          <w:rFonts w:ascii="Arial" w:hAnsi="Arial" w:cs="Arial"/>
          <w:i/>
          <w:iCs/>
          <w:color w:val="333333"/>
          <w:shd w:val="clear" w:color="auto" w:fill="FFFFFF"/>
        </w:rPr>
        <w:t>L1</w:t>
      </w:r>
      <w:r w:rsidRPr="00C932BB">
        <w:rPr>
          <w:rFonts w:ascii="Arial" w:hAnsi="Arial" w:cs="Arial"/>
          <w:color w:val="333333"/>
          <w:shd w:val="clear" w:color="auto" w:fill="FFFFFF"/>
        </w:rPr>
        <w:t xml:space="preserve"> norm measures the size or magnitude of the function f in terms of its integral, capturing how spread out or concentrated the function </w:t>
      </w:r>
      <w:r w:rsidRPr="00C932BB">
        <w:rPr>
          <w:rFonts w:ascii="Arial" w:hAnsi="Arial" w:cs="Arial"/>
          <w:color w:val="333333"/>
          <w:shd w:val="clear" w:color="auto" w:fill="FFFFFF"/>
        </w:rPr>
        <w:lastRenderedPageBreak/>
        <w:t>is.</w:t>
      </w:r>
      <w:r>
        <w:rPr>
          <w:rFonts w:ascii="Arial" w:hAnsi="Arial" w:cs="Arial"/>
          <w:color w:val="333333"/>
          <w:shd w:val="clear" w:color="auto" w:fill="FFFFFF"/>
        </w:rPr>
        <w:t xml:space="preserve"> </w:t>
      </w:r>
      <w:r w:rsidRPr="00267FC5">
        <w:rPr>
          <w:rFonts w:ascii="Arial" w:hAnsi="Arial" w:cs="Arial"/>
          <w:i/>
          <w:iCs/>
          <w:color w:val="333333"/>
          <w:shd w:val="clear" w:color="auto" w:fill="FFFFFF"/>
        </w:rPr>
        <w:t>L1</w:t>
      </w:r>
      <w:r w:rsidRPr="00C932BB">
        <w:rPr>
          <w:rFonts w:ascii="Arial" w:hAnsi="Arial" w:cs="Arial"/>
          <w:color w:val="333333"/>
          <w:shd w:val="clear" w:color="auto" w:fill="FFFFFF"/>
        </w:rPr>
        <w:t xml:space="preserve"> represents a function space of integrable functions, where the absolute value of the function is integrable. The associated norm, ‖f‖</w:t>
      </w:r>
      <w:r w:rsidRPr="00604C60">
        <w:rPr>
          <w:rFonts w:ascii="Cambria Math" w:hAnsi="Cambria Math" w:cs="Cambria Math"/>
          <w:color w:val="333333"/>
          <w:shd w:val="clear" w:color="auto" w:fill="FFFFFF"/>
        </w:rPr>
        <w:t>₁</w:t>
      </w:r>
      <w:r w:rsidRPr="00C932BB">
        <w:rPr>
          <w:rFonts w:ascii="Arial" w:hAnsi="Arial" w:cs="Arial"/>
          <w:color w:val="333333"/>
          <w:shd w:val="clear" w:color="auto" w:fill="FFFFFF"/>
        </w:rPr>
        <w:t>, measures the size of the function based on its integral.</w:t>
      </w:r>
      <w:r>
        <w:rPr>
          <w:rFonts w:ascii="Arial" w:hAnsi="Arial" w:cs="Arial"/>
          <w:color w:val="333333"/>
          <w:shd w:val="clear" w:color="auto" w:fill="FFFFFF"/>
        </w:rPr>
        <w:t xml:space="preserve"> </w:t>
      </w:r>
      <w:r w:rsidRPr="00604C60">
        <w:rPr>
          <w:rFonts w:ascii="Arial" w:hAnsi="Arial" w:cs="Arial"/>
          <w:color w:val="333333"/>
          <w:shd w:val="clear" w:color="auto" w:fill="FFFFFF"/>
        </w:rPr>
        <w:t xml:space="preserve">In the context of stochastic processes,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1</w:t>
      </w:r>
      <w:r w:rsidRPr="00604C60">
        <w:rPr>
          <w:rFonts w:ascii="Arial" w:hAnsi="Arial" w:cs="Arial"/>
          <w:color w:val="333333"/>
          <w:shd w:val="clear" w:color="auto" w:fill="FFFFFF"/>
        </w:rPr>
        <w:t xml:space="preserve"> space refers to a function space that consists of processes that are integrable with respect to a given measure.</w:t>
      </w:r>
      <w:r>
        <w:rPr>
          <w:rFonts w:ascii="Arial" w:hAnsi="Arial" w:cs="Arial"/>
          <w:color w:val="333333"/>
          <w:shd w:val="clear" w:color="auto" w:fill="FFFFFF"/>
        </w:rPr>
        <w:t xml:space="preserve"> </w:t>
      </w:r>
    </w:p>
    <w:p w14:paraId="3A92B9A4" w14:textId="77777777" w:rsidR="008D1943" w:rsidRDefault="008D1943" w:rsidP="008D1943">
      <w:pPr>
        <w:spacing w:line="360" w:lineRule="auto"/>
        <w:ind w:firstLine="720"/>
        <w:jc w:val="both"/>
        <w:rPr>
          <w:rFonts w:ascii="Arial" w:hAnsi="Arial" w:cs="Arial"/>
          <w:color w:val="333333"/>
          <w:shd w:val="clear" w:color="auto" w:fill="FFFFFF"/>
        </w:rPr>
      </w:pPr>
      <w:r w:rsidRPr="00604C60">
        <w:rPr>
          <w:rFonts w:ascii="Arial" w:hAnsi="Arial" w:cs="Arial"/>
          <w:color w:val="333333"/>
          <w:shd w:val="clear" w:color="auto" w:fill="FFFFFF"/>
        </w:rPr>
        <w:t xml:space="preserve">Formally, let </w:t>
      </w:r>
      <w:r w:rsidRPr="00267FC5">
        <w:rPr>
          <w:rFonts w:ascii="Arial" w:hAnsi="Arial" w:cs="Arial"/>
          <w:i/>
          <w:iCs/>
          <w:color w:val="333333"/>
          <w:shd w:val="clear" w:color="auto" w:fill="FFFFFF"/>
        </w:rPr>
        <w:t>(Ω, A, P)</w:t>
      </w:r>
      <w:r w:rsidRPr="00604C60">
        <w:rPr>
          <w:rFonts w:ascii="Arial" w:hAnsi="Arial" w:cs="Arial"/>
          <w:color w:val="333333"/>
          <w:shd w:val="clear" w:color="auto" w:fill="FFFFFF"/>
        </w:rPr>
        <w:t xml:space="preserve"> be a probability space and let </w:t>
      </w:r>
      <w:r w:rsidRPr="00267FC5">
        <w:rPr>
          <w:rFonts w:ascii="Arial" w:hAnsi="Arial" w:cs="Arial"/>
          <w:i/>
          <w:iCs/>
          <w:color w:val="333333"/>
          <w:shd w:val="clear" w:color="auto" w:fill="FFFFFF"/>
        </w:rPr>
        <w:t>X</w:t>
      </w:r>
      <w:r w:rsidRPr="00604C60">
        <w:rPr>
          <w:rFonts w:ascii="Arial" w:hAnsi="Arial" w:cs="Arial"/>
          <w:color w:val="333333"/>
          <w:shd w:val="clear" w:color="auto" w:fill="FFFFFF"/>
        </w:rPr>
        <w:t xml:space="preserve"> be a stochastic process defined on that space.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1</w:t>
      </w:r>
      <w:r w:rsidRPr="00267FC5">
        <w:rPr>
          <w:rFonts w:ascii="Arial" w:hAnsi="Arial" w:cs="Arial"/>
          <w:i/>
          <w:iCs/>
          <w:color w:val="333333"/>
          <w:shd w:val="clear" w:color="auto" w:fill="FFFFFF"/>
        </w:rPr>
        <w:t xml:space="preserve"> </w:t>
      </w:r>
      <w:r w:rsidRPr="00604C60">
        <w:rPr>
          <w:rFonts w:ascii="Arial" w:hAnsi="Arial" w:cs="Arial"/>
          <w:color w:val="333333"/>
          <w:shd w:val="clear" w:color="auto" w:fill="FFFFFF"/>
        </w:rPr>
        <w:t xml:space="preserve">space, denoted as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1</w:t>
      </w:r>
      <w:r w:rsidRPr="00267FC5">
        <w:rPr>
          <w:rFonts w:ascii="Arial" w:hAnsi="Arial" w:cs="Arial"/>
          <w:i/>
          <w:iCs/>
          <w:color w:val="333333"/>
          <w:shd w:val="clear" w:color="auto" w:fill="FFFFFF"/>
        </w:rPr>
        <w:t>(Ω, A, P),</w:t>
      </w:r>
      <w:r w:rsidRPr="00604C60">
        <w:rPr>
          <w:rFonts w:ascii="Arial" w:hAnsi="Arial" w:cs="Arial"/>
          <w:color w:val="333333"/>
          <w:shd w:val="clear" w:color="auto" w:fill="FFFFFF"/>
        </w:rPr>
        <w:t xml:space="preserve"> consists of all stochastic processes </w:t>
      </w:r>
      <w:r w:rsidRPr="00267FC5">
        <w:rPr>
          <w:rFonts w:ascii="Arial" w:hAnsi="Arial" w:cs="Arial"/>
          <w:i/>
          <w:iCs/>
          <w:color w:val="333333"/>
          <w:shd w:val="clear" w:color="auto" w:fill="FFFFFF"/>
        </w:rPr>
        <w:t>X</w:t>
      </w:r>
      <w:r w:rsidRPr="00604C60">
        <w:rPr>
          <w:rFonts w:ascii="Arial" w:hAnsi="Arial" w:cs="Arial"/>
          <w:color w:val="333333"/>
          <w:shd w:val="clear" w:color="auto" w:fill="FFFFFF"/>
        </w:rPr>
        <w:t xml:space="preserve"> that satisfy the condition of integrability. This means that the expected value or integral of the absolute value of </w:t>
      </w:r>
      <w:r w:rsidRPr="00267FC5">
        <w:rPr>
          <w:rFonts w:ascii="Arial" w:hAnsi="Arial" w:cs="Arial"/>
          <w:i/>
          <w:iCs/>
          <w:color w:val="333333"/>
          <w:shd w:val="clear" w:color="auto" w:fill="FFFFFF"/>
        </w:rPr>
        <w:t>X</w:t>
      </w:r>
      <w:r w:rsidRPr="00604C60">
        <w:rPr>
          <w:rFonts w:ascii="Arial" w:hAnsi="Arial" w:cs="Arial"/>
          <w:color w:val="333333"/>
          <w:shd w:val="clear" w:color="auto" w:fill="FFFFFF"/>
        </w:rPr>
        <w:t xml:space="preserve"> is finite:</w:t>
      </w:r>
      <w:r>
        <w:rPr>
          <w:rFonts w:ascii="Arial" w:hAnsi="Arial" w:cs="Arial"/>
          <w:color w:val="333333"/>
          <w:shd w:val="clear" w:color="auto" w:fill="FFFFFF"/>
        </w:rPr>
        <w:t xml:space="preserv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1</w:t>
      </w:r>
      <w:r w:rsidRPr="00267FC5">
        <w:rPr>
          <w:rFonts w:ascii="Arial" w:hAnsi="Arial" w:cs="Arial"/>
          <w:i/>
          <w:iCs/>
          <w:color w:val="333333"/>
          <w:shd w:val="clear" w:color="auto" w:fill="FFFFFF"/>
        </w:rPr>
        <w:t xml:space="preserve">(Ω, A, P) = {X: Ω → </w:t>
      </w:r>
      <w:r w:rsidRPr="00267FC5">
        <w:rPr>
          <w:rFonts w:ascii="Cambria Math" w:hAnsi="Cambria Math" w:cs="Cambria Math"/>
          <w:i/>
          <w:iCs/>
          <w:color w:val="333333"/>
          <w:shd w:val="clear" w:color="auto" w:fill="FFFFFF"/>
        </w:rPr>
        <w:t>ℝ</w:t>
      </w:r>
      <w:r w:rsidRPr="00267FC5">
        <w:rPr>
          <w:rFonts w:ascii="Arial" w:hAnsi="Arial" w:cs="Arial"/>
          <w:i/>
          <w:iCs/>
          <w:color w:val="333333"/>
          <w:shd w:val="clear" w:color="auto" w:fill="FFFFFF"/>
        </w:rPr>
        <w:t xml:space="preserve"> (or </w:t>
      </w:r>
      <w:r w:rsidRPr="00267FC5">
        <w:rPr>
          <w:rFonts w:ascii="Cambria Math" w:hAnsi="Cambria Math" w:cs="Cambria Math"/>
          <w:i/>
          <w:iCs/>
          <w:color w:val="333333"/>
          <w:shd w:val="clear" w:color="auto" w:fill="FFFFFF"/>
        </w:rPr>
        <w:t>ℂ</w:t>
      </w:r>
      <w:r w:rsidRPr="00267FC5">
        <w:rPr>
          <w:rFonts w:ascii="Arial" w:hAnsi="Arial" w:cs="Arial"/>
          <w:i/>
          <w:iCs/>
          <w:color w:val="333333"/>
          <w:shd w:val="clear" w:color="auto" w:fill="FFFFFF"/>
        </w:rPr>
        <w:t>) | E[|X|] &lt; ∞}.</w:t>
      </w:r>
      <w:r>
        <w:rPr>
          <w:rFonts w:ascii="Arial" w:hAnsi="Arial" w:cs="Arial"/>
          <w:color w:val="333333"/>
          <w:shd w:val="clear" w:color="auto" w:fill="FFFFFF"/>
        </w:rPr>
        <w:t xml:space="preserve"> </w:t>
      </w:r>
    </w:p>
    <w:p w14:paraId="29E8AC62" w14:textId="77777777" w:rsidR="008D1943" w:rsidRDefault="008D1943" w:rsidP="008D1943">
      <w:pPr>
        <w:spacing w:line="360" w:lineRule="auto"/>
        <w:ind w:firstLine="720"/>
        <w:jc w:val="both"/>
        <w:rPr>
          <w:rFonts w:ascii="Arial" w:hAnsi="Arial" w:cs="Arial"/>
          <w:color w:val="333333"/>
          <w:shd w:val="clear" w:color="auto" w:fill="FFFFFF"/>
        </w:rPr>
      </w:pPr>
      <w:r w:rsidRPr="00604C60">
        <w:rPr>
          <w:rFonts w:ascii="Arial" w:hAnsi="Arial" w:cs="Arial"/>
          <w:color w:val="333333"/>
          <w:shd w:val="clear" w:color="auto" w:fill="FFFFFF"/>
        </w:rPr>
        <w:t xml:space="preserve">Here, </w:t>
      </w:r>
      <w:proofErr w:type="gramStart"/>
      <w:r w:rsidRPr="00267FC5">
        <w:rPr>
          <w:rFonts w:ascii="Arial" w:hAnsi="Arial" w:cs="Arial"/>
          <w:i/>
          <w:iCs/>
          <w:color w:val="333333"/>
          <w:shd w:val="clear" w:color="auto" w:fill="FFFFFF"/>
        </w:rPr>
        <w:t>E[</w:t>
      </w:r>
      <w:proofErr w:type="gramEnd"/>
      <w:r w:rsidRPr="00267FC5">
        <w:rPr>
          <w:rFonts w:ascii="Arial" w:hAnsi="Arial" w:cs="Arial"/>
          <w:i/>
          <w:iCs/>
          <w:color w:val="333333"/>
          <w:shd w:val="clear" w:color="auto" w:fill="FFFFFF"/>
        </w:rPr>
        <w:t>·]</w:t>
      </w:r>
      <w:r w:rsidRPr="00604C60">
        <w:rPr>
          <w:rFonts w:ascii="Arial" w:hAnsi="Arial" w:cs="Arial"/>
          <w:color w:val="333333"/>
          <w:shd w:val="clear" w:color="auto" w:fill="FFFFFF"/>
        </w:rPr>
        <w:t xml:space="preserve"> denotes the expected value or the integral with respect to the probability measure </w:t>
      </w:r>
      <w:r w:rsidRPr="00267FC5">
        <w:rPr>
          <w:rFonts w:ascii="Arial" w:hAnsi="Arial" w:cs="Arial"/>
          <w:i/>
          <w:iCs/>
          <w:color w:val="333333"/>
          <w:shd w:val="clear" w:color="auto" w:fill="FFFFFF"/>
        </w:rPr>
        <w:t>P</w:t>
      </w:r>
      <w:r w:rsidRPr="00604C60">
        <w:rPr>
          <w:rFonts w:ascii="Arial" w:hAnsi="Arial" w:cs="Arial"/>
          <w:color w:val="333333"/>
          <w:shd w:val="clear" w:color="auto" w:fill="FFFFFF"/>
        </w:rPr>
        <w:t xml:space="preserve">. The absolute value </w:t>
      </w:r>
      <w:r w:rsidRPr="00267FC5">
        <w:rPr>
          <w:rFonts w:ascii="Arial" w:hAnsi="Arial" w:cs="Arial"/>
          <w:i/>
          <w:iCs/>
          <w:color w:val="333333"/>
          <w:shd w:val="clear" w:color="auto" w:fill="FFFFFF"/>
        </w:rPr>
        <w:t>|X|</w:t>
      </w:r>
      <w:r w:rsidRPr="00604C60">
        <w:rPr>
          <w:rFonts w:ascii="Arial" w:hAnsi="Arial" w:cs="Arial"/>
          <w:color w:val="333333"/>
          <w:shd w:val="clear" w:color="auto" w:fill="FFFFFF"/>
        </w:rPr>
        <w:t xml:space="preserve"> ensures that both positive and negative values contribute to the integrability condition.</w:t>
      </w:r>
      <w:r>
        <w:rPr>
          <w:rFonts w:ascii="Arial" w:hAnsi="Arial" w:cs="Arial"/>
          <w:color w:val="333333"/>
          <w:shd w:val="clear" w:color="auto" w:fill="FFFFFF"/>
        </w:rPr>
        <w:t xml:space="preserve"> </w:t>
      </w:r>
      <w:r w:rsidRPr="00604C60">
        <w:rPr>
          <w:rFonts w:ascii="Arial" w:hAnsi="Arial" w:cs="Arial"/>
          <w:color w:val="333333"/>
          <w:shd w:val="clear" w:color="auto" w:fill="FFFFFF"/>
        </w:rPr>
        <w:t xml:space="preserve">In simpler terms, a stochastic process </w:t>
      </w:r>
      <w:r w:rsidRPr="00267FC5">
        <w:rPr>
          <w:rFonts w:ascii="Arial" w:hAnsi="Arial" w:cs="Arial"/>
          <w:i/>
          <w:iCs/>
          <w:color w:val="333333"/>
          <w:shd w:val="clear" w:color="auto" w:fill="FFFFFF"/>
        </w:rPr>
        <w:t>X</w:t>
      </w:r>
      <w:r w:rsidRPr="00604C60">
        <w:rPr>
          <w:rFonts w:ascii="Arial" w:hAnsi="Arial" w:cs="Arial"/>
          <w:color w:val="333333"/>
          <w:shd w:val="clear" w:color="auto" w:fill="FFFFFF"/>
        </w:rPr>
        <w:t xml:space="preserve"> belongs to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1</w:t>
      </w:r>
      <w:r w:rsidRPr="00604C60">
        <w:rPr>
          <w:rFonts w:ascii="Arial" w:hAnsi="Arial" w:cs="Arial"/>
          <w:color w:val="333333"/>
          <w:shd w:val="clear" w:color="auto" w:fill="FFFFFF"/>
        </w:rPr>
        <w:t xml:space="preserve"> space if the expected value of its absolute value is finite. This indicates that the process is well-behaved in terms of its average behaviour and does not exhibit extreme fluctuations or infinite values.</w:t>
      </w:r>
      <w:r>
        <w:rPr>
          <w:rFonts w:ascii="Arial" w:hAnsi="Arial" w:cs="Arial"/>
          <w:color w:val="333333"/>
          <w:shd w:val="clear" w:color="auto" w:fill="FFFFFF"/>
        </w:rPr>
        <w:t xml:space="preserve">  Now we define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Pr>
          <w:rFonts w:ascii="Arial" w:hAnsi="Arial" w:cs="Arial"/>
          <w:color w:val="333333"/>
          <w:shd w:val="clear" w:color="auto" w:fill="FFFFFF"/>
        </w:rPr>
        <w:t xml:space="preserve"> space. </w:t>
      </w:r>
      <w:r w:rsidRPr="004055FB">
        <w:rPr>
          <w:rFonts w:ascii="Arial" w:hAnsi="Arial" w:cs="Arial"/>
          <w:color w:val="333333"/>
          <w:shd w:val="clear" w:color="auto" w:fill="FFFFFF"/>
        </w:rPr>
        <w:t xml:space="preserve">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4055FB">
        <w:rPr>
          <w:rFonts w:ascii="Arial" w:hAnsi="Arial" w:cs="Arial"/>
          <w:color w:val="333333"/>
          <w:shd w:val="clear" w:color="auto" w:fill="FFFFFF"/>
        </w:rPr>
        <w:t xml:space="preserve"> space, also known as a p-norm space, is a function space that consists of functions with finite p-norms.</w:t>
      </w:r>
      <w:r>
        <w:rPr>
          <w:rFonts w:ascii="Arial" w:hAnsi="Arial" w:cs="Arial"/>
          <w:color w:val="333333"/>
          <w:shd w:val="clear" w:color="auto" w:fill="FFFFFF"/>
        </w:rPr>
        <w:t xml:space="preserve"> </w:t>
      </w:r>
    </w:p>
    <w:p w14:paraId="5E2A0357" w14:textId="77777777" w:rsidR="008D1943" w:rsidRPr="00267FC5" w:rsidRDefault="008D1943" w:rsidP="008D1943">
      <w:pPr>
        <w:spacing w:line="360" w:lineRule="auto"/>
        <w:ind w:firstLine="720"/>
        <w:jc w:val="both"/>
        <w:rPr>
          <w:rFonts w:ascii="Arial" w:hAnsi="Arial" w:cs="Arial"/>
          <w:i/>
          <w:iCs/>
          <w:color w:val="333333"/>
          <w:shd w:val="clear" w:color="auto" w:fill="FFFFFF"/>
        </w:rPr>
      </w:pPr>
      <w:r w:rsidRPr="004055FB">
        <w:rPr>
          <w:rFonts w:ascii="Arial" w:hAnsi="Arial" w:cs="Arial"/>
          <w:color w:val="333333"/>
          <w:shd w:val="clear" w:color="auto" w:fill="FFFFFF"/>
        </w:rPr>
        <w:t xml:space="preserve">Formally,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4055FB">
        <w:rPr>
          <w:rFonts w:ascii="Arial" w:hAnsi="Arial" w:cs="Arial"/>
          <w:color w:val="333333"/>
          <w:shd w:val="clear" w:color="auto" w:fill="FFFFFF"/>
        </w:rPr>
        <w:t xml:space="preserve"> space, denoted as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Ω, A, μ</w:t>
      </w:r>
      <w:r w:rsidRPr="004055FB">
        <w:rPr>
          <w:rFonts w:ascii="Arial" w:hAnsi="Arial" w:cs="Arial"/>
          <w:color w:val="333333"/>
          <w:shd w:val="clear" w:color="auto" w:fill="FFFFFF"/>
        </w:rPr>
        <w:t xml:space="preserve">), is defined over a given measure space </w:t>
      </w:r>
      <w:r w:rsidRPr="00267FC5">
        <w:rPr>
          <w:rFonts w:ascii="Arial" w:hAnsi="Arial" w:cs="Arial"/>
          <w:i/>
          <w:iCs/>
          <w:color w:val="333333"/>
          <w:shd w:val="clear" w:color="auto" w:fill="FFFFFF"/>
        </w:rPr>
        <w:t>(Ω, A, μ</w:t>
      </w:r>
      <w:r w:rsidRPr="004055FB">
        <w:rPr>
          <w:rFonts w:ascii="Arial" w:hAnsi="Arial" w:cs="Arial"/>
          <w:color w:val="333333"/>
          <w:shd w:val="clear" w:color="auto" w:fill="FFFFFF"/>
        </w:rPr>
        <w:t xml:space="preserve">). It consists of all measurable functions </w:t>
      </w:r>
      <w:r w:rsidRPr="00267FC5">
        <w:rPr>
          <w:rFonts w:ascii="Arial" w:hAnsi="Arial" w:cs="Arial"/>
          <w:i/>
          <w:iCs/>
          <w:color w:val="333333"/>
          <w:shd w:val="clear" w:color="auto" w:fill="FFFFFF"/>
        </w:rPr>
        <w:t xml:space="preserve">f: Ω → </w:t>
      </w:r>
      <w:r w:rsidRPr="00267FC5">
        <w:rPr>
          <w:rFonts w:ascii="Cambria Math" w:hAnsi="Cambria Math" w:cs="Cambria Math"/>
          <w:i/>
          <w:iCs/>
          <w:color w:val="333333"/>
          <w:shd w:val="clear" w:color="auto" w:fill="FFFFFF"/>
        </w:rPr>
        <w:t>ℝ</w:t>
      </w:r>
      <w:r w:rsidRPr="004055FB">
        <w:rPr>
          <w:rFonts w:ascii="Arial" w:hAnsi="Arial" w:cs="Arial"/>
          <w:color w:val="333333"/>
          <w:shd w:val="clear" w:color="auto" w:fill="FFFFFF"/>
        </w:rPr>
        <w:t xml:space="preserve"> (or </w:t>
      </w:r>
      <w:r w:rsidRPr="00267FC5">
        <w:rPr>
          <w:rFonts w:ascii="Cambria Math" w:hAnsi="Cambria Math" w:cs="Cambria Math"/>
          <w:i/>
          <w:iCs/>
          <w:color w:val="333333"/>
          <w:shd w:val="clear" w:color="auto" w:fill="FFFFFF"/>
        </w:rPr>
        <w:t>ℂ</w:t>
      </w:r>
      <w:r w:rsidRPr="004055FB">
        <w:rPr>
          <w:rFonts w:ascii="Arial" w:hAnsi="Arial" w:cs="Arial"/>
          <w:color w:val="333333"/>
          <w:shd w:val="clear" w:color="auto" w:fill="FFFFFF"/>
        </w:rPr>
        <w:t xml:space="preserve">) such that the </w:t>
      </w:r>
      <w:r w:rsidRPr="00267FC5">
        <w:rPr>
          <w:rFonts w:ascii="Arial" w:hAnsi="Arial" w:cs="Arial"/>
          <w:i/>
          <w:iCs/>
          <w:color w:val="333333"/>
          <w:shd w:val="clear" w:color="auto" w:fill="FFFFFF"/>
        </w:rPr>
        <w:t>p</w:t>
      </w:r>
      <w:r w:rsidRPr="004055FB">
        <w:rPr>
          <w:rFonts w:ascii="Arial" w:hAnsi="Arial" w:cs="Arial"/>
          <w:color w:val="333333"/>
          <w:shd w:val="clear" w:color="auto" w:fill="FFFFFF"/>
        </w:rPr>
        <w:t>-</w:t>
      </w:r>
      <w:proofErr w:type="spellStart"/>
      <w:r w:rsidRPr="004055FB">
        <w:rPr>
          <w:rFonts w:ascii="Arial" w:hAnsi="Arial" w:cs="Arial"/>
          <w:color w:val="333333"/>
          <w:shd w:val="clear" w:color="auto" w:fill="FFFFFF"/>
        </w:rPr>
        <w:t>th</w:t>
      </w:r>
      <w:proofErr w:type="spellEnd"/>
      <w:r w:rsidRPr="004055FB">
        <w:rPr>
          <w:rFonts w:ascii="Arial" w:hAnsi="Arial" w:cs="Arial"/>
          <w:color w:val="333333"/>
          <w:shd w:val="clear" w:color="auto" w:fill="FFFFFF"/>
        </w:rPr>
        <w:t xml:space="preserve"> power of the absolute value of </w:t>
      </w:r>
      <w:r w:rsidRPr="00267FC5">
        <w:rPr>
          <w:rFonts w:ascii="Arial" w:hAnsi="Arial" w:cs="Arial"/>
          <w:i/>
          <w:iCs/>
          <w:color w:val="333333"/>
          <w:shd w:val="clear" w:color="auto" w:fill="FFFFFF"/>
        </w:rPr>
        <w:t>f</w:t>
      </w:r>
      <w:r w:rsidRPr="004055FB">
        <w:rPr>
          <w:rFonts w:ascii="Arial" w:hAnsi="Arial" w:cs="Arial"/>
          <w:color w:val="333333"/>
          <w:shd w:val="clear" w:color="auto" w:fill="FFFFFF"/>
        </w:rPr>
        <w:t xml:space="preserve">, denoted as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perscript"/>
        </w:rPr>
        <w:t>p</w:t>
      </w:r>
      <w:proofErr w:type="spellEnd"/>
      <w:r w:rsidRPr="004055FB">
        <w:rPr>
          <w:rFonts w:ascii="Arial" w:hAnsi="Arial" w:cs="Arial"/>
          <w:color w:val="333333"/>
          <w:shd w:val="clear" w:color="auto" w:fill="FFFFFF"/>
        </w:rPr>
        <w:t xml:space="preserve">, is integrable with respect to the measure </w:t>
      </w:r>
      <w:r w:rsidRPr="00267FC5">
        <w:rPr>
          <w:rFonts w:ascii="Arial" w:hAnsi="Arial" w:cs="Arial"/>
          <w:i/>
          <w:iCs/>
          <w:color w:val="333333"/>
          <w:shd w:val="clear" w:color="auto" w:fill="FFFFFF"/>
        </w:rPr>
        <w:t xml:space="preserve">μ: </w:t>
      </w:r>
    </w:p>
    <w:p w14:paraId="0CCF1559" w14:textId="77777777" w:rsidR="008D1943" w:rsidRPr="00267FC5" w:rsidRDefault="008D1943" w:rsidP="008D1943">
      <w:pPr>
        <w:spacing w:line="360" w:lineRule="auto"/>
        <w:jc w:val="both"/>
        <w:rPr>
          <w:rFonts w:ascii="Arial" w:hAnsi="Arial" w:cs="Arial"/>
          <w:i/>
          <w:iCs/>
          <w:color w:val="333333"/>
          <w:shd w:val="clear" w:color="auto" w:fill="FFFFFF"/>
        </w:rPr>
      </w:pP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t xml:space="preserve">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 xml:space="preserve">Ω, A, μ) = {f: Ω → </w:t>
      </w:r>
      <w:r w:rsidRPr="00267FC5">
        <w:rPr>
          <w:rFonts w:ascii="Cambria Math" w:hAnsi="Cambria Math" w:cs="Cambria Math"/>
          <w:i/>
          <w:iCs/>
          <w:color w:val="333333"/>
          <w:shd w:val="clear" w:color="auto" w:fill="FFFFFF"/>
        </w:rPr>
        <w:t>ℝ</w:t>
      </w:r>
      <w:r w:rsidRPr="00267FC5">
        <w:rPr>
          <w:rFonts w:ascii="Arial" w:hAnsi="Arial" w:cs="Arial"/>
          <w:i/>
          <w:iCs/>
          <w:color w:val="333333"/>
          <w:shd w:val="clear" w:color="auto" w:fill="FFFFFF"/>
        </w:rPr>
        <w:t xml:space="preserve"> (or </w:t>
      </w:r>
      <w:r w:rsidRPr="00267FC5">
        <w:rPr>
          <w:rFonts w:ascii="Cambria Math" w:hAnsi="Cambria Math" w:cs="Cambria Math"/>
          <w:i/>
          <w:iCs/>
          <w:color w:val="333333"/>
          <w:shd w:val="clear" w:color="auto" w:fill="FFFFFF"/>
        </w:rPr>
        <w:t>ℂ</w:t>
      </w:r>
      <w:r w:rsidRPr="00267FC5">
        <w:rPr>
          <w:rFonts w:ascii="Arial" w:hAnsi="Arial" w:cs="Arial"/>
          <w:i/>
          <w:iCs/>
          <w:color w:val="333333"/>
          <w:shd w:val="clear" w:color="auto" w:fill="FFFFFF"/>
        </w:rPr>
        <w:t>) | ∫|</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dμ</w:t>
      </w:r>
      <w:proofErr w:type="spellEnd"/>
      <w:r w:rsidRPr="00267FC5">
        <w:rPr>
          <w:rFonts w:ascii="Arial" w:hAnsi="Arial" w:cs="Arial"/>
          <w:i/>
          <w:iCs/>
          <w:color w:val="333333"/>
          <w:shd w:val="clear" w:color="auto" w:fill="FFFFFF"/>
        </w:rPr>
        <w:t xml:space="preserve"> &lt; ∞}. </w:t>
      </w:r>
    </w:p>
    <w:p w14:paraId="7F72AAA8" w14:textId="77777777" w:rsidR="008D1943" w:rsidRPr="00267FC5" w:rsidRDefault="008D1943" w:rsidP="008D1943">
      <w:pPr>
        <w:spacing w:line="360" w:lineRule="auto"/>
        <w:ind w:firstLine="720"/>
        <w:jc w:val="both"/>
        <w:rPr>
          <w:rFonts w:ascii="Arial" w:hAnsi="Arial" w:cs="Arial"/>
          <w:i/>
          <w:iCs/>
          <w:color w:val="333333"/>
          <w:shd w:val="clear" w:color="auto" w:fill="FFFFFF"/>
        </w:rPr>
      </w:pPr>
      <w:r w:rsidRPr="004055FB">
        <w:rPr>
          <w:rFonts w:ascii="Arial" w:hAnsi="Arial" w:cs="Arial"/>
          <w:color w:val="333333"/>
          <w:shd w:val="clear" w:color="auto" w:fill="FFFFFF"/>
        </w:rPr>
        <w:t xml:space="preserve">Here, </w:t>
      </w:r>
      <w:r w:rsidRPr="00267FC5">
        <w:rPr>
          <w:rFonts w:ascii="Arial" w:hAnsi="Arial" w:cs="Arial"/>
          <w:i/>
          <w:iCs/>
          <w:color w:val="333333"/>
          <w:shd w:val="clear" w:color="auto" w:fill="FFFFFF"/>
        </w:rPr>
        <w:t>p</w:t>
      </w:r>
      <w:r w:rsidRPr="004055FB">
        <w:rPr>
          <w:rFonts w:ascii="Arial" w:hAnsi="Arial" w:cs="Arial"/>
          <w:color w:val="333333"/>
          <w:shd w:val="clear" w:color="auto" w:fill="FFFFFF"/>
        </w:rPr>
        <w:t xml:space="preserve"> is a positive real number greater than or equal to </w:t>
      </w:r>
      <w:r w:rsidRPr="00267FC5">
        <w:rPr>
          <w:rFonts w:ascii="Arial" w:hAnsi="Arial" w:cs="Arial"/>
          <w:i/>
          <w:iCs/>
          <w:color w:val="333333"/>
          <w:shd w:val="clear" w:color="auto" w:fill="FFFFFF"/>
        </w:rPr>
        <w:t>1</w:t>
      </w:r>
      <w:r w:rsidRPr="004055FB">
        <w:rPr>
          <w:rFonts w:ascii="Arial" w:hAnsi="Arial" w:cs="Arial"/>
          <w:color w:val="333333"/>
          <w:shd w:val="clear" w:color="auto" w:fill="FFFFFF"/>
        </w:rPr>
        <w:t xml:space="preserve">. The p-norm of a function </w:t>
      </w:r>
      <w:r w:rsidRPr="00267FC5">
        <w:rPr>
          <w:rFonts w:ascii="Arial" w:hAnsi="Arial" w:cs="Arial"/>
          <w:i/>
          <w:iCs/>
          <w:color w:val="333333"/>
          <w:shd w:val="clear" w:color="auto" w:fill="FFFFFF"/>
        </w:rPr>
        <w:t>f</w:t>
      </w:r>
      <w:r w:rsidRPr="004055FB">
        <w:rPr>
          <w:rFonts w:ascii="Arial" w:hAnsi="Arial" w:cs="Arial"/>
          <w:color w:val="333333"/>
          <w:shd w:val="clear" w:color="auto" w:fill="FFFFFF"/>
        </w:rPr>
        <w:t xml:space="preserve">, denoted as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perscript"/>
        </w:rPr>
        <w:t>p</w:t>
      </w:r>
      <w:proofErr w:type="spellEnd"/>
      <w:r w:rsidRPr="004055FB">
        <w:rPr>
          <w:rFonts w:ascii="Arial" w:hAnsi="Arial" w:cs="Arial"/>
          <w:color w:val="333333"/>
          <w:shd w:val="clear" w:color="auto" w:fill="FFFFFF"/>
        </w:rPr>
        <w:t xml:space="preserve">, is defined as the </w:t>
      </w:r>
      <w:r w:rsidRPr="00267FC5">
        <w:rPr>
          <w:rFonts w:ascii="Arial" w:hAnsi="Arial" w:cs="Arial"/>
          <w:i/>
          <w:iCs/>
          <w:color w:val="333333"/>
          <w:shd w:val="clear" w:color="auto" w:fill="FFFFFF"/>
        </w:rPr>
        <w:t>p</w:t>
      </w:r>
      <w:r w:rsidRPr="004055FB">
        <w:rPr>
          <w:rFonts w:ascii="Arial" w:hAnsi="Arial" w:cs="Arial"/>
          <w:color w:val="333333"/>
          <w:shd w:val="clear" w:color="auto" w:fill="FFFFFF"/>
        </w:rPr>
        <w:t>-</w:t>
      </w:r>
      <w:proofErr w:type="spellStart"/>
      <w:r w:rsidRPr="004055FB">
        <w:rPr>
          <w:rFonts w:ascii="Arial" w:hAnsi="Arial" w:cs="Arial"/>
          <w:color w:val="333333"/>
          <w:shd w:val="clear" w:color="auto" w:fill="FFFFFF"/>
        </w:rPr>
        <w:t>th</w:t>
      </w:r>
      <w:proofErr w:type="spellEnd"/>
      <w:r w:rsidRPr="004055FB">
        <w:rPr>
          <w:rFonts w:ascii="Arial" w:hAnsi="Arial" w:cs="Arial"/>
          <w:color w:val="333333"/>
          <w:shd w:val="clear" w:color="auto" w:fill="FFFFFF"/>
        </w:rPr>
        <w:t xml:space="preserve"> root of the integral of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 ‖</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 xml:space="preserve"> = (∫|</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rPr>
        <w:t>μ</w:t>
      </w:r>
      <w:proofErr w:type="spellEnd"/>
      <w:r w:rsidRPr="00267FC5">
        <w:rPr>
          <w:rFonts w:ascii="Arial" w:hAnsi="Arial" w:cs="Arial"/>
          <w:i/>
          <w:iCs/>
          <w:color w:val="333333"/>
          <w:shd w:val="clear" w:color="auto" w:fill="FFFFFF"/>
        </w:rPr>
        <w:t>)</w:t>
      </w:r>
      <w:r w:rsidRPr="00267FC5">
        <w:rPr>
          <w:rFonts w:ascii="Arial" w:hAnsi="Arial" w:cs="Arial"/>
          <w:i/>
          <w:iCs/>
          <w:color w:val="333333"/>
          <w:shd w:val="clear" w:color="auto" w:fill="FFFFFF"/>
          <w:vertAlign w:val="superscript"/>
        </w:rPr>
        <w:t>(</w:t>
      </w:r>
      <w:proofErr w:type="gramEnd"/>
      <w:r w:rsidRPr="00267FC5">
        <w:rPr>
          <w:rFonts w:ascii="Arial" w:hAnsi="Arial" w:cs="Arial"/>
          <w:i/>
          <w:iCs/>
          <w:color w:val="333333"/>
          <w:shd w:val="clear" w:color="auto" w:fill="FFFFFF"/>
          <w:vertAlign w:val="superscript"/>
        </w:rPr>
        <w:t>1/p)</w:t>
      </w:r>
      <w:r w:rsidRPr="00267FC5">
        <w:rPr>
          <w:rFonts w:ascii="Arial" w:hAnsi="Arial" w:cs="Arial"/>
          <w:i/>
          <w:iCs/>
          <w:color w:val="333333"/>
          <w:shd w:val="clear" w:color="auto" w:fill="FFFFFF"/>
        </w:rPr>
        <w:t xml:space="preserve">. </w:t>
      </w:r>
    </w:p>
    <w:p w14:paraId="6D09D921" w14:textId="77777777" w:rsidR="008D1943" w:rsidRPr="004055FB" w:rsidRDefault="008D1943" w:rsidP="008D1943">
      <w:pPr>
        <w:spacing w:line="360" w:lineRule="auto"/>
        <w:ind w:firstLine="720"/>
        <w:jc w:val="both"/>
        <w:rPr>
          <w:rFonts w:ascii="Arial" w:hAnsi="Arial" w:cs="Arial"/>
          <w:color w:val="333333"/>
          <w:shd w:val="clear" w:color="auto" w:fill="FFFFFF"/>
        </w:rPr>
      </w:pPr>
      <w:r w:rsidRPr="004055FB">
        <w:rPr>
          <w:rFonts w:ascii="Arial" w:hAnsi="Arial" w:cs="Arial"/>
          <w:color w:val="333333"/>
          <w:shd w:val="clear" w:color="auto" w:fill="FFFFFF"/>
        </w:rPr>
        <w:t xml:space="preserve">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4055FB">
        <w:rPr>
          <w:rFonts w:ascii="Arial" w:hAnsi="Arial" w:cs="Arial"/>
          <w:color w:val="333333"/>
          <w:shd w:val="clear" w:color="auto" w:fill="FFFFFF"/>
        </w:rPr>
        <w:t xml:space="preserve"> space is a function space that captures functions whose </w:t>
      </w:r>
      <w:r w:rsidRPr="00267FC5">
        <w:rPr>
          <w:rFonts w:ascii="Arial" w:hAnsi="Arial" w:cs="Arial"/>
          <w:i/>
          <w:iCs/>
          <w:color w:val="333333"/>
          <w:shd w:val="clear" w:color="auto" w:fill="FFFFFF"/>
        </w:rPr>
        <w:t>p</w:t>
      </w:r>
      <w:r w:rsidRPr="004055FB">
        <w:rPr>
          <w:rFonts w:ascii="Arial" w:hAnsi="Arial" w:cs="Arial"/>
          <w:color w:val="333333"/>
          <w:shd w:val="clear" w:color="auto" w:fill="FFFFFF"/>
        </w:rPr>
        <w:t>-</w:t>
      </w:r>
      <w:proofErr w:type="spellStart"/>
      <w:r w:rsidRPr="004055FB">
        <w:rPr>
          <w:rFonts w:ascii="Arial" w:hAnsi="Arial" w:cs="Arial"/>
          <w:color w:val="333333"/>
          <w:shd w:val="clear" w:color="auto" w:fill="FFFFFF"/>
        </w:rPr>
        <w:t>th</w:t>
      </w:r>
      <w:proofErr w:type="spellEnd"/>
      <w:r w:rsidRPr="004055FB">
        <w:rPr>
          <w:rFonts w:ascii="Arial" w:hAnsi="Arial" w:cs="Arial"/>
          <w:color w:val="333333"/>
          <w:shd w:val="clear" w:color="auto" w:fill="FFFFFF"/>
        </w:rPr>
        <w:t xml:space="preserve"> power is integrable, indicating that the function is well-behaved in terms of its magnitude and spread. The norm associated with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4055FB">
        <w:rPr>
          <w:rFonts w:ascii="Arial" w:hAnsi="Arial" w:cs="Arial"/>
          <w:color w:val="333333"/>
          <w:shd w:val="clear" w:color="auto" w:fill="FFFFFF"/>
        </w:rPr>
        <w:t xml:space="preserve"> space, the p-norm, measures the size or magnitude of the function </w:t>
      </w:r>
      <w:r w:rsidRPr="00267FC5">
        <w:rPr>
          <w:rFonts w:ascii="Arial" w:hAnsi="Arial" w:cs="Arial"/>
          <w:i/>
          <w:iCs/>
          <w:color w:val="333333"/>
          <w:shd w:val="clear" w:color="auto" w:fill="FFFFFF"/>
        </w:rPr>
        <w:t>f</w:t>
      </w:r>
      <w:r w:rsidRPr="004055FB">
        <w:rPr>
          <w:rFonts w:ascii="Arial" w:hAnsi="Arial" w:cs="Arial"/>
          <w:color w:val="333333"/>
          <w:shd w:val="clear" w:color="auto" w:fill="FFFFFF"/>
        </w:rPr>
        <w:t xml:space="preserve"> with respect to its integral, emphasizing the contribution of higher values due to the exponent </w:t>
      </w:r>
      <w:r w:rsidRPr="00267FC5">
        <w:rPr>
          <w:rFonts w:ascii="Arial" w:hAnsi="Arial" w:cs="Arial"/>
          <w:i/>
          <w:iCs/>
          <w:color w:val="333333"/>
          <w:shd w:val="clear" w:color="auto" w:fill="FFFFFF"/>
        </w:rPr>
        <w:t>p</w:t>
      </w:r>
      <w:r w:rsidRPr="004055FB">
        <w:rPr>
          <w:rFonts w:ascii="Arial" w:hAnsi="Arial" w:cs="Arial"/>
          <w:color w:val="333333"/>
          <w:shd w:val="clear" w:color="auto" w:fill="FFFFFF"/>
        </w:rPr>
        <w:t>.</w:t>
      </w:r>
      <w:r>
        <w:rPr>
          <w:rFonts w:ascii="Arial" w:hAnsi="Arial" w:cs="Arial"/>
          <w:color w:val="333333"/>
          <w:shd w:val="clear" w:color="auto" w:fill="FFFFFF"/>
        </w:rPr>
        <w:t xml:space="preserve"> </w:t>
      </w:r>
      <w:r w:rsidRPr="004055FB">
        <w:rPr>
          <w:rFonts w:ascii="Arial" w:hAnsi="Arial" w:cs="Arial"/>
          <w:color w:val="333333"/>
          <w:shd w:val="clear" w:color="auto" w:fill="FFFFFF"/>
        </w:rPr>
        <w:t xml:space="preserve">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4055FB">
        <w:rPr>
          <w:rFonts w:ascii="Arial" w:hAnsi="Arial" w:cs="Arial"/>
          <w:color w:val="333333"/>
          <w:shd w:val="clear" w:color="auto" w:fill="FFFFFF"/>
        </w:rPr>
        <w:t xml:space="preserve"> spaces have various properties, including completeness, which means that every Cauchy sequence of functions converges to a limit within the space. Different values of </w:t>
      </w:r>
      <w:r w:rsidRPr="00267FC5">
        <w:rPr>
          <w:rFonts w:ascii="Arial" w:hAnsi="Arial" w:cs="Arial"/>
          <w:i/>
          <w:iCs/>
          <w:color w:val="333333"/>
          <w:shd w:val="clear" w:color="auto" w:fill="FFFFFF"/>
        </w:rPr>
        <w:t>p</w:t>
      </w:r>
      <w:r w:rsidRPr="004055FB">
        <w:rPr>
          <w:rFonts w:ascii="Arial" w:hAnsi="Arial" w:cs="Arial"/>
          <w:color w:val="333333"/>
          <w:shd w:val="clear" w:color="auto" w:fill="FFFFFF"/>
        </w:rPr>
        <w:t xml:space="preserve"> lead to different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4055FB">
        <w:rPr>
          <w:rFonts w:ascii="Arial" w:hAnsi="Arial" w:cs="Arial"/>
          <w:color w:val="333333"/>
          <w:shd w:val="clear" w:color="auto" w:fill="FFFFFF"/>
        </w:rPr>
        <w:t xml:space="preserve"> spaces. For instance, when </w:t>
      </w:r>
      <w:r w:rsidRPr="00267FC5">
        <w:rPr>
          <w:rFonts w:ascii="Arial" w:hAnsi="Arial" w:cs="Arial"/>
          <w:i/>
          <w:iCs/>
          <w:color w:val="333333"/>
          <w:shd w:val="clear" w:color="auto" w:fill="FFFFFF"/>
        </w:rPr>
        <w:t>p = 1</w:t>
      </w:r>
      <w:r w:rsidRPr="004055FB">
        <w:rPr>
          <w:rFonts w:ascii="Arial" w:hAnsi="Arial" w:cs="Arial"/>
          <w:color w:val="333333"/>
          <w:shd w:val="clear" w:color="auto" w:fill="FFFFFF"/>
        </w:rPr>
        <w:t xml:space="preserve">, we have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1</w:t>
      </w:r>
      <w:r w:rsidRPr="004055FB">
        <w:rPr>
          <w:rFonts w:ascii="Arial" w:hAnsi="Arial" w:cs="Arial"/>
          <w:color w:val="333333"/>
          <w:shd w:val="clear" w:color="auto" w:fill="FFFFFF"/>
        </w:rPr>
        <w:t xml:space="preserve"> space, and when </w:t>
      </w:r>
      <w:r w:rsidRPr="00267FC5">
        <w:rPr>
          <w:rFonts w:ascii="Arial" w:hAnsi="Arial" w:cs="Arial"/>
          <w:i/>
          <w:iCs/>
          <w:color w:val="333333"/>
          <w:shd w:val="clear" w:color="auto" w:fill="FFFFFF"/>
        </w:rPr>
        <w:t>p = 2,</w:t>
      </w:r>
      <w:r w:rsidRPr="004055FB">
        <w:rPr>
          <w:rFonts w:ascii="Arial" w:hAnsi="Arial" w:cs="Arial"/>
          <w:color w:val="333333"/>
          <w:shd w:val="clear" w:color="auto" w:fill="FFFFFF"/>
        </w:rPr>
        <w:t xml:space="preserve"> we have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2</w:t>
      </w:r>
      <w:r w:rsidRPr="004055FB">
        <w:rPr>
          <w:rFonts w:ascii="Arial" w:hAnsi="Arial" w:cs="Arial"/>
          <w:color w:val="333333"/>
          <w:shd w:val="clear" w:color="auto" w:fill="FFFFFF"/>
        </w:rPr>
        <w:t xml:space="preserve"> space</w:t>
      </w:r>
      <w:r>
        <w:rPr>
          <w:rFonts w:ascii="Arial" w:hAnsi="Arial" w:cs="Arial"/>
          <w:color w:val="333333"/>
          <w:shd w:val="clear" w:color="auto" w:fill="FFFFFF"/>
        </w:rPr>
        <w:t xml:space="preserve">. </w:t>
      </w:r>
      <w:r w:rsidRPr="004055FB">
        <w:rPr>
          <w:rFonts w:ascii="Arial" w:hAnsi="Arial" w:cs="Arial"/>
          <w:color w:val="333333"/>
          <w:shd w:val="clear" w:color="auto" w:fill="FFFFFF"/>
        </w:rPr>
        <w:t xml:space="preserve">In summary,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4055FB">
        <w:rPr>
          <w:rFonts w:ascii="Arial" w:hAnsi="Arial" w:cs="Arial"/>
          <w:color w:val="333333"/>
          <w:shd w:val="clear" w:color="auto" w:fill="FFFFFF"/>
        </w:rPr>
        <w:t xml:space="preserve"> </w:t>
      </w:r>
      <w:r w:rsidRPr="004055FB">
        <w:rPr>
          <w:rFonts w:ascii="Arial" w:hAnsi="Arial" w:cs="Arial"/>
          <w:color w:val="333333"/>
          <w:shd w:val="clear" w:color="auto" w:fill="FFFFFF"/>
        </w:rPr>
        <w:lastRenderedPageBreak/>
        <w:t>space consists of functions with finite p-norms, where the p-</w:t>
      </w:r>
      <w:proofErr w:type="spellStart"/>
      <w:r w:rsidRPr="004055FB">
        <w:rPr>
          <w:rFonts w:ascii="Arial" w:hAnsi="Arial" w:cs="Arial"/>
          <w:color w:val="333333"/>
          <w:shd w:val="clear" w:color="auto" w:fill="FFFFFF"/>
        </w:rPr>
        <w:t>th</w:t>
      </w:r>
      <w:proofErr w:type="spellEnd"/>
      <w:r w:rsidRPr="004055FB">
        <w:rPr>
          <w:rFonts w:ascii="Arial" w:hAnsi="Arial" w:cs="Arial"/>
          <w:color w:val="333333"/>
          <w:shd w:val="clear" w:color="auto" w:fill="FFFFFF"/>
        </w:rPr>
        <w:t xml:space="preserve"> power of the absolute value is integrable. It provides a framework for studying well-behaved functions in terms of their magnitudes and spread, with the p-norm quantifying their sizes.</w:t>
      </w:r>
      <w:r>
        <w:rPr>
          <w:rFonts w:ascii="Arial" w:hAnsi="Arial" w:cs="Arial"/>
          <w:color w:val="333333"/>
          <w:shd w:val="clear" w:color="auto" w:fill="FFFFFF"/>
        </w:rPr>
        <w:t xml:space="preserve"> </w:t>
      </w:r>
      <w:r w:rsidRPr="00752BC5">
        <w:rPr>
          <w:rFonts w:ascii="Arial" w:hAnsi="Arial" w:cs="Arial"/>
          <w:color w:val="333333"/>
          <w:shd w:val="clear" w:color="auto" w:fill="FFFFFF"/>
        </w:rPr>
        <w:t xml:space="preserve">In the context of stochastic processes,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752BC5">
        <w:rPr>
          <w:rFonts w:ascii="Arial" w:hAnsi="Arial" w:cs="Arial"/>
          <w:color w:val="333333"/>
          <w:shd w:val="clear" w:color="auto" w:fill="FFFFFF"/>
        </w:rPr>
        <w:t xml:space="preserve"> space refers to a function space that consists of processes that are p-integrable with respect to a given measure.</w:t>
      </w:r>
      <w:r>
        <w:rPr>
          <w:rFonts w:ascii="Arial" w:hAnsi="Arial" w:cs="Arial"/>
          <w:color w:val="333333"/>
          <w:shd w:val="clear" w:color="auto" w:fill="FFFFFF"/>
        </w:rPr>
        <w:t xml:space="preserve"> </w:t>
      </w:r>
      <w:r w:rsidRPr="00752BC5">
        <w:rPr>
          <w:rFonts w:ascii="Arial" w:hAnsi="Arial" w:cs="Arial"/>
          <w:color w:val="333333"/>
          <w:shd w:val="clear" w:color="auto" w:fill="FFFFFF"/>
        </w:rPr>
        <w:t xml:space="preserve">Formally, let </w:t>
      </w:r>
      <w:r w:rsidRPr="00267FC5">
        <w:rPr>
          <w:rFonts w:ascii="Arial" w:hAnsi="Arial" w:cs="Arial"/>
          <w:i/>
          <w:iCs/>
          <w:color w:val="333333"/>
          <w:shd w:val="clear" w:color="auto" w:fill="FFFFFF"/>
        </w:rPr>
        <w:t>(Ω, A, P</w:t>
      </w:r>
      <w:r w:rsidRPr="00752BC5">
        <w:rPr>
          <w:rFonts w:ascii="Arial" w:hAnsi="Arial" w:cs="Arial"/>
          <w:color w:val="333333"/>
          <w:shd w:val="clear" w:color="auto" w:fill="FFFFFF"/>
        </w:rPr>
        <w:t xml:space="preserve">) be a probability space and let </w:t>
      </w:r>
      <w:r w:rsidRPr="00267FC5">
        <w:rPr>
          <w:rFonts w:ascii="Arial" w:hAnsi="Arial" w:cs="Arial"/>
          <w:i/>
          <w:iCs/>
          <w:color w:val="333333"/>
          <w:shd w:val="clear" w:color="auto" w:fill="FFFFFF"/>
        </w:rPr>
        <w:t>X</w:t>
      </w:r>
      <w:r w:rsidRPr="00752BC5">
        <w:rPr>
          <w:rFonts w:ascii="Arial" w:hAnsi="Arial" w:cs="Arial"/>
          <w:color w:val="333333"/>
          <w:shd w:val="clear" w:color="auto" w:fill="FFFFFF"/>
        </w:rPr>
        <w:t xml:space="preserve"> be a stochastic process defined on that space.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267FC5">
        <w:rPr>
          <w:rFonts w:ascii="Arial" w:hAnsi="Arial" w:cs="Arial"/>
          <w:i/>
          <w:iCs/>
          <w:color w:val="333333"/>
          <w:shd w:val="clear" w:color="auto" w:fill="FFFFFF"/>
        </w:rPr>
        <w:t xml:space="preserve"> </w:t>
      </w:r>
      <w:r w:rsidRPr="00752BC5">
        <w:rPr>
          <w:rFonts w:ascii="Arial" w:hAnsi="Arial" w:cs="Arial"/>
          <w:color w:val="333333"/>
          <w:shd w:val="clear" w:color="auto" w:fill="FFFFFF"/>
        </w:rPr>
        <w:t xml:space="preserve">space, denoted as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 xml:space="preserve">I × Ω, A × </w:t>
      </w:r>
      <w:proofErr w:type="gramStart"/>
      <w:r w:rsidRPr="00267FC5">
        <w:rPr>
          <w:rFonts w:ascii="Arial" w:hAnsi="Arial" w:cs="Arial"/>
          <w:i/>
          <w:iCs/>
          <w:color w:val="333333"/>
          <w:shd w:val="clear" w:color="auto" w:fill="FFFFFF"/>
        </w:rPr>
        <w:t>N ;</w:t>
      </w:r>
      <w:proofErr w:type="gramEnd"/>
      <w:r w:rsidRPr="00267FC5">
        <w:rPr>
          <w:rFonts w:ascii="Arial" w:hAnsi="Arial" w:cs="Arial"/>
          <w:i/>
          <w:iCs/>
          <w:color w:val="333333"/>
          <w:shd w:val="clear" w:color="auto" w:fill="FFFFFF"/>
        </w:rPr>
        <w:t xml:space="preserve"> F(R))</w:t>
      </w:r>
      <w:r w:rsidRPr="00752BC5">
        <w:rPr>
          <w:rFonts w:ascii="Arial" w:hAnsi="Arial" w:cs="Arial"/>
          <w:color w:val="333333"/>
          <w:shd w:val="clear" w:color="auto" w:fill="FFFFFF"/>
        </w:rPr>
        <w:t xml:space="preserve">, consists of all stochastic processes </w:t>
      </w:r>
      <w:r w:rsidRPr="00267FC5">
        <w:rPr>
          <w:rFonts w:ascii="Arial" w:hAnsi="Arial" w:cs="Arial"/>
          <w:i/>
          <w:iCs/>
          <w:color w:val="333333"/>
          <w:shd w:val="clear" w:color="auto" w:fill="FFFFFF"/>
        </w:rPr>
        <w:t>X</w:t>
      </w:r>
      <w:r w:rsidRPr="00752BC5">
        <w:rPr>
          <w:rFonts w:ascii="Arial" w:hAnsi="Arial" w:cs="Arial"/>
          <w:color w:val="333333"/>
          <w:shd w:val="clear" w:color="auto" w:fill="FFFFFF"/>
        </w:rPr>
        <w:t xml:space="preserve"> that satisfy the condition of </w:t>
      </w:r>
      <w:r w:rsidRPr="00267FC5">
        <w:rPr>
          <w:rFonts w:ascii="Arial" w:hAnsi="Arial" w:cs="Arial"/>
          <w:i/>
          <w:iCs/>
          <w:color w:val="333333"/>
          <w:shd w:val="clear" w:color="auto" w:fill="FFFFFF"/>
        </w:rPr>
        <w:t>p</w:t>
      </w:r>
      <w:r w:rsidRPr="00752BC5">
        <w:rPr>
          <w:rFonts w:ascii="Arial" w:hAnsi="Arial" w:cs="Arial"/>
          <w:color w:val="333333"/>
          <w:shd w:val="clear" w:color="auto" w:fill="FFFFFF"/>
        </w:rPr>
        <w:t>-integrability. This means that the p-</w:t>
      </w:r>
      <w:proofErr w:type="spellStart"/>
      <w:r w:rsidRPr="00752BC5">
        <w:rPr>
          <w:rFonts w:ascii="Arial" w:hAnsi="Arial" w:cs="Arial"/>
          <w:color w:val="333333"/>
          <w:shd w:val="clear" w:color="auto" w:fill="FFFFFF"/>
        </w:rPr>
        <w:t>th</w:t>
      </w:r>
      <w:proofErr w:type="spellEnd"/>
      <w:r w:rsidRPr="00752BC5">
        <w:rPr>
          <w:rFonts w:ascii="Arial" w:hAnsi="Arial" w:cs="Arial"/>
          <w:color w:val="333333"/>
          <w:shd w:val="clear" w:color="auto" w:fill="FFFFFF"/>
        </w:rPr>
        <w:t xml:space="preserve"> power of the absolute value of </w:t>
      </w:r>
      <w:r w:rsidRPr="00267FC5">
        <w:rPr>
          <w:rFonts w:ascii="Arial" w:hAnsi="Arial" w:cs="Arial"/>
          <w:i/>
          <w:iCs/>
          <w:color w:val="333333"/>
          <w:shd w:val="clear" w:color="auto" w:fill="FFFFFF"/>
        </w:rPr>
        <w:t>X</w:t>
      </w:r>
      <w:r w:rsidRPr="00752BC5">
        <w:rPr>
          <w:rFonts w:ascii="Arial" w:hAnsi="Arial" w:cs="Arial"/>
          <w:color w:val="333333"/>
          <w:shd w:val="clear" w:color="auto" w:fill="FFFFFF"/>
        </w:rPr>
        <w:t xml:space="preserve">, denoted as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w:t>
      </w:r>
      <w:r w:rsidRPr="00752BC5">
        <w:rPr>
          <w:rFonts w:ascii="Arial" w:hAnsi="Arial" w:cs="Arial"/>
          <w:color w:val="333333"/>
          <w:shd w:val="clear" w:color="auto" w:fill="FFFFFF"/>
        </w:rPr>
        <w:t xml:space="preserve"> is integrable with respect to the product measure </w:t>
      </w:r>
      <w:r w:rsidRPr="00267FC5">
        <w:rPr>
          <w:rFonts w:ascii="Arial" w:hAnsi="Arial" w:cs="Arial"/>
          <w:i/>
          <w:iCs/>
          <w:color w:val="333333"/>
          <w:shd w:val="clear" w:color="auto" w:fill="FFFFFF"/>
        </w:rPr>
        <w:t xml:space="preserve">A × N: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(I × Ω, A × N ; F(R)) = {X: I × Ω → F(R) | ∫∫|X(t, ω)|</w:t>
      </w:r>
      <w:r w:rsidRPr="00267FC5">
        <w:rPr>
          <w:rFonts w:ascii="Arial" w:hAnsi="Arial" w:cs="Arial"/>
          <w:i/>
          <w:iCs/>
          <w:color w:val="333333"/>
          <w:shd w:val="clear" w:color="auto" w:fill="FFFFFF"/>
          <w:vertAlign w:val="superscript"/>
        </w:rPr>
        <w:t>p</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dP</w:t>
      </w:r>
      <w:proofErr w:type="spellEnd"/>
      <w:r w:rsidRPr="00267FC5">
        <w:rPr>
          <w:rFonts w:ascii="Arial" w:hAnsi="Arial" w:cs="Arial"/>
          <w:i/>
          <w:iCs/>
          <w:color w:val="333333"/>
          <w:shd w:val="clear" w:color="auto" w:fill="FFFFFF"/>
        </w:rPr>
        <w:t>(t, ω) &lt; ∞}.</w:t>
      </w:r>
      <w:r>
        <w:rPr>
          <w:rFonts w:ascii="Arial" w:hAnsi="Arial" w:cs="Arial"/>
          <w:color w:val="333333"/>
          <w:shd w:val="clear" w:color="auto" w:fill="FFFFFF"/>
        </w:rPr>
        <w:t xml:space="preserve"> </w:t>
      </w:r>
      <w:r w:rsidRPr="00752BC5">
        <w:rPr>
          <w:rFonts w:ascii="Arial" w:hAnsi="Arial" w:cs="Arial"/>
          <w:color w:val="333333"/>
          <w:shd w:val="clear" w:color="auto" w:fill="FFFFFF"/>
        </w:rPr>
        <w:t xml:space="preserve">Here, </w:t>
      </w:r>
      <w:r w:rsidRPr="00267FC5">
        <w:rPr>
          <w:rFonts w:ascii="Arial" w:hAnsi="Arial" w:cs="Arial"/>
          <w:i/>
          <w:iCs/>
          <w:color w:val="333333"/>
          <w:shd w:val="clear" w:color="auto" w:fill="FFFFFF"/>
        </w:rPr>
        <w:t>p</w:t>
      </w:r>
      <w:r w:rsidRPr="00752BC5">
        <w:rPr>
          <w:rFonts w:ascii="Arial" w:hAnsi="Arial" w:cs="Arial"/>
          <w:color w:val="333333"/>
          <w:shd w:val="clear" w:color="auto" w:fill="FFFFFF"/>
        </w:rPr>
        <w:t xml:space="preserve"> is a positive real number greater than or equal to 1. The integral is taken over the product measure </w:t>
      </w:r>
      <w:r w:rsidRPr="00267FC5">
        <w:rPr>
          <w:rFonts w:ascii="Arial" w:hAnsi="Arial" w:cs="Arial"/>
          <w:i/>
          <w:iCs/>
          <w:color w:val="333333"/>
          <w:shd w:val="clear" w:color="auto" w:fill="FFFFFF"/>
        </w:rPr>
        <w:t>P</w:t>
      </w:r>
      <w:r w:rsidRPr="00752BC5">
        <w:rPr>
          <w:rFonts w:ascii="Arial" w:hAnsi="Arial" w:cs="Arial"/>
          <w:color w:val="333333"/>
          <w:shd w:val="clear" w:color="auto" w:fill="FFFFFF"/>
        </w:rPr>
        <w:t>, which is the joint measure defined on the σ-algebra generated by the Cartesian product of the intervals I and the probability space (</w:t>
      </w:r>
      <w:r w:rsidRPr="00267FC5">
        <w:rPr>
          <w:rFonts w:ascii="Arial" w:hAnsi="Arial" w:cs="Arial"/>
          <w:i/>
          <w:iCs/>
          <w:color w:val="333333"/>
          <w:shd w:val="clear" w:color="auto" w:fill="FFFFFF"/>
        </w:rPr>
        <w:t>Ω, A, P</w:t>
      </w:r>
      <w:r w:rsidRPr="00752BC5">
        <w:rPr>
          <w:rFonts w:ascii="Arial" w:hAnsi="Arial" w:cs="Arial"/>
          <w:color w:val="333333"/>
          <w:shd w:val="clear" w:color="auto" w:fill="FFFFFF"/>
        </w:rPr>
        <w:t>). The p-integrability condition ensures that the p-</w:t>
      </w:r>
      <w:proofErr w:type="spellStart"/>
      <w:r w:rsidRPr="00752BC5">
        <w:rPr>
          <w:rFonts w:ascii="Arial" w:hAnsi="Arial" w:cs="Arial"/>
          <w:color w:val="333333"/>
          <w:shd w:val="clear" w:color="auto" w:fill="FFFFFF"/>
        </w:rPr>
        <w:t>th</w:t>
      </w:r>
      <w:proofErr w:type="spellEnd"/>
      <w:r w:rsidRPr="00752BC5">
        <w:rPr>
          <w:rFonts w:ascii="Arial" w:hAnsi="Arial" w:cs="Arial"/>
          <w:color w:val="333333"/>
          <w:shd w:val="clear" w:color="auto" w:fill="FFFFFF"/>
        </w:rPr>
        <w:t xml:space="preserve"> power of the absolute value of the process </w:t>
      </w:r>
      <w:r w:rsidRPr="00267FC5">
        <w:rPr>
          <w:rFonts w:ascii="Arial" w:hAnsi="Arial" w:cs="Arial"/>
          <w:i/>
          <w:iCs/>
          <w:color w:val="333333"/>
          <w:shd w:val="clear" w:color="auto" w:fill="FFFFFF"/>
        </w:rPr>
        <w:t>X</w:t>
      </w:r>
      <w:r w:rsidRPr="00752BC5">
        <w:rPr>
          <w:rFonts w:ascii="Arial" w:hAnsi="Arial" w:cs="Arial"/>
          <w:color w:val="333333"/>
          <w:shd w:val="clear" w:color="auto" w:fill="FFFFFF"/>
        </w:rPr>
        <w:t xml:space="preserve"> is well-behaved and has a finite integral.</w:t>
      </w:r>
    </w:p>
    <w:p w14:paraId="2DDBA89F"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Having defined integrability conditions, we can now expand the work of </w:t>
      </w:r>
      <w:sdt>
        <w:sdtPr>
          <w:rPr>
            <w:rFonts w:ascii="Arial" w:hAnsi="Arial" w:cs="Arial"/>
            <w:color w:val="333333"/>
            <w:shd w:val="clear" w:color="auto" w:fill="FFFFFF"/>
          </w:rPr>
          <w:id w:val="-790829358"/>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Jaf21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[81]</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by exploring the Lebesgue-Aumann integral. </w:t>
      </w:r>
      <w:r w:rsidRPr="0049365E">
        <w:rPr>
          <w:rFonts w:ascii="Arial" w:hAnsi="Arial" w:cs="Arial"/>
          <w:color w:val="333333"/>
          <w:shd w:val="clear" w:color="auto" w:fill="FFFFFF"/>
        </w:rPr>
        <w:t xml:space="preserve">If </w:t>
      </w:r>
      <w:r w:rsidRPr="00267FC5">
        <w:rPr>
          <w:rFonts w:ascii="Arial" w:hAnsi="Arial" w:cs="Arial"/>
          <w:i/>
          <w:iCs/>
          <w:color w:val="333333"/>
          <w:shd w:val="clear" w:color="auto" w:fill="FFFFFF"/>
        </w:rPr>
        <w:t xml:space="preserve">X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rPr>
        <w:t>(I × Ω, N ; F(R))</w:t>
      </w:r>
      <w:r w:rsidRPr="0049365E">
        <w:rPr>
          <w:rFonts w:ascii="Arial" w:hAnsi="Arial" w:cs="Arial"/>
          <w:color w:val="333333"/>
          <w:shd w:val="clear" w:color="auto" w:fill="FFFFFF"/>
        </w:rPr>
        <w:t xml:space="preserve"> for </w:t>
      </w:r>
      <w:r w:rsidRPr="00267FC5">
        <w:rPr>
          <w:rFonts w:ascii="Arial" w:hAnsi="Arial" w:cs="Arial"/>
          <w:i/>
          <w:iCs/>
          <w:color w:val="333333"/>
          <w:shd w:val="clear" w:color="auto" w:fill="FFFFFF"/>
        </w:rPr>
        <w:t>p ≥ 1</w:t>
      </w:r>
      <w:r w:rsidRPr="0049365E">
        <w:rPr>
          <w:rFonts w:ascii="Arial" w:hAnsi="Arial" w:cs="Arial"/>
          <w:color w:val="333333"/>
          <w:shd w:val="clear" w:color="auto" w:fill="FFFFFF"/>
        </w:rPr>
        <w:t xml:space="preserve">, then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X</w:t>
      </w:r>
      <w:r w:rsidRPr="00267FC5">
        <w:rPr>
          <w:rFonts w:ascii="Arial" w:hAnsi="Arial" w:cs="Arial"/>
          <w:i/>
          <w:iCs/>
          <w:color w:val="333333"/>
          <w:shd w:val="clear" w:color="auto" w:fill="FFFFFF"/>
        </w:rPr>
        <w:t xml:space="preserve">(·, ·)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L</w:t>
      </w:r>
      <w:r w:rsidRPr="00267FC5">
        <w:rPr>
          <w:rFonts w:ascii="Arial" w:hAnsi="Arial" w:cs="Arial"/>
          <w:i/>
          <w:iCs/>
          <w:color w:val="333333"/>
          <w:shd w:val="clear" w:color="auto" w:fill="FFFFFF"/>
          <w:vertAlign w:val="superscript"/>
        </w:rPr>
        <w:t>P</w:t>
      </w:r>
      <w:r w:rsidRPr="00267FC5">
        <w:rPr>
          <w:rFonts w:ascii="Arial" w:hAnsi="Arial" w:cs="Arial"/>
          <w:i/>
          <w:iCs/>
          <w:color w:val="333333"/>
          <w:shd w:val="clear" w:color="auto" w:fill="FFFFFF"/>
        </w:rPr>
        <w:t>(I × Ω, N ; F(R)):</w:t>
      </w:r>
      <w:r w:rsidRPr="0049365E">
        <w:rPr>
          <w:rFonts w:ascii="Arial" w:hAnsi="Arial" w:cs="Arial"/>
          <w:color w:val="333333"/>
          <w:shd w:val="clear" w:color="auto" w:fill="FFFFFF"/>
        </w:rPr>
        <w:t xml:space="preserve"> </w:t>
      </w:r>
      <w:r>
        <w:rPr>
          <w:rFonts w:ascii="Arial" w:hAnsi="Arial" w:cs="Arial"/>
          <w:color w:val="333333"/>
          <w:shd w:val="clear" w:color="auto" w:fill="FFFFFF"/>
        </w:rPr>
        <w:t>t</w:t>
      </w:r>
      <w:r w:rsidRPr="0049365E">
        <w:rPr>
          <w:rFonts w:ascii="Arial" w:hAnsi="Arial" w:cs="Arial"/>
          <w:color w:val="333333"/>
          <w:shd w:val="clear" w:color="auto" w:fill="FFFFFF"/>
        </w:rPr>
        <w:t xml:space="preserve">his property states that if the fuzzy stochastic process </w:t>
      </w:r>
      <w:r w:rsidRPr="00267FC5">
        <w:rPr>
          <w:rFonts w:ascii="Arial" w:hAnsi="Arial" w:cs="Arial"/>
          <w:i/>
          <w:iCs/>
          <w:color w:val="333333"/>
          <w:shd w:val="clear" w:color="auto" w:fill="FFFFFF"/>
        </w:rPr>
        <w:t>X</w:t>
      </w:r>
      <w:r w:rsidRPr="0049365E">
        <w:rPr>
          <w:rFonts w:ascii="Arial" w:hAnsi="Arial" w:cs="Arial"/>
          <w:color w:val="333333"/>
          <w:shd w:val="clear" w:color="auto" w:fill="FFFFFF"/>
        </w:rPr>
        <w:t xml:space="preserve"> belongs to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267FC5">
        <w:rPr>
          <w:rFonts w:ascii="Arial" w:hAnsi="Arial" w:cs="Arial"/>
          <w:i/>
          <w:iCs/>
          <w:color w:val="333333"/>
          <w:shd w:val="clear" w:color="auto" w:fill="FFFFFF"/>
        </w:rPr>
        <w:t xml:space="preserve"> </w:t>
      </w:r>
      <w:r w:rsidRPr="0049365E">
        <w:rPr>
          <w:rFonts w:ascii="Arial" w:hAnsi="Arial" w:cs="Arial"/>
          <w:color w:val="333333"/>
          <w:shd w:val="clear" w:color="auto" w:fill="FFFFFF"/>
        </w:rPr>
        <w:t xml:space="preserve">space, which consists of processes that are p-integrable, then the fuzzy stochastic Lebesgue-Aumann integral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x</w:t>
      </w:r>
      <w:r w:rsidRPr="00267FC5">
        <w:rPr>
          <w:rFonts w:ascii="Arial" w:hAnsi="Arial" w:cs="Arial"/>
          <w:i/>
          <w:iCs/>
          <w:color w:val="333333"/>
          <w:shd w:val="clear" w:color="auto" w:fill="FFFFFF"/>
        </w:rPr>
        <w:t>,</w:t>
      </w:r>
      <w:r w:rsidRPr="0049365E">
        <w:rPr>
          <w:rFonts w:ascii="Arial" w:hAnsi="Arial" w:cs="Arial"/>
          <w:color w:val="333333"/>
          <w:shd w:val="clear" w:color="auto" w:fill="FFFFFF"/>
        </w:rPr>
        <w:t xml:space="preserve"> defined over the same probability space, also belongs to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P</w:t>
      </w:r>
      <w:r w:rsidRPr="00267FC5">
        <w:rPr>
          <w:rFonts w:ascii="Arial" w:hAnsi="Arial" w:cs="Arial"/>
          <w:i/>
          <w:iCs/>
          <w:color w:val="333333"/>
          <w:shd w:val="clear" w:color="auto" w:fill="FFFFFF"/>
        </w:rPr>
        <w:t xml:space="preserve"> </w:t>
      </w:r>
      <w:r w:rsidRPr="0049365E">
        <w:rPr>
          <w:rFonts w:ascii="Arial" w:hAnsi="Arial" w:cs="Arial"/>
          <w:color w:val="333333"/>
          <w:shd w:val="clear" w:color="auto" w:fill="FFFFFF"/>
        </w:rPr>
        <w:t xml:space="preserve">space. In other words, the integrability of </w:t>
      </w:r>
      <w:r w:rsidRPr="00267FC5">
        <w:rPr>
          <w:rFonts w:ascii="Arial" w:hAnsi="Arial" w:cs="Arial"/>
          <w:i/>
          <w:iCs/>
          <w:color w:val="333333"/>
          <w:shd w:val="clear" w:color="auto" w:fill="FFFFFF"/>
        </w:rPr>
        <w:t>X</w:t>
      </w:r>
      <w:r w:rsidRPr="0049365E">
        <w:rPr>
          <w:rFonts w:ascii="Arial" w:hAnsi="Arial" w:cs="Arial"/>
          <w:color w:val="333333"/>
          <w:shd w:val="clear" w:color="auto" w:fill="FFFFFF"/>
        </w:rPr>
        <w:t xml:space="preserve"> carries over to the integrability of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x</w:t>
      </w:r>
      <w:r w:rsidRPr="0049365E">
        <w:rPr>
          <w:rFonts w:ascii="Arial" w:hAnsi="Arial" w:cs="Arial"/>
          <w:color w:val="333333"/>
          <w:shd w:val="clear" w:color="auto" w:fill="FFFFFF"/>
        </w:rPr>
        <w:t>.</w:t>
      </w:r>
    </w:p>
    <w:p w14:paraId="5EE0A950" w14:textId="77777777" w:rsidR="008D1943" w:rsidRDefault="008D1943" w:rsidP="008D1943">
      <w:pPr>
        <w:spacing w:line="360" w:lineRule="auto"/>
        <w:ind w:firstLine="720"/>
        <w:jc w:val="both"/>
        <w:rPr>
          <w:rFonts w:ascii="Arial" w:hAnsi="Arial" w:cs="Arial"/>
          <w:color w:val="333333"/>
          <w:shd w:val="clear" w:color="auto" w:fill="FFFFFF"/>
        </w:rPr>
      </w:pPr>
      <w:r w:rsidRPr="0049365E">
        <w:rPr>
          <w:rFonts w:ascii="Arial" w:hAnsi="Arial" w:cs="Arial"/>
          <w:color w:val="333333"/>
          <w:shd w:val="clear" w:color="auto" w:fill="FFFFFF"/>
        </w:rPr>
        <w:t xml:space="preserve"> Let </w:t>
      </w:r>
      <w:r w:rsidRPr="00267FC5">
        <w:rPr>
          <w:rFonts w:ascii="Arial" w:hAnsi="Arial" w:cs="Arial"/>
          <w:i/>
          <w:iCs/>
          <w:color w:val="333333"/>
          <w:shd w:val="clear" w:color="auto" w:fill="FFFFFF"/>
        </w:rPr>
        <w:t xml:space="preserve">X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L</w:t>
      </w:r>
      <w:r w:rsidRPr="00267FC5">
        <w:rPr>
          <w:rFonts w:ascii="Arial" w:hAnsi="Arial" w:cs="Arial"/>
          <w:i/>
          <w:iCs/>
          <w:color w:val="333333"/>
          <w:shd w:val="clear" w:color="auto" w:fill="FFFFFF"/>
          <w:vertAlign w:val="superscript"/>
        </w:rPr>
        <w:t>1</w:t>
      </w:r>
      <w:r w:rsidRPr="00267FC5">
        <w:rPr>
          <w:rFonts w:ascii="Arial" w:hAnsi="Arial" w:cs="Arial"/>
          <w:i/>
          <w:iCs/>
          <w:color w:val="333333"/>
          <w:shd w:val="clear" w:color="auto" w:fill="FFFFFF"/>
        </w:rPr>
        <w:t xml:space="preserve">(I × Ω, </w:t>
      </w:r>
      <w:proofErr w:type="gramStart"/>
      <w:r w:rsidRPr="00267FC5">
        <w:rPr>
          <w:rFonts w:ascii="Arial" w:hAnsi="Arial" w:cs="Arial"/>
          <w:i/>
          <w:iCs/>
          <w:color w:val="333333"/>
          <w:shd w:val="clear" w:color="auto" w:fill="FFFFFF"/>
        </w:rPr>
        <w:t>N ;</w:t>
      </w:r>
      <w:proofErr w:type="gramEnd"/>
      <w:r w:rsidRPr="00267FC5">
        <w:rPr>
          <w:rFonts w:ascii="Arial" w:hAnsi="Arial" w:cs="Arial"/>
          <w:i/>
          <w:iCs/>
          <w:color w:val="333333"/>
          <w:shd w:val="clear" w:color="auto" w:fill="FFFFFF"/>
        </w:rPr>
        <w:t xml:space="preserve"> F(R)),</w:t>
      </w:r>
      <w:r w:rsidRPr="0049365E">
        <w:rPr>
          <w:rFonts w:ascii="Arial" w:hAnsi="Arial" w:cs="Arial"/>
          <w:color w:val="333333"/>
          <w:shd w:val="clear" w:color="auto" w:fill="FFFFFF"/>
        </w:rPr>
        <w:t xml:space="preserve"> then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X</w:t>
      </w:r>
      <w:r w:rsidRPr="00267FC5">
        <w:rPr>
          <w:rFonts w:ascii="Arial" w:hAnsi="Arial" w:cs="Arial"/>
          <w:i/>
          <w:iCs/>
          <w:color w:val="333333"/>
          <w:shd w:val="clear" w:color="auto" w:fill="FFFFFF"/>
        </w:rPr>
        <w:t>(t)}</w:t>
      </w:r>
      <w:proofErr w:type="spellStart"/>
      <w:r w:rsidRPr="00267FC5">
        <w:rPr>
          <w:rFonts w:ascii="Arial" w:hAnsi="Arial" w:cs="Arial"/>
          <w:i/>
          <w:iCs/>
          <w:color w:val="333333"/>
          <w:shd w:val="clear" w:color="auto" w:fill="FFFFFF"/>
          <w:vertAlign w:val="subscript"/>
        </w:rPr>
        <w:t>t</w:t>
      </w:r>
      <w:r w:rsidRPr="00267FC5">
        <w:rPr>
          <w:rFonts w:ascii="Cambria Math" w:hAnsi="Cambria Math" w:cs="Cambria Math"/>
          <w:i/>
          <w:iCs/>
          <w:color w:val="333333"/>
          <w:shd w:val="clear" w:color="auto" w:fill="FFFFFF"/>
          <w:vertAlign w:val="subscript"/>
        </w:rPr>
        <w:t>∈</w:t>
      </w:r>
      <w:r w:rsidRPr="00267FC5">
        <w:rPr>
          <w:rFonts w:ascii="Arial" w:hAnsi="Arial" w:cs="Arial"/>
          <w:i/>
          <w:iCs/>
          <w:color w:val="333333"/>
          <w:shd w:val="clear" w:color="auto" w:fill="FFFFFF"/>
          <w:vertAlign w:val="subscript"/>
        </w:rPr>
        <w:t>I</w:t>
      </w:r>
      <w:proofErr w:type="spellEnd"/>
      <w:r w:rsidRPr="0049365E">
        <w:rPr>
          <w:rFonts w:ascii="Arial" w:hAnsi="Arial" w:cs="Arial"/>
          <w:color w:val="333333"/>
          <w:shd w:val="clear" w:color="auto" w:fill="FFFFFF"/>
        </w:rPr>
        <w:t xml:space="preserve"> is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49365E">
        <w:rPr>
          <w:rFonts w:ascii="Arial" w:hAnsi="Arial" w:cs="Arial"/>
          <w:color w:val="333333"/>
          <w:shd w:val="clear" w:color="auto" w:fill="FFFFFF"/>
        </w:rPr>
        <w:t>-continuous</w:t>
      </w:r>
      <w:r>
        <w:rPr>
          <w:rFonts w:ascii="Arial" w:hAnsi="Arial" w:cs="Arial"/>
          <w:color w:val="333333"/>
          <w:shd w:val="clear" w:color="auto" w:fill="FFFFFF"/>
        </w:rPr>
        <w:t>.</w:t>
      </w:r>
      <w:r w:rsidRPr="0049365E">
        <w:rPr>
          <w:rFonts w:ascii="Arial" w:hAnsi="Arial" w:cs="Arial"/>
          <w:color w:val="333333"/>
          <w:shd w:val="clear" w:color="auto" w:fill="FFFFFF"/>
        </w:rPr>
        <w:t xml:space="preserve"> This property states that if the fuzzy stochastic process </w:t>
      </w:r>
      <w:r w:rsidRPr="00267FC5">
        <w:rPr>
          <w:rFonts w:ascii="Arial" w:hAnsi="Arial" w:cs="Arial"/>
          <w:i/>
          <w:iCs/>
          <w:color w:val="333333"/>
          <w:shd w:val="clear" w:color="auto" w:fill="FFFFFF"/>
        </w:rPr>
        <w:t>X</w:t>
      </w:r>
      <w:r w:rsidRPr="0049365E">
        <w:rPr>
          <w:rFonts w:ascii="Arial" w:hAnsi="Arial" w:cs="Arial"/>
          <w:color w:val="333333"/>
          <w:shd w:val="clear" w:color="auto" w:fill="FFFFFF"/>
        </w:rPr>
        <w:t xml:space="preserve"> belongs to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1</w:t>
      </w:r>
      <w:r w:rsidRPr="00267FC5">
        <w:rPr>
          <w:rFonts w:ascii="Arial" w:hAnsi="Arial" w:cs="Arial"/>
          <w:i/>
          <w:iCs/>
          <w:color w:val="333333"/>
          <w:shd w:val="clear" w:color="auto" w:fill="FFFFFF"/>
        </w:rPr>
        <w:t xml:space="preserve"> </w:t>
      </w:r>
      <w:r w:rsidRPr="0049365E">
        <w:rPr>
          <w:rFonts w:ascii="Arial" w:hAnsi="Arial" w:cs="Arial"/>
          <w:color w:val="333333"/>
          <w:shd w:val="clear" w:color="auto" w:fill="FFFFFF"/>
        </w:rPr>
        <w:t xml:space="preserve">space, which consists of processes that are integrable, then the trajectories of the fuzzy stochastic Lebesgue-Aumann integral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x</w:t>
      </w:r>
      <w:r w:rsidRPr="00267FC5">
        <w:rPr>
          <w:rFonts w:ascii="Arial" w:hAnsi="Arial" w:cs="Arial"/>
          <w:i/>
          <w:iCs/>
          <w:color w:val="333333"/>
          <w:shd w:val="clear" w:color="auto" w:fill="FFFFFF"/>
        </w:rPr>
        <w:t>(t)}</w:t>
      </w:r>
      <w:proofErr w:type="spellStart"/>
      <w:r w:rsidRPr="00267FC5">
        <w:rPr>
          <w:rFonts w:ascii="Arial" w:hAnsi="Arial" w:cs="Arial"/>
          <w:i/>
          <w:iCs/>
          <w:color w:val="333333"/>
          <w:shd w:val="clear" w:color="auto" w:fill="FFFFFF"/>
          <w:vertAlign w:val="subscript"/>
        </w:rPr>
        <w:t>t</w:t>
      </w:r>
      <w:r w:rsidRPr="00267FC5">
        <w:rPr>
          <w:rFonts w:ascii="Cambria Math" w:hAnsi="Cambria Math" w:cs="Cambria Math"/>
          <w:i/>
          <w:iCs/>
          <w:color w:val="333333"/>
          <w:shd w:val="clear" w:color="auto" w:fill="FFFFFF"/>
          <w:vertAlign w:val="subscript"/>
        </w:rPr>
        <w:t>∈</w:t>
      </w:r>
      <w:r w:rsidRPr="00267FC5">
        <w:rPr>
          <w:rFonts w:ascii="Arial" w:hAnsi="Arial" w:cs="Arial"/>
          <w:i/>
          <w:iCs/>
          <w:color w:val="333333"/>
          <w:shd w:val="clear" w:color="auto" w:fill="FFFFFF"/>
          <w:vertAlign w:val="subscript"/>
        </w:rPr>
        <w:t>I</w:t>
      </w:r>
      <w:proofErr w:type="spellEnd"/>
      <w:r w:rsidRPr="0049365E">
        <w:rPr>
          <w:rFonts w:ascii="Arial" w:hAnsi="Arial" w:cs="Arial"/>
          <w:color w:val="333333"/>
          <w:shd w:val="clear" w:color="auto" w:fill="FFFFFF"/>
        </w:rPr>
        <w:t xml:space="preserve"> are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r w:rsidRPr="0049365E">
        <w:rPr>
          <w:rFonts w:ascii="Arial" w:hAnsi="Arial" w:cs="Arial"/>
          <w:color w:val="333333"/>
          <w:shd w:val="clear" w:color="auto" w:fill="FFFFFF"/>
        </w:rPr>
        <w:t xml:space="preserve">continuous. In other words, the integral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x</w:t>
      </w:r>
      <w:r w:rsidRPr="00267FC5">
        <w:rPr>
          <w:rFonts w:ascii="Arial" w:hAnsi="Arial" w:cs="Arial"/>
          <w:i/>
          <w:iCs/>
          <w:color w:val="333333"/>
          <w:shd w:val="clear" w:color="auto" w:fill="FFFFFF"/>
        </w:rPr>
        <w:t>(t)</w:t>
      </w:r>
      <w:r w:rsidRPr="0049365E">
        <w:rPr>
          <w:rFonts w:ascii="Arial" w:hAnsi="Arial" w:cs="Arial"/>
          <w:color w:val="333333"/>
          <w:shd w:val="clear" w:color="auto" w:fill="FFFFFF"/>
        </w:rPr>
        <w:t xml:space="preserve"> is a d</w:t>
      </w:r>
      <w:r w:rsidRPr="0049365E">
        <w:rPr>
          <w:rFonts w:ascii="Arial" w:hAnsi="Arial" w:cs="Arial"/>
          <w:color w:val="333333"/>
          <w:shd w:val="clear" w:color="auto" w:fill="FFFFFF"/>
          <w:vertAlign w:val="subscript"/>
        </w:rPr>
        <w:t>∞</w:t>
      </w:r>
      <w:r w:rsidRPr="0049365E">
        <w:rPr>
          <w:rFonts w:ascii="Arial" w:hAnsi="Arial" w:cs="Arial"/>
          <w:color w:val="333333"/>
          <w:shd w:val="clear" w:color="auto" w:fill="FFFFFF"/>
        </w:rPr>
        <w:t xml:space="preserve">-continuous function of time t for each fixed outcome </w:t>
      </w:r>
      <w:r w:rsidRPr="00267FC5">
        <w:rPr>
          <w:rFonts w:ascii="Arial" w:hAnsi="Arial" w:cs="Arial"/>
          <w:i/>
          <w:iCs/>
          <w:color w:val="333333"/>
          <w:shd w:val="clear" w:color="auto" w:fill="FFFFFF"/>
        </w:rPr>
        <w:t>ω</w:t>
      </w:r>
      <w:r w:rsidRPr="0049365E">
        <w:rPr>
          <w:rFonts w:ascii="Arial" w:hAnsi="Arial" w:cs="Arial"/>
          <w:color w:val="333333"/>
          <w:shd w:val="clear" w:color="auto" w:fill="FFFFFF"/>
        </w:rPr>
        <w:t xml:space="preserve">. This implies that the fuzzy integral exhibits continuity with respect to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 </w:t>
      </w:r>
      <w:r w:rsidRPr="0049365E">
        <w:rPr>
          <w:rFonts w:ascii="Arial" w:hAnsi="Arial" w:cs="Arial"/>
          <w:color w:val="333333"/>
          <w:shd w:val="clear" w:color="auto" w:fill="FFFFFF"/>
        </w:rPr>
        <w:t>metric, capturing the dependence and smoothness of the integral over time.</w:t>
      </w:r>
      <w:r>
        <w:rPr>
          <w:rFonts w:ascii="Arial" w:hAnsi="Arial" w:cs="Arial"/>
          <w:color w:val="333333"/>
          <w:shd w:val="clear" w:color="auto" w:fill="FFFFFF"/>
        </w:rPr>
        <w:t xml:space="preserve"> We will now define an inequality that provides a bound on the maximum difference between fuzzy sets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t,x</w:t>
      </w:r>
      <w:proofErr w:type="spellEnd"/>
      <w:proofErr w:type="gramEnd"/>
      <w:r w:rsidRPr="00267FC5">
        <w:rPr>
          <w:rFonts w:ascii="Arial" w:hAnsi="Arial" w:cs="Arial"/>
          <w:i/>
          <w:iCs/>
          <w:color w:val="333333"/>
          <w:shd w:val="clear" w:color="auto" w:fill="FFFFFF"/>
        </w:rPr>
        <w:t>(u)</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t, y</w:t>
      </w:r>
      <w:r w:rsidRPr="00267FC5">
        <w:rPr>
          <w:rFonts w:ascii="Arial" w:hAnsi="Arial" w:cs="Arial"/>
          <w:i/>
          <w:iCs/>
          <w:color w:val="333333"/>
          <w:shd w:val="clear" w:color="auto" w:fill="FFFFFF"/>
        </w:rPr>
        <w:t>(u)</w:t>
      </w:r>
      <w:r>
        <w:rPr>
          <w:rFonts w:ascii="Arial" w:hAnsi="Arial" w:cs="Arial"/>
          <w:color w:val="333333"/>
          <w:shd w:val="clear" w:color="auto" w:fill="FFFFFF"/>
        </w:rPr>
        <w:t xml:space="preserve"> over the interval [0, t] in terms of the cumulative difference between fuzzy sets </w:t>
      </w:r>
      <w:r w:rsidRPr="00267FC5">
        <w:rPr>
          <w:rFonts w:ascii="Arial" w:hAnsi="Arial" w:cs="Arial"/>
          <w:i/>
          <w:iCs/>
          <w:color w:val="333333"/>
          <w:shd w:val="clear" w:color="auto" w:fill="FFFFFF"/>
        </w:rPr>
        <w:t>X(s)</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Y(s)</w:t>
      </w:r>
      <w:r>
        <w:rPr>
          <w:rFonts w:ascii="Arial" w:hAnsi="Arial" w:cs="Arial"/>
          <w:color w:val="333333"/>
          <w:shd w:val="clear" w:color="auto" w:fill="FFFFFF"/>
        </w:rPr>
        <w:t xml:space="preserve"> over the sample interval. The inequality captures the relationship between the supremum and integral of the d</w:t>
      </w:r>
      <w:r>
        <w:rPr>
          <w:rFonts w:ascii="Arial" w:hAnsi="Arial" w:cs="Arial"/>
          <w:color w:val="333333"/>
          <w:shd w:val="clear" w:color="auto" w:fill="FFFFFF"/>
          <w:vertAlign w:val="subscript"/>
        </w:rPr>
        <w:t>∞</w:t>
      </w:r>
      <w:r>
        <w:rPr>
          <w:rFonts w:ascii="Arial" w:hAnsi="Arial" w:cs="Arial"/>
          <w:color w:val="333333"/>
          <w:shd w:val="clear" w:color="auto" w:fill="FFFFFF"/>
        </w:rPr>
        <w:t xml:space="preserve"> metric </w:t>
      </w:r>
      <w:r>
        <w:rPr>
          <w:rFonts w:ascii="Arial" w:hAnsi="Arial" w:cs="Arial"/>
          <w:color w:val="333333"/>
          <w:shd w:val="clear" w:color="auto" w:fill="FFFFFF"/>
        </w:rPr>
        <w:lastRenderedPageBreak/>
        <w:t>almost everywhere (</w:t>
      </w:r>
      <w:proofErr w:type="spellStart"/>
      <w:r>
        <w:rPr>
          <w:rFonts w:ascii="Arial" w:hAnsi="Arial" w:cs="Arial"/>
          <w:color w:val="333333"/>
          <w:shd w:val="clear" w:color="auto" w:fill="FFFFFF"/>
        </w:rPr>
        <w:t>a.e.</w:t>
      </w:r>
      <w:proofErr w:type="spellEnd"/>
      <w:r>
        <w:rPr>
          <w:rFonts w:ascii="Arial" w:hAnsi="Arial" w:cs="Arial"/>
          <w:color w:val="333333"/>
          <w:shd w:val="clear" w:color="auto" w:fill="FFFFFF"/>
        </w:rPr>
        <w:t xml:space="preserve">). This inequality states that the supremum of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 </w:t>
      </w:r>
      <w:r>
        <w:rPr>
          <w:rFonts w:ascii="Arial" w:hAnsi="Arial" w:cs="Arial"/>
          <w:color w:val="333333"/>
          <w:shd w:val="clear" w:color="auto" w:fill="FFFFFF"/>
        </w:rPr>
        <w:t xml:space="preserve">metric between </w:t>
      </w:r>
      <w:proofErr w:type="spell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t,x</w:t>
      </w:r>
      <w:proofErr w:type="spellEnd"/>
      <w:r w:rsidRPr="00267FC5">
        <w:rPr>
          <w:rFonts w:ascii="Arial" w:hAnsi="Arial" w:cs="Arial"/>
          <w:i/>
          <w:iCs/>
          <w:color w:val="333333"/>
          <w:shd w:val="clear" w:color="auto" w:fill="FFFFFF"/>
        </w:rPr>
        <w:t>(u)</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t, y</w:t>
      </w:r>
      <w:r w:rsidRPr="00267FC5">
        <w:rPr>
          <w:rFonts w:ascii="Arial" w:hAnsi="Arial" w:cs="Arial"/>
          <w:i/>
          <w:iCs/>
          <w:color w:val="333333"/>
          <w:shd w:val="clear" w:color="auto" w:fill="FFFFFF"/>
        </w:rPr>
        <w:t>(u)</w:t>
      </w:r>
      <w:r>
        <w:rPr>
          <w:rFonts w:ascii="Arial" w:hAnsi="Arial" w:cs="Arial"/>
          <w:color w:val="333333"/>
          <w:shd w:val="clear" w:color="auto" w:fill="FFFFFF"/>
        </w:rPr>
        <w:t xml:space="preserve"> for </w:t>
      </w:r>
      <w:r w:rsidRPr="00AB2053">
        <w:rPr>
          <w:rFonts w:ascii="Arial" w:hAnsi="Arial" w:cs="Arial"/>
          <w:i/>
          <w:iCs/>
          <w:color w:val="333333"/>
          <w:shd w:val="clear" w:color="auto" w:fill="FFFFFF"/>
        </w:rPr>
        <w:t>u</w:t>
      </w:r>
      <w:r>
        <w:rPr>
          <w:rFonts w:ascii="Arial" w:hAnsi="Arial" w:cs="Arial"/>
          <w:color w:val="333333"/>
          <w:shd w:val="clear" w:color="auto" w:fill="FFFFFF"/>
        </w:rPr>
        <w:t xml:space="preserve"> in in the interval </w:t>
      </w:r>
      <w:r w:rsidRPr="00267FC5">
        <w:rPr>
          <w:rFonts w:ascii="Arial" w:hAnsi="Arial" w:cs="Arial"/>
          <w:i/>
          <w:iCs/>
          <w:color w:val="333333"/>
          <w:shd w:val="clear" w:color="auto" w:fill="FFFFFF"/>
        </w:rPr>
        <w:t>[0, t]</w:t>
      </w:r>
      <w:r>
        <w:rPr>
          <w:rFonts w:ascii="Arial" w:hAnsi="Arial" w:cs="Arial"/>
          <w:color w:val="333333"/>
          <w:shd w:val="clear" w:color="auto" w:fill="FFFFFF"/>
        </w:rPr>
        <w:t xml:space="preserve"> is bounded by the scaled integral of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Pr>
          <w:rFonts w:ascii="Arial" w:hAnsi="Arial" w:cs="Arial"/>
          <w:color w:val="333333"/>
          <w:shd w:val="clear" w:color="auto" w:fill="FFFFFF"/>
        </w:rPr>
        <w:t xml:space="preserve"> metric between </w:t>
      </w:r>
      <w:r w:rsidRPr="00267FC5">
        <w:rPr>
          <w:rFonts w:ascii="Arial" w:hAnsi="Arial" w:cs="Arial"/>
          <w:i/>
          <w:iCs/>
          <w:color w:val="333333"/>
          <w:shd w:val="clear" w:color="auto" w:fill="FFFFFF"/>
        </w:rPr>
        <w:t>X(s)</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Y(s)</w:t>
      </w:r>
      <w:r>
        <w:rPr>
          <w:rFonts w:ascii="Arial" w:hAnsi="Arial" w:cs="Arial"/>
          <w:color w:val="333333"/>
          <w:shd w:val="clear" w:color="auto" w:fill="FFFFFF"/>
        </w:rPr>
        <w:t xml:space="preserve"> for </w:t>
      </w:r>
      <w:r w:rsidRPr="00AB2053">
        <w:rPr>
          <w:rFonts w:ascii="Arial" w:hAnsi="Arial" w:cs="Arial"/>
          <w:i/>
          <w:iCs/>
          <w:color w:val="333333"/>
          <w:shd w:val="clear" w:color="auto" w:fill="FFFFFF"/>
        </w:rPr>
        <w:t>s</w:t>
      </w:r>
      <w:r>
        <w:rPr>
          <w:rFonts w:ascii="Arial" w:hAnsi="Arial" w:cs="Arial"/>
          <w:color w:val="333333"/>
          <w:shd w:val="clear" w:color="auto" w:fill="FFFFFF"/>
        </w:rPr>
        <w:t xml:space="preserve"> in the interval </w:t>
      </w:r>
      <w:r w:rsidRPr="00267FC5">
        <w:rPr>
          <w:rFonts w:ascii="Arial" w:hAnsi="Arial" w:cs="Arial"/>
          <w:i/>
          <w:iCs/>
          <w:color w:val="333333"/>
          <w:shd w:val="clear" w:color="auto" w:fill="FFFFFF"/>
        </w:rPr>
        <w:t>[0, t]</w:t>
      </w:r>
      <w:r>
        <w:rPr>
          <w:rFonts w:ascii="Arial" w:hAnsi="Arial" w:cs="Arial"/>
          <w:color w:val="333333"/>
          <w:shd w:val="clear" w:color="auto" w:fill="FFFFFF"/>
        </w:rPr>
        <w:t xml:space="preserve"> with the scaling factor depending on the value of </w:t>
      </w:r>
      <w:r w:rsidRPr="00267FC5">
        <w:rPr>
          <w:rFonts w:ascii="Arial" w:hAnsi="Arial" w:cs="Arial"/>
          <w:i/>
          <w:iCs/>
          <w:color w:val="333333"/>
          <w:shd w:val="clear" w:color="auto" w:fill="FFFFFF"/>
        </w:rPr>
        <w:t>p</w:t>
      </w:r>
      <w:r>
        <w:rPr>
          <w:rFonts w:ascii="Arial" w:hAnsi="Arial" w:cs="Arial"/>
          <w:color w:val="333333"/>
          <w:shd w:val="clear" w:color="auto" w:fill="FFFFFF"/>
        </w:rPr>
        <w:t xml:space="preserve">. </w:t>
      </w:r>
    </w:p>
    <w:p w14:paraId="6BCC3BD3" w14:textId="77777777" w:rsidR="008D1943" w:rsidRDefault="00000000" w:rsidP="008D1943">
      <w:pPr>
        <w:spacing w:line="360" w:lineRule="auto"/>
        <w:jc w:val="right"/>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p</m:t>
                </m:r>
              </m:sup>
            </m:sSubSup>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L</m:t>
                    </m:r>
                  </m:e>
                  <m:sub>
                    <m:r>
                      <w:rPr>
                        <w:rFonts w:ascii="Cambria Math" w:hAnsi="Cambria Math" w:cs="Arial"/>
                        <w:color w:val="333333"/>
                        <w:shd w:val="clear" w:color="auto" w:fill="FFFFFF"/>
                      </w:rPr>
                      <m:t>t, x</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L</m:t>
                    </m:r>
                  </m:e>
                  <m:sub>
                    <m:r>
                      <w:rPr>
                        <w:rFonts w:ascii="Cambria Math" w:hAnsi="Cambria Math" w:cs="Arial"/>
                        <w:color w:val="333333"/>
                        <w:shd w:val="clear" w:color="auto" w:fill="FFFFFF"/>
                      </w:rPr>
                      <m:t>t,y</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p-1</m:t>
                </m:r>
              </m:sup>
            </m:s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p</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Y</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  a.e.</m:t>
                </m:r>
              </m:e>
            </m:nary>
          </m:e>
        </m:func>
      </m:oMath>
      <w:r w:rsidR="008D1943">
        <w:rPr>
          <w:rFonts w:ascii="Arial" w:hAnsi="Arial" w:cs="Arial"/>
          <w:color w:val="333333"/>
          <w:shd w:val="clear" w:color="auto" w:fill="FFFFFF"/>
        </w:rPr>
        <w:tab/>
      </w:r>
      <w:r w:rsidR="008D1943">
        <w:rPr>
          <w:rFonts w:ascii="Arial" w:hAnsi="Arial" w:cs="Arial"/>
          <w:color w:val="333333"/>
          <w:shd w:val="clear" w:color="auto" w:fill="FFFFFF"/>
        </w:rPr>
        <w:tab/>
        <w:t xml:space="preserve"> 5.1.6</w:t>
      </w:r>
    </w:p>
    <w:p w14:paraId="151FFEB9" w14:textId="77777777" w:rsidR="008D1943" w:rsidRPr="00034A24"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The L.H.S.</w:t>
      </w:r>
      <w:r w:rsidRPr="00A55324">
        <w:rPr>
          <w:rFonts w:ascii="Arial" w:hAnsi="Arial" w:cs="Arial"/>
          <w:color w:val="333333"/>
          <w:shd w:val="clear" w:color="auto" w:fill="FFFFFF"/>
        </w:rPr>
        <w:t xml:space="preserve"> represents the supremum (maximum) of the d</w:t>
      </w:r>
      <w:r w:rsidRPr="0088741D">
        <w:rPr>
          <w:rFonts w:ascii="Arial" w:hAnsi="Arial" w:cs="Arial"/>
          <w:color w:val="333333"/>
          <w:shd w:val="clear" w:color="auto" w:fill="FFFFFF"/>
          <w:vertAlign w:val="subscript"/>
        </w:rPr>
        <w:t>∞</w:t>
      </w:r>
      <w:r w:rsidRPr="00A55324">
        <w:rPr>
          <w:rFonts w:ascii="Arial" w:hAnsi="Arial" w:cs="Arial"/>
          <w:color w:val="333333"/>
          <w:shd w:val="clear" w:color="auto" w:fill="FFFFFF"/>
        </w:rPr>
        <w:t xml:space="preserve"> metric between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t,x</w:t>
      </w:r>
      <w:proofErr w:type="spellEnd"/>
      <w:proofErr w:type="gramEnd"/>
      <w:r w:rsidRPr="00267FC5">
        <w:rPr>
          <w:rFonts w:ascii="Arial" w:hAnsi="Arial" w:cs="Arial"/>
          <w:i/>
          <w:iCs/>
          <w:color w:val="333333"/>
          <w:shd w:val="clear" w:color="auto" w:fill="FFFFFF"/>
        </w:rPr>
        <w:t>(u)</w:t>
      </w:r>
      <w:r w:rsidRPr="00A55324">
        <w:rPr>
          <w:rFonts w:ascii="Arial" w:hAnsi="Arial" w:cs="Arial"/>
          <w:color w:val="333333"/>
          <w:shd w:val="clear" w:color="auto" w:fill="FFFFFF"/>
        </w:rPr>
        <w:t xml:space="preserve"> and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t,y</w:t>
      </w:r>
      <w:proofErr w:type="spellEnd"/>
      <w:proofErr w:type="gramEnd"/>
      <w:r w:rsidRPr="00267FC5">
        <w:rPr>
          <w:rFonts w:ascii="Arial" w:hAnsi="Arial" w:cs="Arial"/>
          <w:i/>
          <w:iCs/>
          <w:color w:val="333333"/>
          <w:shd w:val="clear" w:color="auto" w:fill="FFFFFF"/>
        </w:rPr>
        <w:t>(u),</w:t>
      </w:r>
      <w:r w:rsidRPr="00A55324">
        <w:rPr>
          <w:rFonts w:ascii="Arial" w:hAnsi="Arial" w:cs="Arial"/>
          <w:color w:val="333333"/>
          <w:shd w:val="clear" w:color="auto" w:fill="FFFFFF"/>
        </w:rPr>
        <w:t xml:space="preserve"> where </w:t>
      </w:r>
      <w:proofErr w:type="spellStart"/>
      <w:r w:rsidRPr="00AB2053">
        <w:rPr>
          <w:rFonts w:ascii="Arial" w:hAnsi="Arial" w:cs="Arial"/>
          <w:i/>
          <w:iCs/>
          <w:color w:val="333333"/>
          <w:shd w:val="clear" w:color="auto" w:fill="FFFFFF"/>
        </w:rPr>
        <w:t>t</w:t>
      </w:r>
      <w:proofErr w:type="spellEnd"/>
      <w:r w:rsidRPr="00A55324">
        <w:rPr>
          <w:rFonts w:ascii="Arial" w:hAnsi="Arial" w:cs="Arial"/>
          <w:color w:val="333333"/>
          <w:shd w:val="clear" w:color="auto" w:fill="FFFFFF"/>
        </w:rPr>
        <w:t xml:space="preserve"> is a fixed value and </w:t>
      </w:r>
      <w:r w:rsidRPr="00AB2053">
        <w:rPr>
          <w:rFonts w:ascii="Arial" w:hAnsi="Arial" w:cs="Arial"/>
          <w:i/>
          <w:iCs/>
          <w:color w:val="333333"/>
          <w:shd w:val="clear" w:color="auto" w:fill="FFFFFF"/>
        </w:rPr>
        <w:t>u</w:t>
      </w:r>
      <w:r w:rsidRPr="00A55324">
        <w:rPr>
          <w:rFonts w:ascii="Arial" w:hAnsi="Arial" w:cs="Arial"/>
          <w:color w:val="333333"/>
          <w:shd w:val="clear" w:color="auto" w:fill="FFFFFF"/>
        </w:rPr>
        <w:t xml:space="preserve"> ranges from 0 to t. Here, </w:t>
      </w:r>
      <w:proofErr w:type="spellStart"/>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perscript"/>
        </w:rPr>
        <w:t>p</w:t>
      </w:r>
      <w:proofErr w:type="spellEnd"/>
      <w:proofErr w:type="gramStart"/>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a, b)</w:t>
      </w:r>
      <w:r w:rsidRPr="00A55324">
        <w:rPr>
          <w:rFonts w:ascii="Arial" w:hAnsi="Arial" w:cs="Arial"/>
          <w:color w:val="333333"/>
          <w:shd w:val="clear" w:color="auto" w:fill="FFFFFF"/>
        </w:rPr>
        <w:t xml:space="preserve"> denotes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A55324">
        <w:rPr>
          <w:rFonts w:ascii="Arial" w:hAnsi="Arial" w:cs="Arial"/>
          <w:color w:val="333333"/>
          <w:shd w:val="clear" w:color="auto" w:fill="FFFFFF"/>
        </w:rPr>
        <w:t xml:space="preserve"> metric between two fuzzy sets or elements </w:t>
      </w:r>
      <w:r w:rsidRPr="00AB2053">
        <w:rPr>
          <w:rFonts w:ascii="Arial" w:hAnsi="Arial" w:cs="Arial"/>
          <w:i/>
          <w:iCs/>
          <w:color w:val="333333"/>
          <w:shd w:val="clear" w:color="auto" w:fill="FFFFFF"/>
        </w:rPr>
        <w:t>a</w:t>
      </w:r>
      <w:r w:rsidRPr="00A55324">
        <w:rPr>
          <w:rFonts w:ascii="Arial" w:hAnsi="Arial" w:cs="Arial"/>
          <w:color w:val="333333"/>
          <w:shd w:val="clear" w:color="auto" w:fill="FFFFFF"/>
        </w:rPr>
        <w:t xml:space="preserve"> and </w:t>
      </w:r>
      <w:r w:rsidRPr="00AB2053">
        <w:rPr>
          <w:rFonts w:ascii="Arial" w:hAnsi="Arial" w:cs="Arial"/>
          <w:i/>
          <w:iCs/>
          <w:color w:val="333333"/>
          <w:shd w:val="clear" w:color="auto" w:fill="FFFFFF"/>
        </w:rPr>
        <w:t>b</w:t>
      </w:r>
      <w:r w:rsidRPr="00A55324">
        <w:rPr>
          <w:rFonts w:ascii="Arial" w:hAnsi="Arial" w:cs="Arial"/>
          <w:color w:val="333333"/>
          <w:shd w:val="clear" w:color="auto" w:fill="FFFFFF"/>
        </w:rPr>
        <w:t>.</w:t>
      </w:r>
      <w:r>
        <w:rPr>
          <w:rFonts w:ascii="Arial" w:hAnsi="Arial" w:cs="Arial"/>
          <w:color w:val="333333"/>
          <w:shd w:val="clear" w:color="auto" w:fill="FFFFFF"/>
        </w:rPr>
        <w:t xml:space="preserve"> </w:t>
      </w:r>
      <w:proofErr w:type="spellStart"/>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t,x</w:t>
      </w:r>
      <w:proofErr w:type="spellEnd"/>
      <w:proofErr w:type="gramEnd"/>
      <w:r w:rsidRPr="00267FC5">
        <w:rPr>
          <w:rFonts w:ascii="Arial" w:hAnsi="Arial" w:cs="Arial"/>
          <w:i/>
          <w:iCs/>
          <w:color w:val="333333"/>
          <w:shd w:val="clear" w:color="auto" w:fill="FFFFFF"/>
        </w:rPr>
        <w:t>(u)</w:t>
      </w:r>
      <w:r w:rsidRPr="009C2842">
        <w:rPr>
          <w:rFonts w:ascii="Arial" w:hAnsi="Arial" w:cs="Arial"/>
          <w:color w:val="333333"/>
          <w:shd w:val="clear" w:color="auto" w:fill="FFFFFF"/>
        </w:rPr>
        <w:t xml:space="preserve">,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t,y</w:t>
      </w:r>
      <w:proofErr w:type="spellEnd"/>
      <w:proofErr w:type="gramEnd"/>
      <w:r w:rsidRPr="00267FC5">
        <w:rPr>
          <w:rFonts w:ascii="Arial" w:hAnsi="Arial" w:cs="Arial"/>
          <w:i/>
          <w:iCs/>
          <w:color w:val="333333"/>
          <w:shd w:val="clear" w:color="auto" w:fill="FFFFFF"/>
        </w:rPr>
        <w:t>(u))</w:t>
      </w:r>
      <w:r w:rsidRPr="009C2842">
        <w:rPr>
          <w:rFonts w:ascii="Arial" w:hAnsi="Arial" w:cs="Arial"/>
          <w:color w:val="333333"/>
          <w:shd w:val="clear" w:color="auto" w:fill="FFFFFF"/>
        </w:rPr>
        <w:t xml:space="preserve"> is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9C2842">
        <w:rPr>
          <w:rFonts w:ascii="Arial" w:hAnsi="Arial" w:cs="Arial"/>
          <w:color w:val="333333"/>
          <w:shd w:val="clear" w:color="auto" w:fill="FFFFFF"/>
        </w:rPr>
        <w:t xml:space="preserve"> metric between the fuzzy sets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t,x</w:t>
      </w:r>
      <w:proofErr w:type="spellEnd"/>
      <w:proofErr w:type="gramEnd"/>
      <w:r w:rsidRPr="00267FC5">
        <w:rPr>
          <w:rFonts w:ascii="Arial" w:hAnsi="Arial" w:cs="Arial"/>
          <w:i/>
          <w:iCs/>
          <w:color w:val="333333"/>
          <w:shd w:val="clear" w:color="auto" w:fill="FFFFFF"/>
        </w:rPr>
        <w:t>(u)</w:t>
      </w:r>
      <w:r w:rsidRPr="009C2842">
        <w:rPr>
          <w:rFonts w:ascii="Arial" w:hAnsi="Arial" w:cs="Arial"/>
          <w:color w:val="333333"/>
          <w:shd w:val="clear" w:color="auto" w:fill="FFFFFF"/>
        </w:rPr>
        <w:t xml:space="preserve"> and </w:t>
      </w:r>
      <w:proofErr w:type="spellStart"/>
      <w:proofErr w:type="gramStart"/>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bscript"/>
        </w:rPr>
        <w:t>t,y</w:t>
      </w:r>
      <w:proofErr w:type="spellEnd"/>
      <w:proofErr w:type="gramEnd"/>
      <w:r w:rsidRPr="00267FC5">
        <w:rPr>
          <w:rFonts w:ascii="Arial" w:hAnsi="Arial" w:cs="Arial"/>
          <w:i/>
          <w:iCs/>
          <w:color w:val="333333"/>
          <w:shd w:val="clear" w:color="auto" w:fill="FFFFFF"/>
        </w:rPr>
        <w:t>(u)</w:t>
      </w:r>
      <w:r w:rsidRPr="009C2842">
        <w:rPr>
          <w:rFonts w:ascii="Arial" w:hAnsi="Arial" w:cs="Arial"/>
          <w:color w:val="333333"/>
          <w:shd w:val="clear" w:color="auto" w:fill="FFFFFF"/>
        </w:rPr>
        <w:t xml:space="preserve"> at each </w:t>
      </w:r>
      <w:r w:rsidRPr="00AB2053">
        <w:rPr>
          <w:rFonts w:ascii="Arial" w:hAnsi="Arial" w:cs="Arial"/>
          <w:i/>
          <w:iCs/>
          <w:color w:val="333333"/>
          <w:shd w:val="clear" w:color="auto" w:fill="FFFFFF"/>
        </w:rPr>
        <w:t>u</w:t>
      </w:r>
      <w:r w:rsidRPr="009C2842">
        <w:rPr>
          <w:rFonts w:ascii="Arial" w:hAnsi="Arial" w:cs="Arial"/>
          <w:color w:val="333333"/>
          <w:shd w:val="clear" w:color="auto" w:fill="FFFFFF"/>
        </w:rPr>
        <w:t xml:space="preserve">. It measures the maximum difference in membership degrees between corresponding elements of the fuzzy sets at a given </w:t>
      </w:r>
      <w:r w:rsidRPr="00AB2053">
        <w:rPr>
          <w:rFonts w:ascii="Arial" w:hAnsi="Arial" w:cs="Arial"/>
          <w:i/>
          <w:iCs/>
          <w:color w:val="333333"/>
          <w:shd w:val="clear" w:color="auto" w:fill="FFFFFF"/>
        </w:rPr>
        <w:t>u</w:t>
      </w:r>
      <w:r w:rsidRPr="009C2842">
        <w:rPr>
          <w:rFonts w:ascii="Arial" w:hAnsi="Arial" w:cs="Arial"/>
          <w:color w:val="333333"/>
          <w:shd w:val="clear" w:color="auto" w:fill="FFFFFF"/>
        </w:rPr>
        <w:t>.</w:t>
      </w:r>
      <w:r>
        <w:rPr>
          <w:rFonts w:ascii="Arial" w:hAnsi="Arial" w:cs="Arial"/>
          <w:color w:val="333333"/>
          <w:shd w:val="clear" w:color="auto" w:fill="FFFFFF"/>
        </w:rPr>
        <w:t xml:space="preserve"> The R.H.S. </w:t>
      </w:r>
      <w:r w:rsidRPr="00A54320">
        <w:rPr>
          <w:rFonts w:ascii="Arial" w:hAnsi="Arial" w:cs="Arial"/>
          <w:color w:val="333333"/>
          <w:shd w:val="clear" w:color="auto" w:fill="FFFFFF"/>
        </w:rPr>
        <w:t xml:space="preserve">represents an integral involving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A54320">
        <w:rPr>
          <w:rFonts w:ascii="Arial" w:hAnsi="Arial" w:cs="Arial"/>
          <w:color w:val="333333"/>
          <w:shd w:val="clear" w:color="auto" w:fill="FFFFFF"/>
        </w:rPr>
        <w:t xml:space="preserve"> metric between the fuzzy sets </w:t>
      </w:r>
      <w:r w:rsidRPr="00267FC5">
        <w:rPr>
          <w:rFonts w:ascii="Arial" w:hAnsi="Arial" w:cs="Arial"/>
          <w:i/>
          <w:iCs/>
          <w:color w:val="333333"/>
          <w:shd w:val="clear" w:color="auto" w:fill="FFFFFF"/>
        </w:rPr>
        <w:t>X(s)</w:t>
      </w:r>
      <w:r w:rsidRPr="00A54320">
        <w:rPr>
          <w:rFonts w:ascii="Arial" w:hAnsi="Arial" w:cs="Arial"/>
          <w:color w:val="333333"/>
          <w:shd w:val="clear" w:color="auto" w:fill="FFFFFF"/>
        </w:rPr>
        <w:t xml:space="preserve"> and </w:t>
      </w:r>
      <w:r w:rsidRPr="00267FC5">
        <w:rPr>
          <w:rFonts w:ascii="Arial" w:hAnsi="Arial" w:cs="Arial"/>
          <w:i/>
          <w:iCs/>
          <w:color w:val="333333"/>
          <w:shd w:val="clear" w:color="auto" w:fill="FFFFFF"/>
        </w:rPr>
        <w:t>Y(s)</w:t>
      </w:r>
      <w:r w:rsidRPr="00A54320">
        <w:rPr>
          <w:rFonts w:ascii="Arial" w:hAnsi="Arial" w:cs="Arial"/>
          <w:color w:val="333333"/>
          <w:shd w:val="clear" w:color="auto" w:fill="FFFFFF"/>
        </w:rPr>
        <w:t xml:space="preserve">, where </w:t>
      </w:r>
      <w:r w:rsidRPr="00AB2053">
        <w:rPr>
          <w:rFonts w:ascii="Arial" w:hAnsi="Arial" w:cs="Arial"/>
          <w:i/>
          <w:iCs/>
          <w:color w:val="333333"/>
          <w:shd w:val="clear" w:color="auto" w:fill="FFFFFF"/>
        </w:rPr>
        <w:t>s</w:t>
      </w:r>
      <w:r w:rsidRPr="00A54320">
        <w:rPr>
          <w:rFonts w:ascii="Arial" w:hAnsi="Arial" w:cs="Arial"/>
          <w:color w:val="333333"/>
          <w:shd w:val="clear" w:color="auto" w:fill="FFFFFF"/>
        </w:rPr>
        <w:t xml:space="preserve"> ranges from </w:t>
      </w:r>
      <w:r w:rsidRPr="00267FC5">
        <w:rPr>
          <w:rFonts w:ascii="Arial" w:hAnsi="Arial" w:cs="Arial"/>
          <w:i/>
          <w:iCs/>
          <w:color w:val="333333"/>
          <w:shd w:val="clear" w:color="auto" w:fill="FFFFFF"/>
        </w:rPr>
        <w:t>0</w:t>
      </w:r>
      <w:r w:rsidRPr="00A54320">
        <w:rPr>
          <w:rFonts w:ascii="Arial" w:hAnsi="Arial" w:cs="Arial"/>
          <w:color w:val="333333"/>
          <w:shd w:val="clear" w:color="auto" w:fill="FFFFFF"/>
        </w:rPr>
        <w:t xml:space="preserve"> to </w:t>
      </w:r>
      <w:r w:rsidRPr="00267FC5">
        <w:rPr>
          <w:rFonts w:ascii="Arial" w:hAnsi="Arial" w:cs="Arial"/>
          <w:i/>
          <w:iCs/>
          <w:color w:val="333333"/>
          <w:shd w:val="clear" w:color="auto" w:fill="FFFFFF"/>
        </w:rPr>
        <w:t>t</w:t>
      </w:r>
      <w:r w:rsidRPr="00A54320">
        <w:rPr>
          <w:rFonts w:ascii="Arial" w:hAnsi="Arial" w:cs="Arial"/>
          <w:color w:val="333333"/>
          <w:shd w:val="clear" w:color="auto" w:fill="FFFFFF"/>
        </w:rPr>
        <w:t xml:space="preserve">. The integral is scaled by </w:t>
      </w:r>
      <w:proofErr w:type="spellStart"/>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vertAlign w:val="superscript"/>
        </w:rPr>
        <w:t>–1</w:t>
      </w:r>
      <w:r w:rsidRPr="00A54320">
        <w:rPr>
          <w:rFonts w:ascii="Arial" w:hAnsi="Arial" w:cs="Arial"/>
          <w:color w:val="333333"/>
          <w:shd w:val="clear" w:color="auto" w:fill="FFFFFF"/>
        </w:rPr>
        <w:t xml:space="preserve">, where </w:t>
      </w:r>
      <w:r w:rsidRPr="00AB2053">
        <w:rPr>
          <w:rFonts w:ascii="Arial" w:hAnsi="Arial" w:cs="Arial"/>
          <w:i/>
          <w:iCs/>
          <w:color w:val="333333"/>
          <w:shd w:val="clear" w:color="auto" w:fill="FFFFFF"/>
        </w:rPr>
        <w:t>p</w:t>
      </w:r>
      <w:r w:rsidRPr="00A54320">
        <w:rPr>
          <w:rFonts w:ascii="Arial" w:hAnsi="Arial" w:cs="Arial"/>
          <w:color w:val="333333"/>
          <w:shd w:val="clear" w:color="auto" w:fill="FFFFFF"/>
        </w:rPr>
        <w:t xml:space="preserve"> is a positive real number.</w:t>
      </w:r>
      <w:r>
        <w:rPr>
          <w:rFonts w:ascii="Arial" w:hAnsi="Arial" w:cs="Arial"/>
          <w:color w:val="333333"/>
          <w:shd w:val="clear" w:color="auto" w:fill="FFFFFF"/>
        </w:rPr>
        <w:t xml:space="preserve"> It </w:t>
      </w:r>
      <w:r w:rsidRPr="00364A49">
        <w:rPr>
          <w:rFonts w:ascii="Arial" w:hAnsi="Arial" w:cs="Arial"/>
          <w:color w:val="333333"/>
          <w:shd w:val="clear" w:color="auto" w:fill="FFFFFF"/>
        </w:rPr>
        <w:t xml:space="preserve">is the integral of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364A49">
        <w:rPr>
          <w:rFonts w:ascii="Arial" w:hAnsi="Arial" w:cs="Arial"/>
          <w:color w:val="333333"/>
          <w:shd w:val="clear" w:color="auto" w:fill="FFFFFF"/>
        </w:rPr>
        <w:t xml:space="preserve"> metric between </w:t>
      </w:r>
      <w:r w:rsidRPr="00267FC5">
        <w:rPr>
          <w:rFonts w:ascii="Arial" w:hAnsi="Arial" w:cs="Arial"/>
          <w:i/>
          <w:iCs/>
          <w:color w:val="333333"/>
          <w:shd w:val="clear" w:color="auto" w:fill="FFFFFF"/>
        </w:rPr>
        <w:t>X(s)</w:t>
      </w:r>
      <w:r w:rsidRPr="00364A49">
        <w:rPr>
          <w:rFonts w:ascii="Arial" w:hAnsi="Arial" w:cs="Arial"/>
          <w:color w:val="333333"/>
          <w:shd w:val="clear" w:color="auto" w:fill="FFFFFF"/>
        </w:rPr>
        <w:t xml:space="preserve"> and </w:t>
      </w:r>
      <w:r w:rsidRPr="00267FC5">
        <w:rPr>
          <w:rFonts w:ascii="Arial" w:hAnsi="Arial" w:cs="Arial"/>
          <w:i/>
          <w:iCs/>
          <w:color w:val="333333"/>
          <w:shd w:val="clear" w:color="auto" w:fill="FFFFFF"/>
        </w:rPr>
        <w:t>Y(s)</w:t>
      </w:r>
      <w:r w:rsidRPr="00364A49">
        <w:rPr>
          <w:rFonts w:ascii="Arial" w:hAnsi="Arial" w:cs="Arial"/>
          <w:color w:val="333333"/>
          <w:shd w:val="clear" w:color="auto" w:fill="FFFFFF"/>
        </w:rPr>
        <w:t xml:space="preserve"> at each </w:t>
      </w:r>
      <w:r w:rsidRPr="00DB4EB0">
        <w:rPr>
          <w:rFonts w:ascii="Arial" w:hAnsi="Arial" w:cs="Arial"/>
          <w:i/>
          <w:iCs/>
          <w:color w:val="333333"/>
          <w:shd w:val="clear" w:color="auto" w:fill="FFFFFF"/>
        </w:rPr>
        <w:t>s</w:t>
      </w:r>
      <w:r w:rsidRPr="00364A49">
        <w:rPr>
          <w:rFonts w:ascii="Arial" w:hAnsi="Arial" w:cs="Arial"/>
          <w:color w:val="333333"/>
          <w:shd w:val="clear" w:color="auto" w:fill="FFFFFF"/>
        </w:rPr>
        <w:t xml:space="preserve">. It measures the cumulative difference in membership degrees between corresponding elements of the fuzzy sets over the interval </w:t>
      </w:r>
      <w:r w:rsidRPr="00267FC5">
        <w:rPr>
          <w:rFonts w:ascii="Arial" w:hAnsi="Arial" w:cs="Arial"/>
          <w:i/>
          <w:iCs/>
          <w:color w:val="333333"/>
          <w:shd w:val="clear" w:color="auto" w:fill="FFFFFF"/>
        </w:rPr>
        <w:t xml:space="preserve">[0, t]. </w:t>
      </w:r>
      <w:proofErr w:type="spellStart"/>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perscript"/>
        </w:rPr>
        <w:t>p</w:t>
      </w:r>
      <w:proofErr w:type="spellEnd"/>
      <w:r w:rsidRPr="00267FC5">
        <w:rPr>
          <w:rFonts w:ascii="Arial" w:hAnsi="Arial" w:cs="Arial"/>
          <w:i/>
          <w:iCs/>
          <w:color w:val="333333"/>
          <w:shd w:val="clear" w:color="auto" w:fill="FFFFFF"/>
          <w:vertAlign w:val="superscript"/>
        </w:rPr>
        <w:t>–1</w:t>
      </w:r>
      <w:r w:rsidRPr="00364A49">
        <w:rPr>
          <w:rFonts w:ascii="Arial" w:hAnsi="Arial" w:cs="Arial"/>
          <w:color w:val="333333"/>
          <w:shd w:val="clear" w:color="auto" w:fill="FFFFFF"/>
        </w:rPr>
        <w:t xml:space="preserve"> scales the integral by a factor that depends on the value of </w:t>
      </w:r>
      <w:r w:rsidRPr="00AB2053">
        <w:rPr>
          <w:rFonts w:ascii="Arial" w:hAnsi="Arial" w:cs="Arial"/>
          <w:i/>
          <w:iCs/>
          <w:color w:val="333333"/>
          <w:shd w:val="clear" w:color="auto" w:fill="FFFFFF"/>
        </w:rPr>
        <w:t>p</w:t>
      </w:r>
      <w:r w:rsidRPr="00364A49">
        <w:rPr>
          <w:rFonts w:ascii="Arial" w:hAnsi="Arial" w:cs="Arial"/>
          <w:color w:val="333333"/>
          <w:shd w:val="clear" w:color="auto" w:fill="FFFFFF"/>
        </w:rPr>
        <w:t xml:space="preserve">. The value of </w:t>
      </w:r>
      <w:r w:rsidRPr="00AB2053">
        <w:rPr>
          <w:rFonts w:ascii="Arial" w:hAnsi="Arial" w:cs="Arial"/>
          <w:i/>
          <w:iCs/>
          <w:color w:val="333333"/>
          <w:shd w:val="clear" w:color="auto" w:fill="FFFFFF"/>
        </w:rPr>
        <w:t>p</w:t>
      </w:r>
      <w:r w:rsidRPr="00364A49">
        <w:rPr>
          <w:rFonts w:ascii="Arial" w:hAnsi="Arial" w:cs="Arial"/>
          <w:color w:val="333333"/>
          <w:shd w:val="clear" w:color="auto" w:fill="FFFFFF"/>
        </w:rPr>
        <w:t xml:space="preserve"> determines how the integral contributes to the overall inequality.</w:t>
      </w:r>
      <w:r>
        <w:rPr>
          <w:rFonts w:ascii="Arial" w:hAnsi="Arial" w:cs="Arial"/>
          <w:color w:val="333333"/>
          <w:shd w:val="clear" w:color="auto" w:fill="FFFFFF"/>
        </w:rPr>
        <w:t xml:space="preserve"> </w:t>
      </w:r>
      <w:r w:rsidRPr="0088741D">
        <w:rPr>
          <w:rFonts w:ascii="Arial" w:hAnsi="Arial" w:cs="Arial"/>
          <w:color w:val="333333"/>
          <w:shd w:val="clear" w:color="auto" w:fill="FFFFFF"/>
        </w:rPr>
        <w:t>The inequality holds almost everywhere (</w:t>
      </w:r>
      <w:proofErr w:type="spellStart"/>
      <w:r w:rsidRPr="0088741D">
        <w:rPr>
          <w:rFonts w:ascii="Arial" w:hAnsi="Arial" w:cs="Arial"/>
          <w:color w:val="333333"/>
          <w:shd w:val="clear" w:color="auto" w:fill="FFFFFF"/>
        </w:rPr>
        <w:t>a.e</w:t>
      </w:r>
      <w:proofErr w:type="spellEnd"/>
      <w:r w:rsidRPr="0088741D">
        <w:rPr>
          <w:rFonts w:ascii="Arial" w:hAnsi="Arial" w:cs="Arial"/>
          <w:color w:val="333333"/>
          <w:shd w:val="clear" w:color="auto" w:fill="FFFFFF"/>
        </w:rPr>
        <w:t>), meaning</w:t>
      </w:r>
      <w:r>
        <w:rPr>
          <w:rFonts w:ascii="Arial" w:hAnsi="Arial" w:cs="Arial"/>
          <w:color w:val="333333"/>
          <w:shd w:val="clear" w:color="auto" w:fill="FFFFFF"/>
        </w:rPr>
        <w:t xml:space="preserve"> that</w:t>
      </w:r>
      <w:r w:rsidRPr="0088741D">
        <w:rPr>
          <w:rFonts w:ascii="Arial" w:hAnsi="Arial" w:cs="Arial"/>
          <w:color w:val="333333"/>
          <w:shd w:val="clear" w:color="auto" w:fill="FFFFFF"/>
        </w:rPr>
        <w:t xml:space="preserve"> it holds for all values </w:t>
      </w:r>
      <w:r w:rsidRPr="00034A24">
        <w:rPr>
          <w:rFonts w:ascii="Arial" w:hAnsi="Arial" w:cs="Arial"/>
          <w:color w:val="333333"/>
          <w:shd w:val="clear" w:color="auto" w:fill="FFFFFF"/>
        </w:rPr>
        <w:t xml:space="preserve">of </w:t>
      </w:r>
      <w:r w:rsidRPr="00AB2053">
        <w:rPr>
          <w:rFonts w:ascii="Arial" w:hAnsi="Arial" w:cs="Arial"/>
          <w:i/>
          <w:iCs/>
          <w:color w:val="333333"/>
          <w:shd w:val="clear" w:color="auto" w:fill="FFFFFF"/>
        </w:rPr>
        <w:t>t</w:t>
      </w:r>
      <w:r w:rsidRPr="00034A24">
        <w:rPr>
          <w:rFonts w:ascii="Arial" w:hAnsi="Arial" w:cs="Arial"/>
          <w:color w:val="333333"/>
          <w:shd w:val="clear" w:color="auto" w:fill="FFFFFF"/>
        </w:rPr>
        <w:t xml:space="preserve"> except possibly for a set of measure zero.</w:t>
      </w:r>
    </w:p>
    <w:p w14:paraId="077BB66F" w14:textId="77777777" w:rsidR="008D1943" w:rsidRDefault="008D1943" w:rsidP="008D1943">
      <w:pPr>
        <w:spacing w:line="360" w:lineRule="auto"/>
        <w:ind w:firstLine="720"/>
        <w:jc w:val="both"/>
        <w:rPr>
          <w:rFonts w:ascii="Arial" w:hAnsi="Arial" w:cs="Arial"/>
          <w:color w:val="333333"/>
          <w:shd w:val="clear" w:color="auto" w:fill="FFFFFF"/>
        </w:rPr>
      </w:pPr>
      <w:r w:rsidRPr="001722EE">
        <w:rPr>
          <w:rFonts w:ascii="Arial" w:hAnsi="Arial" w:cs="Arial"/>
          <w:color w:val="333333"/>
          <w:shd w:val="clear" w:color="auto" w:fill="FFFFFF"/>
        </w:rPr>
        <w:t xml:space="preserve">We will now define the fuzzy stochastic </w:t>
      </w:r>
      <w:proofErr w:type="spellStart"/>
      <w:r w:rsidRPr="001722EE">
        <w:rPr>
          <w:rFonts w:ascii="Arial" w:hAnsi="Arial" w:cs="Arial"/>
          <w:color w:val="333333"/>
          <w:shd w:val="clear" w:color="auto" w:fill="FFFFFF"/>
        </w:rPr>
        <w:t>It</w:t>
      </w:r>
      <w:r>
        <w:rPr>
          <w:rFonts w:ascii="Arial" w:hAnsi="Arial" w:cs="Arial"/>
          <w:color w:val="333333"/>
          <w:shd w:val="clear" w:color="auto" w:fill="FFFFFF"/>
        </w:rPr>
        <w:t>ô</w:t>
      </w:r>
      <w:proofErr w:type="spellEnd"/>
      <w:r w:rsidRPr="001722EE">
        <w:rPr>
          <w:rFonts w:ascii="Arial" w:hAnsi="Arial" w:cs="Arial"/>
          <w:color w:val="333333"/>
          <w:shd w:val="clear" w:color="auto" w:fill="FFFFFF"/>
        </w:rPr>
        <w:t xml:space="preserve"> integral by using fuzzy random variable </w:t>
      </w:r>
      <m:oMath>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e>
        </m:nary>
      </m:oMath>
      <w:r w:rsidRPr="001722EE">
        <w:rPr>
          <w:rFonts w:ascii="Arial" w:hAnsi="Arial" w:cs="Arial"/>
          <w:color w:val="333333"/>
          <w:shd w:val="clear" w:color="auto" w:fill="FFFFFF"/>
        </w:rPr>
        <w:t xml:space="preserve">, where </w:t>
      </w:r>
      <w:r w:rsidRPr="00267FC5">
        <w:rPr>
          <w:rFonts w:ascii="Arial" w:hAnsi="Arial" w:cs="Arial"/>
          <w:i/>
          <w:iCs/>
          <w:color w:val="333333"/>
          <w:shd w:val="clear" w:color="auto" w:fill="FFFFFF"/>
        </w:rPr>
        <w:t>W</w:t>
      </w:r>
      <w:r w:rsidRPr="001722EE">
        <w:rPr>
          <w:rFonts w:ascii="Arial" w:hAnsi="Arial" w:cs="Arial"/>
          <w:color w:val="333333"/>
          <w:shd w:val="clear" w:color="auto" w:fill="FFFFFF"/>
        </w:rPr>
        <w:t xml:space="preserve"> is a Wiener process. Let </w:t>
      </w:r>
      <w:r w:rsidRPr="00267FC5">
        <w:rPr>
          <w:rFonts w:ascii="Arial" w:hAnsi="Arial" w:cs="Arial"/>
          <w:i/>
          <w:iCs/>
          <w:color w:val="333333"/>
          <w:shd w:val="clear" w:color="auto" w:fill="FFFFFF"/>
        </w:rPr>
        <w:t xml:space="preserve">X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L2(I × Ω, N; R);</w:t>
      </w:r>
      <w:r w:rsidRPr="001722EE">
        <w:rPr>
          <w:rFonts w:ascii="Arial" w:hAnsi="Arial" w:cs="Arial"/>
          <w:color w:val="333333"/>
          <w:shd w:val="clear" w:color="auto" w:fill="FFFFFF"/>
        </w:rPr>
        <w:t xml:space="preserve"> then</w:t>
      </w:r>
      <w:r>
        <w:rPr>
          <w:rFonts w:ascii="Arial" w:hAnsi="Arial" w:cs="Arial"/>
          <w:color w:val="333333"/>
          <w:shd w:val="clear" w:color="auto" w:fill="FFFFFF"/>
        </w:rPr>
        <w:t>,</w:t>
      </w:r>
      <w:r w:rsidRPr="001722EE">
        <w:rPr>
          <w:rFonts w:ascii="Arial" w:hAnsi="Arial" w:cs="Arial"/>
          <w:color w:val="333333"/>
          <w:shd w:val="clear" w:color="auto" w:fill="FFFFFF"/>
        </w:rPr>
        <w:t xml:space="preserve"> {</w:t>
      </w:r>
      <m:oMath>
        <m:d>
          <m:dPr>
            <m:begChr m:val="〈"/>
            <m:endChr m:val="〉"/>
            <m:ctrlPr>
              <w:rPr>
                <w:rFonts w:ascii="Cambria Math" w:hAnsi="Cambria Math" w:cs="Arial"/>
                <w:color w:val="333333"/>
                <w:shd w:val="clear" w:color="auto" w:fill="FFFFFF"/>
              </w:rPr>
            </m:ctrlPr>
          </m:dPr>
          <m:e>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e>
            </m:nary>
          </m:e>
        </m:d>
      </m:oMath>
      <w:r w:rsidRPr="001722EE">
        <w:rPr>
          <w:rFonts w:ascii="Arial" w:hAnsi="Arial" w:cs="Arial"/>
          <w:color w:val="333333"/>
          <w:shd w:val="clear" w:color="auto" w:fill="FFFFFF"/>
        </w:rPr>
        <w:t xml:space="preserve">}, where </w:t>
      </w:r>
      <w:r w:rsidRPr="00267FC5">
        <w:rPr>
          <w:rFonts w:ascii="Arial" w:hAnsi="Arial" w:cs="Arial"/>
          <w:i/>
          <w:iCs/>
          <w:color w:val="333333"/>
          <w:shd w:val="clear" w:color="auto" w:fill="FFFFFF"/>
        </w:rPr>
        <w:t xml:space="preserve">t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I.</w:t>
      </w:r>
      <w:r w:rsidRPr="001722EE">
        <w:rPr>
          <w:rFonts w:ascii="Arial" w:hAnsi="Arial" w:cs="Arial"/>
          <w:color w:val="333333"/>
          <w:shd w:val="clear" w:color="auto" w:fill="FFFFFF"/>
        </w:rPr>
        <w:t xml:space="preserve"> This represents a fuzzy stochastic process defined over the interval </w:t>
      </w:r>
      <w:r w:rsidRPr="00267FC5">
        <w:rPr>
          <w:rFonts w:ascii="Arial" w:hAnsi="Arial" w:cs="Arial"/>
          <w:i/>
          <w:iCs/>
          <w:color w:val="333333"/>
          <w:shd w:val="clear" w:color="auto" w:fill="FFFFFF"/>
        </w:rPr>
        <w:t>I</w:t>
      </w:r>
      <w:r w:rsidRPr="001722EE">
        <w:rPr>
          <w:rFonts w:ascii="Arial" w:hAnsi="Arial" w:cs="Arial"/>
          <w:color w:val="333333"/>
          <w:shd w:val="clear" w:color="auto" w:fill="FFFFFF"/>
        </w:rPr>
        <w:t xml:space="preserve">. For each fixed </w:t>
      </w:r>
      <w:r w:rsidRPr="00267FC5">
        <w:rPr>
          <w:rFonts w:ascii="Arial" w:hAnsi="Arial" w:cs="Arial"/>
          <w:i/>
          <w:iCs/>
          <w:color w:val="333333"/>
          <w:shd w:val="clear" w:color="auto" w:fill="FFFFFF"/>
        </w:rPr>
        <w:t>t</w:t>
      </w:r>
      <w:r w:rsidRPr="001722EE">
        <w:rPr>
          <w:rFonts w:ascii="Arial" w:hAnsi="Arial" w:cs="Arial"/>
          <w:color w:val="333333"/>
          <w:shd w:val="clear" w:color="auto" w:fill="FFFFFF"/>
        </w:rPr>
        <w:t xml:space="preserve">, </w:t>
      </w:r>
      <m:oMath>
        <m:d>
          <m:dPr>
            <m:begChr m:val="〈"/>
            <m:endChr m:val="〉"/>
            <m:ctrlPr>
              <w:rPr>
                <w:rFonts w:ascii="Cambria Math" w:hAnsi="Cambria Math" w:cs="Arial"/>
                <w:color w:val="333333"/>
                <w:shd w:val="clear" w:color="auto" w:fill="FFFFFF"/>
              </w:rPr>
            </m:ctrlPr>
          </m:dPr>
          <m:e>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e>
            </m:nary>
          </m:e>
        </m:d>
      </m:oMath>
      <w:r w:rsidRPr="001722EE">
        <w:rPr>
          <w:rFonts w:ascii="Arial" w:hAnsi="Arial" w:cs="Arial"/>
          <w:color w:val="333333"/>
          <w:shd w:val="clear" w:color="auto" w:fill="FFFFFF"/>
        </w:rPr>
        <w:t xml:space="preserve"> is a fuzzy set.</w:t>
      </w:r>
      <w:r>
        <w:rPr>
          <w:rFonts w:ascii="Arial" w:hAnsi="Arial" w:cs="Arial"/>
          <w:color w:val="333333"/>
          <w:shd w:val="clear" w:color="auto" w:fill="FFFFFF"/>
        </w:rPr>
        <w:t xml:space="preserve"> </w:t>
      </w:r>
      <w:r w:rsidRPr="001722EE">
        <w:rPr>
          <w:rFonts w:ascii="Arial" w:hAnsi="Arial" w:cs="Arial"/>
          <w:color w:val="333333"/>
          <w:shd w:val="clear" w:color="auto" w:fill="FFFFFF"/>
        </w:rPr>
        <w:t xml:space="preserve"> The process captures the evolution of these fuzzy sets as t varies. Here, </w:t>
      </w:r>
      <w:proofErr w:type="spellStart"/>
      <w:r w:rsidRPr="00267FC5">
        <w:rPr>
          <w:rFonts w:ascii="Arial" w:hAnsi="Arial" w:cs="Arial"/>
          <w:i/>
          <w:iCs/>
          <w:color w:val="333333"/>
          <w:shd w:val="clear" w:color="auto" w:fill="FFFFFF"/>
        </w:rPr>
        <w:t>dW</w:t>
      </w:r>
      <w:proofErr w:type="spellEnd"/>
      <w:r w:rsidRPr="00267FC5">
        <w:rPr>
          <w:rFonts w:ascii="Arial" w:hAnsi="Arial" w:cs="Arial"/>
          <w:i/>
          <w:iCs/>
          <w:color w:val="333333"/>
          <w:shd w:val="clear" w:color="auto" w:fill="FFFFFF"/>
        </w:rPr>
        <w:t>(s)</w:t>
      </w:r>
      <w:r w:rsidRPr="001722EE">
        <w:rPr>
          <w:rFonts w:ascii="Arial" w:hAnsi="Arial" w:cs="Arial"/>
          <w:color w:val="333333"/>
          <w:shd w:val="clear" w:color="auto" w:fill="FFFFFF"/>
        </w:rPr>
        <w:t xml:space="preserve"> represents the differential of a Wiener process or Brownian motion. The next part indicates that the fuzzy stochastic process</w:t>
      </w:r>
      <w:r>
        <w:rPr>
          <w:rFonts w:ascii="Arial" w:hAnsi="Arial" w:cs="Arial" w:hint="eastAsia"/>
          <w:color w:val="333333"/>
          <w:shd w:val="clear" w:color="auto" w:fill="FFFFFF"/>
        </w:rPr>
        <w:t xml:space="preserve"> </w:t>
      </w:r>
      <m:oMath>
        <m:d>
          <m:dPr>
            <m:begChr m:val="〈"/>
            <m:endChr m:val="〉"/>
            <m:ctrlPr>
              <w:rPr>
                <w:rFonts w:ascii="Cambria Math" w:hAnsi="Cambria Math" w:cs="Arial"/>
                <w:color w:val="333333"/>
                <w:shd w:val="clear" w:color="auto" w:fill="FFFFFF"/>
              </w:rPr>
            </m:ctrlPr>
          </m:dPr>
          <m:e>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e>
            </m:nary>
          </m:e>
        </m:d>
      </m:oMath>
      <w:r w:rsidRPr="001722EE">
        <w:rPr>
          <w:rFonts w:ascii="Arial" w:hAnsi="Arial" w:cs="Arial"/>
          <w:color w:val="333333"/>
          <w:shd w:val="clear" w:color="auto" w:fill="FFFFFF"/>
        </w:rPr>
        <w:t xml:space="preserve"> belongs to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2</w:t>
      </w:r>
      <w:r w:rsidRPr="001722EE">
        <w:rPr>
          <w:rFonts w:ascii="Arial" w:hAnsi="Arial" w:cs="Arial"/>
          <w:color w:val="333333"/>
          <w:shd w:val="clear" w:color="auto" w:fill="FFFFFF"/>
        </w:rPr>
        <w:t xml:space="preserve"> space over the product space </w:t>
      </w:r>
      <w:r w:rsidRPr="00267FC5">
        <w:rPr>
          <w:rFonts w:ascii="Arial" w:hAnsi="Arial" w:cs="Arial"/>
          <w:i/>
          <w:iCs/>
          <w:color w:val="333333"/>
          <w:shd w:val="clear" w:color="auto" w:fill="FFFFFF"/>
        </w:rPr>
        <w:t>I × Ω.</w:t>
      </w:r>
      <w:r w:rsidRPr="001722EE">
        <w:rPr>
          <w:rFonts w:ascii="Arial" w:hAnsi="Arial" w:cs="Arial"/>
          <w:color w:val="333333"/>
          <w:shd w:val="clear" w:color="auto" w:fill="FFFFFF"/>
        </w:rPr>
        <w:t xml:space="preserve"> The fuzzy sets generated by the integral have finite second moments or variances and take values in the space of fuzzy sets over the real numbers, denoted as </w:t>
      </w:r>
      <w:r w:rsidRPr="00267FC5">
        <w:rPr>
          <w:rFonts w:ascii="Arial" w:hAnsi="Arial" w:cs="Arial"/>
          <w:i/>
          <w:iCs/>
          <w:color w:val="333333"/>
          <w:shd w:val="clear" w:color="auto" w:fill="FFFFFF"/>
        </w:rPr>
        <w:t>F(R)</w:t>
      </w:r>
      <w:r w:rsidRPr="001722EE">
        <w:rPr>
          <w:rFonts w:ascii="Arial" w:hAnsi="Arial" w:cs="Arial"/>
          <w:color w:val="333333"/>
          <w:shd w:val="clear" w:color="auto" w:fill="FFFFFF"/>
        </w:rPr>
        <w:t>.</w:t>
      </w:r>
      <w:r>
        <w:rPr>
          <w:rFonts w:ascii="Arial" w:hAnsi="Arial" w:cs="Arial"/>
          <w:color w:val="333333"/>
          <w:shd w:val="clear" w:color="auto" w:fill="FFFFFF"/>
        </w:rPr>
        <w:t xml:space="preserve"> The last proposition states that if </w:t>
      </w:r>
      <w:r w:rsidRPr="00267FC5">
        <w:rPr>
          <w:rFonts w:ascii="Arial" w:hAnsi="Arial" w:cs="Arial"/>
          <w:i/>
          <w:iCs/>
          <w:color w:val="333333"/>
          <w:shd w:val="clear" w:color="auto" w:fill="FFFFFF"/>
        </w:rPr>
        <w:t>X</w:t>
      </w:r>
      <w:r>
        <w:rPr>
          <w:rFonts w:ascii="Arial" w:hAnsi="Arial" w:cs="Arial"/>
          <w:color w:val="333333"/>
          <w:shd w:val="clear" w:color="auto" w:fill="FFFFFF"/>
        </w:rPr>
        <w:t xml:space="preserve"> belongs to a family of square </w:t>
      </w:r>
      <w:proofErr w:type="spellStart"/>
      <w:r>
        <w:rPr>
          <w:rFonts w:ascii="Arial" w:hAnsi="Arial" w:cs="Arial"/>
          <w:color w:val="333333"/>
          <w:shd w:val="clear" w:color="auto" w:fill="FFFFFF"/>
        </w:rPr>
        <w:t>integrables</w:t>
      </w:r>
      <w:proofErr w:type="spellEnd"/>
      <w:r>
        <w:rPr>
          <w:rFonts w:ascii="Arial" w:hAnsi="Arial" w:cs="Arial"/>
          <w:color w:val="333333"/>
          <w:shd w:val="clear" w:color="auto" w:fill="FFFFFF"/>
        </w:rPr>
        <w:t xml:space="preserve"> then the next integration will become fuzzy stochastic differential equation and then that integration also belongs to </w:t>
      </w:r>
      <w:r>
        <w:rPr>
          <w:rFonts w:ascii="Arial" w:hAnsi="Arial" w:cs="Arial"/>
          <w:color w:val="333333"/>
          <w:shd w:val="clear" w:color="auto" w:fill="FFFFFF"/>
        </w:rPr>
        <w:lastRenderedPageBreak/>
        <w:t xml:space="preserve">the family of square </w:t>
      </w:r>
      <w:proofErr w:type="spellStart"/>
      <w:r>
        <w:rPr>
          <w:rFonts w:ascii="Arial" w:hAnsi="Arial" w:cs="Arial"/>
          <w:color w:val="333333"/>
          <w:shd w:val="clear" w:color="auto" w:fill="FFFFFF"/>
        </w:rPr>
        <w:t>integrables</w:t>
      </w:r>
      <w:proofErr w:type="spellEnd"/>
      <w:r>
        <w:rPr>
          <w:rFonts w:ascii="Arial" w:hAnsi="Arial" w:cs="Arial"/>
          <w:color w:val="333333"/>
          <w:shd w:val="clear" w:color="auto" w:fill="FFFFFF"/>
        </w:rPr>
        <w:t xml:space="preserve">. Formally, let </w:t>
      </w:r>
      <w:r w:rsidRPr="00267FC5">
        <w:rPr>
          <w:rFonts w:ascii="Arial" w:hAnsi="Arial" w:cs="Arial"/>
          <w:i/>
          <w:iCs/>
          <w:color w:val="333333"/>
          <w:shd w:val="clear" w:color="auto" w:fill="FFFFFF"/>
        </w:rPr>
        <w:t xml:space="preserve">X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L</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(I × Ω, </w:t>
      </w:r>
      <w:proofErr w:type="gramStart"/>
      <w:r w:rsidRPr="00267FC5">
        <w:rPr>
          <w:rFonts w:ascii="Arial" w:hAnsi="Arial" w:cs="Arial"/>
          <w:i/>
          <w:iCs/>
          <w:color w:val="333333"/>
          <w:shd w:val="clear" w:color="auto" w:fill="FFFFFF"/>
        </w:rPr>
        <w:t>N ;</w:t>
      </w:r>
      <w:proofErr w:type="gramEnd"/>
      <w:r w:rsidRPr="00267FC5">
        <w:rPr>
          <w:rFonts w:ascii="Arial" w:hAnsi="Arial" w:cs="Arial"/>
          <w:i/>
          <w:iCs/>
          <w:color w:val="333333"/>
          <w:shd w:val="clear" w:color="auto" w:fill="FFFFFF"/>
        </w:rPr>
        <w:t xml:space="preserve"> R</w:t>
      </w:r>
      <w:r w:rsidRPr="0087765A">
        <w:rPr>
          <w:rFonts w:ascii="Arial" w:hAnsi="Arial" w:cs="Arial"/>
          <w:color w:val="333333"/>
          <w:shd w:val="clear" w:color="auto" w:fill="FFFFFF"/>
        </w:rPr>
        <w:t>)</w:t>
      </w:r>
      <w:r>
        <w:rPr>
          <w:rFonts w:ascii="Arial" w:hAnsi="Arial" w:cs="Arial"/>
          <w:color w:val="333333"/>
          <w:shd w:val="clear" w:color="auto" w:fill="FFFFFF"/>
        </w:rPr>
        <w:t xml:space="preserve">, then </w:t>
      </w:r>
      <w:r w:rsidRPr="00267FC5">
        <w:rPr>
          <w:rFonts w:ascii="Arial" w:hAnsi="Arial" w:cs="Arial"/>
          <w:i/>
          <w:iCs/>
          <w:color w:val="333333"/>
          <w:shd w:val="clear" w:color="auto" w:fill="FFFFFF"/>
        </w:rPr>
        <w:t>X</w:t>
      </w:r>
      <w:r w:rsidRPr="008C2C1C">
        <w:rPr>
          <w:rFonts w:ascii="Arial" w:hAnsi="Arial" w:cs="Arial"/>
          <w:color w:val="333333"/>
          <w:shd w:val="clear" w:color="auto" w:fill="FFFFFF"/>
        </w:rPr>
        <w:t xml:space="preserve"> belongs to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2</w:t>
      </w:r>
      <w:r w:rsidRPr="008C2C1C">
        <w:rPr>
          <w:rFonts w:ascii="Arial" w:hAnsi="Arial" w:cs="Arial"/>
          <w:color w:val="333333"/>
          <w:shd w:val="clear" w:color="auto" w:fill="FFFFFF"/>
        </w:rPr>
        <w:t xml:space="preserve"> space, which consists of processes that have finite </w:t>
      </w:r>
      <w:r w:rsidRPr="00ED45F7">
        <w:rPr>
          <w:rFonts w:ascii="Arial" w:hAnsi="Arial" w:cs="Arial"/>
          <w:color w:val="333333"/>
          <w:shd w:val="clear" w:color="auto" w:fill="FFFFFF"/>
        </w:rPr>
        <w:t xml:space="preserve">second moments or variances. The process X takes real-valued values and </w:t>
      </w:r>
      <m:oMath>
        <m:d>
          <m:dPr>
            <m:begChr m:val="〈"/>
            <m:endChr m:val="〉"/>
            <m:ctrlPr>
              <w:rPr>
                <w:rFonts w:ascii="Cambria Math" w:hAnsi="Cambria Math" w:cs="Arial"/>
                <w:color w:val="333333"/>
                <w:shd w:val="clear" w:color="auto" w:fill="FFFFFF"/>
              </w:rPr>
            </m:ctrlPr>
          </m:dPr>
          <m:e>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e>
            </m:nary>
          </m:e>
        </m:d>
        <m:r>
          <m:rPr>
            <m:sty m:val="p"/>
          </m:rPr>
          <w:rPr>
            <w:rFonts w:ascii="Cambria Math" w:hAnsi="Cambria Math" w:cs="Arial"/>
            <w:color w:val="333333"/>
            <w:shd w:val="clear" w:color="auto" w:fill="FFFFFF"/>
          </w:rPr>
          <m:t xml:space="preserve">, </m:t>
        </m:r>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I</m:t>
        </m:r>
      </m:oMath>
      <w:r w:rsidRPr="00ED45F7">
        <w:rPr>
          <w:rFonts w:ascii="Arial" w:hAnsi="Arial" w:cs="Arial"/>
          <w:color w:val="333333"/>
          <w:shd w:val="clear" w:color="auto" w:fill="FFFFFF"/>
        </w:rPr>
        <w:t xml:space="preserve"> is d</w:t>
      </w:r>
      <w:r w:rsidRPr="00292753">
        <w:rPr>
          <w:rFonts w:ascii="Arial" w:hAnsi="Arial" w:cs="Arial"/>
          <w:color w:val="333333"/>
          <w:shd w:val="clear" w:color="auto" w:fill="FFFFFF"/>
          <w:vertAlign w:val="subscript"/>
        </w:rPr>
        <w:t>∞</w:t>
      </w:r>
      <w:r w:rsidRPr="00ED45F7">
        <w:rPr>
          <w:rFonts w:ascii="Arial" w:hAnsi="Arial" w:cs="Arial"/>
          <w:color w:val="333333"/>
          <w:shd w:val="clear" w:color="auto" w:fill="FFFFFF"/>
        </w:rPr>
        <w:t xml:space="preserve">-continuous. In other words, as t varies within the interval </w:t>
      </w:r>
      <w:r w:rsidRPr="00267FC5">
        <w:rPr>
          <w:rFonts w:ascii="Arial" w:hAnsi="Arial" w:cs="Arial"/>
          <w:i/>
          <w:iCs/>
          <w:color w:val="333333"/>
          <w:shd w:val="clear" w:color="auto" w:fill="FFFFFF"/>
        </w:rPr>
        <w:t>I</w:t>
      </w:r>
      <w:r w:rsidRPr="00ED45F7">
        <w:rPr>
          <w:rFonts w:ascii="Arial" w:hAnsi="Arial" w:cs="Arial"/>
          <w:color w:val="333333"/>
          <w:shd w:val="clear" w:color="auto" w:fill="FFFFFF"/>
        </w:rPr>
        <w:t>, the fuzzy sets</w:t>
      </w:r>
      <w:r>
        <w:rPr>
          <w:rFonts w:ascii="Arial" w:hAnsi="Arial" w:cs="Arial" w:hint="eastAsia"/>
          <w:color w:val="333333"/>
          <w:shd w:val="clear" w:color="auto" w:fill="FFFFFF"/>
        </w:rPr>
        <w:t xml:space="preserve"> </w:t>
      </w:r>
      <m:oMath>
        <m:d>
          <m:dPr>
            <m:begChr m:val="〈"/>
            <m:endChr m:val="〉"/>
            <m:ctrlPr>
              <w:rPr>
                <w:rFonts w:ascii="Cambria Math" w:hAnsi="Cambria Math" w:cs="Arial"/>
                <w:color w:val="333333"/>
                <w:shd w:val="clear" w:color="auto" w:fill="FFFFFF"/>
              </w:rPr>
            </m:ctrlPr>
          </m:dPr>
          <m:e>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e>
            </m:nary>
          </m:e>
        </m:d>
      </m:oMath>
      <w:r>
        <w:rPr>
          <w:rFonts w:ascii="Arial" w:hAnsi="Arial" w:cs="Arial"/>
          <w:color w:val="333333"/>
          <w:shd w:val="clear" w:color="auto" w:fill="FFFFFF"/>
        </w:rPr>
        <w:t xml:space="preserve"> </w:t>
      </w:r>
      <w:r w:rsidRPr="00ED45F7">
        <w:rPr>
          <w:rFonts w:ascii="Arial" w:hAnsi="Arial" w:cs="Arial"/>
          <w:color w:val="333333"/>
          <w:shd w:val="clear" w:color="auto" w:fill="FFFFFF"/>
        </w:rPr>
        <w:t xml:space="preserve">exhibit continuity with respect to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ED45F7">
        <w:rPr>
          <w:rFonts w:ascii="Arial" w:hAnsi="Arial" w:cs="Arial"/>
          <w:color w:val="333333"/>
          <w:shd w:val="clear" w:color="auto" w:fill="FFFFFF"/>
        </w:rPr>
        <w:t xml:space="preserve"> metric.</w:t>
      </w:r>
      <w:r>
        <w:rPr>
          <w:rFonts w:ascii="Arial" w:hAnsi="Arial" w:cs="Arial"/>
          <w:color w:val="333333"/>
          <w:shd w:val="clear" w:color="auto" w:fill="FFFFFF"/>
        </w:rPr>
        <w:t xml:space="preserve"> As discussed earlier, t</w:t>
      </w:r>
      <w:r w:rsidRPr="00ED45F7">
        <w:rPr>
          <w:rFonts w:ascii="Arial" w:hAnsi="Arial" w:cs="Arial"/>
          <w:color w:val="333333"/>
          <w:shd w:val="clear" w:color="auto" w:fill="FFFFFF"/>
        </w:rPr>
        <w:t>he d</w:t>
      </w:r>
      <w:r w:rsidRPr="00DA35A6">
        <w:rPr>
          <w:rFonts w:ascii="Arial" w:hAnsi="Arial" w:cs="Arial"/>
          <w:color w:val="333333"/>
          <w:shd w:val="clear" w:color="auto" w:fill="FFFFFF"/>
          <w:vertAlign w:val="subscript"/>
        </w:rPr>
        <w:t>∞</w:t>
      </w:r>
      <w:r w:rsidRPr="00ED45F7">
        <w:rPr>
          <w:rFonts w:ascii="Arial" w:hAnsi="Arial" w:cs="Arial"/>
          <w:color w:val="333333"/>
          <w:shd w:val="clear" w:color="auto" w:fill="FFFFFF"/>
        </w:rPr>
        <w:t xml:space="preserve"> metric, also known as the supremum or uniform metric, measures the maximum difference in membership degrees between corresponding elements of fuzzy sets. Thus, the statement asserts that the fuzzy sets </w:t>
      </w:r>
      <m:oMath>
        <m:d>
          <m:dPr>
            <m:begChr m:val="〈"/>
            <m:endChr m:val="〉"/>
            <m:ctrlPr>
              <w:rPr>
                <w:rFonts w:ascii="Cambria Math" w:hAnsi="Cambria Math" w:cs="Arial"/>
                <w:color w:val="333333"/>
                <w:shd w:val="clear" w:color="auto" w:fill="FFFFFF"/>
              </w:rPr>
            </m:ctrlPr>
          </m:dPr>
          <m:e>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e>
            </m:nary>
          </m:e>
        </m:d>
      </m:oMath>
      <w:r w:rsidRPr="00ED45F7">
        <w:rPr>
          <w:rFonts w:ascii="Arial" w:hAnsi="Arial" w:cs="Arial"/>
          <w:color w:val="333333"/>
          <w:shd w:val="clear" w:color="auto" w:fill="FFFFFF"/>
        </w:rPr>
        <w:t xml:space="preserve">, obtained by integrating </w:t>
      </w:r>
      <w:r w:rsidRPr="00267FC5">
        <w:rPr>
          <w:rFonts w:ascii="Arial" w:hAnsi="Arial" w:cs="Arial"/>
          <w:i/>
          <w:iCs/>
          <w:color w:val="333333"/>
          <w:shd w:val="clear" w:color="auto" w:fill="FFFFFF"/>
        </w:rPr>
        <w:t>X</w:t>
      </w:r>
      <w:r w:rsidRPr="00ED45F7">
        <w:rPr>
          <w:rFonts w:ascii="Arial" w:hAnsi="Arial" w:cs="Arial"/>
          <w:color w:val="333333"/>
          <w:shd w:val="clear" w:color="auto" w:fill="FFFFFF"/>
        </w:rPr>
        <w:t xml:space="preserve"> with respect to the Wiener process, show continuity with respect to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ED45F7">
        <w:rPr>
          <w:rFonts w:ascii="Arial" w:hAnsi="Arial" w:cs="Arial"/>
          <w:color w:val="333333"/>
          <w:shd w:val="clear" w:color="auto" w:fill="FFFFFF"/>
        </w:rPr>
        <w:t xml:space="preserve"> metric as </w:t>
      </w:r>
      <w:r w:rsidRPr="00267FC5">
        <w:rPr>
          <w:rFonts w:ascii="Arial" w:hAnsi="Arial" w:cs="Arial"/>
          <w:i/>
          <w:iCs/>
          <w:color w:val="333333"/>
          <w:shd w:val="clear" w:color="auto" w:fill="FFFFFF"/>
        </w:rPr>
        <w:t xml:space="preserve">t </w:t>
      </w:r>
      <w:r w:rsidRPr="00ED45F7">
        <w:rPr>
          <w:rFonts w:ascii="Arial" w:hAnsi="Arial" w:cs="Arial"/>
          <w:color w:val="333333"/>
          <w:shd w:val="clear" w:color="auto" w:fill="FFFFFF"/>
        </w:rPr>
        <w:t>varies.</w:t>
      </w:r>
      <w:r>
        <w:rPr>
          <w:rFonts w:ascii="Arial" w:hAnsi="Arial" w:cs="Arial"/>
          <w:color w:val="333333"/>
          <w:shd w:val="clear" w:color="auto" w:fill="FFFFFF"/>
        </w:rPr>
        <w:t xml:space="preserve"> </w:t>
      </w:r>
      <w:r w:rsidRPr="00ED45F7">
        <w:rPr>
          <w:rFonts w:ascii="Arial" w:hAnsi="Arial" w:cs="Arial"/>
          <w:color w:val="333333"/>
          <w:shd w:val="clear" w:color="auto" w:fill="FFFFFF"/>
        </w:rPr>
        <w:t>This continuity property is significant because it indicates that the fuzzy stochastic process</w:t>
      </w:r>
      <w:r>
        <w:rPr>
          <w:rFonts w:ascii="Arial" w:hAnsi="Arial" w:cs="Arial"/>
          <w:color w:val="333333"/>
          <w:shd w:val="clear" w:color="auto" w:fill="FFFFFF"/>
        </w:rPr>
        <w:t xml:space="preserve"> </w:t>
      </w:r>
      <m:oMath>
        <m:d>
          <m:dPr>
            <m:begChr m:val="〈"/>
            <m:endChr m:val="〉"/>
            <m:ctrlPr>
              <w:rPr>
                <w:rFonts w:ascii="Cambria Math" w:hAnsi="Cambria Math" w:cs="Arial"/>
                <w:color w:val="333333"/>
                <w:shd w:val="clear" w:color="auto" w:fill="FFFFFF"/>
              </w:rPr>
            </m:ctrlPr>
          </m:dPr>
          <m:e>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e>
            </m:nary>
          </m:e>
        </m:d>
        <m:r>
          <m:rPr>
            <m:sty m:val="p"/>
          </m:rPr>
          <w:rPr>
            <w:rFonts w:ascii="Cambria Math" w:hAnsi="Cambria Math" w:cs="Arial"/>
            <w:color w:val="333333"/>
            <w:shd w:val="clear" w:color="auto" w:fill="FFFFFF"/>
          </w:rPr>
          <m:t xml:space="preserve">, </m:t>
        </m:r>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I</m:t>
        </m:r>
      </m:oMath>
      <w:r w:rsidRPr="00ED45F7">
        <w:rPr>
          <w:rFonts w:ascii="Arial" w:hAnsi="Arial" w:cs="Arial"/>
          <w:color w:val="333333"/>
          <w:shd w:val="clear" w:color="auto" w:fill="FFFFFF"/>
        </w:rPr>
        <w:t xml:space="preserve"> has a smooth and well-behaved evolution with respect to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bscript"/>
        </w:rPr>
        <w:t>∞</w:t>
      </w:r>
      <w:r w:rsidRPr="00ED45F7">
        <w:rPr>
          <w:rFonts w:ascii="Arial" w:hAnsi="Arial" w:cs="Arial"/>
          <w:color w:val="333333"/>
          <w:shd w:val="clear" w:color="auto" w:fill="FFFFFF"/>
        </w:rPr>
        <w:t xml:space="preserve"> metric. It suggests that the variations in the fuzzy sets, induced by the integral, are gradual and predictable as </w:t>
      </w:r>
      <w:r w:rsidRPr="00267FC5">
        <w:rPr>
          <w:rFonts w:ascii="Arial" w:hAnsi="Arial" w:cs="Arial"/>
          <w:i/>
          <w:iCs/>
          <w:color w:val="333333"/>
          <w:shd w:val="clear" w:color="auto" w:fill="FFFFFF"/>
        </w:rPr>
        <w:t>t</w:t>
      </w:r>
      <w:r w:rsidRPr="00ED45F7">
        <w:rPr>
          <w:rFonts w:ascii="Arial" w:hAnsi="Arial" w:cs="Arial"/>
          <w:color w:val="333333"/>
          <w:shd w:val="clear" w:color="auto" w:fill="FFFFFF"/>
        </w:rPr>
        <w:t xml:space="preserve"> changes within the interval </w:t>
      </w:r>
      <w:r w:rsidRPr="00267FC5">
        <w:rPr>
          <w:rFonts w:ascii="Arial" w:hAnsi="Arial" w:cs="Arial"/>
          <w:i/>
          <w:iCs/>
          <w:color w:val="333333"/>
          <w:shd w:val="clear" w:color="auto" w:fill="FFFFFF"/>
        </w:rPr>
        <w:t>I</w:t>
      </w:r>
      <w:r w:rsidRPr="00ED45F7">
        <w:rPr>
          <w:rFonts w:ascii="Arial" w:hAnsi="Arial" w:cs="Arial"/>
          <w:color w:val="333333"/>
          <w:shd w:val="clear" w:color="auto" w:fill="FFFFFF"/>
        </w:rPr>
        <w:t>.</w:t>
      </w:r>
      <w:r>
        <w:rPr>
          <w:rFonts w:ascii="Arial" w:hAnsi="Arial" w:cs="Arial"/>
          <w:color w:val="333333"/>
          <w:shd w:val="clear" w:color="auto" w:fill="FFFFFF"/>
        </w:rPr>
        <w:t xml:space="preserve"> </w:t>
      </w:r>
      <w:r w:rsidRPr="00ED45F7">
        <w:rPr>
          <w:rFonts w:ascii="Arial" w:hAnsi="Arial" w:cs="Arial"/>
          <w:color w:val="333333"/>
          <w:shd w:val="clear" w:color="auto" w:fill="FFFFFF"/>
        </w:rPr>
        <w:t xml:space="preserve">In summary, the given statement states that if the stochastic process </w:t>
      </w:r>
      <w:r w:rsidRPr="00267FC5">
        <w:rPr>
          <w:rFonts w:ascii="Arial" w:hAnsi="Arial" w:cs="Arial"/>
          <w:i/>
          <w:iCs/>
          <w:color w:val="333333"/>
          <w:shd w:val="clear" w:color="auto" w:fill="FFFFFF"/>
        </w:rPr>
        <w:t>X</w:t>
      </w:r>
      <w:r w:rsidRPr="00ED45F7">
        <w:rPr>
          <w:rFonts w:ascii="Arial" w:hAnsi="Arial" w:cs="Arial"/>
          <w:color w:val="333333"/>
          <w:shd w:val="clear" w:color="auto" w:fill="FFFFFF"/>
        </w:rPr>
        <w:t xml:space="preserve"> belongs to the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2</w:t>
      </w:r>
      <w:r w:rsidRPr="00ED45F7">
        <w:rPr>
          <w:rFonts w:ascii="Arial" w:hAnsi="Arial" w:cs="Arial"/>
          <w:color w:val="333333"/>
          <w:shd w:val="clear" w:color="auto" w:fill="FFFFFF"/>
        </w:rPr>
        <w:t xml:space="preserve"> space, then the fuzzy stochastic process </w:t>
      </w:r>
      <m:oMath>
        <m:d>
          <m:dPr>
            <m:begChr m:val="〈"/>
            <m:endChr m:val="〉"/>
            <m:ctrlPr>
              <w:rPr>
                <w:rFonts w:ascii="Cambria Math" w:hAnsi="Cambria Math" w:cs="Arial"/>
                <w:color w:val="333333"/>
                <w:shd w:val="clear" w:color="auto" w:fill="FFFFFF"/>
              </w:rPr>
            </m:ctrlPr>
          </m:dPr>
          <m:e>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e>
            </m:nary>
          </m:e>
        </m:d>
        <m:r>
          <m:rPr>
            <m:sty m:val="p"/>
          </m:rPr>
          <w:rPr>
            <w:rFonts w:ascii="Cambria Math" w:hAnsi="Cambria Math" w:cs="Arial"/>
            <w:color w:val="333333"/>
            <w:shd w:val="clear" w:color="auto" w:fill="FFFFFF"/>
          </w:rPr>
          <m:t xml:space="preserve">, </m:t>
        </m:r>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I</m:t>
        </m:r>
      </m:oMath>
      <w:r w:rsidRPr="00ED45F7">
        <w:rPr>
          <w:rFonts w:ascii="Arial" w:hAnsi="Arial" w:cs="Arial"/>
          <w:color w:val="333333"/>
          <w:shd w:val="clear" w:color="auto" w:fill="FFFFFF"/>
        </w:rPr>
        <w:t xml:space="preserve">, obtained by integrating X with respect to a Wiener process, exhibits continuity with respect to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perscript"/>
        </w:rPr>
        <w:t>∞</w:t>
      </w:r>
      <w:r w:rsidRPr="00ED45F7">
        <w:rPr>
          <w:rFonts w:ascii="Arial" w:hAnsi="Arial" w:cs="Arial"/>
          <w:color w:val="333333"/>
          <w:shd w:val="clear" w:color="auto" w:fill="FFFFFF"/>
        </w:rPr>
        <w:t xml:space="preserve"> metric. This property implies a smooth and predictable evolution of the fuzzy sets as t varies.</w:t>
      </w:r>
    </w:p>
    <w:p w14:paraId="30126EC8" w14:textId="77777777" w:rsidR="008D1943" w:rsidRDefault="008D1943" w:rsidP="008D1943">
      <w:pPr>
        <w:pStyle w:val="Heading3"/>
        <w:spacing w:line="360" w:lineRule="auto"/>
      </w:pPr>
      <w:bookmarkStart w:id="1075" w:name="_Toc202695095"/>
      <w:r>
        <w:t xml:space="preserve">5.1.4 FUZZY STOCHASTIC DIFFERENTIAL EQUATION WHEN H &gt; ½ </w:t>
      </w:r>
    </w:p>
    <w:p w14:paraId="4E30B9CF"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We will now focus on the special case of </w:t>
      </w:r>
      <w:r w:rsidRPr="00267FC5">
        <w:rPr>
          <w:rFonts w:ascii="Arial" w:hAnsi="Arial" w:cs="Arial"/>
          <w:i/>
          <w:iCs/>
          <w:color w:val="333333"/>
          <w:shd w:val="clear" w:color="auto" w:fill="FFFFFF"/>
        </w:rPr>
        <w:t>H&gt; ½</w:t>
      </w:r>
      <w:r>
        <w:rPr>
          <w:rFonts w:ascii="Arial" w:hAnsi="Arial" w:cs="Arial"/>
          <w:color w:val="333333"/>
          <w:shd w:val="clear" w:color="auto" w:fill="FFFFFF"/>
        </w:rPr>
        <w:t xml:space="preserve"> and apply Liouville form </w:t>
      </w:r>
      <w:proofErr w:type="spellStart"/>
      <w:r>
        <w:rPr>
          <w:rFonts w:ascii="Arial" w:hAnsi="Arial" w:cs="Arial"/>
          <w:color w:val="333333"/>
          <w:shd w:val="clear" w:color="auto" w:fill="FFFFFF"/>
        </w:rPr>
        <w:t>fBm</w:t>
      </w:r>
      <w:proofErr w:type="spellEnd"/>
      <w:sdt>
        <w:sdtPr>
          <w:rPr>
            <w:rFonts w:ascii="Arial" w:hAnsi="Arial" w:cs="Arial"/>
            <w:color w:val="333333"/>
            <w:shd w:val="clear" w:color="auto" w:fill="FFFFFF"/>
          </w:rPr>
          <w:id w:val="-1248644342"/>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Tha06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[80]</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sdt>
        <w:sdtPr>
          <w:rPr>
            <w:rFonts w:ascii="Arial" w:hAnsi="Arial" w:cs="Arial"/>
            <w:color w:val="333333"/>
            <w:shd w:val="clear" w:color="auto" w:fill="FFFFFF"/>
          </w:rPr>
          <w:id w:val="1542864694"/>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Jaf21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[81]</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This is a type of fractional Gaussian process that is defined by a covariance function that exhibits a power-law scaling. Specifically, the covariance function is given by </w:t>
      </w:r>
      <w:proofErr w:type="gramStart"/>
      <w:r w:rsidRPr="00267FC5">
        <w:rPr>
          <w:rFonts w:ascii="Arial" w:hAnsi="Arial" w:cs="Arial"/>
          <w:i/>
          <w:iCs/>
          <w:color w:val="333333"/>
          <w:shd w:val="clear" w:color="auto" w:fill="FFFFFF"/>
        </w:rPr>
        <w:t>C(</w:t>
      </w:r>
      <w:proofErr w:type="gramEnd"/>
      <w:r w:rsidRPr="00267FC5">
        <w:rPr>
          <w:rFonts w:ascii="Arial" w:hAnsi="Arial" w:cs="Arial"/>
          <w:i/>
          <w:iCs/>
          <w:color w:val="333333"/>
          <w:shd w:val="clear" w:color="auto" w:fill="FFFFFF"/>
        </w:rPr>
        <w:t>t, s) = |t - s</w:t>
      </w:r>
      <w:proofErr w:type="gramStart"/>
      <w:r w:rsidRPr="00267FC5">
        <w:rPr>
          <w:rFonts w:ascii="Arial" w:hAnsi="Arial" w:cs="Arial"/>
          <w:i/>
          <w:iCs/>
          <w:color w:val="333333"/>
          <w:shd w:val="clear" w:color="auto" w:fill="FFFFFF"/>
        </w:rPr>
        <w:t>|</w:t>
      </w:r>
      <w:r w:rsidRPr="00267FC5">
        <w:rPr>
          <w:rFonts w:ascii="Arial" w:hAnsi="Arial" w:cs="Arial"/>
          <w:i/>
          <w:iCs/>
          <w:color w:val="333333"/>
          <w:shd w:val="clear" w:color="auto" w:fill="FFFFFF"/>
          <w:vertAlign w:val="superscript"/>
        </w:rPr>
        <w:t>(</w:t>
      </w:r>
      <w:proofErr w:type="gramEnd"/>
      <w:r w:rsidRPr="00267FC5">
        <w:rPr>
          <w:rFonts w:ascii="Arial" w:hAnsi="Arial" w:cs="Arial"/>
          <w:i/>
          <w:iCs/>
          <w:color w:val="333333"/>
          <w:shd w:val="clear" w:color="auto" w:fill="FFFFFF"/>
          <w:vertAlign w:val="superscript"/>
        </w:rPr>
        <w:t>2H - 2)</w:t>
      </w:r>
      <w:r w:rsidRPr="00267FC5">
        <w:rPr>
          <w:rFonts w:ascii="Arial" w:hAnsi="Arial" w:cs="Arial"/>
          <w:i/>
          <w:iCs/>
          <w:color w:val="333333"/>
          <w:shd w:val="clear" w:color="auto" w:fill="FFFFFF"/>
        </w:rPr>
        <w:t>,</w:t>
      </w:r>
      <w:r>
        <w:rPr>
          <w:rFonts w:ascii="Arial" w:hAnsi="Arial" w:cs="Arial"/>
          <w:color w:val="333333"/>
          <w:shd w:val="clear" w:color="auto" w:fill="FFFFFF"/>
        </w:rPr>
        <w:t xml:space="preserve"> where </w:t>
      </w:r>
      <w:r w:rsidRPr="00267FC5">
        <w:rPr>
          <w:rFonts w:ascii="Arial" w:hAnsi="Arial" w:cs="Arial"/>
          <w:i/>
          <w:iCs/>
          <w:color w:val="333333"/>
          <w:shd w:val="clear" w:color="auto" w:fill="FFFFFF"/>
        </w:rPr>
        <w:t>0 &lt; H &lt; 1</w:t>
      </w:r>
      <w:r>
        <w:rPr>
          <w:rFonts w:ascii="Arial" w:hAnsi="Arial" w:cs="Arial"/>
          <w:color w:val="333333"/>
          <w:shd w:val="clear" w:color="auto" w:fill="FFFFFF"/>
        </w:rPr>
        <w:t xml:space="preserve"> is the Hurst exponent. Now, in this case, </w:t>
      </w:r>
      <w:r w:rsidRPr="00267FC5">
        <w:rPr>
          <w:rFonts w:ascii="Arial" w:hAnsi="Arial" w:cs="Arial"/>
          <w:i/>
          <w:iCs/>
          <w:color w:val="333333"/>
          <w:shd w:val="clear" w:color="auto" w:fill="FFFFFF"/>
        </w:rPr>
        <w:t>H&gt;½</w:t>
      </w:r>
      <w:r>
        <w:rPr>
          <w:rFonts w:ascii="Arial" w:hAnsi="Arial" w:cs="Arial"/>
          <w:color w:val="333333"/>
          <w:shd w:val="clear" w:color="auto" w:fill="FFFFFF"/>
        </w:rPr>
        <w:t xml:space="preserve"> for the process to have finite moments of order greater than or equal to two. </w:t>
      </w:r>
      <w:r w:rsidRPr="007233C1">
        <w:rPr>
          <w:rFonts w:ascii="Arial" w:hAnsi="Arial" w:cs="Arial"/>
          <w:color w:val="333333"/>
          <w:highlight w:val="yellow"/>
          <w:shd w:val="clear" w:color="auto" w:fill="FFFFFF"/>
        </w:rPr>
        <w:t>If H &lt; ½, the quadratic variation is singular (infinite).</w:t>
      </w:r>
      <w:r>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 xml:space="preserve">If </w:t>
      </w:r>
      <w:r w:rsidRPr="007233C1">
        <w:rPr>
          <w:rFonts w:ascii="Arial" w:hAnsi="Arial" w:cs="Arial"/>
          <w:i/>
          <w:iCs/>
          <w:strike/>
          <w:color w:val="333333"/>
          <w:highlight w:val="green"/>
          <w:shd w:val="clear" w:color="auto" w:fill="FFFFFF"/>
        </w:rPr>
        <w:t xml:space="preserve">H </w:t>
      </w:r>
      <w:proofErr w:type="gramStart"/>
      <w:r w:rsidRPr="007233C1">
        <w:rPr>
          <w:rFonts w:ascii="Arial" w:hAnsi="Arial" w:cs="Arial"/>
          <w:i/>
          <w:iCs/>
          <w:strike/>
          <w:color w:val="333333"/>
          <w:highlight w:val="green"/>
          <w:shd w:val="clear" w:color="auto" w:fill="FFFFFF"/>
        </w:rPr>
        <w:t>&lt;  ½</w:t>
      </w:r>
      <w:proofErr w:type="gramEnd"/>
      <w:r w:rsidRPr="007233C1">
        <w:rPr>
          <w:rFonts w:ascii="Arial" w:hAnsi="Arial" w:cs="Arial"/>
          <w:strike/>
          <w:color w:val="333333"/>
          <w:highlight w:val="green"/>
          <w:shd w:val="clear" w:color="auto" w:fill="FFFFFF"/>
        </w:rPr>
        <w:t>, the process has infinitely many moments and the covariance function becomes singular.</w:t>
      </w:r>
      <w:r w:rsidRPr="007233C1">
        <w:rPr>
          <w:rFonts w:ascii="Arial" w:hAnsi="Arial" w:cs="Arial"/>
          <w:strike/>
          <w:color w:val="333333"/>
          <w:shd w:val="clear" w:color="auto" w:fill="FFFFFF"/>
        </w:rPr>
        <w:t xml:space="preserve"> </w:t>
      </w:r>
      <w:r w:rsidRPr="007233C1">
        <w:rPr>
          <w:rFonts w:ascii="Arial" w:hAnsi="Arial" w:cs="Arial"/>
          <w:strike/>
          <w:color w:val="333333"/>
          <w:highlight w:val="green"/>
          <w:shd w:val="clear" w:color="auto" w:fill="FFFFFF"/>
        </w:rPr>
        <w:t>This means that the covariance function does not satisfy the conditions of positive definiteness that are typically expected for covariance functions.</w:t>
      </w:r>
      <w:r w:rsidRPr="002633A1">
        <w:rPr>
          <w:rFonts w:ascii="Arial" w:hAnsi="Arial" w:cs="Arial"/>
          <w:color w:val="333333"/>
          <w:shd w:val="clear" w:color="auto" w:fill="FFFFFF"/>
        </w:rPr>
        <w:t xml:space="preserve"> </w:t>
      </w:r>
      <w:r>
        <w:rPr>
          <w:rFonts w:ascii="Arial" w:hAnsi="Arial" w:cs="Arial"/>
          <w:color w:val="333333"/>
          <w:shd w:val="clear" w:color="auto" w:fill="FFFFFF"/>
        </w:rPr>
        <w:t xml:space="preserve">When </w:t>
      </w:r>
      <w:r w:rsidRPr="00267FC5">
        <w:rPr>
          <w:rFonts w:ascii="Arial" w:hAnsi="Arial" w:cs="Arial"/>
          <w:i/>
          <w:iCs/>
          <w:color w:val="333333"/>
          <w:shd w:val="clear" w:color="auto" w:fill="FFFFFF"/>
        </w:rPr>
        <w:t>H&gt; ½</w:t>
      </w:r>
      <w:r>
        <w:rPr>
          <w:rFonts w:ascii="Arial" w:hAnsi="Arial" w:cs="Arial"/>
          <w:color w:val="333333"/>
          <w:shd w:val="clear" w:color="auto" w:fill="FFFFFF"/>
        </w:rPr>
        <w:t xml:space="preserve">, the Liouville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does not have mean reversion. When </w:t>
      </w:r>
      <w:r w:rsidRPr="00267FC5">
        <w:rPr>
          <w:rFonts w:ascii="Arial" w:hAnsi="Arial" w:cs="Arial"/>
          <w:i/>
          <w:iCs/>
          <w:color w:val="333333"/>
          <w:shd w:val="clear" w:color="auto" w:fill="FFFFFF"/>
        </w:rPr>
        <w:t>H&lt; ½</w:t>
      </w:r>
      <w:r>
        <w:rPr>
          <w:rFonts w:ascii="Arial" w:hAnsi="Arial" w:cs="Arial"/>
          <w:color w:val="333333"/>
          <w:shd w:val="clear" w:color="auto" w:fill="FFFFFF"/>
        </w:rPr>
        <w:t xml:space="preserve">, the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process does not possess the self-similarity and stationarity properties required for the Liouville form. </w:t>
      </w:r>
      <w:r w:rsidRPr="002633A1">
        <w:rPr>
          <w:rFonts w:ascii="Arial" w:hAnsi="Arial" w:cs="Arial"/>
          <w:color w:val="333333"/>
          <w:shd w:val="clear" w:color="auto" w:fill="FFFFFF"/>
        </w:rPr>
        <w:t xml:space="preserve">A fractional Brownian motion with </w:t>
      </w:r>
      <w:r w:rsidRPr="00267FC5">
        <w:rPr>
          <w:rFonts w:ascii="Arial" w:hAnsi="Arial" w:cs="Arial"/>
          <w:i/>
          <w:iCs/>
          <w:color w:val="333333"/>
          <w:shd w:val="clear" w:color="auto" w:fill="FFFFFF"/>
        </w:rPr>
        <w:t>H &lt; ½</w:t>
      </w:r>
      <w:r>
        <w:rPr>
          <w:rFonts w:ascii="Arial" w:hAnsi="Arial" w:cs="Arial"/>
          <w:color w:val="333333"/>
          <w:shd w:val="clear" w:color="auto" w:fill="FFFFFF"/>
        </w:rPr>
        <w:t xml:space="preserve"> </w:t>
      </w:r>
      <w:r w:rsidRPr="002633A1">
        <w:rPr>
          <w:rFonts w:ascii="Arial" w:hAnsi="Arial" w:cs="Arial"/>
          <w:color w:val="333333"/>
          <w:shd w:val="clear" w:color="auto" w:fill="FFFFFF"/>
        </w:rPr>
        <w:t xml:space="preserve">is often referred </w:t>
      </w:r>
      <w:r w:rsidRPr="002633A1">
        <w:rPr>
          <w:rFonts w:ascii="Arial" w:hAnsi="Arial" w:cs="Arial"/>
          <w:color w:val="333333"/>
          <w:shd w:val="clear" w:color="auto" w:fill="FFFFFF"/>
        </w:rPr>
        <w:lastRenderedPageBreak/>
        <w:t xml:space="preserve">to as "rough" or "pathologically irregular." It exhibits strong long-range dependence, which means that distant points in the process are highly correlated. </w:t>
      </w:r>
      <w:r w:rsidRPr="006A0C32">
        <w:rPr>
          <w:rFonts w:ascii="Arial" w:hAnsi="Arial" w:cs="Arial"/>
          <w:color w:val="333333"/>
          <w:shd w:val="clear" w:color="auto" w:fill="FFFFFF"/>
        </w:rPr>
        <w:t xml:space="preserve">In the Liouville form, </w:t>
      </w:r>
      <w:proofErr w:type="spellStart"/>
      <w:r w:rsidRPr="006A0C32">
        <w:rPr>
          <w:rFonts w:ascii="Arial" w:hAnsi="Arial" w:cs="Arial"/>
          <w:color w:val="333333"/>
          <w:shd w:val="clear" w:color="auto" w:fill="FFFFFF"/>
        </w:rPr>
        <w:t>fBm</w:t>
      </w:r>
      <w:proofErr w:type="spellEnd"/>
      <w:r w:rsidRPr="006A0C32">
        <w:rPr>
          <w:rFonts w:ascii="Arial" w:hAnsi="Arial" w:cs="Arial"/>
          <w:color w:val="333333"/>
          <w:shd w:val="clear" w:color="auto" w:fill="FFFFFF"/>
        </w:rPr>
        <w:t xml:space="preserve"> is expressed as a stochastic integral involving a deterministic function and a standard Brownian motion. It has the</w:t>
      </w:r>
      <w:r>
        <w:rPr>
          <w:rFonts w:ascii="Arial" w:hAnsi="Arial" w:cs="Arial"/>
          <w:color w:val="333333"/>
          <w:shd w:val="clear" w:color="auto" w:fill="FFFFFF"/>
        </w:rPr>
        <w:t xml:space="preserve"> following</w:t>
      </w:r>
      <w:r w:rsidRPr="006A0C32">
        <w:rPr>
          <w:rFonts w:ascii="Arial" w:hAnsi="Arial" w:cs="Arial"/>
          <w:color w:val="333333"/>
          <w:shd w:val="clear" w:color="auto" w:fill="FFFFFF"/>
        </w:rPr>
        <w:t xml:space="preserve"> form</w:t>
      </w:r>
      <w:r>
        <w:rPr>
          <w:rFonts w:ascii="Arial" w:hAnsi="Arial" w:cs="Arial"/>
          <w:color w:val="333333"/>
          <w:shd w:val="clear" w:color="auto" w:fill="FFFFFF"/>
        </w:rPr>
        <w:t xml:space="preserve"> </w:t>
      </w:r>
      <w:sdt>
        <w:sdtPr>
          <w:rPr>
            <w:rFonts w:ascii="Arial" w:hAnsi="Arial" w:cs="Arial"/>
            <w:color w:val="333333"/>
            <w:shd w:val="clear" w:color="auto" w:fill="FFFFFF"/>
          </w:rPr>
          <w:id w:val="1509863007"/>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Tha06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[80]</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6A0C32">
        <w:rPr>
          <w:rFonts w:ascii="Arial" w:hAnsi="Arial" w:cs="Arial"/>
          <w:color w:val="333333"/>
          <w:shd w:val="clear" w:color="auto" w:fill="FFFFFF"/>
        </w:rPr>
        <w:t>:</w:t>
      </w:r>
      <w:r>
        <w:rPr>
          <w:rFonts w:ascii="Arial" w:hAnsi="Arial" w:cs="Arial"/>
          <w:color w:val="333333"/>
          <w:shd w:val="clear" w:color="auto" w:fill="FFFFFF"/>
        </w:rPr>
        <w:t xml:space="preserve"> </w:t>
      </w:r>
    </w:p>
    <w:p w14:paraId="3E551B28" w14:textId="77777777" w:rsidR="008D1943" w:rsidRDefault="008D1943" w:rsidP="008D1943">
      <w:pPr>
        <w:spacing w:line="360" w:lineRule="auto"/>
        <w:jc w:val="right"/>
        <w:rPr>
          <w:rFonts w:ascii="Arial" w:hAnsi="Arial" w:cs="Arial"/>
          <w:color w:val="333333"/>
          <w:shd w:val="clear" w:color="auto" w:fill="FFFFFF"/>
        </w:rPr>
      </w:pPr>
      <m:oMath>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Sub>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d>
            <m:r>
              <w:rPr>
                <w:rFonts w:ascii="Cambria Math" w:hAnsi="Cambria Math" w:cs="Arial"/>
                <w:color w:val="333333"/>
                <w:shd w:val="clear" w:color="auto" w:fill="FFFFFF"/>
              </w:rPr>
              <m:t xml:space="preserve">, </m:t>
            </m:r>
          </m:e>
        </m:nary>
      </m:oMath>
      <w:r>
        <w:rPr>
          <w:rFonts w:ascii="Arial" w:hAnsi="Arial" w:cs="Arial"/>
          <w:color w:val="333333"/>
          <w:shd w:val="clear" w:color="auto" w:fill="FFFFFF"/>
        </w:rPr>
        <w:t xml:space="preserve">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bscript"/>
        </w:rPr>
        <w:t xml:space="preserve">0 </w:t>
      </w:r>
      <w:r w:rsidRPr="00267FC5">
        <w:rPr>
          <w:rFonts w:ascii="Arial" w:hAnsi="Arial" w:cs="Arial"/>
          <w:i/>
          <w:iCs/>
          <w:color w:val="333333"/>
          <w:shd w:val="clear" w:color="auto" w:fill="FFFFFF"/>
        </w:rPr>
        <w:t xml:space="preserve">= </w:t>
      </w:r>
      <w:proofErr w:type="gramStart"/>
      <w:r w:rsidRPr="00267FC5">
        <w:rPr>
          <w:rFonts w:ascii="Arial" w:hAnsi="Arial" w:cs="Arial"/>
          <w:i/>
          <w:iCs/>
          <w:color w:val="333333"/>
          <w:shd w:val="clear" w:color="auto" w:fill="FFFFFF"/>
        </w:rPr>
        <w:t>X(</w:t>
      </w:r>
      <w:proofErr w:type="gramEnd"/>
      <w:r w:rsidRPr="00267FC5">
        <w:rPr>
          <w:rFonts w:ascii="Arial" w:hAnsi="Arial" w:cs="Arial"/>
          <w:i/>
          <w:iCs/>
          <w:color w:val="333333"/>
          <w:shd w:val="clear" w:color="auto" w:fill="FFFFFF"/>
        </w:rPr>
        <w:t>0)</w:t>
      </w:r>
      <w:r>
        <w:rPr>
          <w:rFonts w:ascii="Arial" w:hAnsi="Arial" w:cs="Arial"/>
          <w:color w:val="333333"/>
          <w:shd w:val="clear" w:color="auto" w:fill="FFFFFF"/>
        </w:rPr>
        <w:t xml:space="preserve"> </w:t>
      </w:r>
      <w:r>
        <w:rPr>
          <w:rFonts w:ascii="Arial" w:hAnsi="Arial" w:cs="Arial"/>
          <w:color w:val="333333"/>
          <w:shd w:val="clear" w:color="auto" w:fill="FFFFFF"/>
        </w:rPr>
        <w:tab/>
        <w:t>5.1.7</w:t>
      </w:r>
    </w:p>
    <w:p w14:paraId="61FFA904" w14:textId="77777777" w:rsidR="008D1943" w:rsidRPr="001A090A"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where the</w:t>
      </w:r>
      <w:r w:rsidRPr="001A090A">
        <w:rPr>
          <w:rFonts w:ascii="Arial" w:hAnsi="Arial" w:cs="Arial"/>
          <w:color w:val="333333"/>
          <w:shd w:val="clear" w:color="auto" w:fill="FFFFFF"/>
        </w:rPr>
        <w:t xml:space="preserve"> FSDE is given by </w:t>
      </w:r>
      <w:r>
        <w:rPr>
          <w:rFonts w:ascii="Arial" w:hAnsi="Arial" w:cs="Arial"/>
          <w:color w:val="333333"/>
          <w:shd w:val="clear" w:color="auto" w:fill="FFFFFF"/>
        </w:rPr>
        <w:t>equation 5.1.7</w:t>
      </w:r>
      <w:r w:rsidRPr="001A090A">
        <w:rPr>
          <w:rFonts w:ascii="Arial" w:hAnsi="Arial" w:cs="Arial"/>
          <w:color w:val="333333"/>
          <w:shd w:val="clear" w:color="auto" w:fill="FFFFFF"/>
        </w:rPr>
        <w:t xml:space="preserve">, </w:t>
      </w:r>
      <w:r w:rsidRPr="00267FC5">
        <w:rPr>
          <w:rFonts w:ascii="Arial" w:hAnsi="Arial" w:cs="Arial"/>
          <w:i/>
          <w:iCs/>
          <w:color w:val="333333"/>
          <w:shd w:val="clear" w:color="auto" w:fill="FFFFFF"/>
        </w:rPr>
        <w:t>X(t)</w:t>
      </w:r>
      <w:r w:rsidRPr="001A090A">
        <w:rPr>
          <w:rFonts w:ascii="Arial" w:hAnsi="Arial" w:cs="Arial"/>
          <w:color w:val="333333"/>
          <w:shd w:val="clear" w:color="auto" w:fill="FFFFFF"/>
        </w:rPr>
        <w:t xml:space="preserve"> is the solution of the equation at time </w:t>
      </w:r>
      <w:r w:rsidRPr="00267FC5">
        <w:rPr>
          <w:rFonts w:ascii="Arial" w:hAnsi="Arial" w:cs="Arial"/>
          <w:i/>
          <w:iCs/>
          <w:color w:val="333333"/>
          <w:shd w:val="clear" w:color="auto" w:fill="FFFFFF"/>
        </w:rPr>
        <w:t>t</w:t>
      </w:r>
      <w:r w:rsidRPr="001A090A">
        <w:rPr>
          <w:rFonts w:ascii="Arial" w:hAnsi="Arial" w:cs="Arial"/>
          <w:color w:val="333333"/>
          <w:shd w:val="clear" w:color="auto" w:fill="FFFFFF"/>
        </w:rPr>
        <w:t xml:space="preserve">,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bscript"/>
        </w:rPr>
        <w:t>0</w:t>
      </w:r>
      <w:r w:rsidRPr="001A090A">
        <w:rPr>
          <w:rFonts w:ascii="Arial" w:hAnsi="Arial" w:cs="Arial"/>
          <w:color w:val="333333"/>
          <w:shd w:val="clear" w:color="auto" w:fill="FFFFFF"/>
        </w:rPr>
        <w:t xml:space="preserve"> is the initial condition of </w:t>
      </w:r>
      <w:r w:rsidRPr="00267FC5">
        <w:rPr>
          <w:rFonts w:ascii="Arial" w:hAnsi="Arial" w:cs="Arial"/>
          <w:i/>
          <w:iCs/>
          <w:color w:val="333333"/>
          <w:shd w:val="clear" w:color="auto" w:fill="FFFFFF"/>
        </w:rPr>
        <w:t>X</w:t>
      </w:r>
      <w:r w:rsidRPr="001A090A">
        <w:rPr>
          <w:rFonts w:ascii="Arial" w:hAnsi="Arial" w:cs="Arial"/>
          <w:color w:val="333333"/>
          <w:shd w:val="clear" w:color="auto" w:fill="FFFFFF"/>
        </w:rPr>
        <w:t xml:space="preserve"> at time </w:t>
      </w:r>
      <w:r w:rsidRPr="00267FC5">
        <w:rPr>
          <w:rFonts w:ascii="Arial" w:hAnsi="Arial" w:cs="Arial"/>
          <w:i/>
          <w:iCs/>
          <w:color w:val="333333"/>
          <w:shd w:val="clear" w:color="auto" w:fill="FFFFFF"/>
        </w:rPr>
        <w:t>0</w:t>
      </w:r>
      <w:r w:rsidRPr="001A090A">
        <w:rPr>
          <w:rFonts w:ascii="Arial" w:hAnsi="Arial" w:cs="Arial"/>
          <w:color w:val="333333"/>
          <w:shd w:val="clear" w:color="auto" w:fill="FFFFFF"/>
        </w:rPr>
        <w:t xml:space="preserve">, </w:t>
      </w:r>
      <w:r w:rsidRPr="00267FC5">
        <w:rPr>
          <w:rFonts w:ascii="Arial" w:hAnsi="Arial" w:cs="Arial"/>
          <w:i/>
          <w:iCs/>
          <w:color w:val="333333"/>
          <w:shd w:val="clear" w:color="auto" w:fill="FFFFFF"/>
        </w:rPr>
        <w:t>f(s, X(s))</w:t>
      </w:r>
      <w:r w:rsidRPr="001A090A">
        <w:rPr>
          <w:rFonts w:ascii="Arial" w:hAnsi="Arial" w:cs="Arial"/>
          <w:color w:val="333333"/>
          <w:shd w:val="clear" w:color="auto" w:fill="FFFFFF"/>
        </w:rPr>
        <w:t xml:space="preserve"> is a function that describes the drift of </w:t>
      </w:r>
      <w:r w:rsidRPr="00267FC5">
        <w:rPr>
          <w:rFonts w:ascii="Arial" w:hAnsi="Arial" w:cs="Arial"/>
          <w:i/>
          <w:iCs/>
          <w:color w:val="333333"/>
          <w:shd w:val="clear" w:color="auto" w:fill="FFFFFF"/>
        </w:rPr>
        <w:t>X</w:t>
      </w:r>
      <w:r w:rsidRPr="001A090A">
        <w:rPr>
          <w:rFonts w:ascii="Arial" w:hAnsi="Arial" w:cs="Arial"/>
          <w:color w:val="333333"/>
          <w:shd w:val="clear" w:color="auto" w:fill="FFFFFF"/>
        </w:rPr>
        <w:t xml:space="preserve">, </w:t>
      </w:r>
      <w:r>
        <w:rPr>
          <w:rFonts w:ascii="Arial" w:hAnsi="Arial" w:cs="Arial"/>
          <w:color w:val="333333"/>
          <w:shd w:val="clear" w:color="auto" w:fill="FFFFFF"/>
        </w:rPr>
        <w:t xml:space="preserve">and </w:t>
      </w:r>
      <w:r w:rsidRPr="00267FC5">
        <w:rPr>
          <w:rFonts w:ascii="Arial" w:hAnsi="Arial" w:cs="Arial"/>
          <w:i/>
          <w:iCs/>
          <w:color w:val="333333"/>
          <w:shd w:val="clear" w:color="auto" w:fill="FFFFFF"/>
        </w:rPr>
        <w:t>g(s, X(s))</w:t>
      </w:r>
      <w:r w:rsidRPr="001A090A">
        <w:rPr>
          <w:rFonts w:ascii="Arial" w:hAnsi="Arial" w:cs="Arial"/>
          <w:color w:val="333333"/>
          <w:shd w:val="clear" w:color="auto" w:fill="FFFFFF"/>
        </w:rPr>
        <w:t xml:space="preserve"> is a function that describes the diffusion of </w:t>
      </w:r>
      <w:r w:rsidRPr="00267FC5">
        <w:rPr>
          <w:rFonts w:ascii="Arial" w:hAnsi="Arial" w:cs="Arial"/>
          <w:i/>
          <w:iCs/>
          <w:color w:val="333333"/>
          <w:shd w:val="clear" w:color="auto" w:fill="FFFFFF"/>
        </w:rPr>
        <w:t>X</w:t>
      </w:r>
      <w:r w:rsidRPr="001A090A">
        <w:rPr>
          <w:rFonts w:ascii="Arial" w:hAnsi="Arial" w:cs="Arial"/>
          <w:color w:val="333333"/>
          <w:shd w:val="clear" w:color="auto" w:fill="FFFFFF"/>
        </w:rPr>
        <w:t xml:space="preserve">, and </w:t>
      </w:r>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H</w:t>
      </w:r>
      <w:r w:rsidRPr="001A090A">
        <w:rPr>
          <w:rFonts w:ascii="Arial" w:hAnsi="Arial" w:cs="Arial"/>
          <w:color w:val="333333"/>
          <w:shd w:val="clear" w:color="auto" w:fill="FFFFFF"/>
        </w:rPr>
        <w:t xml:space="preserve"> is the Liouville </w:t>
      </w:r>
      <w:proofErr w:type="spellStart"/>
      <w:r w:rsidRPr="001A090A">
        <w:rPr>
          <w:rFonts w:ascii="Arial" w:hAnsi="Arial" w:cs="Arial"/>
          <w:color w:val="333333"/>
          <w:shd w:val="clear" w:color="auto" w:fill="FFFFFF"/>
        </w:rPr>
        <w:t>fBm</w:t>
      </w:r>
      <w:proofErr w:type="spellEnd"/>
      <w:r w:rsidRPr="001A090A">
        <w:rPr>
          <w:rFonts w:ascii="Arial" w:hAnsi="Arial" w:cs="Arial"/>
          <w:color w:val="333333"/>
          <w:shd w:val="clear" w:color="auto" w:fill="FFFFFF"/>
        </w:rPr>
        <w:t xml:space="preserve"> that drives the equation.</w:t>
      </w:r>
      <w:r>
        <w:rPr>
          <w:rFonts w:ascii="Arial" w:hAnsi="Arial" w:cs="Arial"/>
          <w:color w:val="333333"/>
          <w:shd w:val="clear" w:color="auto" w:fill="FFFFFF"/>
        </w:rPr>
        <w:t xml:space="preserve"> </w:t>
      </w:r>
      <w:r w:rsidRPr="001A090A">
        <w:rPr>
          <w:rFonts w:ascii="Arial" w:hAnsi="Arial" w:cs="Arial"/>
          <w:color w:val="333333"/>
          <w:shd w:val="clear" w:color="auto" w:fill="FFFFFF"/>
        </w:rPr>
        <w:t xml:space="preserve">The integral term in </w:t>
      </w:r>
      <w:r>
        <w:rPr>
          <w:rFonts w:ascii="Arial" w:hAnsi="Arial" w:cs="Arial"/>
          <w:color w:val="333333"/>
          <w:shd w:val="clear" w:color="auto" w:fill="FFFFFF"/>
        </w:rPr>
        <w:t>e</w:t>
      </w:r>
      <w:r w:rsidRPr="001A090A">
        <w:rPr>
          <w:rFonts w:ascii="Arial" w:hAnsi="Arial" w:cs="Arial"/>
          <w:color w:val="333333"/>
          <w:shd w:val="clear" w:color="auto" w:fill="FFFFFF"/>
        </w:rPr>
        <w:t xml:space="preserve">quation represents the stochastic integral of </w:t>
      </w:r>
      <w:proofErr w:type="gramStart"/>
      <w:r w:rsidRPr="00267FC5">
        <w:rPr>
          <w:rFonts w:ascii="Arial" w:hAnsi="Arial" w:cs="Arial"/>
          <w:i/>
          <w:iCs/>
          <w:color w:val="333333"/>
          <w:shd w:val="clear" w:color="auto" w:fill="FFFFFF"/>
        </w:rPr>
        <w:t>g(</w:t>
      </w:r>
      <w:proofErr w:type="gramEnd"/>
      <w:r w:rsidRPr="00267FC5">
        <w:rPr>
          <w:rFonts w:ascii="Arial" w:hAnsi="Arial" w:cs="Arial"/>
          <w:i/>
          <w:iCs/>
          <w:color w:val="333333"/>
          <w:shd w:val="clear" w:color="auto" w:fill="FFFFFF"/>
        </w:rPr>
        <w:t>s, X(s))</w:t>
      </w:r>
      <w:r w:rsidRPr="001A090A">
        <w:rPr>
          <w:rFonts w:ascii="Arial" w:hAnsi="Arial" w:cs="Arial"/>
          <w:color w:val="333333"/>
          <w:shd w:val="clear" w:color="auto" w:fill="FFFFFF"/>
        </w:rPr>
        <w:t xml:space="preserve"> with respect to </w:t>
      </w:r>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H</w:t>
      </w:r>
      <w:r w:rsidRPr="00267FC5">
        <w:rPr>
          <w:rFonts w:ascii="Arial" w:hAnsi="Arial" w:cs="Arial"/>
          <w:i/>
          <w:iCs/>
          <w:color w:val="333333"/>
          <w:shd w:val="clear" w:color="auto" w:fill="FFFFFF"/>
        </w:rPr>
        <w:t>(s),</w:t>
      </w:r>
      <w:r w:rsidRPr="001A090A">
        <w:rPr>
          <w:rFonts w:ascii="Arial" w:hAnsi="Arial" w:cs="Arial"/>
          <w:color w:val="333333"/>
          <w:shd w:val="clear" w:color="auto" w:fill="FFFFFF"/>
        </w:rPr>
        <w:t xml:space="preserve"> which is a type of integral that is defined in terms of the </w:t>
      </w:r>
      <w:proofErr w:type="spellStart"/>
      <w:r w:rsidRPr="001A090A">
        <w:rPr>
          <w:rFonts w:ascii="Arial" w:hAnsi="Arial" w:cs="Arial"/>
          <w:color w:val="333333"/>
          <w:shd w:val="clear" w:color="auto" w:fill="FFFFFF"/>
        </w:rPr>
        <w:t>Itô</w:t>
      </w:r>
      <w:proofErr w:type="spellEnd"/>
      <w:r w:rsidRPr="001A090A">
        <w:rPr>
          <w:rFonts w:ascii="Arial" w:hAnsi="Arial" w:cs="Arial"/>
          <w:color w:val="333333"/>
          <w:shd w:val="clear" w:color="auto" w:fill="FFFFFF"/>
        </w:rPr>
        <w:t xml:space="preserve"> integral and the covariance structure of the </w:t>
      </w:r>
      <w:proofErr w:type="spellStart"/>
      <w:r w:rsidRPr="001A090A">
        <w:rPr>
          <w:rFonts w:ascii="Arial" w:hAnsi="Arial" w:cs="Arial"/>
          <w:color w:val="333333"/>
          <w:shd w:val="clear" w:color="auto" w:fill="FFFFFF"/>
        </w:rPr>
        <w:t>fBm</w:t>
      </w:r>
      <w:proofErr w:type="spellEnd"/>
      <w:r w:rsidRPr="001A090A">
        <w:rPr>
          <w:rFonts w:ascii="Arial" w:hAnsi="Arial" w:cs="Arial"/>
          <w:color w:val="333333"/>
          <w:shd w:val="clear" w:color="auto" w:fill="FFFFFF"/>
        </w:rPr>
        <w:t xml:space="preserve">. The angle brackets around the integral indicate that it is taken in the sense of the </w:t>
      </w:r>
      <w:proofErr w:type="spellStart"/>
      <w:r w:rsidRPr="001A090A">
        <w:rPr>
          <w:rFonts w:ascii="Arial" w:hAnsi="Arial" w:cs="Arial"/>
          <w:color w:val="333333"/>
          <w:shd w:val="clear" w:color="auto" w:fill="FFFFFF"/>
        </w:rPr>
        <w:t>Stratonovich</w:t>
      </w:r>
      <w:proofErr w:type="spellEnd"/>
      <w:r w:rsidRPr="001A090A">
        <w:rPr>
          <w:rFonts w:ascii="Arial" w:hAnsi="Arial" w:cs="Arial"/>
          <w:color w:val="333333"/>
          <w:shd w:val="clear" w:color="auto" w:fill="FFFFFF"/>
        </w:rPr>
        <w:t xml:space="preserve"> integral.</w:t>
      </w:r>
      <w:r>
        <w:rPr>
          <w:rFonts w:ascii="Arial" w:hAnsi="Arial" w:cs="Arial"/>
          <w:color w:val="333333"/>
          <w:shd w:val="clear" w:color="auto" w:fill="FFFFFF"/>
        </w:rPr>
        <w:t xml:space="preserve"> </w:t>
      </w:r>
      <w:r w:rsidRPr="001A090A">
        <w:rPr>
          <w:rFonts w:ascii="Arial" w:hAnsi="Arial" w:cs="Arial"/>
          <w:color w:val="333333"/>
          <w:shd w:val="clear" w:color="auto" w:fill="FFFFFF"/>
        </w:rPr>
        <w:t xml:space="preserve">The corresponding approximation equation to </w:t>
      </w:r>
      <w:r>
        <w:rPr>
          <w:rFonts w:ascii="Arial" w:hAnsi="Arial" w:cs="Arial"/>
          <w:color w:val="333333"/>
          <w:shd w:val="clear" w:color="auto" w:fill="FFFFFF"/>
        </w:rPr>
        <w:t>5.1.7</w:t>
      </w:r>
      <w:r w:rsidRPr="001A090A">
        <w:rPr>
          <w:rFonts w:ascii="Arial" w:hAnsi="Arial" w:cs="Arial"/>
          <w:color w:val="333333"/>
          <w:shd w:val="clear" w:color="auto" w:fill="FFFFFF"/>
        </w:rPr>
        <w:t xml:space="preserve"> is given by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sidRPr="001A090A">
        <w:rPr>
          <w:rFonts w:ascii="Arial" w:hAnsi="Arial" w:cs="Arial"/>
          <w:color w:val="333333"/>
          <w:shd w:val="clear" w:color="auto" w:fill="FFFFFF"/>
        </w:rPr>
        <w:t xml:space="preserve">, where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sidRPr="001A090A">
        <w:rPr>
          <w:rFonts w:ascii="Arial" w:hAnsi="Arial" w:cs="Arial"/>
          <w:color w:val="333333"/>
          <w:shd w:val="clear" w:color="auto" w:fill="FFFFFF"/>
        </w:rPr>
        <w:t xml:space="preserve"> </w:t>
      </w:r>
      <w:proofErr w:type="gramStart"/>
      <w:r w:rsidRPr="001A090A">
        <w:rPr>
          <w:rFonts w:ascii="Arial" w:hAnsi="Arial" w:cs="Arial"/>
          <w:color w:val="333333"/>
          <w:shd w:val="clear" w:color="auto" w:fill="FFFFFF"/>
        </w:rPr>
        <w:t>is an approximation to</w:t>
      </w:r>
      <w:proofErr w:type="gramEnd"/>
      <w:r w:rsidRPr="001A090A">
        <w:rPr>
          <w:rFonts w:ascii="Arial" w:hAnsi="Arial" w:cs="Arial"/>
          <w:color w:val="333333"/>
          <w:shd w:val="clear" w:color="auto" w:fill="FFFFFF"/>
        </w:rPr>
        <w:t xml:space="preserve"> </w:t>
      </w:r>
      <w:r w:rsidRPr="00267FC5">
        <w:rPr>
          <w:rFonts w:ascii="Arial" w:hAnsi="Arial" w:cs="Arial"/>
          <w:i/>
          <w:iCs/>
          <w:color w:val="333333"/>
          <w:shd w:val="clear" w:color="auto" w:fill="FFFFFF"/>
        </w:rPr>
        <w:t>X(t)</w:t>
      </w:r>
      <w:r w:rsidRPr="001A090A">
        <w:rPr>
          <w:rFonts w:ascii="Arial" w:hAnsi="Arial" w:cs="Arial"/>
          <w:color w:val="333333"/>
          <w:shd w:val="clear" w:color="auto" w:fill="FFFFFF"/>
        </w:rPr>
        <w:t xml:space="preserve"> that is obtained by discreti</w:t>
      </w:r>
      <w:r>
        <w:rPr>
          <w:rFonts w:ascii="Arial" w:hAnsi="Arial" w:cs="Arial"/>
          <w:color w:val="333333"/>
          <w:shd w:val="clear" w:color="auto" w:fill="FFFFFF"/>
        </w:rPr>
        <w:t>s</w:t>
      </w:r>
      <w:r w:rsidRPr="001A090A">
        <w:rPr>
          <w:rFonts w:ascii="Arial" w:hAnsi="Arial" w:cs="Arial"/>
          <w:color w:val="333333"/>
          <w:shd w:val="clear" w:color="auto" w:fill="FFFFFF"/>
        </w:rPr>
        <w:t>ing the integral term using a numerical scheme. The integral term in the approximation equation is approximated using a discrete version of the stochastic integral, which is defined in terms of the Riemann sum and the covariance structure of the discreti</w:t>
      </w:r>
      <w:r>
        <w:rPr>
          <w:rFonts w:ascii="Arial" w:hAnsi="Arial" w:cs="Arial"/>
          <w:color w:val="333333"/>
          <w:shd w:val="clear" w:color="auto" w:fill="FFFFFF"/>
        </w:rPr>
        <w:t>s</w:t>
      </w:r>
      <w:r w:rsidRPr="001A090A">
        <w:rPr>
          <w:rFonts w:ascii="Arial" w:hAnsi="Arial" w:cs="Arial"/>
          <w:color w:val="333333"/>
          <w:shd w:val="clear" w:color="auto" w:fill="FFFFFF"/>
        </w:rPr>
        <w:t xml:space="preserve">ed </w:t>
      </w:r>
      <w:proofErr w:type="spellStart"/>
      <w:r w:rsidRPr="001A090A">
        <w:rPr>
          <w:rFonts w:ascii="Arial" w:hAnsi="Arial" w:cs="Arial"/>
          <w:color w:val="333333"/>
          <w:shd w:val="clear" w:color="auto" w:fill="FFFFFF"/>
        </w:rPr>
        <w:t>fBm</w:t>
      </w:r>
      <w:proofErr w:type="spellEnd"/>
      <w:r w:rsidRPr="001A090A">
        <w:rPr>
          <w:rFonts w:ascii="Arial" w:hAnsi="Arial" w:cs="Arial"/>
          <w:color w:val="333333"/>
          <w:shd w:val="clear" w:color="auto" w:fill="FFFFFF"/>
        </w:rPr>
        <w:t xml:space="preserve">, denoted by </w:t>
      </w:r>
      <w:proofErr w:type="spellStart"/>
      <w:r w:rsidRPr="00267FC5">
        <w:rPr>
          <w:rFonts w:ascii="Arial" w:hAnsi="Arial" w:cs="Arial"/>
          <w:i/>
          <w:iCs/>
          <w:color w:val="333333"/>
          <w:shd w:val="clear" w:color="auto" w:fill="FFFFFF"/>
        </w:rPr>
        <w:t>BH</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(s)</w:t>
      </w:r>
      <w:r>
        <w:rPr>
          <w:rFonts w:ascii="Arial" w:hAnsi="Arial" w:cs="Arial"/>
          <w:color w:val="333333"/>
          <w:shd w:val="clear" w:color="auto" w:fill="FFFFFF"/>
        </w:rPr>
        <w:t xml:space="preserve"> </w:t>
      </w:r>
      <w:sdt>
        <w:sdtPr>
          <w:rPr>
            <w:rFonts w:ascii="Arial" w:hAnsi="Arial" w:cs="Arial"/>
            <w:color w:val="333333"/>
            <w:shd w:val="clear" w:color="auto" w:fill="FFFFFF"/>
          </w:rPr>
          <w:id w:val="-980536952"/>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Jaf21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[81]</w:t>
          </w:r>
          <w:r>
            <w:rPr>
              <w:rFonts w:ascii="Arial" w:hAnsi="Arial" w:cs="Arial"/>
              <w:color w:val="333333"/>
              <w:shd w:val="clear" w:color="auto" w:fill="FFFFFF"/>
            </w:rPr>
            <w:fldChar w:fldCharType="end"/>
          </w:r>
        </w:sdtContent>
      </w:sdt>
      <w:r w:rsidRPr="001A090A">
        <w:rPr>
          <w:rFonts w:ascii="Arial" w:hAnsi="Arial" w:cs="Arial"/>
          <w:color w:val="333333"/>
          <w:shd w:val="clear" w:color="auto" w:fill="FFFFFF"/>
        </w:rPr>
        <w:t>.</w:t>
      </w:r>
    </w:p>
    <w:p w14:paraId="2803F657" w14:textId="77777777" w:rsidR="008D1943" w:rsidRPr="003704DD" w:rsidRDefault="00000000" w:rsidP="008D1943">
      <w:pPr>
        <w:spacing w:line="360" w:lineRule="auto"/>
        <w:jc w:val="right"/>
        <w:rPr>
          <w:rFonts w:ascii="Arial" w:hAnsi="Arial" w:cs="Arial"/>
          <w:color w:val="333333"/>
          <w:shd w:val="clear" w:color="auto" w:fill="FFFFFF"/>
        </w:rPr>
      </w:pP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Sub>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ε</m:t>
                            </m:r>
                          </m:sup>
                        </m:sSup>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d>
            <m:r>
              <w:rPr>
                <w:rFonts w:ascii="Cambria Math" w:hAnsi="Cambria Math" w:cs="Arial"/>
                <w:color w:val="333333"/>
                <w:shd w:val="clear" w:color="auto" w:fill="FFFFFF"/>
              </w:rPr>
              <m:t xml:space="preserve"> </m:t>
            </m:r>
          </m:e>
        </m:nary>
      </m:oMath>
      <w:r w:rsidR="008D1943">
        <w:rPr>
          <w:rFonts w:ascii="Arial" w:hAnsi="Arial" w:cs="Arial"/>
          <w:color w:val="333333"/>
          <w:shd w:val="clear" w:color="auto" w:fill="FFFFFF"/>
        </w:rPr>
        <w:tab/>
      </w:r>
      <w:r w:rsidR="008D1943">
        <w:rPr>
          <w:rFonts w:ascii="Arial" w:hAnsi="Arial" w:cs="Arial"/>
          <w:color w:val="333333"/>
          <w:shd w:val="clear" w:color="auto" w:fill="FFFFFF"/>
        </w:rPr>
        <w:tab/>
        <w:t>5.1.8</w:t>
      </w:r>
    </w:p>
    <w:p w14:paraId="3B0E330F" w14:textId="77777777" w:rsidR="008D1943" w:rsidRPr="00726607"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T</w:t>
      </w:r>
      <w:r w:rsidRPr="001A090A">
        <w:rPr>
          <w:rFonts w:ascii="Arial" w:hAnsi="Arial" w:cs="Arial"/>
          <w:color w:val="333333"/>
          <w:shd w:val="clear" w:color="auto" w:fill="FFFFFF"/>
        </w:rPr>
        <w:t>his section discuss</w:t>
      </w:r>
      <w:r>
        <w:rPr>
          <w:rFonts w:ascii="Arial" w:hAnsi="Arial" w:cs="Arial"/>
          <w:color w:val="333333"/>
          <w:shd w:val="clear" w:color="auto" w:fill="FFFFFF"/>
        </w:rPr>
        <w:t>es</w:t>
      </w:r>
      <w:r w:rsidRPr="001A090A">
        <w:rPr>
          <w:rFonts w:ascii="Arial" w:hAnsi="Arial" w:cs="Arial"/>
          <w:color w:val="333333"/>
          <w:shd w:val="clear" w:color="auto" w:fill="FFFFFF"/>
        </w:rPr>
        <w:t xml:space="preserve"> a class of stochastic differential equations that are driven by a Liouville </w:t>
      </w:r>
      <w:proofErr w:type="spellStart"/>
      <w:r w:rsidRPr="001A090A">
        <w:rPr>
          <w:rFonts w:ascii="Arial" w:hAnsi="Arial" w:cs="Arial"/>
          <w:color w:val="333333"/>
          <w:shd w:val="clear" w:color="auto" w:fill="FFFFFF"/>
        </w:rPr>
        <w:t>fBm</w:t>
      </w:r>
      <w:proofErr w:type="spellEnd"/>
      <w:r w:rsidRPr="001A090A">
        <w:rPr>
          <w:rFonts w:ascii="Arial" w:hAnsi="Arial" w:cs="Arial"/>
          <w:color w:val="333333"/>
          <w:shd w:val="clear" w:color="auto" w:fill="FFFFFF"/>
        </w:rPr>
        <w:t>, which is a type of fract</w:t>
      </w:r>
      <w:r>
        <w:rPr>
          <w:rFonts w:ascii="Arial" w:hAnsi="Arial" w:cs="Arial"/>
          <w:color w:val="333333"/>
          <w:shd w:val="clear" w:color="auto" w:fill="FFFFFF"/>
        </w:rPr>
        <w:t>ional</w:t>
      </w:r>
      <w:r w:rsidRPr="001A090A">
        <w:rPr>
          <w:rFonts w:ascii="Arial" w:hAnsi="Arial" w:cs="Arial"/>
          <w:color w:val="333333"/>
          <w:shd w:val="clear" w:color="auto" w:fill="FFFFFF"/>
        </w:rPr>
        <w:t xml:space="preserve"> Gaussian process with a power-law covariance structure. </w:t>
      </w:r>
      <w:r>
        <w:rPr>
          <w:rFonts w:ascii="Arial" w:hAnsi="Arial" w:cs="Arial"/>
          <w:color w:val="333333"/>
          <w:shd w:val="clear" w:color="auto" w:fill="FFFFFF"/>
        </w:rPr>
        <w:t xml:space="preserve">Building on </w:t>
      </w:r>
      <w:sdt>
        <w:sdtPr>
          <w:rPr>
            <w:rFonts w:ascii="Arial" w:hAnsi="Arial" w:cs="Arial"/>
            <w:color w:val="333333"/>
            <w:shd w:val="clear" w:color="auto" w:fill="FFFFFF"/>
          </w:rPr>
          <w:id w:val="2013709897"/>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Jaf21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[81]</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we will now make a couple of assumptions to prove that 5.1.8 has a strong unique solution. The first assumption(A1) is that for every </w:t>
      </w:r>
      <w:r w:rsidRPr="00B43C07">
        <w:rPr>
          <w:rFonts w:ascii="Arial" w:hAnsi="Arial" w:cs="Arial"/>
          <w:i/>
          <w:iCs/>
          <w:color w:val="333333"/>
          <w:shd w:val="clear" w:color="auto" w:fill="FFFFFF"/>
        </w:rPr>
        <w:t>u, v</w:t>
      </w:r>
      <w:r>
        <w:rPr>
          <w:rFonts w:ascii="Arial" w:hAnsi="Arial" w:cs="Arial"/>
          <w:color w:val="333333"/>
          <w:shd w:val="clear" w:color="auto" w:fill="FFFFFF"/>
        </w:rPr>
        <w:t xml:space="preserve"> </w:t>
      </w:r>
      <m:oMath>
        <m:r>
          <m:rPr>
            <m:sty m:val="p"/>
          </m:rPr>
          <w:rPr>
            <w:rFonts w:ascii="Cambria Math" w:hAnsi="Cambria Math" w:cs="Arial"/>
            <w:color w:val="333333"/>
            <w:shd w:val="clear" w:color="auto" w:fill="FFFFFF"/>
          </w:rPr>
          <m:t>∈</m:t>
        </m:r>
      </m:oMath>
      <w:r>
        <w:rPr>
          <w:rFonts w:ascii="Arial" w:hAnsi="Arial" w:cs="Arial"/>
          <w:color w:val="333333"/>
          <w:shd w:val="clear" w:color="auto" w:fill="FFFFFF"/>
        </w:rPr>
        <w:t xml:space="preserve">  </w:t>
      </w:r>
      <w:r w:rsidRPr="00267FC5">
        <w:rPr>
          <w:rFonts w:ascii="Arial" w:hAnsi="Arial" w:cs="Arial"/>
          <w:i/>
          <w:iCs/>
          <w:color w:val="333333"/>
          <w:shd w:val="clear" w:color="auto" w:fill="FFFFFF"/>
        </w:rPr>
        <w:t xml:space="preserve">F(R) </w:t>
      </w:r>
      <w:r>
        <w:rPr>
          <w:rFonts w:ascii="Arial" w:hAnsi="Arial" w:cs="Arial"/>
          <w:color w:val="333333"/>
          <w:shd w:val="clear" w:color="auto" w:fill="FFFFFF"/>
        </w:rPr>
        <w:t xml:space="preserve">and every </w:t>
      </w:r>
      <w:r w:rsidRPr="00B43C07">
        <w:rPr>
          <w:rFonts w:ascii="Arial" w:hAnsi="Arial" w:cs="Arial"/>
          <w:i/>
          <w:iCs/>
          <w:color w:val="333333"/>
          <w:shd w:val="clear" w:color="auto" w:fill="FFFFFF"/>
        </w:rPr>
        <w:t>t</w:t>
      </w:r>
      <w:r>
        <w:rPr>
          <w:rFonts w:ascii="Arial" w:hAnsi="Arial" w:cs="Arial"/>
          <w:color w:val="333333"/>
          <w:shd w:val="clear" w:color="auto" w:fill="FFFFFF"/>
        </w:rPr>
        <w:t xml:space="preserve"> </w:t>
      </w:r>
      <m:oMath>
        <m:r>
          <m:rPr>
            <m:sty m:val="p"/>
          </m:rPr>
          <w:rPr>
            <w:rFonts w:ascii="Cambria Math" w:hAnsi="Cambria Math" w:cs="Arial"/>
            <w:color w:val="333333"/>
            <w:shd w:val="clear" w:color="auto" w:fill="FFFFFF"/>
          </w:rPr>
          <m:t>∈</m:t>
        </m:r>
      </m:oMath>
      <w:r>
        <w:rPr>
          <w:rFonts w:ascii="Arial" w:hAnsi="Arial" w:cs="Arial"/>
          <w:color w:val="333333"/>
          <w:shd w:val="clear" w:color="auto" w:fill="FFFFFF"/>
        </w:rPr>
        <w:t xml:space="preserve"> I, there exists </w:t>
      </w:r>
      <w:r w:rsidRPr="00267FC5">
        <w:rPr>
          <w:rFonts w:ascii="Arial" w:hAnsi="Arial" w:cs="Arial"/>
          <w:i/>
          <w:iCs/>
          <w:color w:val="333333"/>
          <w:shd w:val="clear" w:color="auto" w:fill="FFFFFF"/>
        </w:rPr>
        <w:t xml:space="preserve">L &gt; 0 </w:t>
      </w:r>
      <w:r>
        <w:rPr>
          <w:rFonts w:ascii="Arial" w:hAnsi="Arial" w:cs="Arial"/>
          <w:color w:val="333333"/>
          <w:shd w:val="clear" w:color="auto" w:fill="FFFFFF"/>
        </w:rPr>
        <w:t xml:space="preserve">such that </w:t>
      </w:r>
      <w:r w:rsidRPr="00267FC5">
        <w:rPr>
          <w:rFonts w:ascii="Arial" w:hAnsi="Arial" w:cs="Arial"/>
          <w:i/>
          <w:iCs/>
          <w:color w:val="333333"/>
          <w:shd w:val="clear" w:color="auto" w:fill="FFFFFF"/>
        </w:rPr>
        <w:t>max{d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(f(t, </w:t>
      </w:r>
      <w:proofErr w:type="spellStart"/>
      <w:r w:rsidRPr="00267FC5">
        <w:rPr>
          <w:rFonts w:ascii="Arial" w:hAnsi="Arial" w:cs="Arial"/>
          <w:i/>
          <w:iCs/>
          <w:color w:val="333333"/>
          <w:shd w:val="clear" w:color="auto" w:fill="FFFFFF"/>
        </w:rPr>
        <w:t>w,u</w:t>
      </w:r>
      <w:proofErr w:type="spellEnd"/>
      <w:r w:rsidRPr="00267FC5">
        <w:rPr>
          <w:rFonts w:ascii="Arial" w:hAnsi="Arial" w:cs="Arial"/>
          <w:i/>
          <w:iCs/>
          <w:color w:val="333333"/>
          <w:shd w:val="clear" w:color="auto" w:fill="FFFFFF"/>
        </w:rPr>
        <w:t xml:space="preserve">), f(t, w, v)), |g(t, w, u) – g(t, w, v)|} ≤ </w:t>
      </w:r>
      <w:proofErr w:type="spellStart"/>
      <w:r w:rsidRPr="00267FC5">
        <w:rPr>
          <w:rFonts w:ascii="Arial" w:hAnsi="Arial" w:cs="Arial"/>
          <w:i/>
          <w:iCs/>
          <w:color w:val="333333"/>
          <w:shd w:val="clear" w:color="auto" w:fill="FFFFFF"/>
        </w:rPr>
        <w:t>Ld</w:t>
      </w:r>
      <w:proofErr w:type="spellEnd"/>
      <w:r w:rsidRPr="00267FC5">
        <w:rPr>
          <w:rFonts w:ascii="Arial" w:hAnsi="Arial" w:cs="Arial"/>
          <w:i/>
          <w:iCs/>
          <w:color w:val="333333"/>
          <w:shd w:val="clear" w:color="auto" w:fill="FFFFFF"/>
          <w:vertAlign w:val="subscript"/>
        </w:rPr>
        <w:t>∞(</w:t>
      </w:r>
      <w:proofErr w:type="spellStart"/>
      <w:r w:rsidRPr="00267FC5">
        <w:rPr>
          <w:rFonts w:ascii="Arial" w:hAnsi="Arial" w:cs="Arial"/>
          <w:i/>
          <w:iCs/>
          <w:color w:val="333333"/>
          <w:shd w:val="clear" w:color="auto" w:fill="FFFFFF"/>
        </w:rPr>
        <w:t>u,v</w:t>
      </w:r>
      <w:proofErr w:type="spellEnd"/>
      <w:r w:rsidRPr="00267FC5">
        <w:rPr>
          <w:rFonts w:ascii="Arial" w:hAnsi="Arial" w:cs="Arial"/>
          <w:i/>
          <w:iCs/>
          <w:color w:val="333333"/>
          <w:shd w:val="clear" w:color="auto" w:fill="FFFFFF"/>
        </w:rPr>
        <w:t>).</w:t>
      </w:r>
      <w:r>
        <w:rPr>
          <w:rFonts w:ascii="Arial" w:hAnsi="Arial" w:cs="Arial"/>
          <w:color w:val="333333"/>
          <w:shd w:val="clear" w:color="auto" w:fill="FFFFFF"/>
        </w:rPr>
        <w:t xml:space="preserve"> This assumption helps to estimate upper bound using constant </w:t>
      </w:r>
      <w:r w:rsidRPr="00267FC5">
        <w:rPr>
          <w:rFonts w:ascii="Arial" w:hAnsi="Arial" w:cs="Arial"/>
          <w:i/>
          <w:iCs/>
          <w:color w:val="333333"/>
          <w:shd w:val="clear" w:color="auto" w:fill="FFFFFF"/>
        </w:rPr>
        <w:t>L</w:t>
      </w:r>
      <w:r>
        <w:rPr>
          <w:rFonts w:ascii="Arial" w:hAnsi="Arial" w:cs="Arial"/>
          <w:color w:val="333333"/>
          <w:shd w:val="clear" w:color="auto" w:fill="FFFFFF"/>
        </w:rPr>
        <w:t xml:space="preserve">. The second assumption (A2) is the Cauchy-Schwarz inequality and suppose that there is C&gt;0 such that </w:t>
      </w:r>
      <w:proofErr w:type="gramStart"/>
      <w:r w:rsidRPr="00267FC5">
        <w:rPr>
          <w:rFonts w:ascii="Arial" w:hAnsi="Arial" w:cs="Arial"/>
          <w:i/>
          <w:iCs/>
          <w:color w:val="333333"/>
          <w:shd w:val="clear" w:color="auto" w:fill="FFFFFF"/>
        </w:rPr>
        <w:t>max{</w:t>
      </w:r>
      <w:proofErr w:type="gramEnd"/>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(f(</w:t>
      </w:r>
      <w:proofErr w:type="gramEnd"/>
      <w:r w:rsidRPr="00267FC5">
        <w:rPr>
          <w:rFonts w:ascii="Arial" w:hAnsi="Arial" w:cs="Arial"/>
          <w:i/>
          <w:iCs/>
          <w:color w:val="333333"/>
          <w:shd w:val="clear" w:color="auto" w:fill="FFFFFF"/>
        </w:rPr>
        <w:t xml:space="preserve">t, </w:t>
      </w:r>
      <w:proofErr w:type="gramStart"/>
      <w:r w:rsidRPr="00267FC5">
        <w:rPr>
          <w:rFonts w:ascii="Arial" w:hAnsi="Arial" w:cs="Arial"/>
          <w:i/>
          <w:iCs/>
          <w:color w:val="333333"/>
          <w:shd w:val="clear" w:color="auto" w:fill="FFFFFF"/>
        </w:rPr>
        <w:t>w,u</w:t>
      </w:r>
      <w:proofErr w:type="gramEnd"/>
      <w:r w:rsidRPr="00267FC5">
        <w:rPr>
          <w:rFonts w:ascii="Cambria Math" w:hAnsi="Cambria Math" w:cs="Arial"/>
          <w:i/>
          <w:iCs/>
          <w:color w:val="333333"/>
          <w:shd w:val="clear" w:color="auto" w:fill="FFFFFF"/>
        </w:rPr>
        <w:t>⟨0⟩</w:t>
      </w:r>
      <w:r w:rsidRPr="00267FC5">
        <w:rPr>
          <w:rFonts w:ascii="Arial" w:hAnsi="Arial" w:cs="Arial"/>
          <w:i/>
          <w:iCs/>
          <w:color w:val="333333"/>
          <w:shd w:val="clear" w:color="auto" w:fill="FFFFFF"/>
        </w:rPr>
        <w:t>), |</w:t>
      </w:r>
      <w:proofErr w:type="gramStart"/>
      <w:r w:rsidRPr="00267FC5">
        <w:rPr>
          <w:rFonts w:ascii="Arial" w:hAnsi="Arial" w:cs="Arial"/>
          <w:i/>
          <w:iCs/>
          <w:color w:val="333333"/>
          <w:shd w:val="clear" w:color="auto" w:fill="FFFFFF"/>
        </w:rPr>
        <w:t>g(</w:t>
      </w:r>
      <w:proofErr w:type="gramEnd"/>
      <w:r w:rsidRPr="00267FC5">
        <w:rPr>
          <w:rFonts w:ascii="Arial" w:hAnsi="Arial" w:cs="Arial"/>
          <w:i/>
          <w:iCs/>
          <w:color w:val="333333"/>
          <w:shd w:val="clear" w:color="auto" w:fill="FFFFFF"/>
        </w:rPr>
        <w:t xml:space="preserve">t, w, </w:t>
      </w:r>
      <w:proofErr w:type="gramStart"/>
      <w:r w:rsidRPr="00267FC5">
        <w:rPr>
          <w:rFonts w:ascii="Arial" w:hAnsi="Arial" w:cs="Arial"/>
          <w:i/>
          <w:iCs/>
          <w:color w:val="333333"/>
          <w:shd w:val="clear" w:color="auto" w:fill="FFFFFF"/>
        </w:rPr>
        <w:t>u)|</w:t>
      </w:r>
      <w:proofErr w:type="gramEnd"/>
      <w:r w:rsidRPr="00267FC5">
        <w:rPr>
          <w:rFonts w:ascii="Arial" w:hAnsi="Arial" w:cs="Arial"/>
          <w:i/>
          <w:iCs/>
          <w:color w:val="333333"/>
          <w:shd w:val="clear" w:color="auto" w:fill="FFFFFF"/>
        </w:rPr>
        <w:t xml:space="preserve"> } ≤ C(1+d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u,</w:t>
      </w:r>
      <w:r w:rsidRPr="00267FC5">
        <w:rPr>
          <w:rFonts w:ascii="Cambria Math" w:hAnsi="Cambria Math" w:cs="Arial"/>
          <w:i/>
          <w:iCs/>
          <w:color w:val="333333"/>
          <w:shd w:val="clear" w:color="auto" w:fill="FFFFFF"/>
        </w:rPr>
        <w:t>⟨0⟩</w:t>
      </w:r>
      <w:r w:rsidRPr="00267FC5">
        <w:rPr>
          <w:rFonts w:ascii="Arial" w:hAnsi="Arial" w:cs="Arial"/>
          <w:i/>
          <w:iCs/>
          <w:color w:val="333333"/>
          <w:shd w:val="clear" w:color="auto" w:fill="FFFFFF"/>
        </w:rPr>
        <w:t>).</w:t>
      </w:r>
      <w:r>
        <w:rPr>
          <w:rFonts w:ascii="Arial" w:hAnsi="Arial" w:cs="Arial"/>
          <w:color w:val="333333"/>
          <w:shd w:val="clear" w:color="auto" w:fill="FFFFFF"/>
        </w:rPr>
        <w:t xml:space="preserve"> The last assumption (A3) is that the mapping f: </w:t>
      </w:r>
      <w:r w:rsidRPr="00267FC5">
        <w:rPr>
          <w:rFonts w:ascii="Arial" w:hAnsi="Arial" w:cs="Arial"/>
          <w:i/>
          <w:iCs/>
          <w:color w:val="333333"/>
          <w:shd w:val="clear" w:color="auto" w:fill="FFFFFF"/>
        </w:rPr>
        <w:t>I x Ω x F(R) -&gt; F(R)</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g: I x Ω x F(R) -&gt; F(R)</w:t>
      </w:r>
      <w:r>
        <w:rPr>
          <w:rFonts w:ascii="Arial" w:hAnsi="Arial" w:cs="Arial"/>
          <w:color w:val="333333"/>
          <w:shd w:val="clear" w:color="auto" w:fill="FFFFFF"/>
        </w:rPr>
        <w:t xml:space="preserve"> are measurable with respect (w.r.t) to Standard Brownian motion. Formally, </w:t>
      </w:r>
      <w:r w:rsidRPr="00267FC5">
        <w:rPr>
          <w:rFonts w:ascii="Arial" w:hAnsi="Arial" w:cs="Arial"/>
          <w:i/>
          <w:iCs/>
          <w:color w:val="333333"/>
          <w:shd w:val="clear" w:color="auto" w:fill="FFFFFF"/>
        </w:rPr>
        <w:t>N</w:t>
      </w:r>
      <w:r w:rsidRPr="00267FC5">
        <w:rPr>
          <w:rFonts w:ascii="math" w:hAnsi="math" w:cs="Arial"/>
          <w:i/>
          <w:iCs/>
          <w:color w:val="333333"/>
          <w:shd w:val="clear" w:color="auto" w:fill="FFFFFF"/>
        </w:rPr>
        <w:t xml:space="preserve"> </w:t>
      </w:r>
      <m:oMath>
        <m:r>
          <w:rPr>
            <w:rFonts w:ascii="Cambria Math" w:hAnsi="Cambria Math" w:cs="Arial"/>
            <w:color w:val="333333"/>
            <w:shd w:val="clear" w:color="auto" w:fill="FFFFFF"/>
          </w:rPr>
          <m:t>⊗</m:t>
        </m:r>
      </m:oMath>
      <w:r w:rsidRPr="00267FC5">
        <w:rPr>
          <w:rFonts w:ascii="Arial" w:hAnsi="Arial" w:cs="Arial"/>
          <w:i/>
          <w:iCs/>
          <w:color w:val="333333"/>
          <w:shd w:val="clear" w:color="auto" w:fill="FFFFFF"/>
        </w:rPr>
        <w:t xml:space="preserve"> B</w:t>
      </w:r>
      <w:proofErr w:type="spellStart"/>
      <w:r w:rsidRPr="00267FC5">
        <w:rPr>
          <w:rFonts w:ascii="Arial" w:hAnsi="Arial" w:cs="Arial"/>
          <w:i/>
          <w:iCs/>
          <w:color w:val="333333"/>
          <w:shd w:val="clear" w:color="auto" w:fill="FFFFFF"/>
          <w:vertAlign w:val="subscript"/>
        </w:rPr>
        <w:t>ds</w:t>
      </w:r>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ds</w:t>
      </w:r>
      <w:proofErr w:type="spellEnd"/>
      <w:r>
        <w:rPr>
          <w:rFonts w:ascii="Arial" w:hAnsi="Arial" w:cs="Arial"/>
          <w:color w:val="333333"/>
          <w:shd w:val="clear" w:color="auto" w:fill="FFFFFF"/>
        </w:rPr>
        <w:t xml:space="preserve"> - measurable and </w:t>
      </w:r>
      <w:r w:rsidRPr="00267FC5">
        <w:rPr>
          <w:rFonts w:ascii="Arial" w:hAnsi="Arial" w:cs="Arial"/>
          <w:i/>
          <w:iCs/>
          <w:color w:val="333333"/>
          <w:shd w:val="clear" w:color="auto" w:fill="FFFFFF"/>
        </w:rPr>
        <w:t>N</w:t>
      </w:r>
      <w:r w:rsidRPr="00267FC5">
        <w:rPr>
          <w:rFonts w:ascii="math" w:hAnsi="math" w:cs="Arial"/>
          <w:i/>
          <w:iCs/>
          <w:color w:val="333333"/>
          <w:shd w:val="clear" w:color="auto" w:fill="FFFFFF"/>
        </w:rPr>
        <w:t xml:space="preserve"> </w:t>
      </w:r>
      <m:oMath>
        <m:r>
          <w:rPr>
            <w:rFonts w:ascii="Cambria Math" w:hAnsi="Cambria Math" w:cs="Arial"/>
            <w:color w:val="333333"/>
            <w:shd w:val="clear" w:color="auto" w:fill="FFFFFF"/>
          </w:rPr>
          <m:t>⊗</m:t>
        </m:r>
      </m:oMath>
      <w:r w:rsidRPr="00267FC5">
        <w:rPr>
          <w:rFonts w:ascii="Arial" w:hAnsi="Arial" w:cs="Arial"/>
          <w:i/>
          <w:iCs/>
          <w:color w:val="333333"/>
          <w:shd w:val="clear" w:color="auto" w:fill="FFFFFF"/>
        </w:rPr>
        <w:t xml:space="preserve"> B</w:t>
      </w:r>
      <w:proofErr w:type="spellStart"/>
      <w:r w:rsidRPr="00267FC5">
        <w:rPr>
          <w:rFonts w:ascii="Arial" w:hAnsi="Arial" w:cs="Arial"/>
          <w:i/>
          <w:iCs/>
          <w:color w:val="333333"/>
          <w:shd w:val="clear" w:color="auto" w:fill="FFFFFF"/>
          <w:vertAlign w:val="subscript"/>
        </w:rPr>
        <w:t>ds</w:t>
      </w:r>
      <w:r w:rsidRPr="00267FC5">
        <w:rPr>
          <w:rFonts w:ascii="Arial" w:hAnsi="Arial" w:cs="Arial"/>
          <w:i/>
          <w:iCs/>
          <w:color w:val="333333"/>
          <w:shd w:val="clear" w:color="auto" w:fill="FFFFFF"/>
        </w:rPr>
        <w:t>|B</w:t>
      </w:r>
      <w:proofErr w:type="spellEnd"/>
      <w:r w:rsidRPr="00267FC5">
        <w:rPr>
          <w:rFonts w:ascii="Arial" w:hAnsi="Arial" w:cs="Arial"/>
          <w:i/>
          <w:iCs/>
          <w:color w:val="333333"/>
          <w:shd w:val="clear" w:color="auto" w:fill="FFFFFF"/>
        </w:rPr>
        <w:t>(R)</w:t>
      </w:r>
      <w:r>
        <w:rPr>
          <w:rFonts w:ascii="Arial" w:hAnsi="Arial" w:cs="Arial"/>
          <w:color w:val="333333"/>
          <w:shd w:val="clear" w:color="auto" w:fill="FFFFFF"/>
        </w:rPr>
        <w:t xml:space="preserve"> – measurable, respectively. </w:t>
      </w:r>
      <w:r w:rsidRPr="00726607">
        <w:rPr>
          <w:rFonts w:ascii="Arial" w:hAnsi="Arial" w:cs="Arial"/>
          <w:color w:val="333333"/>
          <w:shd w:val="clear" w:color="auto" w:fill="FFFFFF"/>
        </w:rPr>
        <w:t>The product sigma-algebra is a way to combine two sigma-algebras (sets of events) from different sources.</w:t>
      </w:r>
      <w:r>
        <w:rPr>
          <w:rFonts w:ascii="Arial" w:hAnsi="Arial" w:cs="Arial"/>
          <w:color w:val="333333"/>
          <w:shd w:val="clear" w:color="auto" w:fill="FFFFFF"/>
        </w:rPr>
        <w:t xml:space="preserve"> </w:t>
      </w:r>
      <w:r w:rsidRPr="00726607">
        <w:rPr>
          <w:rFonts w:ascii="Arial" w:hAnsi="Arial" w:cs="Arial"/>
          <w:color w:val="333333"/>
          <w:shd w:val="clear" w:color="auto" w:fill="FFFFFF"/>
        </w:rPr>
        <w:t xml:space="preserve">In </w:t>
      </w:r>
      <w:r>
        <w:rPr>
          <w:rFonts w:ascii="Arial" w:hAnsi="Arial" w:cs="Arial"/>
          <w:color w:val="333333"/>
          <w:shd w:val="clear" w:color="auto" w:fill="FFFFFF"/>
        </w:rPr>
        <w:t>this</w:t>
      </w:r>
      <w:r w:rsidRPr="00726607">
        <w:rPr>
          <w:rFonts w:ascii="Arial" w:hAnsi="Arial" w:cs="Arial"/>
          <w:color w:val="333333"/>
          <w:shd w:val="clear" w:color="auto" w:fill="FFFFFF"/>
        </w:rPr>
        <w:t xml:space="preserve"> </w:t>
      </w:r>
      <w:r>
        <w:rPr>
          <w:rFonts w:ascii="Arial" w:hAnsi="Arial" w:cs="Arial"/>
          <w:color w:val="333333"/>
          <w:shd w:val="clear" w:color="auto" w:fill="FFFFFF"/>
        </w:rPr>
        <w:t>work</w:t>
      </w:r>
      <w:r w:rsidRPr="00726607">
        <w:rPr>
          <w:rFonts w:ascii="Arial" w:hAnsi="Arial" w:cs="Arial"/>
          <w:color w:val="333333"/>
          <w:shd w:val="clear" w:color="auto" w:fill="FFFFFF"/>
        </w:rPr>
        <w:t>, </w:t>
      </w:r>
      <w:r w:rsidRPr="00267FC5">
        <w:rPr>
          <w:rFonts w:ascii="Arial" w:hAnsi="Arial" w:cs="Arial"/>
          <w:i/>
          <w:iCs/>
          <w:color w:val="333333"/>
          <w:shd w:val="clear" w:color="auto" w:fill="FFFFFF"/>
        </w:rPr>
        <w:t>N</w:t>
      </w:r>
      <w:r w:rsidRPr="00726607">
        <w:rPr>
          <w:rFonts w:ascii="Arial" w:hAnsi="Arial" w:cs="Arial"/>
          <w:color w:val="333333"/>
          <w:shd w:val="clear" w:color="auto" w:fill="FFFFFF"/>
        </w:rPr>
        <w:t xml:space="preserve"> represents the sigma-algebra associated with the underlying probability space, which captures the </w:t>
      </w:r>
      <w:r w:rsidRPr="00726607">
        <w:rPr>
          <w:rFonts w:ascii="Arial" w:hAnsi="Arial" w:cs="Arial"/>
          <w:color w:val="333333"/>
          <w:shd w:val="clear" w:color="auto" w:fill="FFFFFF"/>
        </w:rPr>
        <w:lastRenderedPageBreak/>
        <w:t>randomness or uncertainty inherent in the system.</w:t>
      </w:r>
      <w:r>
        <w:rPr>
          <w:rFonts w:ascii="Arial" w:hAnsi="Arial" w:cs="Arial"/>
          <w:color w:val="333333"/>
          <w:shd w:val="clear" w:color="auto" w:fill="FFFFFF"/>
        </w:rPr>
        <w:t xml:space="preserve"> </w:t>
      </w:r>
      <w:proofErr w:type="spell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ds</w:t>
      </w:r>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ds</w:t>
      </w:r>
      <w:proofErr w:type="spellEnd"/>
      <w:r w:rsidRPr="00726607">
        <w:rPr>
          <w:rFonts w:ascii="Arial" w:hAnsi="Arial" w:cs="Arial"/>
          <w:color w:val="333333"/>
          <w:shd w:val="clear" w:color="auto" w:fill="FFFFFF"/>
        </w:rPr>
        <w:t> denotes the sigma-algebra generated by the Brownian motion process </w:t>
      </w:r>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ds</w:t>
      </w:r>
      <w:r w:rsidRPr="00267FC5">
        <w:rPr>
          <w:rFonts w:ascii="Arial" w:hAnsi="Arial" w:cs="Arial"/>
          <w:i/>
          <w:iCs/>
          <w:color w:val="333333"/>
          <w:shd w:val="clear" w:color="auto" w:fill="FFFFFF"/>
        </w:rPr>
        <w:t>.</w:t>
      </w:r>
      <w:r w:rsidRPr="00726607">
        <w:rPr>
          <w:rFonts w:ascii="Arial" w:hAnsi="Arial" w:cs="Arial"/>
          <w:color w:val="333333"/>
          <w:shd w:val="clear" w:color="auto" w:fill="FFFFFF"/>
        </w:rPr>
        <w:t xml:space="preserve"> It contains all the events or information that can be described solely in terms of the Brownian motion process.</w:t>
      </w:r>
      <w:r>
        <w:rPr>
          <w:rFonts w:ascii="Arial" w:hAnsi="Arial" w:cs="Arial"/>
          <w:color w:val="333333"/>
          <w:shd w:val="clear" w:color="auto" w:fill="FFFFFF"/>
        </w:rPr>
        <w:t xml:space="preserve"> </w:t>
      </w:r>
      <w:r w:rsidRPr="00726607">
        <w:rPr>
          <w:rFonts w:ascii="Arial" w:hAnsi="Arial" w:cs="Arial"/>
          <w:color w:val="333333"/>
          <w:shd w:val="clear" w:color="auto" w:fill="FFFFFF"/>
        </w:rPr>
        <w:t>The symbol </w:t>
      </w:r>
      <w:r w:rsidRPr="00726607">
        <w:rPr>
          <w:rFonts w:ascii="Cambria Math" w:hAnsi="Cambria Math" w:cs="Cambria Math"/>
          <w:color w:val="333333"/>
          <w:shd w:val="clear" w:color="auto" w:fill="FFFFFF"/>
        </w:rPr>
        <w:t>⊗</w:t>
      </w:r>
      <w:r w:rsidRPr="00726607">
        <w:rPr>
          <w:rFonts w:ascii="Arial" w:hAnsi="Arial" w:cs="Arial"/>
          <w:color w:val="333333"/>
          <w:shd w:val="clear" w:color="auto" w:fill="FFFFFF"/>
        </w:rPr>
        <w:t> represents the product operation between sigma-algebras, which creates a larger sigma-algebra that combines the information from both sources.</w:t>
      </w:r>
      <w:r>
        <w:rPr>
          <w:rFonts w:ascii="Arial" w:hAnsi="Arial" w:cs="Arial"/>
          <w:color w:val="333333"/>
          <w:shd w:val="clear" w:color="auto" w:fill="FFFFFF"/>
        </w:rPr>
        <w:t xml:space="preserve"> </w:t>
      </w:r>
      <w:r w:rsidRPr="00726607">
        <w:rPr>
          <w:rFonts w:ascii="Arial" w:hAnsi="Arial" w:cs="Arial"/>
          <w:color w:val="333333"/>
          <w:shd w:val="clear" w:color="auto" w:fill="FFFFFF"/>
        </w:rPr>
        <w:t>The product sigma-algebra </w:t>
      </w:r>
      <w:r w:rsidRPr="00267FC5">
        <w:rPr>
          <w:rFonts w:ascii="Arial" w:hAnsi="Arial" w:cs="Arial"/>
          <w:i/>
          <w:iCs/>
          <w:color w:val="333333"/>
          <w:shd w:val="clear" w:color="auto" w:fill="FFFFFF"/>
        </w:rPr>
        <w:t xml:space="preserve">N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Bds|Bds</w:t>
      </w:r>
      <w:proofErr w:type="spellEnd"/>
      <w:r w:rsidRPr="00726607">
        <w:rPr>
          <w:rFonts w:ascii="Arial" w:hAnsi="Arial" w:cs="Arial"/>
          <w:color w:val="333333"/>
          <w:shd w:val="clear" w:color="auto" w:fill="FFFFFF"/>
        </w:rPr>
        <w:t> captures the combined information from the underlying probability space and the Brownian motion process. It allows us to consider events or random variables that depend on both the inherent randomness of the system (represented by </w:t>
      </w:r>
      <w:r w:rsidRPr="00267FC5">
        <w:rPr>
          <w:rFonts w:ascii="Arial" w:hAnsi="Arial" w:cs="Arial"/>
          <w:i/>
          <w:iCs/>
          <w:color w:val="333333"/>
          <w:shd w:val="clear" w:color="auto" w:fill="FFFFFF"/>
        </w:rPr>
        <w:t>N</w:t>
      </w:r>
      <w:r w:rsidRPr="00726607">
        <w:rPr>
          <w:rFonts w:ascii="Arial" w:hAnsi="Arial" w:cs="Arial"/>
          <w:color w:val="333333"/>
          <w:shd w:val="clear" w:color="auto" w:fill="FFFFFF"/>
        </w:rPr>
        <w:t>) and the randomness introduced by the Brownian motion process (represented by </w:t>
      </w:r>
      <w:proofErr w:type="spellStart"/>
      <w:r w:rsidRPr="00267FC5">
        <w:rPr>
          <w:rFonts w:ascii="Arial" w:hAnsi="Arial" w:cs="Arial"/>
          <w:i/>
          <w:iCs/>
          <w:color w:val="333333"/>
          <w:shd w:val="clear" w:color="auto" w:fill="FFFFFF"/>
        </w:rPr>
        <w:t>Bds|Bds</w:t>
      </w:r>
      <w:proofErr w:type="spellEnd"/>
      <w:r w:rsidRPr="00267FC5">
        <w:rPr>
          <w:rFonts w:ascii="Arial" w:hAnsi="Arial" w:cs="Arial"/>
          <w:i/>
          <w:iCs/>
          <w:color w:val="333333"/>
          <w:shd w:val="clear" w:color="auto" w:fill="FFFFFF"/>
        </w:rPr>
        <w:t>).</w:t>
      </w:r>
    </w:p>
    <w:p w14:paraId="2AC99CEB" w14:textId="77777777" w:rsidR="008D1943" w:rsidRPr="00726607" w:rsidRDefault="008D1943" w:rsidP="008D1943">
      <w:pPr>
        <w:spacing w:line="360" w:lineRule="auto"/>
        <w:ind w:firstLine="720"/>
        <w:jc w:val="both"/>
        <w:rPr>
          <w:rFonts w:ascii="Arial" w:hAnsi="Arial" w:cs="Arial"/>
          <w:color w:val="333333"/>
          <w:shd w:val="clear" w:color="auto" w:fill="FFFFFF"/>
        </w:rPr>
      </w:pPr>
      <w:r w:rsidRPr="00726607">
        <w:rPr>
          <w:rFonts w:ascii="Arial" w:hAnsi="Arial" w:cs="Arial"/>
          <w:color w:val="333333"/>
          <w:shd w:val="clear" w:color="auto" w:fill="FFFFFF"/>
        </w:rPr>
        <w:t xml:space="preserve">This construction is important in the theory of stochastic processes and stochastic differential equations because it provides a way to define and work with stochastic integrals, which are integrals with respect to Brownian motion or other stochastic processes. The measurability condition (A3) in the </w:t>
      </w:r>
      <w:proofErr w:type="gramStart"/>
      <w:r w:rsidRPr="00726607">
        <w:rPr>
          <w:rFonts w:ascii="Arial" w:hAnsi="Arial" w:cs="Arial"/>
          <w:color w:val="333333"/>
          <w:shd w:val="clear" w:color="auto" w:fill="FFFFFF"/>
        </w:rPr>
        <w:t>contex</w:t>
      </w:r>
      <w:r>
        <w:rPr>
          <w:rFonts w:ascii="Arial" w:hAnsi="Arial" w:cs="Arial"/>
          <w:color w:val="333333"/>
          <w:shd w:val="clear" w:color="auto" w:fill="FFFFFF"/>
        </w:rPr>
        <w:t xml:space="preserve">t </w:t>
      </w:r>
      <w:r w:rsidRPr="00726607">
        <w:rPr>
          <w:rFonts w:ascii="Arial" w:hAnsi="Arial" w:cs="Arial"/>
          <w:color w:val="333333"/>
          <w:shd w:val="clear" w:color="auto" w:fill="FFFFFF"/>
        </w:rPr>
        <w:t xml:space="preserve"> provided</w:t>
      </w:r>
      <w:proofErr w:type="gramEnd"/>
      <w:r w:rsidRPr="00726607">
        <w:rPr>
          <w:rFonts w:ascii="Arial" w:hAnsi="Arial" w:cs="Arial"/>
          <w:color w:val="333333"/>
          <w:shd w:val="clear" w:color="auto" w:fill="FFFFFF"/>
        </w:rPr>
        <w:t xml:space="preserve"> ensures that the drift and diffusion functions are well-defined and can be integrated with respect to the Brownian motion process, </w:t>
      </w:r>
      <w:proofErr w:type="gramStart"/>
      <w:r w:rsidRPr="00726607">
        <w:rPr>
          <w:rFonts w:ascii="Arial" w:hAnsi="Arial" w:cs="Arial"/>
          <w:color w:val="333333"/>
          <w:shd w:val="clear" w:color="auto" w:fill="FFFFFF"/>
        </w:rPr>
        <w:t>taking into account</w:t>
      </w:r>
      <w:proofErr w:type="gramEnd"/>
      <w:r w:rsidRPr="00726607">
        <w:rPr>
          <w:rFonts w:ascii="Arial" w:hAnsi="Arial" w:cs="Arial"/>
          <w:color w:val="333333"/>
          <w:shd w:val="clear" w:color="auto" w:fill="FFFFFF"/>
        </w:rPr>
        <w:t xml:space="preserve"> both the underlying probability space and the Brownian motion itself.</w:t>
      </w:r>
    </w:p>
    <w:p w14:paraId="1395AE61"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Next, we will consider the bound on the distance between two stochastic integrals involving Wiener process W(s). Let </w:t>
      </w:r>
      <w:r w:rsidRPr="00267FC5">
        <w:rPr>
          <w:rFonts w:ascii="Arial" w:hAnsi="Arial" w:cs="Arial"/>
          <w:i/>
          <w:iCs/>
          <w:color w:val="333333"/>
          <w:shd w:val="clear" w:color="auto" w:fill="FFFFFF"/>
        </w:rPr>
        <w:t>X(s)</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Y(s)</w:t>
      </w:r>
      <w:r>
        <w:rPr>
          <w:rFonts w:ascii="Arial" w:hAnsi="Arial" w:cs="Arial"/>
          <w:color w:val="333333"/>
          <w:shd w:val="clear" w:color="auto" w:fill="FFFFFF"/>
        </w:rPr>
        <w:t xml:space="preserve"> be two stochastic processes and let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 xml:space="preserve"> (·, ·)</w:t>
      </w:r>
      <w:r>
        <w:t xml:space="preserve"> </w:t>
      </w:r>
      <w:r w:rsidRPr="0046054E">
        <w:rPr>
          <w:rFonts w:ascii="Arial" w:hAnsi="Arial" w:cs="Arial"/>
          <w:color w:val="333333"/>
          <w:shd w:val="clear" w:color="auto" w:fill="FFFFFF"/>
        </w:rPr>
        <w:t>denote</w:t>
      </w:r>
      <w:r>
        <w:rPr>
          <w:rFonts w:ascii="Arial" w:hAnsi="Arial" w:cs="Arial"/>
          <w:color w:val="333333"/>
          <w:shd w:val="clear" w:color="auto" w:fill="FFFFFF"/>
        </w:rPr>
        <w:t xml:space="preserve"> the</w:t>
      </w:r>
      <w:r w:rsidRPr="0046054E">
        <w:rPr>
          <w:rFonts w:ascii="Arial" w:hAnsi="Arial" w:cs="Arial"/>
          <w:color w:val="333333"/>
          <w:shd w:val="clear" w:color="auto" w:fill="FFFFFF"/>
        </w:rPr>
        <w:t xml:space="preserve"> </w:t>
      </w:r>
      <w:r w:rsidRPr="00267FC5">
        <w:rPr>
          <w:rFonts w:ascii="Arial" w:hAnsi="Arial" w:cs="Arial"/>
          <w:i/>
          <w:iCs/>
          <w:color w:val="333333"/>
          <w:shd w:val="clear" w:color="auto" w:fill="FFFFFF"/>
        </w:rPr>
        <w:t>L2</w:t>
      </w:r>
      <w:r w:rsidRPr="0046054E">
        <w:rPr>
          <w:rFonts w:ascii="Arial" w:hAnsi="Arial" w:cs="Arial"/>
          <w:color w:val="333333"/>
          <w:shd w:val="clear" w:color="auto" w:fill="FFFFFF"/>
        </w:rPr>
        <w:t xml:space="preserve"> distance </w:t>
      </w:r>
      <w:r>
        <w:rPr>
          <w:rFonts w:ascii="Arial" w:hAnsi="Arial" w:cs="Arial"/>
          <w:color w:val="333333"/>
          <w:shd w:val="clear" w:color="auto" w:fill="FFFFFF"/>
        </w:rPr>
        <w:t xml:space="preserve">between two processes. Then by the Burkholder and Gundy inequality </w:t>
      </w:r>
      <w:sdt>
        <w:sdtPr>
          <w:rPr>
            <w:rFonts w:ascii="Arial" w:hAnsi="Arial" w:cs="Arial"/>
            <w:color w:val="333333"/>
            <w:shd w:val="clear" w:color="auto" w:fill="FFFFFF"/>
          </w:rPr>
          <w:id w:val="137118612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Bur79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[85]</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p>
    <w:p w14:paraId="704F6BE5" w14:textId="77777777" w:rsidR="008D1943" w:rsidRDefault="008D1943" w:rsidP="008D1943">
      <w:pPr>
        <w:spacing w:line="360" w:lineRule="auto"/>
        <w:jc w:val="right"/>
        <w:rPr>
          <w:rFonts w:ascii="Arial" w:hAnsi="Arial" w:cs="Arial"/>
          <w:color w:val="333333"/>
          <w:shd w:val="clear" w:color="auto" w:fill="FFFFFF"/>
        </w:rPr>
      </w:pPr>
      <m:oMath>
        <m:r>
          <w:rPr>
            <w:rFonts w:ascii="Cambria Math" w:hAnsi="Cambria Math" w:cs="Arial"/>
            <w:color w:val="333333"/>
            <w:shd w:val="clear" w:color="auto" w:fill="FFFFFF"/>
          </w:rPr>
          <m:t xml:space="preserve">E </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uϵ[0,t]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Y</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r>
              <w:rPr>
                <w:rFonts w:ascii="Cambria Math" w:hAnsi="Cambria Math" w:cs="Arial"/>
                <w:color w:val="333333"/>
                <w:shd w:val="clear" w:color="auto" w:fill="FFFFFF"/>
              </w:rPr>
              <m:t>)≤</m:t>
            </m:r>
            <m:r>
              <w:rPr>
                <w:rFonts w:ascii="Cambria Math" w:hAnsi="Cambria Math" w:cs="Arial"/>
                <w:color w:val="333333"/>
                <w:highlight w:val="green"/>
                <w:shd w:val="clear" w:color="auto" w:fill="FFFFFF"/>
              </w:rPr>
              <m:t>4</m:t>
            </m:r>
            <m:r>
              <w:rPr>
                <w:rFonts w:ascii="Cambria Math" w:hAnsi="Cambria Math" w:cs="Arial"/>
                <w:color w:val="333333"/>
                <w:shd w:val="clear" w:color="auto" w:fill="FFFFFF"/>
              </w:rPr>
              <m: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 xml:space="preserve">, </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Y</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e>
                </m:d>
                <m:r>
                  <w:rPr>
                    <w:rFonts w:ascii="Cambria Math" w:hAnsi="Cambria Math" w:cs="Arial"/>
                    <w:color w:val="333333"/>
                    <w:shd w:val="clear" w:color="auto" w:fill="FFFFFF"/>
                  </w:rPr>
                  <m:t xml:space="preserve">ds </m:t>
                </m:r>
              </m:e>
            </m:nary>
          </m:e>
        </m:func>
      </m:oMath>
      <w:r>
        <w:rPr>
          <w:rFonts w:ascii="Arial" w:hAnsi="Arial" w:cs="Arial"/>
          <w:color w:val="333333"/>
          <w:shd w:val="clear" w:color="auto" w:fill="FFFFFF"/>
        </w:rPr>
        <w:tab/>
        <w:t>5.1.9</w:t>
      </w:r>
    </w:p>
    <w:p w14:paraId="31EB13EC" w14:textId="77777777" w:rsidR="008D1943" w:rsidRDefault="008D1943" w:rsidP="008D1943">
      <w:pPr>
        <w:spacing w:line="360" w:lineRule="auto"/>
        <w:ind w:firstLine="720"/>
        <w:jc w:val="both"/>
        <w:rPr>
          <w:rFonts w:ascii="Arial" w:hAnsi="Arial" w:cs="Arial"/>
          <w:color w:val="333333"/>
          <w:shd w:val="clear" w:color="auto" w:fill="FFFFFF"/>
        </w:rPr>
      </w:pPr>
      <w:r w:rsidRPr="00E10F2F">
        <w:rPr>
          <w:rFonts w:ascii="Arial" w:hAnsi="Arial" w:cs="Arial"/>
          <w:color w:val="333333"/>
          <w:shd w:val="clear" w:color="auto" w:fill="FFFFFF"/>
        </w:rPr>
        <w:t xml:space="preserve">Here, </w:t>
      </w:r>
      <w:r w:rsidRPr="00E10F2F">
        <w:rPr>
          <w:rFonts w:ascii="Cambria Math" w:hAnsi="Cambria Math" w:cs="Cambria Math"/>
          <w:color w:val="333333"/>
          <w:shd w:val="clear" w:color="auto" w:fill="FFFFFF"/>
        </w:rPr>
        <w:t>〈</w:t>
      </w:r>
      <w:r w:rsidRPr="00E10F2F">
        <w:rPr>
          <w:rFonts w:ascii="Arial" w:hAnsi="Arial" w:cs="Arial"/>
          <w:color w:val="333333"/>
          <w:shd w:val="clear" w:color="auto" w:fill="FFFFFF"/>
        </w:rPr>
        <w:t>·</w:t>
      </w:r>
      <w:r w:rsidRPr="00E10F2F">
        <w:rPr>
          <w:rFonts w:ascii="Cambria Math" w:hAnsi="Cambria Math" w:cs="Cambria Math"/>
          <w:color w:val="333333"/>
          <w:shd w:val="clear" w:color="auto" w:fill="FFFFFF"/>
        </w:rPr>
        <w:t>〉</w:t>
      </w:r>
      <w:r w:rsidRPr="00E10F2F">
        <w:rPr>
          <w:rFonts w:ascii="Arial" w:hAnsi="Arial" w:cs="Arial"/>
          <w:color w:val="333333"/>
          <w:shd w:val="clear" w:color="auto" w:fill="FFFFFF"/>
        </w:rPr>
        <w:t xml:space="preserve"> denotes the quadratic variation of a stochastic process, which is a measure of the total variation of the process. The integral </w:t>
      </w:r>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oMath>
      <w:r w:rsidRPr="00E10F2F">
        <w:rPr>
          <w:rFonts w:ascii="Arial" w:hAnsi="Arial" w:cs="Arial"/>
          <w:color w:val="333333"/>
          <w:shd w:val="clear" w:color="auto" w:fill="FFFFFF"/>
        </w:rPr>
        <w:t xml:space="preserve">represents the stochastic integral of </w:t>
      </w:r>
      <w:r w:rsidRPr="00267FC5">
        <w:rPr>
          <w:rFonts w:ascii="Arial" w:hAnsi="Arial" w:cs="Arial"/>
          <w:i/>
          <w:iCs/>
          <w:color w:val="333333"/>
          <w:shd w:val="clear" w:color="auto" w:fill="FFFFFF"/>
        </w:rPr>
        <w:t>X(s)</w:t>
      </w:r>
      <w:r w:rsidRPr="00E10F2F">
        <w:rPr>
          <w:rFonts w:ascii="Arial" w:hAnsi="Arial" w:cs="Arial"/>
          <w:color w:val="333333"/>
          <w:shd w:val="clear" w:color="auto" w:fill="FFFFFF"/>
        </w:rPr>
        <w:t xml:space="preserve"> with respect to the Wiener process up to time </w:t>
      </w:r>
      <w:r w:rsidRPr="00267FC5">
        <w:rPr>
          <w:rFonts w:ascii="Arial" w:hAnsi="Arial" w:cs="Arial"/>
          <w:i/>
          <w:iCs/>
          <w:color w:val="333333"/>
          <w:shd w:val="clear" w:color="auto" w:fill="FFFFFF"/>
        </w:rPr>
        <w:t>u</w:t>
      </w:r>
      <w:r w:rsidRPr="00E10F2F">
        <w:rPr>
          <w:rFonts w:ascii="Arial" w:hAnsi="Arial" w:cs="Arial"/>
          <w:color w:val="333333"/>
          <w:shd w:val="clear" w:color="auto" w:fill="FFFFFF"/>
        </w:rPr>
        <w:t>.</w:t>
      </w:r>
      <w:r>
        <w:rPr>
          <w:rFonts w:ascii="Arial" w:hAnsi="Arial" w:cs="Arial"/>
          <w:color w:val="333333"/>
          <w:shd w:val="clear" w:color="auto" w:fill="FFFFFF"/>
        </w:rPr>
        <w:t xml:space="preserve"> </w:t>
      </w:r>
      <w:r w:rsidRPr="00E10F2F">
        <w:rPr>
          <w:rFonts w:ascii="Arial" w:hAnsi="Arial" w:cs="Arial"/>
          <w:color w:val="333333"/>
          <w:shd w:val="clear" w:color="auto" w:fill="FFFFFF"/>
        </w:rPr>
        <w:t xml:space="preserve">The inequality states that the distance between the stochastic integrals of </w:t>
      </w:r>
      <w:r w:rsidRPr="00267FC5">
        <w:rPr>
          <w:rFonts w:ascii="Arial" w:hAnsi="Arial" w:cs="Arial"/>
          <w:i/>
          <w:iCs/>
          <w:color w:val="333333"/>
          <w:shd w:val="clear" w:color="auto" w:fill="FFFFFF"/>
        </w:rPr>
        <w:t>X(s)</w:t>
      </w:r>
      <w:r w:rsidRPr="00E10F2F">
        <w:rPr>
          <w:rFonts w:ascii="Arial" w:hAnsi="Arial" w:cs="Arial"/>
          <w:color w:val="333333"/>
          <w:shd w:val="clear" w:color="auto" w:fill="FFFFFF"/>
        </w:rPr>
        <w:t xml:space="preserve"> and </w:t>
      </w:r>
      <w:r w:rsidRPr="00267FC5">
        <w:rPr>
          <w:rFonts w:ascii="Arial" w:hAnsi="Arial" w:cs="Arial"/>
          <w:i/>
          <w:iCs/>
          <w:color w:val="333333"/>
          <w:shd w:val="clear" w:color="auto" w:fill="FFFFFF"/>
        </w:rPr>
        <w:t>Y(s)</w:t>
      </w:r>
      <w:r w:rsidRPr="00E10F2F">
        <w:rPr>
          <w:rFonts w:ascii="Arial" w:hAnsi="Arial" w:cs="Arial"/>
          <w:color w:val="333333"/>
          <w:shd w:val="clear" w:color="auto" w:fill="FFFFFF"/>
        </w:rPr>
        <w:t xml:space="preserve"> with respect to </w:t>
      </w:r>
      <w:r w:rsidRPr="00267FC5">
        <w:rPr>
          <w:rFonts w:ascii="Arial" w:hAnsi="Arial" w:cs="Arial"/>
          <w:i/>
          <w:iCs/>
          <w:color w:val="333333"/>
          <w:shd w:val="clear" w:color="auto" w:fill="FFFFFF"/>
        </w:rPr>
        <w:t>W(s)</w:t>
      </w:r>
      <w:r w:rsidRPr="00E10F2F">
        <w:rPr>
          <w:rFonts w:ascii="Arial" w:hAnsi="Arial" w:cs="Arial"/>
          <w:color w:val="333333"/>
          <w:shd w:val="clear" w:color="auto" w:fill="FFFFFF"/>
        </w:rPr>
        <w:t xml:space="preserve"> is bounded by a multiple of the integral of their </w:t>
      </w:r>
      <w:r w:rsidRPr="00267FC5">
        <w:rPr>
          <w:rFonts w:ascii="Arial" w:hAnsi="Arial" w:cs="Arial"/>
          <w:i/>
          <w:iCs/>
          <w:color w:val="333333"/>
          <w:shd w:val="clear" w:color="auto" w:fill="FFFFFF"/>
        </w:rPr>
        <w:t>L</w:t>
      </w:r>
      <w:r w:rsidRPr="00267FC5">
        <w:rPr>
          <w:rFonts w:ascii="Cambria Math" w:hAnsi="Cambria Math" w:cs="Cambria Math"/>
          <w:i/>
          <w:iCs/>
          <w:color w:val="333333"/>
          <w:shd w:val="clear" w:color="auto" w:fill="FFFFFF"/>
        </w:rPr>
        <w:t>₂</w:t>
      </w:r>
      <w:r w:rsidRPr="00E10F2F">
        <w:rPr>
          <w:rFonts w:ascii="Arial" w:hAnsi="Arial" w:cs="Arial"/>
          <w:color w:val="333333"/>
          <w:shd w:val="clear" w:color="auto" w:fill="FFFFFF"/>
        </w:rPr>
        <w:t xml:space="preserve"> distance over time. The constant 4 in the inequality is a universal constant that arises from the properties of the Wiener process.</w:t>
      </w:r>
      <w:r>
        <w:rPr>
          <w:rFonts w:ascii="Arial" w:hAnsi="Arial" w:cs="Arial"/>
          <w:color w:val="333333"/>
          <w:shd w:val="clear" w:color="auto" w:fill="FFFFFF"/>
        </w:rPr>
        <w:t xml:space="preserve"> 5.1.9 is a special case of the Burkholder-Davis-Gundy (BDG) inequality which </w:t>
      </w:r>
      <w:r>
        <w:rPr>
          <w:rFonts w:ascii="Arial" w:hAnsi="Arial" w:cs="Arial"/>
          <w:color w:val="333333"/>
          <w:shd w:val="clear" w:color="auto" w:fill="FFFFFF"/>
        </w:rPr>
        <w:lastRenderedPageBreak/>
        <w:t>we will explore further down the line and on which we will rely in other proofs. We will be using 5.1.9 and the assumptions above to show that 5.1.8 has a strong unique solution.</w:t>
      </w:r>
    </w:p>
    <w:p w14:paraId="22681596"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 We need to establish two points: 1. Existence of a strong solution. There exists a process </w:t>
      </w:r>
      <w:r w:rsidRPr="00267FC5">
        <w:rPr>
          <w:rFonts w:ascii="Arial" w:hAnsi="Arial" w:cs="Arial"/>
          <w:i/>
          <w:iCs/>
          <w:color w:val="333333"/>
          <w:shd w:val="clear" w:color="auto" w:fill="FFFFFF"/>
        </w:rPr>
        <w:t>X(t)</w:t>
      </w:r>
      <w:r>
        <w:rPr>
          <w:rFonts w:ascii="Arial" w:hAnsi="Arial" w:cs="Arial"/>
          <w:color w:val="333333"/>
          <w:shd w:val="clear" w:color="auto" w:fill="FFFFFF"/>
        </w:rPr>
        <w:t xml:space="preserve"> that solves the FSDE </w:t>
      </w:r>
      <w:proofErr w:type="spellStart"/>
      <w:r>
        <w:rPr>
          <w:rFonts w:ascii="Arial" w:hAnsi="Arial" w:cs="Arial"/>
          <w:color w:val="333333"/>
          <w:shd w:val="clear" w:color="auto" w:fill="FFFFFF"/>
        </w:rPr>
        <w:t>a.s.</w:t>
      </w:r>
      <w:proofErr w:type="spellEnd"/>
      <w:r>
        <w:rPr>
          <w:rFonts w:ascii="Arial" w:hAnsi="Arial" w:cs="Arial"/>
          <w:color w:val="333333"/>
          <w:shd w:val="clear" w:color="auto" w:fill="FFFFFF"/>
        </w:rPr>
        <w:t xml:space="preserve"> for all </w:t>
      </w:r>
      <w:r w:rsidRPr="00267FC5">
        <w:rPr>
          <w:rFonts w:ascii="Arial" w:hAnsi="Arial" w:cs="Arial"/>
          <w:i/>
          <w:iCs/>
          <w:color w:val="333333"/>
          <w:shd w:val="clear" w:color="auto" w:fill="FFFFFF"/>
        </w:rPr>
        <w:t xml:space="preserve">t ≥ 0. </w:t>
      </w:r>
      <w:r>
        <w:rPr>
          <w:rFonts w:ascii="Arial" w:hAnsi="Arial" w:cs="Arial"/>
          <w:color w:val="333333"/>
          <w:shd w:val="clear" w:color="auto" w:fill="FFFFFF"/>
        </w:rPr>
        <w:t xml:space="preserve">2. Uniqueness of the strong solution. The solution </w:t>
      </w:r>
      <w:r w:rsidRPr="00267FC5">
        <w:rPr>
          <w:rFonts w:ascii="Arial" w:hAnsi="Arial" w:cs="Arial"/>
          <w:i/>
          <w:iCs/>
          <w:color w:val="333333"/>
          <w:shd w:val="clear" w:color="auto" w:fill="FFFFFF"/>
        </w:rPr>
        <w:t>X(t)</w:t>
      </w:r>
      <w:r>
        <w:rPr>
          <w:rFonts w:ascii="Arial" w:hAnsi="Arial" w:cs="Arial"/>
          <w:color w:val="333333"/>
          <w:shd w:val="clear" w:color="auto" w:fill="FFFFFF"/>
        </w:rPr>
        <w:t xml:space="preserve"> is unique </w:t>
      </w:r>
      <w:proofErr w:type="spellStart"/>
      <w:r>
        <w:rPr>
          <w:rFonts w:ascii="Arial" w:hAnsi="Arial" w:cs="Arial"/>
          <w:color w:val="333333"/>
          <w:shd w:val="clear" w:color="auto" w:fill="FFFFFF"/>
        </w:rPr>
        <w:t>a.s.</w:t>
      </w:r>
      <w:proofErr w:type="spellEnd"/>
      <w:r>
        <w:rPr>
          <w:rFonts w:ascii="Arial" w:hAnsi="Arial" w:cs="Arial"/>
          <w:color w:val="333333"/>
          <w:shd w:val="clear" w:color="auto" w:fill="FFFFFF"/>
        </w:rPr>
        <w:t xml:space="preserve"> Using equation 5.1.2 and integration by parts technique, we can re-write 5.1.8:</w:t>
      </w:r>
    </w:p>
    <w:p w14:paraId="0E10CE99" w14:textId="77777777" w:rsidR="008D1943" w:rsidRPr="00267FC5" w:rsidRDefault="00000000" w:rsidP="008D1943">
      <w:pPr>
        <w:spacing w:line="360" w:lineRule="auto"/>
        <w:rPr>
          <w:rFonts w:ascii="Arial" w:hAnsi="Arial" w:cs="Arial"/>
          <w:color w:val="333333"/>
          <w:shd w:val="clear" w:color="auto" w:fill="FFFFFF"/>
        </w:rPr>
      </w:pPr>
      <m:oMathPara>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Sub>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e>
          </m:nary>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(a</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 xml:space="preserve">g(s,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dW(s)</m:t>
                      </m:r>
                    </m:e>
                  </m:nary>
                </m:e>
              </m:nary>
            </m:e>
          </m:d>
        </m:oMath>
      </m:oMathPara>
    </w:p>
    <w:p w14:paraId="35D2726A" w14:textId="77777777" w:rsidR="008D1943" w:rsidRDefault="008D1943" w:rsidP="008D1943">
      <w:pPr>
        <w:spacing w:line="360" w:lineRule="auto"/>
        <w:rPr>
          <w:rFonts w:ascii="Arial" w:eastAsia="Arial" w:hAnsi="Arial" w:cs="Arial"/>
          <w:color w:val="333333"/>
          <w:shd w:val="clear" w:color="auto" w:fill="FFFFFF"/>
        </w:rPr>
      </w:pPr>
      <m:oMath>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Sub>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e>
        </m:nary>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(a</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 xml:space="preserve">g(s,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dW(s)</m:t>
                    </m:r>
                  </m:e>
                </m:nary>
              </m:e>
            </m:nary>
          </m:e>
        </m:d>
        <m:r>
          <w:rPr>
            <w:rFonts w:ascii="Cambria Math" w:hAnsi="Cambria Math" w:cs="Arial"/>
            <w:color w:val="333333"/>
            <w:shd w:val="clear" w:color="auto" w:fill="FFFFFF"/>
          </w:rPr>
          <m:t xml:space="preserve">    </m:t>
        </m:r>
      </m:oMath>
      <w:r>
        <w:rPr>
          <w:rFonts w:ascii="Arial" w:eastAsia="Arial" w:hAnsi="Arial" w:cs="Arial"/>
          <w:color w:val="333333"/>
          <w:shd w:val="clear" w:color="auto" w:fill="FFFFFF"/>
        </w:rPr>
        <w:tab/>
      </w:r>
      <w:r>
        <w:rPr>
          <w:rFonts w:ascii="Arial" w:eastAsia="Arial" w:hAnsi="Arial" w:cs="Arial"/>
          <w:color w:val="333333"/>
          <w:shd w:val="clear" w:color="auto" w:fill="FFFFFF"/>
        </w:rPr>
        <w:tab/>
      </w:r>
    </w:p>
    <w:p w14:paraId="657C1423" w14:textId="77777777" w:rsidR="008D1943" w:rsidRDefault="008D1943" w:rsidP="008D1943">
      <w:pPr>
        <w:spacing w:line="360" w:lineRule="auto"/>
        <w:rPr>
          <w:rFonts w:ascii="Arial" w:hAnsi="Arial" w:cs="Arial"/>
          <w:color w:val="333333"/>
          <w:shd w:val="clear" w:color="auto" w:fill="FFFFFF"/>
        </w:rPr>
      </w:pPr>
      <w:proofErr w:type="gramStart"/>
      <w:r>
        <w:rPr>
          <w:rFonts w:ascii="Arial" w:hAnsi="Arial" w:cs="Arial"/>
          <w:color w:val="333333"/>
          <w:shd w:val="clear" w:color="auto" w:fill="FFFFFF"/>
        </w:rPr>
        <w:t>where</w:t>
      </w:r>
      <w:proofErr w:type="gramEnd"/>
    </w:p>
    <w:p w14:paraId="641D756E" w14:textId="77777777" w:rsidR="008D1943" w:rsidRDefault="008D1943" w:rsidP="008D1943">
      <w:pPr>
        <w:tabs>
          <w:tab w:val="left" w:pos="8505"/>
        </w:tabs>
        <w:spacing w:line="360" w:lineRule="auto"/>
        <w:ind w:left="8536" w:right="4" w:hanging="6835"/>
        <w:jc w:val="center"/>
        <w:rPr>
          <w:rFonts w:ascii="Arial" w:hAnsi="Arial" w:cs="Arial"/>
          <w:color w:val="333333"/>
          <w:shd w:val="clear" w:color="auto" w:fill="FFFFFF"/>
        </w:rPr>
      </w:pPr>
      <w:r>
        <w:rPr>
          <w:rFonts w:ascii="Arial" w:hAnsi="Arial" w:cs="Arial"/>
          <w:color w:val="333333"/>
          <w:shd w:val="clear" w:color="auto" w:fill="FFFFFF"/>
        </w:rPr>
        <w:t xml:space="preserve">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]dB(s)</m:t>
            </m:r>
          </m:e>
        </m:nary>
      </m:oMath>
      <w:r>
        <w:rPr>
          <w:rFonts w:ascii="Arial" w:hAnsi="Arial" w:cs="Arial"/>
          <w:color w:val="333333"/>
          <w:shd w:val="clear" w:color="auto" w:fill="FFFFFF"/>
        </w:rPr>
        <w:t xml:space="preserve">, </w:t>
      </w:r>
      <m:oMath>
        <m:r>
          <w:rPr>
            <w:rFonts w:ascii="Cambria Math" w:hAnsi="Cambria Math" w:cs="Arial"/>
            <w:color w:val="333333"/>
            <w:shd w:val="clear" w:color="auto" w:fill="FFFFFF"/>
          </w:rPr>
          <m:t xml:space="preserve">ε&gt;0, a=H-1/2.  </m:t>
        </m:r>
      </m:oMath>
      <w:r>
        <w:rPr>
          <w:rFonts w:ascii="Arial" w:hAnsi="Arial" w:cs="Arial"/>
          <w:color w:val="333333"/>
          <w:shd w:val="clear" w:color="auto" w:fill="FFFFFF"/>
        </w:rPr>
        <w:tab/>
      </w:r>
      <w:r>
        <w:rPr>
          <w:rFonts w:ascii="Arial" w:eastAsia="Arial" w:hAnsi="Arial" w:cs="Arial"/>
          <w:iCs/>
          <w:color w:val="333333"/>
          <w:shd w:val="clear" w:color="auto" w:fill="FFFFFF"/>
        </w:rPr>
        <w:t>5.1.10</w:t>
      </w:r>
    </w:p>
    <w:p w14:paraId="592EDA52"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The proof begins by introducing the Picard iterations</w:t>
      </w:r>
      <w:sdt>
        <w:sdtPr>
          <w:rPr>
            <w:rFonts w:ascii="Arial" w:hAnsi="Arial" w:cs="Arial"/>
            <w:color w:val="333333"/>
            <w:shd w:val="clear" w:color="auto" w:fill="FFFFFF"/>
          </w:rPr>
          <w:id w:val="-613984710"/>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Edw07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[82]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denoted as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(t)</m:t>
        </m:r>
      </m:oMath>
      <w:r>
        <w:rPr>
          <w:rFonts w:ascii="Arial" w:hAnsi="Arial" w:cs="Arial"/>
          <w:color w:val="333333"/>
          <w:shd w:val="clear" w:color="auto" w:fill="FFFFFF"/>
        </w:rPr>
        <w:t xml:space="preserve">, which are obtained by iteratively applying the equation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Sub>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(a</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 xml:space="preserve">g(s,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dW(s)</m:t>
                        </m:r>
                      </m:e>
                    </m:nary>
                  </m:e>
                </m:nary>
              </m:e>
            </m:d>
          </m:e>
        </m:nary>
      </m:oMath>
      <w:r>
        <w:rPr>
          <w:rFonts w:ascii="Arial" w:hAnsi="Arial" w:cs="Arial"/>
          <w:color w:val="333333"/>
          <w:shd w:val="clear" w:color="auto" w:fill="FFFFFF"/>
        </w:rPr>
        <w:t xml:space="preserve">, almost everywhere (a.e.). These iterations aim to find an approximation for the solution of the equation. To approximate </w:t>
      </w:r>
      <w:r w:rsidRPr="00267FC5">
        <w:rPr>
          <w:rFonts w:ascii="Arial" w:hAnsi="Arial" w:cs="Arial"/>
          <w:i/>
          <w:iCs/>
          <w:color w:val="333333"/>
          <w:shd w:val="clear" w:color="auto" w:fill="FFFFFF"/>
        </w:rPr>
        <w:t>X(t)</w:t>
      </w:r>
      <w:r>
        <w:rPr>
          <w:rFonts w:ascii="Arial" w:hAnsi="Arial" w:cs="Arial"/>
          <w:color w:val="333333"/>
          <w:shd w:val="clear" w:color="auto" w:fill="FFFFFF"/>
        </w:rPr>
        <w:t xml:space="preserve">, the Picard iteration scheme defines a sequence of iterates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Pr>
          <w:rFonts w:ascii="Arial" w:hAnsi="Arial" w:cs="Arial"/>
          <w:color w:val="333333"/>
          <w:shd w:val="clear" w:color="auto" w:fill="FFFFFF"/>
        </w:rPr>
        <w:t xml:space="preserve"> that should converge to </w:t>
      </w:r>
      <w:r w:rsidRPr="00267FC5">
        <w:rPr>
          <w:rFonts w:ascii="Arial" w:hAnsi="Arial" w:cs="Arial"/>
          <w:i/>
          <w:iCs/>
          <w:color w:val="333333"/>
          <w:shd w:val="clear" w:color="auto" w:fill="FFFFFF"/>
        </w:rPr>
        <w:t>X(t)</w:t>
      </w:r>
      <w:r>
        <w:rPr>
          <w:rFonts w:ascii="Arial" w:hAnsi="Arial" w:cs="Arial"/>
          <w:color w:val="333333"/>
          <w:shd w:val="clear" w:color="auto" w:fill="FFFFFF"/>
        </w:rPr>
        <w:t xml:space="preserve"> as n goes to infinity. Starting with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Sub>
      </m:oMath>
      <w:r>
        <w:rPr>
          <w:rFonts w:ascii="Arial" w:hAnsi="Arial" w:cs="Arial"/>
          <w:color w:val="333333"/>
          <w:shd w:val="clear" w:color="auto" w:fill="FFFFFF"/>
        </w:rPr>
        <w:t xml:space="preserve">, we calculate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Pr>
          <w:rFonts w:ascii="Arial" w:hAnsi="Arial" w:cs="Arial"/>
          <w:color w:val="333333"/>
          <w:shd w:val="clear" w:color="auto" w:fill="FFFFFF"/>
        </w:rPr>
        <w:t xml:space="preserve"> by plugging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bscript"/>
        </w:rPr>
        <w:t>0</w:t>
      </w:r>
      <w:r w:rsidRPr="00267FC5">
        <w:rPr>
          <w:rFonts w:ascii="Arial" w:hAnsi="Arial" w:cs="Arial"/>
          <w:i/>
          <w:iCs/>
          <w:color w:val="333333"/>
          <w:shd w:val="clear" w:color="auto" w:fill="FFFFFF"/>
        </w:rPr>
        <w:t xml:space="preserve"> </w:t>
      </w:r>
      <w:r>
        <w:rPr>
          <w:rFonts w:ascii="Arial" w:hAnsi="Arial" w:cs="Arial"/>
          <w:color w:val="333333"/>
          <w:shd w:val="clear" w:color="auto" w:fill="FFFFFF"/>
        </w:rPr>
        <w:t xml:space="preserve">into the right-hand side. Then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2</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Pr>
          <w:rFonts w:ascii="Arial" w:hAnsi="Arial" w:cs="Arial"/>
          <w:color w:val="333333"/>
          <w:shd w:val="clear" w:color="auto" w:fill="FFFFFF"/>
        </w:rPr>
        <w:t xml:space="preserve"> is calculate using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Pr>
          <w:rFonts w:ascii="Arial" w:hAnsi="Arial" w:cs="Arial"/>
          <w:color w:val="333333"/>
          <w:shd w:val="clear" w:color="auto" w:fill="FFFFFF"/>
        </w:rPr>
        <w:t xml:space="preserve"> and so on. The key idea is that as n increases, the sequence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Pr>
          <w:rFonts w:ascii="Arial" w:hAnsi="Arial" w:cs="Arial"/>
          <w:color w:val="333333"/>
          <w:shd w:val="clear" w:color="auto" w:fill="FFFFFF"/>
        </w:rPr>
        <w:t xml:space="preserve"> should get </w:t>
      </w:r>
      <w:proofErr w:type="gramStart"/>
      <w:r>
        <w:rPr>
          <w:rFonts w:ascii="Arial" w:hAnsi="Arial" w:cs="Arial"/>
          <w:color w:val="333333"/>
          <w:shd w:val="clear" w:color="auto" w:fill="FFFFFF"/>
        </w:rPr>
        <w:t>closer and closer</w:t>
      </w:r>
      <w:proofErr w:type="gramEnd"/>
      <w:r>
        <w:rPr>
          <w:rFonts w:ascii="Arial" w:hAnsi="Arial" w:cs="Arial"/>
          <w:color w:val="333333"/>
          <w:shd w:val="clear" w:color="auto" w:fill="FFFFFF"/>
        </w:rPr>
        <w:t xml:space="preserve"> to the true solution </w:t>
      </w:r>
      <w:r w:rsidRPr="00267FC5">
        <w:rPr>
          <w:rFonts w:ascii="Arial" w:hAnsi="Arial" w:cs="Arial"/>
          <w:i/>
          <w:iCs/>
          <w:color w:val="333333"/>
          <w:shd w:val="clear" w:color="auto" w:fill="FFFFFF"/>
        </w:rPr>
        <w:t>X(t</w:t>
      </w:r>
      <w:r>
        <w:rPr>
          <w:rFonts w:ascii="Arial" w:hAnsi="Arial" w:cs="Arial"/>
          <w:color w:val="333333"/>
          <w:shd w:val="clear" w:color="auto" w:fill="FFFFFF"/>
        </w:rPr>
        <w:t xml:space="preserve">), provided some condition on </w:t>
      </w:r>
      <w:r w:rsidRPr="00267FC5">
        <w:rPr>
          <w:rFonts w:ascii="Arial" w:hAnsi="Arial" w:cs="Arial"/>
          <w:i/>
          <w:iCs/>
          <w:color w:val="333333"/>
          <w:shd w:val="clear" w:color="auto" w:fill="FFFFFF"/>
        </w:rPr>
        <w:t>f</w:t>
      </w:r>
      <w:r>
        <w:rPr>
          <w:rFonts w:ascii="Arial" w:hAnsi="Arial" w:cs="Arial"/>
          <w:color w:val="333333"/>
          <w:shd w:val="clear" w:color="auto" w:fill="FFFFFF"/>
        </w:rPr>
        <w:t xml:space="preserve">, </w:t>
      </w:r>
      <w:r w:rsidRPr="00267FC5">
        <w:rPr>
          <w:rFonts w:ascii="Arial" w:hAnsi="Arial" w:cs="Arial"/>
          <w:i/>
          <w:iCs/>
          <w:color w:val="333333"/>
          <w:shd w:val="clear" w:color="auto" w:fill="FFFFFF"/>
        </w:rPr>
        <w:t>g</w:t>
      </w:r>
      <w:r>
        <w:rPr>
          <w:rFonts w:ascii="Arial" w:hAnsi="Arial" w:cs="Arial"/>
          <w:color w:val="333333"/>
          <w:shd w:val="clear" w:color="auto" w:fill="FFFFFF"/>
        </w:rPr>
        <w:t xml:space="preserve"> and the initial data is satisfied to ensure convergence. </w:t>
      </w:r>
      <w:r w:rsidRPr="00CB2076">
        <w:rPr>
          <w:rFonts w:ascii="Arial" w:hAnsi="Arial" w:cs="Arial"/>
          <w:color w:val="333333"/>
          <w:shd w:val="clear" w:color="auto" w:fill="FFFFFF"/>
        </w:rPr>
        <w:t xml:space="preserve">The parameters </w:t>
      </w:r>
      <w:r w:rsidRPr="00267FC5">
        <w:rPr>
          <w:rFonts w:ascii="Arial" w:hAnsi="Arial" w:cs="Arial"/>
          <w:i/>
          <w:iCs/>
          <w:color w:val="333333"/>
          <w:shd w:val="clear" w:color="auto" w:fill="FFFFFF"/>
        </w:rPr>
        <w:t>ε</w:t>
      </w:r>
      <w:r w:rsidRPr="00CB2076">
        <w:rPr>
          <w:rFonts w:ascii="Arial" w:hAnsi="Arial" w:cs="Arial"/>
          <w:color w:val="333333"/>
          <w:shd w:val="clear" w:color="auto" w:fill="FFFFFF"/>
        </w:rPr>
        <w:t xml:space="preserve"> and </w:t>
      </w:r>
      <w:r w:rsidRPr="00267FC5">
        <w:rPr>
          <w:rFonts w:ascii="Arial" w:hAnsi="Arial" w:cs="Arial"/>
          <w:i/>
          <w:iCs/>
          <w:color w:val="333333"/>
          <w:shd w:val="clear" w:color="auto" w:fill="FFFFFF"/>
        </w:rPr>
        <w:t>a</w:t>
      </w:r>
      <w:r w:rsidRPr="00CB2076">
        <w:rPr>
          <w:rFonts w:ascii="Arial" w:hAnsi="Arial" w:cs="Arial"/>
          <w:color w:val="333333"/>
          <w:shd w:val="clear" w:color="auto" w:fill="FFFFFF"/>
        </w:rPr>
        <w:t xml:space="preserve"> are introduced to control the convergence behaviour, while </w:t>
      </w:r>
      <w:r w:rsidRPr="00267FC5">
        <w:rPr>
          <w:rFonts w:ascii="Arial" w:hAnsi="Arial" w:cs="Arial"/>
          <w:i/>
          <w:iCs/>
          <w:color w:val="333333"/>
          <w:shd w:val="clear" w:color="auto" w:fill="FFFFFF"/>
        </w:rPr>
        <w:t>φ</w:t>
      </w:r>
      <w:r w:rsidRPr="00CB2076">
        <w:rPr>
          <w:rFonts w:ascii="Arial" w:hAnsi="Arial" w:cs="Arial"/>
          <w:color w:val="333333"/>
          <w:shd w:val="clear" w:color="auto" w:fill="FFFFFF"/>
        </w:rPr>
        <w:t xml:space="preserve"> is some approximating kernel.</w:t>
      </w:r>
      <w:r>
        <w:rPr>
          <w:rFonts w:ascii="Arial" w:hAnsi="Arial" w:cs="Arial"/>
          <w:color w:val="333333"/>
          <w:shd w:val="clear" w:color="auto" w:fill="FFFFFF"/>
        </w:rPr>
        <w:t xml:space="preserve"> The Picard iterations provide a recursive way to get successively better approximations to the original equation’s solution by iteratively updating an integral equation approximation. Define the sequence </w:t>
      </w:r>
      <w:proofErr w:type="spellStart"/>
      <w:r w:rsidRPr="00267FC5">
        <w:rPr>
          <w:rFonts w:ascii="Arial" w:hAnsi="Arial" w:cs="Arial"/>
          <w:i/>
          <w:iCs/>
          <w:color w:val="333333"/>
          <w:shd w:val="clear" w:color="auto" w:fill="FFFFFF"/>
        </w:rPr>
        <w:t>j</w:t>
      </w:r>
      <w:r w:rsidRPr="00267FC5">
        <w:rPr>
          <w:rFonts w:ascii="Arial" w:hAnsi="Arial" w:cs="Arial"/>
          <w:i/>
          <w:iCs/>
          <w:color w:val="333333"/>
          <w:shd w:val="clear" w:color="auto" w:fill="FFFFFF"/>
          <w:vertAlign w:val="subscript"/>
        </w:rPr>
        <w:t>n</w:t>
      </w:r>
      <w:proofErr w:type="spellEnd"/>
      <w:r w:rsidRPr="00267FC5">
        <w:rPr>
          <w:rFonts w:ascii="Arial" w:hAnsi="Arial" w:cs="Arial"/>
          <w:i/>
          <w:iCs/>
          <w:color w:val="333333"/>
          <w:shd w:val="clear" w:color="auto" w:fill="FFFFFF"/>
        </w:rPr>
        <w:t xml:space="preserve">(t) = </w:t>
      </w:r>
      <m:oMath>
        <m:r>
          <w:rPr>
            <w:rFonts w:ascii="Cambria Math" w:hAnsi="Cambria Math" w:cs="Arial"/>
            <w:color w:val="333333"/>
            <w:shd w:val="clear" w:color="auto" w:fill="FFFFFF"/>
          </w:rPr>
          <m:t>E</m:t>
        </m:r>
        <m:func>
          <m:funcPr>
            <m:ctrlPr>
              <w:rPr>
                <w:rFonts w:ascii="Cambria Math" w:hAnsi="Cambria Math" w:cs="Arial"/>
                <w:i/>
                <w:iCs/>
                <w:color w:val="333333"/>
                <w:shd w:val="clear" w:color="auto" w:fill="FFFFFF"/>
              </w:rPr>
            </m:ctrlPr>
          </m:funcPr>
          <m:fName>
            <m:limLow>
              <m:limLowPr>
                <m:ctrlPr>
                  <w:rPr>
                    <w:rFonts w:ascii="Cambria Math" w:hAnsi="Cambria Math" w:cs="Arial"/>
                    <w:i/>
                    <w:iCs/>
                    <w:color w:val="333333"/>
                    <w:shd w:val="clear" w:color="auto" w:fill="FFFFFF"/>
                  </w:rPr>
                </m:ctrlPr>
              </m:limLowPr>
              <m:e>
                <m:r>
                  <w:rPr>
                    <w:rFonts w:ascii="Cambria Math" w:hAnsi="Cambria Math" w:cs="Arial"/>
                    <w:color w:val="333333"/>
                    <w:shd w:val="clear" w:color="auto" w:fill="FFFFFF"/>
                  </w:rPr>
                  <m:t>sup</m:t>
                </m:r>
              </m:e>
              <m:lim>
                <m:r>
                  <w:rPr>
                    <w:rFonts w:ascii="Cambria Math" w:hAnsi="Cambria Math" w:cs="Arial"/>
                    <w:color w:val="333333"/>
                    <w:shd w:val="clear" w:color="auto" w:fill="FFFFFF"/>
                  </w:rPr>
                  <m:t>u∈[0,t]</m:t>
                </m:r>
              </m:lim>
            </m:limLow>
          </m:fName>
          <m:e>
            <m:sSubSup>
              <m:sSubSupPr>
                <m:ctrlPr>
                  <w:rPr>
                    <w:rFonts w:ascii="Cambria Math" w:hAnsi="Cambria Math" w:cs="Arial"/>
                    <w:i/>
                    <w:iCs/>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sSubSup>
              <m:sSubSupPr>
                <m:ctrlPr>
                  <w:rPr>
                    <w:rFonts w:ascii="Cambria Math" w:hAnsi="Cambria Math" w:cs="Arial"/>
                    <w:i/>
                    <w:iCs/>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iCs/>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m:t>
            </m:r>
            <m:sSubSup>
              <m:sSubSupPr>
                <m:ctrlPr>
                  <w:rPr>
                    <w:rFonts w:ascii="Cambria Math" w:hAnsi="Cambria Math" w:cs="Arial"/>
                    <w:i/>
                    <w:iCs/>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iCs/>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m:t>
            </m:r>
          </m:e>
        </m:func>
      </m:oMath>
      <w:r w:rsidRPr="00267FC5">
        <w:rPr>
          <w:rFonts w:ascii="Arial" w:hAnsi="Arial" w:cs="Arial"/>
          <w:i/>
          <w:iCs/>
          <w:color w:val="333333"/>
          <w:shd w:val="clear" w:color="auto" w:fill="FFFFFF"/>
        </w:rPr>
        <w:t>.</w:t>
      </w:r>
      <w:r>
        <w:rPr>
          <w:rFonts w:ascii="Arial" w:hAnsi="Arial" w:cs="Arial"/>
          <w:color w:val="333333"/>
          <w:shd w:val="clear" w:color="auto" w:fill="FFFFFF"/>
        </w:rPr>
        <w:t xml:space="preserve"> The sequence measures the distance between two consecutive iterations. When we take </w:t>
      </w:r>
      <w:r w:rsidRPr="00267FC5">
        <w:rPr>
          <w:rFonts w:ascii="Arial" w:hAnsi="Arial" w:cs="Arial"/>
          <w:i/>
          <w:iCs/>
          <w:color w:val="333333"/>
          <w:shd w:val="clear" w:color="auto" w:fill="FFFFFF"/>
        </w:rPr>
        <w:t>n=1</w:t>
      </w:r>
      <w:r>
        <w:rPr>
          <w:rFonts w:ascii="Arial" w:hAnsi="Arial" w:cs="Arial"/>
          <w:color w:val="333333"/>
          <w:shd w:val="clear" w:color="auto" w:fill="FFFFFF"/>
        </w:rPr>
        <w:t xml:space="preserve">, and by the assumption that there is </w:t>
      </w:r>
      <w:r w:rsidRPr="00267FC5">
        <w:rPr>
          <w:rFonts w:ascii="Arial" w:hAnsi="Arial" w:cs="Arial"/>
          <w:i/>
          <w:iCs/>
          <w:color w:val="333333"/>
          <w:shd w:val="clear" w:color="auto" w:fill="FFFFFF"/>
        </w:rPr>
        <w:t>C&gt;0</w:t>
      </w:r>
      <w:r>
        <w:rPr>
          <w:rFonts w:ascii="Arial" w:hAnsi="Arial" w:cs="Arial"/>
          <w:color w:val="333333"/>
          <w:shd w:val="clear" w:color="auto" w:fill="FFFFFF"/>
        </w:rPr>
        <w:t xml:space="preserve"> such that </w:t>
      </w:r>
      <w:proofErr w:type="gramStart"/>
      <w:r w:rsidRPr="00267FC5">
        <w:rPr>
          <w:rFonts w:ascii="Arial" w:hAnsi="Arial" w:cs="Arial"/>
          <w:i/>
          <w:iCs/>
          <w:color w:val="333333"/>
          <w:shd w:val="clear" w:color="auto" w:fill="FFFFFF"/>
        </w:rPr>
        <w:t>max{</w:t>
      </w:r>
      <w:proofErr w:type="gramEnd"/>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(f(</w:t>
      </w:r>
      <w:proofErr w:type="gramEnd"/>
      <w:r w:rsidRPr="00267FC5">
        <w:rPr>
          <w:rFonts w:ascii="Arial" w:hAnsi="Arial" w:cs="Arial"/>
          <w:i/>
          <w:iCs/>
          <w:color w:val="333333"/>
          <w:shd w:val="clear" w:color="auto" w:fill="FFFFFF"/>
        </w:rPr>
        <w:t xml:space="preserve">t, </w:t>
      </w:r>
      <w:proofErr w:type="gramStart"/>
      <w:r w:rsidRPr="00267FC5">
        <w:rPr>
          <w:rFonts w:ascii="Arial" w:hAnsi="Arial" w:cs="Arial"/>
          <w:i/>
          <w:iCs/>
          <w:color w:val="333333"/>
          <w:shd w:val="clear" w:color="auto" w:fill="FFFFFF"/>
        </w:rPr>
        <w:t>w,u</w:t>
      </w:r>
      <w:proofErr w:type="gramEnd"/>
      <w:r w:rsidRPr="00267FC5">
        <w:rPr>
          <w:rFonts w:ascii="Cambria Math" w:hAnsi="Cambria Math" w:cs="Arial"/>
          <w:i/>
          <w:iCs/>
          <w:color w:val="333333"/>
          <w:shd w:val="clear" w:color="auto" w:fill="FFFFFF"/>
        </w:rPr>
        <w:t>⟨0⟩</w:t>
      </w:r>
      <w:r w:rsidRPr="00267FC5">
        <w:rPr>
          <w:rFonts w:ascii="Arial" w:hAnsi="Arial" w:cs="Arial"/>
          <w:i/>
          <w:iCs/>
          <w:color w:val="333333"/>
          <w:shd w:val="clear" w:color="auto" w:fill="FFFFFF"/>
        </w:rPr>
        <w:t>), |</w:t>
      </w:r>
      <w:proofErr w:type="gramStart"/>
      <w:r w:rsidRPr="00267FC5">
        <w:rPr>
          <w:rFonts w:ascii="Arial" w:hAnsi="Arial" w:cs="Arial"/>
          <w:i/>
          <w:iCs/>
          <w:color w:val="333333"/>
          <w:shd w:val="clear" w:color="auto" w:fill="FFFFFF"/>
        </w:rPr>
        <w:t>g(</w:t>
      </w:r>
      <w:proofErr w:type="gramEnd"/>
      <w:r w:rsidRPr="00267FC5">
        <w:rPr>
          <w:rFonts w:ascii="Arial" w:hAnsi="Arial" w:cs="Arial"/>
          <w:i/>
          <w:iCs/>
          <w:color w:val="333333"/>
          <w:shd w:val="clear" w:color="auto" w:fill="FFFFFF"/>
        </w:rPr>
        <w:t xml:space="preserve">t, w, </w:t>
      </w:r>
      <w:proofErr w:type="gramStart"/>
      <w:r w:rsidRPr="00267FC5">
        <w:rPr>
          <w:rFonts w:ascii="Arial" w:hAnsi="Arial" w:cs="Arial"/>
          <w:i/>
          <w:iCs/>
          <w:color w:val="333333"/>
          <w:shd w:val="clear" w:color="auto" w:fill="FFFFFF"/>
        </w:rPr>
        <w:t>u)|</w:t>
      </w:r>
      <w:proofErr w:type="gramEnd"/>
      <w:r w:rsidRPr="00267FC5">
        <w:rPr>
          <w:rFonts w:ascii="Arial" w:hAnsi="Arial" w:cs="Arial"/>
          <w:i/>
          <w:iCs/>
          <w:color w:val="333333"/>
          <w:shd w:val="clear" w:color="auto" w:fill="FFFFFF"/>
        </w:rPr>
        <w:t xml:space="preserve"> } ≤C(1+d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u,</w:t>
      </w:r>
      <w:r w:rsidRPr="00267FC5">
        <w:rPr>
          <w:rFonts w:ascii="Cambria Math" w:hAnsi="Cambria Math" w:cs="Arial"/>
          <w:i/>
          <w:iCs/>
          <w:color w:val="333333"/>
          <w:shd w:val="clear" w:color="auto" w:fill="FFFFFF"/>
        </w:rPr>
        <w:t>⟨0⟩</w:t>
      </w:r>
      <w:r w:rsidRPr="00267FC5">
        <w:rPr>
          <w:rFonts w:ascii="Arial" w:hAnsi="Arial" w:cs="Arial"/>
          <w:i/>
          <w:iCs/>
          <w:color w:val="333333"/>
          <w:shd w:val="clear" w:color="auto" w:fill="FFFFFF"/>
        </w:rPr>
        <w:t>)</w:t>
      </w:r>
      <w:r>
        <w:rPr>
          <w:rFonts w:ascii="Arial" w:hAnsi="Arial" w:cs="Arial"/>
          <w:color w:val="333333"/>
          <w:shd w:val="clear" w:color="auto" w:fill="FFFFFF"/>
        </w:rPr>
        <w:t xml:space="preserve"> and from </w:t>
      </w:r>
      <w:r w:rsidRPr="007233C1">
        <w:rPr>
          <w:rFonts w:ascii="Arial" w:hAnsi="Arial" w:cs="Arial"/>
          <w:color w:val="333333"/>
          <w:highlight w:val="green"/>
          <w:shd w:val="clear" w:color="auto" w:fill="FFFFFF"/>
        </w:rPr>
        <w:t xml:space="preserve">Theorem 4.1 in </w:t>
      </w:r>
      <w:proofErr w:type="spellStart"/>
      <w:r w:rsidRPr="007233C1">
        <w:rPr>
          <w:rFonts w:ascii="Arial" w:hAnsi="Arial" w:cs="Arial"/>
          <w:color w:val="333333"/>
          <w:highlight w:val="green"/>
          <w:shd w:val="clear" w:color="auto" w:fill="FFFFFF"/>
        </w:rPr>
        <w:t>Llendeto</w:t>
      </w:r>
      <w:proofErr w:type="spellEnd"/>
      <w:r w:rsidRPr="007233C1">
        <w:rPr>
          <w:rFonts w:ascii="Arial" w:hAnsi="Arial" w:cs="Arial"/>
          <w:color w:val="333333"/>
          <w:highlight w:val="green"/>
          <w:shd w:val="clear" w:color="auto" w:fill="FFFFFF"/>
        </w:rPr>
        <w:t xml:space="preserve"> (2007), we know that:</w:t>
      </w:r>
    </w:p>
    <w:p w14:paraId="757A6210" w14:textId="77777777" w:rsidR="008D1943" w:rsidRDefault="008D1943" w:rsidP="008D1943">
      <w:pPr>
        <w:spacing w:line="360" w:lineRule="auto"/>
        <w:jc w:val="center"/>
        <w:rPr>
          <w:rFonts w:ascii="Arial" w:hAnsi="Arial" w:cs="Arial"/>
          <w:color w:val="333333"/>
          <w:shd w:val="clear" w:color="auto" w:fill="FFFFFF"/>
        </w:rPr>
      </w:pPr>
      <m:oMathPara>
        <m:oMath>
          <m:r>
            <w:rPr>
              <w:rFonts w:ascii="Cambria Math" w:hAnsi="Cambria Math" w:cs="Arial"/>
              <w:color w:val="333333"/>
              <w:shd w:val="clear" w:color="auto" w:fill="FFFFFF"/>
            </w:rPr>
            <w:lastRenderedPageBreak/>
            <m:t>E|</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E|X</m:t>
              </m:r>
            </m:e>
            <m:sub>
              <m:r>
                <w:rPr>
                  <w:rFonts w:ascii="Cambria Math" w:hAnsi="Cambria Math" w:cs="Arial"/>
                  <w:color w:val="333333"/>
                  <w:shd w:val="clear" w:color="auto" w:fill="FFFFFF"/>
                </w:rPr>
                <m:t>0</m:t>
              </m:r>
            </m:sub>
          </m:sSub>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e>
          </m:nary>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 xml:space="preserve">g(s,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3E|X</m:t>
              </m:r>
            </m:e>
            <m:sub>
              <m:r>
                <w:rPr>
                  <w:rFonts w:ascii="Cambria Math" w:hAnsi="Cambria Math" w:cs="Arial"/>
                  <w:color w:val="333333"/>
                  <w:shd w:val="clear" w:color="auto" w:fill="FFFFFF"/>
                </w:rPr>
                <m:t>0</m:t>
              </m:r>
            </m:sub>
          </m:sSub>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+ 3E|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nary>
          <m:r>
            <w:rPr>
              <w:rFonts w:ascii="Cambria Math" w:hAnsi="Cambria Math" w:cs="Arial"/>
              <w:color w:val="333333"/>
              <w:shd w:val="clear" w:color="auto" w:fill="FFFFFF"/>
            </w:rPr>
            <m:t>+3E|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 xml:space="preserve">g(s,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oMath>
      </m:oMathPara>
    </w:p>
    <w:p w14:paraId="7310FDB0"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Therefore, we have a constant </w:t>
      </w:r>
      <w:r w:rsidRPr="00267FC5">
        <w:rPr>
          <w:rFonts w:ascii="Arial" w:hAnsi="Arial" w:cs="Arial"/>
          <w:i/>
          <w:iCs/>
          <w:color w:val="333333"/>
          <w:shd w:val="clear" w:color="auto" w:fill="FFFFFF"/>
        </w:rPr>
        <w:t>3</w:t>
      </w:r>
      <w:r>
        <w:rPr>
          <w:rFonts w:ascii="Arial" w:hAnsi="Arial" w:cs="Arial"/>
          <w:color w:val="333333"/>
          <w:shd w:val="clear" w:color="auto" w:fill="FFFFFF"/>
        </w:rPr>
        <w:t xml:space="preserve"> in:</w:t>
      </w:r>
    </w:p>
    <w:p w14:paraId="6DE14F22" w14:textId="77777777" w:rsidR="008D1943" w:rsidRDefault="00000000" w:rsidP="008D1943">
      <w:pPr>
        <w:spacing w:line="360" w:lineRule="auto"/>
        <w:jc w:val="center"/>
        <w:rPr>
          <w:rFonts w:ascii="Arial" w:hAnsi="Arial" w:cs="Arial"/>
          <w:color w:val="333333"/>
          <w:shd w:val="clear" w:color="auto" w:fill="FFFFFF"/>
        </w:rPr>
      </w:p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J</m:t>
            </m:r>
          </m:e>
          <m:sub>
            <m:r>
              <w:rPr>
                <w:rFonts w:ascii="Cambria Math" w:hAnsi="Cambria Math" w:cs="Arial"/>
                <w:color w:val="333333"/>
                <w:shd w:val="clear" w:color="auto" w:fill="FFFFFF"/>
              </w:rPr>
              <m:t>1</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E </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u∈[0,t]</m:t>
                </m:r>
              </m:lim>
            </m:limLow>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(a</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 xml:space="preserve">g(s,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dW(s)</m:t>
                            </m:r>
                          </m:e>
                        </m:nary>
                      </m:e>
                    </m:nary>
                  </m:e>
                </m:d>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 xml:space="preserve">) ≤3E </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u∈[0,t]</m:t>
                        </m:r>
                      </m:lim>
                    </m:limLow>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)+3E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u∈[0,t]</m:t>
                            </m:r>
                          </m:lim>
                        </m:limLow>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(a</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)+3E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u∈[0,t]</m:t>
                                    </m:r>
                                  </m:lim>
                                </m:limLow>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 xml:space="preserve">g(s,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dW(s)</m:t>
                                    </m:r>
                                  </m:e>
                                </m:nary>
                              </m:e>
                            </m:nary>
                          </m:e>
                        </m:d>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 xml:space="preserve">) </m:t>
                        </m:r>
                      </m:e>
                    </m:nary>
                  </m:e>
                </m:func>
                <m:r>
                  <w:rPr>
                    <w:rFonts w:ascii="Cambria Math" w:hAnsi="Cambria Math" w:cs="Arial"/>
                    <w:color w:val="333333"/>
                    <w:shd w:val="clear" w:color="auto" w:fill="FFFFFF"/>
                  </w:rPr>
                  <m:t xml:space="preserve"> </m:t>
                </m:r>
              </m:e>
            </m:nary>
          </m:e>
        </m:func>
        <m:r>
          <w:rPr>
            <w:rFonts w:ascii="Cambria Math" w:hAnsi="Cambria Math" w:cs="Arial"/>
            <w:color w:val="333333"/>
            <w:shd w:val="clear" w:color="auto" w:fill="FFFFFF"/>
          </w:rPr>
          <m:t xml:space="preserve"> </m:t>
        </m:r>
      </m:oMath>
      <w:r w:rsidR="008D1943">
        <w:rPr>
          <w:rFonts w:ascii="Arial" w:hAnsi="Arial" w:cs="Arial"/>
          <w:color w:val="333333"/>
          <w:shd w:val="clear" w:color="auto" w:fill="FFFFFF"/>
        </w:rPr>
        <w:t xml:space="preserve"> </w:t>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t>5.1.11</w:t>
      </w:r>
    </w:p>
    <w:p w14:paraId="77A5B17A"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Using proposition 5.1.6 </w:t>
      </w: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p</m:t>
                </m:r>
              </m:sup>
            </m:sSubSup>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L</m:t>
                    </m:r>
                  </m:e>
                  <m:sub>
                    <m:r>
                      <w:rPr>
                        <w:rFonts w:ascii="Cambria Math" w:hAnsi="Cambria Math" w:cs="Arial"/>
                        <w:color w:val="333333"/>
                        <w:shd w:val="clear" w:color="auto" w:fill="FFFFFF"/>
                      </w:rPr>
                      <m:t>t, x</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L</m:t>
                    </m:r>
                  </m:e>
                  <m:sub>
                    <m:r>
                      <w:rPr>
                        <w:rFonts w:ascii="Cambria Math" w:hAnsi="Cambria Math" w:cs="Arial"/>
                        <w:color w:val="333333"/>
                        <w:shd w:val="clear" w:color="auto" w:fill="FFFFFF"/>
                      </w:rPr>
                      <m:t>t,y</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p-1</m:t>
                </m:r>
              </m:sup>
            </m:s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p</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Y</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  a.e.</m:t>
                </m:r>
              </m:e>
            </m:nary>
          </m:e>
        </m:func>
      </m:oMath>
      <w:r>
        <w:rPr>
          <w:rFonts w:ascii="Arial" w:hAnsi="Arial" w:cs="Arial"/>
          <w:color w:val="333333"/>
          <w:shd w:val="clear" w:color="auto" w:fill="FFFFFF"/>
        </w:rPr>
        <w:t xml:space="preserve">, proposition 5.1.9, the linearity of the expectations operator, and since our metric is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p</m:t>
            </m:r>
          </m:sup>
        </m:sSubSup>
      </m:oMath>
      <w:r>
        <w:rPr>
          <w:rFonts w:ascii="Arial" w:hAnsi="Arial" w:cs="Arial"/>
          <w:color w:val="333333"/>
          <w:shd w:val="clear" w:color="auto" w:fill="FFFFFF"/>
        </w:rPr>
        <w:t>, so we can pull out constants as square,  we can restate that:</w:t>
      </w:r>
    </w:p>
    <w:p w14:paraId="2A968557" w14:textId="77777777" w:rsidR="008D1943" w:rsidRDefault="00000000" w:rsidP="008D1943">
      <w:pPr>
        <w:spacing w:line="360" w:lineRule="auto"/>
        <w:jc w:val="center"/>
        <w:rPr>
          <w:rFonts w:ascii="Arial" w:hAnsi="Arial" w:cs="Arial"/>
          <w:color w:val="333333"/>
          <w:shd w:val="clear" w:color="auto" w:fill="FFFFFF"/>
        </w:rPr>
      </w:pPr>
      <m:oMathPara>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J</m:t>
              </m:r>
            </m:e>
            <m:sub>
              <m:r>
                <w:rPr>
                  <w:rFonts w:ascii="Cambria Math" w:hAnsi="Cambria Math" w:cs="Arial"/>
                  <w:color w:val="333333"/>
                  <w:shd w:val="clear" w:color="auto" w:fill="FFFFFF"/>
                </w:rPr>
                <m:t>1</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≤3tE </m:t>
          </m:r>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m:t>
              </m:r>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)ds+3</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r>
                                <w:rPr>
                                  <w:rFonts w:ascii="Cambria Math" w:hAnsi="Cambria Math" w:cs="Arial"/>
                                  <w:color w:val="333333"/>
                                  <w:shd w:val="clear" w:color="auto" w:fill="FFFFFF"/>
                                </w:rPr>
                                <m:t xml:space="preserve">+3*4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e>
                              </m:nary>
                            </m:e>
                          </m:nary>
                        </m:e>
                      </m:d>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r>
                    <w:rPr>
                      <w:rFonts w:ascii="Cambria Math" w:hAnsi="Cambria Math" w:cs="Arial"/>
                      <w:color w:val="333333"/>
                      <w:shd w:val="clear" w:color="auto" w:fill="FFFFFF"/>
                    </w:rPr>
                    <m:t xml:space="preserve">ds  </m:t>
                  </m:r>
                </m:e>
              </m:nary>
            </m:e>
          </m:func>
        </m:oMath>
      </m:oMathPara>
    </w:p>
    <w:p w14:paraId="6B86235C"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Using assumption </w:t>
      </w:r>
      <w:proofErr w:type="gramStart"/>
      <w:r w:rsidRPr="00267FC5">
        <w:rPr>
          <w:rFonts w:ascii="Arial" w:hAnsi="Arial" w:cs="Arial"/>
          <w:i/>
          <w:iCs/>
          <w:color w:val="333333"/>
          <w:shd w:val="clear" w:color="auto" w:fill="FFFFFF"/>
        </w:rPr>
        <w:t>max{</w:t>
      </w:r>
      <w:proofErr w:type="gramEnd"/>
      <w:r w:rsidRPr="00267FC5">
        <w:rPr>
          <w:rFonts w:ascii="Arial" w:hAnsi="Arial" w:cs="Arial"/>
          <w:i/>
          <w:iCs/>
          <w:color w:val="333333"/>
          <w:shd w:val="clear" w:color="auto" w:fill="FFFFFF"/>
        </w:rPr>
        <w:t>d</w:t>
      </w:r>
      <w:proofErr w:type="gramStart"/>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(f(</w:t>
      </w:r>
      <w:proofErr w:type="gramEnd"/>
      <w:r w:rsidRPr="00267FC5">
        <w:rPr>
          <w:rFonts w:ascii="Arial" w:hAnsi="Arial" w:cs="Arial"/>
          <w:i/>
          <w:iCs/>
          <w:color w:val="333333"/>
          <w:shd w:val="clear" w:color="auto" w:fill="FFFFFF"/>
        </w:rPr>
        <w:t xml:space="preserve">t, </w:t>
      </w:r>
      <w:proofErr w:type="gramStart"/>
      <w:r w:rsidRPr="00267FC5">
        <w:rPr>
          <w:rFonts w:ascii="Arial" w:hAnsi="Arial" w:cs="Arial"/>
          <w:i/>
          <w:iCs/>
          <w:color w:val="333333"/>
          <w:shd w:val="clear" w:color="auto" w:fill="FFFFFF"/>
        </w:rPr>
        <w:t>w,u</w:t>
      </w:r>
      <w:proofErr w:type="gramEnd"/>
      <w:r w:rsidRPr="00267FC5">
        <w:rPr>
          <w:rFonts w:ascii="Cambria Math" w:hAnsi="Cambria Math" w:cs="Arial"/>
          <w:i/>
          <w:iCs/>
          <w:color w:val="333333"/>
          <w:shd w:val="clear" w:color="auto" w:fill="FFFFFF"/>
        </w:rPr>
        <w:t>⟨0⟩</w:t>
      </w:r>
      <w:r w:rsidRPr="00267FC5">
        <w:rPr>
          <w:rFonts w:ascii="Arial" w:hAnsi="Arial" w:cs="Arial"/>
          <w:i/>
          <w:iCs/>
          <w:color w:val="333333"/>
          <w:shd w:val="clear" w:color="auto" w:fill="FFFFFF"/>
        </w:rPr>
        <w:t>), |</w:t>
      </w:r>
      <w:proofErr w:type="gramStart"/>
      <w:r w:rsidRPr="00267FC5">
        <w:rPr>
          <w:rFonts w:ascii="Arial" w:hAnsi="Arial" w:cs="Arial"/>
          <w:i/>
          <w:iCs/>
          <w:color w:val="333333"/>
          <w:shd w:val="clear" w:color="auto" w:fill="FFFFFF"/>
        </w:rPr>
        <w:t>g(</w:t>
      </w:r>
      <w:proofErr w:type="gramEnd"/>
      <w:r w:rsidRPr="00267FC5">
        <w:rPr>
          <w:rFonts w:ascii="Arial" w:hAnsi="Arial" w:cs="Arial"/>
          <w:i/>
          <w:iCs/>
          <w:color w:val="333333"/>
          <w:shd w:val="clear" w:color="auto" w:fill="FFFFFF"/>
        </w:rPr>
        <w:t xml:space="preserve">t, w, </w:t>
      </w:r>
      <w:proofErr w:type="gramStart"/>
      <w:r w:rsidRPr="00267FC5">
        <w:rPr>
          <w:rFonts w:ascii="Arial" w:hAnsi="Arial" w:cs="Arial"/>
          <w:i/>
          <w:iCs/>
          <w:color w:val="333333"/>
          <w:shd w:val="clear" w:color="auto" w:fill="FFFFFF"/>
        </w:rPr>
        <w:t>u)|</w:t>
      </w:r>
      <w:proofErr w:type="gramEnd"/>
      <w:r w:rsidRPr="00267FC5">
        <w:rPr>
          <w:rFonts w:ascii="Arial" w:hAnsi="Arial" w:cs="Arial"/>
          <w:i/>
          <w:iCs/>
          <w:color w:val="333333"/>
          <w:shd w:val="clear" w:color="auto" w:fill="FFFFFF"/>
        </w:rPr>
        <w:t xml:space="preserve"> } ≤C(1+d</w:t>
      </w:r>
      <w:r w:rsidRPr="00267FC5">
        <w:rPr>
          <w:rFonts w:ascii="Arial" w:hAnsi="Arial" w:cs="Arial"/>
          <w:i/>
          <w:iCs/>
          <w:color w:val="333333"/>
          <w:shd w:val="clear" w:color="auto" w:fill="FFFFFF"/>
          <w:vertAlign w:val="subscript"/>
        </w:rPr>
        <w:t>∞(</w:t>
      </w:r>
      <w:r w:rsidRPr="00267FC5">
        <w:rPr>
          <w:rFonts w:ascii="Arial" w:hAnsi="Arial" w:cs="Arial"/>
          <w:i/>
          <w:iCs/>
          <w:color w:val="333333"/>
          <w:shd w:val="clear" w:color="auto" w:fill="FFFFFF"/>
        </w:rPr>
        <w:t>u,</w:t>
      </w:r>
      <w:r w:rsidRPr="00267FC5">
        <w:rPr>
          <w:rFonts w:ascii="Cambria Math" w:hAnsi="Cambria Math" w:cs="Arial"/>
          <w:i/>
          <w:iCs/>
          <w:color w:val="333333"/>
          <w:shd w:val="clear" w:color="auto" w:fill="FFFFFF"/>
        </w:rPr>
        <w:t>⟨0⟩</w:t>
      </w:r>
      <w:r w:rsidRPr="00267FC5">
        <w:rPr>
          <w:rFonts w:ascii="Arial" w:hAnsi="Arial" w:cs="Arial"/>
          <w:i/>
          <w:iCs/>
          <w:color w:val="333333"/>
          <w:shd w:val="clear" w:color="auto" w:fill="FFFFFF"/>
        </w:rPr>
        <w:t>)</w:t>
      </w:r>
      <w:r>
        <w:rPr>
          <w:rFonts w:ascii="Arial" w:hAnsi="Arial" w:cs="Arial"/>
          <w:color w:val="333333"/>
          <w:shd w:val="clear" w:color="auto" w:fill="FFFFFF"/>
        </w:rPr>
        <w:t xml:space="preserve">, for C &gt;0, and properties of the expectation operator, we substitute this into the following integral expression to obtain the following. Also, remember that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e>
        </m:d>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oMath>
      <w:r>
        <w:rPr>
          <w:rFonts w:ascii="Arial" w:hAnsi="Arial" w:cs="Arial"/>
          <w:color w:val="333333"/>
          <w:shd w:val="clear" w:color="auto" w:fill="FFFFFF"/>
        </w:rPr>
        <w:t xml:space="preserve"> measures the squared maximum distance between some fuzzy set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oMath>
      <w:r>
        <w:rPr>
          <w:rFonts w:ascii="Arial" w:hAnsi="Arial" w:cs="Arial"/>
          <w:color w:val="333333"/>
          <w:shd w:val="clear" w:color="auto" w:fill="FFFFFF"/>
        </w:rPr>
        <w:t xml:space="preserve"> at a specific time s and zero fuzzy set, where all membership values are zero and utilise the metric inner product. For a different version of this proof, see </w:t>
      </w:r>
      <w:sdt>
        <w:sdtPr>
          <w:rPr>
            <w:rFonts w:ascii="Arial" w:hAnsi="Arial" w:cs="Arial"/>
            <w:color w:val="333333"/>
            <w:shd w:val="clear" w:color="auto" w:fill="FFFFFF"/>
          </w:rPr>
          <w:id w:val="147903591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Jaf21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[81]</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p>
    <w:p w14:paraId="14076893" w14:textId="77777777" w:rsidR="008D1943" w:rsidRPr="001305C5" w:rsidRDefault="00000000" w:rsidP="008D1943">
      <w:pPr>
        <w:tabs>
          <w:tab w:val="left" w:pos="8931"/>
        </w:tabs>
        <w:spacing w:line="360" w:lineRule="auto"/>
        <w:ind w:left="720"/>
        <w:jc w:val="center"/>
        <w:rPr>
          <w:rFonts w:ascii="Arial" w:hAnsi="Arial" w:cs="Arial"/>
          <w:color w:val="333333"/>
          <w:shd w:val="clear" w:color="auto" w:fill="FFFFFF"/>
        </w:rPr>
      </w:pPr>
      <m:oMath>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J</m:t>
            </m:r>
          </m:e>
          <m:sub>
            <m:r>
              <w:rPr>
                <w:rFonts w:ascii="Cambria Math" w:hAnsi="Cambria Math" w:cs="Arial"/>
                <w:color w:val="333333"/>
                <w:highlight w:val="green"/>
                <w:shd w:val="clear" w:color="auto" w:fill="FFFFFF"/>
              </w:rPr>
              <m:t>1</m:t>
            </m:r>
          </m:sub>
        </m:sSub>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r>
          <w:rPr>
            <w:rFonts w:ascii="Cambria Math" w:hAnsi="Cambria Math" w:cs="Arial"/>
            <w:color w:val="333333"/>
            <w:highlight w:val="green"/>
            <w:shd w:val="clear" w:color="auto" w:fill="FFFFFF"/>
          </w:rPr>
          <m:t>≤3(T+4</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 xml:space="preserve">)[E </m:t>
        </m:r>
        <m:func>
          <m:funcPr>
            <m:ctrlPr>
              <w:rPr>
                <w:rFonts w:ascii="Cambria Math" w:hAnsi="Cambria Math" w:cs="Arial"/>
                <w:i/>
                <w:color w:val="333333"/>
                <w:highlight w:val="green"/>
                <w:shd w:val="clear" w:color="auto" w:fill="FFFFFF"/>
              </w:rPr>
            </m:ctrlPr>
          </m:funcPr>
          <m:fName>
            <m:r>
              <w:rPr>
                <w:rFonts w:ascii="Cambria Math" w:hAnsi="Cambria Math" w:cs="Arial"/>
                <w:color w:val="333333"/>
                <w:highlight w:val="green"/>
                <w:shd w:val="clear" w:color="auto" w:fill="FFFFFF"/>
              </w:rPr>
              <m:t>(</m:t>
            </m:r>
          </m:fName>
          <m:e>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d</m:t>
                    </m:r>
                  </m:e>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2</m:t>
                    </m:r>
                  </m:sup>
                </m:sSub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f</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 xml:space="preserve">s, </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ε</m:t>
                            </m:r>
                          </m:sup>
                        </m:sSub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d>
                    <m:r>
                      <w:rPr>
                        <w:rFonts w:ascii="Cambria Math" w:hAnsi="Cambria Math" w:cs="Arial"/>
                        <w:color w:val="333333"/>
                        <w:highlight w:val="green"/>
                        <w:shd w:val="clear" w:color="auto" w:fill="FFFFFF"/>
                      </w:rPr>
                      <m:t>,</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r>
                      <w:rPr>
                        <w:rFonts w:ascii="Cambria Math" w:hAnsi="Cambria Math" w:cs="Arial"/>
                        <w:color w:val="333333"/>
                        <w:highlight w:val="green"/>
                        <w:shd w:val="clear" w:color="auto" w:fill="FFFFFF"/>
                      </w:rPr>
                      <m:t>)</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ds+ E(</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d</m:t>
                            </m:r>
                          </m:e>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2</m:t>
                            </m:r>
                          </m:sup>
                        </m:sSubSup>
                        <m:r>
                          <w:rPr>
                            <w:rFonts w:ascii="Cambria Math" w:hAnsi="Cambria Math" w:cs="Arial"/>
                            <w:color w:val="333333"/>
                            <w:highlight w:val="green"/>
                            <w:shd w:val="clear" w:color="auto" w:fill="FFFFFF"/>
                          </w:rPr>
                          <m:t>g</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 xml:space="preserve">s, </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ε</m:t>
                                </m:r>
                              </m:sup>
                            </m:sSub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d>
                        <m:r>
                          <w:rPr>
                            <w:rFonts w:ascii="Cambria Math" w:hAnsi="Cambria Math" w:cs="Arial"/>
                            <w:color w:val="333333"/>
                            <w:highlight w:val="green"/>
                            <w:shd w:val="clear" w:color="auto" w:fill="FFFFFF"/>
                          </w:rPr>
                          <m:t>,</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r>
                          <w:rPr>
                            <w:rFonts w:ascii="Cambria Math" w:hAnsi="Cambria Math" w:cs="Arial"/>
                            <w:color w:val="333333"/>
                            <w:highlight w:val="green"/>
                            <w:shd w:val="clear" w:color="auto" w:fill="FFFFFF"/>
                          </w:rPr>
                          <m:t>)</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ds</m:t>
                    </m:r>
                  </m:e>
                </m:nary>
                <m:r>
                  <w:rPr>
                    <w:rFonts w:ascii="Cambria Math" w:hAnsi="Cambria Math" w:cs="Arial"/>
                    <w:color w:val="333333"/>
                    <w:highlight w:val="green"/>
                    <w:shd w:val="clear" w:color="auto" w:fill="FFFFFF"/>
                  </w:rPr>
                  <m:t>+3</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a</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E</m:t>
                </m:r>
                <m:limLow>
                  <m:limLowPr>
                    <m:ctrlPr>
                      <w:rPr>
                        <w:rFonts w:ascii="Cambria Math" w:hAnsi="Cambria Math" w:cs="Arial"/>
                        <w:i/>
                        <w:color w:val="333333"/>
                        <w:highlight w:val="green"/>
                        <w:shd w:val="clear" w:color="auto" w:fill="FFFFFF"/>
                      </w:rPr>
                    </m:ctrlPr>
                  </m:limLowPr>
                  <m:e>
                    <m:r>
                      <m:rPr>
                        <m:sty m:val="p"/>
                      </m:rPr>
                      <w:rPr>
                        <w:rFonts w:ascii="Cambria Math" w:hAnsi="Cambria Math" w:cs="Arial"/>
                        <w:color w:val="333333"/>
                        <w:highlight w:val="green"/>
                        <w:shd w:val="clear" w:color="auto" w:fill="FFFFFF"/>
                      </w:rPr>
                      <m:t>sup</m:t>
                    </m:r>
                  </m:e>
                  <m:lim>
                    <m:r>
                      <w:rPr>
                        <w:rFonts w:ascii="Cambria Math" w:hAnsi="Cambria Math" w:cs="Arial"/>
                        <w:color w:val="333333"/>
                        <w:highlight w:val="green"/>
                        <w:shd w:val="clear" w:color="auto" w:fill="FFFFFF"/>
                      </w:rPr>
                      <m:t>u∈</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0,t</m:t>
                        </m:r>
                      </m:e>
                    </m:d>
                  </m:lim>
                </m:limLow>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d</m:t>
                    </m:r>
                  </m:e>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2</m:t>
                    </m:r>
                  </m:sup>
                </m:sSubSup>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d>
                          <m:dPr>
                            <m:begChr m:val="〈"/>
                            <m:endChr m:val="〉"/>
                            <m:ctrlPr>
                              <w:rPr>
                                <w:rFonts w:ascii="Cambria Math" w:hAnsi="Cambria Math" w:cs="Arial"/>
                                <w:i/>
                                <w:color w:val="333333"/>
                                <w:highlight w:val="green"/>
                                <w:shd w:val="clear" w:color="auto" w:fill="FFFFFF"/>
                              </w:rPr>
                            </m:ctrlPr>
                          </m:dPr>
                          <m:e>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u</m:t>
                                </m:r>
                              </m:sup>
                              <m:e>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g</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 xml:space="preserve">s, </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ε</m:t>
                                            </m:r>
                                          </m:sup>
                                        </m:sSub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d>
                                    <m:r>
                                      <w:rPr>
                                        <w:rFonts w:ascii="Cambria Math" w:hAnsi="Cambria Math" w:cs="Arial"/>
                                        <w:color w:val="333333"/>
                                        <w:highlight w:val="green"/>
                                        <w:shd w:val="clear" w:color="auto" w:fill="FFFFFF"/>
                                      </w:rPr>
                                      <m:t>ds,</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e>
                                </m:d>
                              </m:e>
                            </m:nary>
                          </m:e>
                        </m:d>
                      </m:e>
                      <m:sup>
                        <m:r>
                          <w:rPr>
                            <w:rFonts w:ascii="Cambria Math" w:hAnsi="Cambria Math" w:cs="Arial"/>
                            <w:color w:val="333333"/>
                            <w:highlight w:val="green"/>
                            <w:shd w:val="clear" w:color="auto" w:fill="FFFFFF"/>
                          </w:rPr>
                          <m:t>2</m:t>
                        </m:r>
                      </m:sup>
                    </m:sSup>
                  </m:e>
                </m:d>
                <m:r>
                  <w:rPr>
                    <w:rFonts w:ascii="Cambria Math" w:hAnsi="Cambria Math" w:cs="Arial"/>
                    <w:color w:val="333333"/>
                    <w:highlight w:val="green"/>
                    <w:shd w:val="clear" w:color="auto" w:fill="FFFFFF"/>
                  </w:rPr>
                  <m:t>≤3(T+4</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r>
                      <w:rPr>
                        <w:rFonts w:ascii="Cambria Math" w:hAnsi="Cambria Math" w:cs="Arial"/>
                        <w:color w:val="333333"/>
                        <w:highlight w:val="green"/>
                        <w:shd w:val="clear" w:color="auto" w:fill="FFFFFF"/>
                      </w:rPr>
                      <m:t>E</m:t>
                    </m:r>
                    <m:sSup>
                      <m:sSupPr>
                        <m:ctrlPr>
                          <w:rPr>
                            <w:rFonts w:ascii="Cambria Math" w:hAnsi="Cambria Math" w:cs="Arial"/>
                            <w:i/>
                            <w:color w:val="333333"/>
                            <w:highlight w:val="green"/>
                            <w:shd w:val="clear" w:color="auto" w:fill="FFFFFF"/>
                          </w:rPr>
                        </m:ctrlPr>
                      </m:sSupPr>
                      <m:e>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C</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1+</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d</m:t>
                                    </m:r>
                                  </m:e>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2</m:t>
                                    </m:r>
                                  </m:sup>
                                </m:sSubSup>
                                <m:d>
                                  <m:dPr>
                                    <m:ctrlPr>
                                      <w:rPr>
                                        <w:rFonts w:ascii="Cambria Math" w:hAnsi="Cambria Math" w:cs="Arial"/>
                                        <w:i/>
                                        <w:color w:val="333333"/>
                                        <w:highlight w:val="green"/>
                                        <w:shd w:val="clear" w:color="auto" w:fill="FFFFFF"/>
                                      </w:rPr>
                                    </m:ctrlPr>
                                  </m:dPr>
                                  <m:e>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ε</m:t>
                                        </m:r>
                                      </m:sup>
                                    </m:sSubSup>
                                  </m:e>
                                </m:d>
                                <m:r>
                                  <w:rPr>
                                    <w:rFonts w:ascii="Cambria Math" w:hAnsi="Cambria Math" w:cs="Arial"/>
                                    <w:color w:val="333333"/>
                                    <w:highlight w:val="green"/>
                                    <w:shd w:val="clear" w:color="auto" w:fill="FFFFFF"/>
                                  </w:rPr>
                                  <m:t>,</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e>
                            </m:d>
                          </m:e>
                        </m:d>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ds</m:t>
                    </m:r>
                  </m:e>
                </m:nary>
                <m:r>
                  <w:rPr>
                    <w:rFonts w:ascii="Cambria Math" w:hAnsi="Cambria Math" w:cs="Arial"/>
                    <w:color w:val="333333"/>
                    <w:highlight w:val="green"/>
                    <w:shd w:val="clear" w:color="auto" w:fill="FFFFFF"/>
                  </w:rPr>
                  <m:t xml:space="preserve">+ </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r>
                      <w:rPr>
                        <w:rFonts w:ascii="Cambria Math" w:hAnsi="Cambria Math" w:cs="Arial"/>
                        <w:color w:val="333333"/>
                        <w:highlight w:val="green"/>
                        <w:shd w:val="clear" w:color="auto" w:fill="FFFFFF"/>
                      </w:rPr>
                      <m:t>E</m:t>
                    </m:r>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C</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1+</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d</m:t>
                                    </m:r>
                                  </m:e>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2</m:t>
                                    </m:r>
                                  </m:sup>
                                </m:sSubSup>
                                <m:d>
                                  <m:dPr>
                                    <m:ctrlPr>
                                      <w:rPr>
                                        <w:rFonts w:ascii="Cambria Math" w:hAnsi="Cambria Math" w:cs="Arial"/>
                                        <w:i/>
                                        <w:color w:val="333333"/>
                                        <w:highlight w:val="green"/>
                                        <w:shd w:val="clear" w:color="auto" w:fill="FFFFFF"/>
                                      </w:rPr>
                                    </m:ctrlPr>
                                  </m:dPr>
                                  <m:e>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ε</m:t>
                                        </m:r>
                                      </m:sup>
                                    </m:sSubSup>
                                  </m:e>
                                </m:d>
                                <m:r>
                                  <w:rPr>
                                    <w:rFonts w:ascii="Cambria Math" w:hAnsi="Cambria Math" w:cs="Arial"/>
                                    <w:color w:val="333333"/>
                                    <w:highlight w:val="green"/>
                                    <w:shd w:val="clear" w:color="auto" w:fill="FFFFFF"/>
                                  </w:rPr>
                                  <m:t>,</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e>
                            </m:d>
                          </m:e>
                          <m:sup>
                            <m:r>
                              <w:rPr>
                                <w:rFonts w:ascii="Cambria Math" w:hAnsi="Cambria Math" w:cs="Arial"/>
                                <w:color w:val="333333"/>
                                <w:highlight w:val="green"/>
                                <w:shd w:val="clear" w:color="auto" w:fill="FFFFFF"/>
                              </w:rPr>
                              <m:t>2</m:t>
                            </m:r>
                          </m:sup>
                        </m:sSup>
                      </m:e>
                    </m:d>
                    <m:r>
                      <w:rPr>
                        <w:rFonts w:ascii="Cambria Math" w:hAnsi="Cambria Math" w:cs="Arial"/>
                        <w:color w:val="333333"/>
                        <w:highlight w:val="green"/>
                        <w:shd w:val="clear" w:color="auto" w:fill="FFFFFF"/>
                      </w:rPr>
                      <m:t>ds</m:t>
                    </m:r>
                  </m:e>
                </m:nary>
                <m:r>
                  <w:rPr>
                    <w:rFonts w:ascii="Cambria Math" w:hAnsi="Cambria Math" w:cs="Arial"/>
                    <w:color w:val="333333"/>
                    <w:highlight w:val="green"/>
                    <w:shd w:val="clear" w:color="auto" w:fill="FFFFFF"/>
                  </w:rPr>
                  <m:t>+</m:t>
                </m:r>
                <m:r>
                  <w:rPr>
                    <w:rFonts w:ascii="Cambria Math" w:hAnsi="Cambria Math" w:cs="Arial"/>
                    <w:color w:val="333333"/>
                    <w:highlight w:val="green"/>
                    <w:shd w:val="clear" w:color="auto" w:fill="FFFFFF"/>
                  </w:rPr>
                  <w:lastRenderedPageBreak/>
                  <m:t xml:space="preserve">  </m:t>
                </m:r>
              </m:e>
            </m:nary>
          </m:e>
        </m:func>
        <m:r>
          <w:rPr>
            <w:rFonts w:ascii="Cambria Math" w:hAnsi="Cambria Math" w:cs="Arial"/>
            <w:color w:val="333333"/>
            <w:highlight w:val="green"/>
            <w:shd w:val="clear" w:color="auto" w:fill="FFFFFF"/>
          </w:rPr>
          <m:t>3</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a</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E</m:t>
        </m:r>
        <m:limLow>
          <m:limLowPr>
            <m:ctrlPr>
              <w:rPr>
                <w:rFonts w:ascii="Cambria Math" w:hAnsi="Cambria Math" w:cs="Arial"/>
                <w:i/>
                <w:color w:val="333333"/>
                <w:highlight w:val="green"/>
                <w:shd w:val="clear" w:color="auto" w:fill="FFFFFF"/>
              </w:rPr>
            </m:ctrlPr>
          </m:limLowPr>
          <m:e>
            <m:r>
              <m:rPr>
                <m:sty m:val="p"/>
              </m:rPr>
              <w:rPr>
                <w:rFonts w:ascii="Cambria Math" w:hAnsi="Cambria Math" w:cs="Arial"/>
                <w:color w:val="333333"/>
                <w:highlight w:val="green"/>
                <w:shd w:val="clear" w:color="auto" w:fill="FFFFFF"/>
              </w:rPr>
              <m:t>sup</m:t>
            </m:r>
          </m:e>
          <m:lim>
            <m:r>
              <w:rPr>
                <w:rFonts w:ascii="Cambria Math" w:hAnsi="Cambria Math" w:cs="Arial"/>
                <w:color w:val="333333"/>
                <w:highlight w:val="green"/>
                <w:shd w:val="clear" w:color="auto" w:fill="FFFFFF"/>
              </w:rPr>
              <m:t>u∈</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0,t</m:t>
                </m:r>
              </m:e>
            </m:d>
          </m:lim>
        </m:limLow>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d</m:t>
            </m:r>
          </m:e>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2</m:t>
            </m:r>
          </m:sup>
        </m:sSubSup>
        <m:d>
          <m:dPr>
            <m:ctrlPr>
              <w:rPr>
                <w:rFonts w:ascii="Cambria Math" w:hAnsi="Cambria Math" w:cs="Arial"/>
                <w:i/>
                <w:color w:val="333333"/>
                <w:highlight w:val="green"/>
                <w:shd w:val="clear" w:color="auto" w:fill="FFFFFF"/>
              </w:rPr>
            </m:ctrlPr>
          </m:dPr>
          <m:e>
            <m:d>
              <m:dPr>
                <m:begChr m:val="〈"/>
                <m:endChr m:val="〉"/>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u</m:t>
                        </m:r>
                      </m:sup>
                      <m:e>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g</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 xml:space="preserve">s, </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ε</m:t>
                                    </m:r>
                                  </m:sup>
                                </m:sSub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d>
                            <m:r>
                              <w:rPr>
                                <w:rFonts w:ascii="Cambria Math" w:hAnsi="Cambria Math" w:cs="Arial"/>
                                <w:color w:val="333333"/>
                                <w:highlight w:val="green"/>
                                <w:shd w:val="clear" w:color="auto" w:fill="FFFFFF"/>
                              </w:rPr>
                              <m:t>ds,</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e>
                        </m:d>
                      </m:e>
                    </m:nary>
                  </m:e>
                  <m:sup>
                    <m:r>
                      <w:rPr>
                        <w:rFonts w:ascii="Cambria Math" w:hAnsi="Cambria Math" w:cs="Arial"/>
                        <w:color w:val="333333"/>
                        <w:highlight w:val="green"/>
                        <w:shd w:val="clear" w:color="auto" w:fill="FFFFFF"/>
                      </w:rPr>
                      <m:t>2</m:t>
                    </m:r>
                  </m:sup>
                </m:sSup>
              </m:e>
            </m:d>
          </m:e>
        </m:d>
        <m:r>
          <w:rPr>
            <w:rFonts w:ascii="Cambria Math" w:hAnsi="Cambria Math" w:cs="Arial"/>
            <w:color w:val="333333"/>
            <w:highlight w:val="green"/>
            <w:shd w:val="clear" w:color="auto" w:fill="FFFFFF"/>
          </w:rPr>
          <m:t>= 3*4</m:t>
        </m:r>
        <m:r>
          <w:rPr>
            <w:rFonts w:ascii="Cambria Math" w:hAnsi="Cambria Math" w:cs="Arial"/>
            <w:strike/>
            <w:color w:val="333333"/>
            <w:highlight w:val="yellow"/>
            <w:shd w:val="clear" w:color="auto" w:fill="FFFFFF"/>
          </w:rPr>
          <m:t>2</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C</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(T+ 4</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1+E</m:t>
                </m:r>
              </m:e>
              <m:e>
                <m:sSup>
                  <m:sSupPr>
                    <m:ctrlPr>
                      <w:rPr>
                        <w:rFonts w:ascii="Cambria Math" w:hAnsi="Cambria Math" w:cs="Arial"/>
                        <w:i/>
                        <w:color w:val="333333"/>
                        <w:highlight w:val="green"/>
                        <w:shd w:val="clear" w:color="auto" w:fill="FFFFFF"/>
                      </w:rPr>
                    </m:ctrlPr>
                  </m:sSupPr>
                  <m:e>
                    <m:sSup>
                      <m:sSupPr>
                        <m:ctrlPr>
                          <w:rPr>
                            <w:rFonts w:ascii="Cambria Math" w:hAnsi="Cambria Math" w:cs="Arial"/>
                            <w:i/>
                            <w:color w:val="333333"/>
                            <w:highlight w:val="green"/>
                            <w:shd w:val="clear" w:color="auto" w:fill="FFFFFF"/>
                          </w:rPr>
                        </m:ctrlPr>
                      </m:sSupPr>
                      <m:e>
                        <m:d>
                          <m:dPr>
                            <m:begChr m:val="|"/>
                            <m:endChr m:val="]"/>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X</m:t>
                                </m:r>
                              </m:e>
                              <m:sup>
                                <m:r>
                                  <w:rPr>
                                    <w:rFonts w:ascii="Cambria Math" w:hAnsi="Cambria Math" w:cs="Arial"/>
                                    <w:color w:val="333333"/>
                                    <w:highlight w:val="green"/>
                                    <w:shd w:val="clear" w:color="auto" w:fill="FFFFFF"/>
                                  </w:rPr>
                                  <m:t>ε</m:t>
                                </m:r>
                              </m:sup>
                            </m:sSup>
                          </m:e>
                        </m:d>
                      </m:e>
                      <m:sup>
                        <m:r>
                          <w:rPr>
                            <w:rFonts w:ascii="Cambria Math" w:hAnsi="Cambria Math" w:cs="Arial"/>
                            <w:color w:val="333333"/>
                            <w:highlight w:val="green"/>
                            <w:shd w:val="clear" w:color="auto" w:fill="FFFFFF"/>
                          </w:rPr>
                          <m:t>0</m:t>
                        </m:r>
                      </m:sup>
                    </m:sSup>
                    <m:r>
                      <w:rPr>
                        <w:rFonts w:ascii="Cambria Math" w:hAnsi="Cambria Math" w:cs="Arial"/>
                        <w:color w:val="333333"/>
                        <w:highlight w:val="green"/>
                        <w:shd w:val="clear" w:color="auto" w:fill="FFFFFF"/>
                      </w:rPr>
                      <m:t>||</m:t>
                    </m:r>
                  </m:e>
                  <m:sup>
                    <m:r>
                      <w:rPr>
                        <w:rFonts w:ascii="Cambria Math" w:hAnsi="Cambria Math" w:cs="Arial"/>
                        <w:color w:val="333333"/>
                        <w:highlight w:val="green"/>
                        <w:shd w:val="clear" w:color="auto" w:fill="FFFFFF"/>
                      </w:rPr>
                      <m:t>2</m:t>
                    </m:r>
                  </m:sup>
                </m:sSup>
              </m:e>
            </m:d>
            <m:r>
              <w:rPr>
                <w:rFonts w:ascii="Cambria Math" w:hAnsi="Cambria Math" w:cs="Arial"/>
                <w:color w:val="333333"/>
                <w:shd w:val="clear" w:color="auto" w:fill="FFFFFF"/>
              </w:rPr>
              <m:t>ds</m:t>
            </m:r>
          </m:e>
        </m:nary>
        <m:r>
          <w:rPr>
            <w:rFonts w:ascii="Cambria Math" w:hAnsi="Cambria Math" w:cs="Arial"/>
            <w:color w:val="333333"/>
            <w:highlight w:val="green"/>
            <w:shd w:val="clear" w:color="auto" w:fill="FFFFFF"/>
          </w:rPr>
          <m:t>+3</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a</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E</m:t>
        </m:r>
        <m:limLow>
          <m:limLowPr>
            <m:ctrlPr>
              <w:rPr>
                <w:rFonts w:ascii="Cambria Math" w:hAnsi="Cambria Math" w:cs="Arial"/>
                <w:i/>
                <w:color w:val="333333"/>
                <w:highlight w:val="green"/>
                <w:shd w:val="clear" w:color="auto" w:fill="FFFFFF"/>
              </w:rPr>
            </m:ctrlPr>
          </m:limLowPr>
          <m:e>
            <m:r>
              <m:rPr>
                <m:sty m:val="p"/>
              </m:rPr>
              <w:rPr>
                <w:rFonts w:ascii="Cambria Math" w:hAnsi="Cambria Math" w:cs="Arial"/>
                <w:color w:val="333333"/>
                <w:highlight w:val="green"/>
                <w:shd w:val="clear" w:color="auto" w:fill="FFFFFF"/>
              </w:rPr>
              <m:t>sup</m:t>
            </m:r>
          </m:e>
          <m:lim>
            <m:r>
              <w:rPr>
                <w:rFonts w:ascii="Cambria Math" w:hAnsi="Cambria Math" w:cs="Arial"/>
                <w:color w:val="333333"/>
                <w:highlight w:val="green"/>
                <w:shd w:val="clear" w:color="auto" w:fill="FFFFFF"/>
              </w:rPr>
              <m:t>u∈</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0,t</m:t>
                </m:r>
              </m:e>
            </m:d>
          </m:lim>
        </m:limLow>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d</m:t>
            </m:r>
          </m:e>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2</m:t>
            </m:r>
          </m:sup>
        </m:sSubSup>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d>
                  <m:dPr>
                    <m:begChr m:val="〈"/>
                    <m:endChr m:val="〉"/>
                    <m:ctrlPr>
                      <w:rPr>
                        <w:rFonts w:ascii="Cambria Math" w:hAnsi="Cambria Math" w:cs="Arial"/>
                        <w:i/>
                        <w:color w:val="333333"/>
                        <w:highlight w:val="green"/>
                        <w:shd w:val="clear" w:color="auto" w:fill="FFFFFF"/>
                      </w:rPr>
                    </m:ctrlPr>
                  </m:dPr>
                  <m:e>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u</m:t>
                        </m:r>
                      </m:sup>
                      <m:e>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g</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 xml:space="preserve">s, </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ε</m:t>
                                    </m:r>
                                  </m:sup>
                                </m:sSub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d>
                            <m:r>
                              <w:rPr>
                                <w:rFonts w:ascii="Cambria Math" w:hAnsi="Cambria Math" w:cs="Arial"/>
                                <w:color w:val="333333"/>
                                <w:highlight w:val="green"/>
                                <w:shd w:val="clear" w:color="auto" w:fill="FFFFFF"/>
                              </w:rPr>
                              <m:t>ds,</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e>
                        </m:d>
                      </m:e>
                    </m:nary>
                  </m:e>
                </m:d>
              </m:e>
              <m:sup>
                <m:r>
                  <w:rPr>
                    <w:rFonts w:ascii="Cambria Math" w:hAnsi="Cambria Math" w:cs="Arial"/>
                    <w:color w:val="333333"/>
                    <w:highlight w:val="green"/>
                    <w:shd w:val="clear" w:color="auto" w:fill="FFFFFF"/>
                  </w:rPr>
                  <m:t>2</m:t>
                </m:r>
              </m:sup>
            </m:sSup>
          </m:e>
        </m:d>
        <m:r>
          <w:rPr>
            <w:rFonts w:ascii="Cambria Math" w:hAnsi="Cambria Math" w:cs="Arial"/>
            <w:color w:val="333333"/>
            <w:highlight w:val="green"/>
            <w:shd w:val="clear" w:color="auto" w:fill="FFFFFF"/>
          </w:rPr>
          <m:t>= 6</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C</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(T+ 4</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1+E</m:t>
            </m:r>
          </m:e>
          <m:e>
            <m:sSup>
              <m:sSupPr>
                <m:ctrlPr>
                  <w:rPr>
                    <w:rFonts w:ascii="Cambria Math" w:hAnsi="Cambria Math" w:cs="Arial"/>
                    <w:i/>
                    <w:color w:val="333333"/>
                    <w:highlight w:val="green"/>
                    <w:shd w:val="clear" w:color="auto" w:fill="FFFFFF"/>
                  </w:rPr>
                </m:ctrlPr>
              </m:sSupPr>
              <m:e>
                <m:sSup>
                  <m:sSupPr>
                    <m:ctrlPr>
                      <w:rPr>
                        <w:rFonts w:ascii="Cambria Math" w:hAnsi="Cambria Math" w:cs="Arial"/>
                        <w:i/>
                        <w:color w:val="333333"/>
                        <w:highlight w:val="green"/>
                        <w:shd w:val="clear" w:color="auto" w:fill="FFFFFF"/>
                      </w:rPr>
                    </m:ctrlPr>
                  </m:sSupPr>
                  <m:e>
                    <m:d>
                      <m:dPr>
                        <m:begChr m:val="|"/>
                        <m:endChr m:val="]"/>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X</m:t>
                            </m:r>
                          </m:e>
                          <m:sup>
                            <m:r>
                              <w:rPr>
                                <w:rFonts w:ascii="Cambria Math" w:hAnsi="Cambria Math" w:cs="Arial"/>
                                <w:color w:val="333333"/>
                                <w:highlight w:val="green"/>
                                <w:shd w:val="clear" w:color="auto" w:fill="FFFFFF"/>
                              </w:rPr>
                              <m:t>ε</m:t>
                            </m:r>
                          </m:sup>
                        </m:sSup>
                      </m:e>
                    </m:d>
                  </m:e>
                  <m:sup>
                    <m:r>
                      <w:rPr>
                        <w:rFonts w:ascii="Cambria Math" w:hAnsi="Cambria Math" w:cs="Arial"/>
                        <w:color w:val="333333"/>
                        <w:highlight w:val="green"/>
                        <w:shd w:val="clear" w:color="auto" w:fill="FFFFFF"/>
                      </w:rPr>
                      <m:t>0</m:t>
                    </m:r>
                  </m:sup>
                </m:sSup>
                <m:r>
                  <w:rPr>
                    <w:rFonts w:ascii="Cambria Math" w:hAnsi="Cambria Math" w:cs="Arial"/>
                    <w:color w:val="333333"/>
                    <w:highlight w:val="green"/>
                    <w:shd w:val="clear" w:color="auto" w:fill="FFFFFF"/>
                  </w:rPr>
                  <m:t>||</m:t>
                </m:r>
              </m:e>
              <m:sup>
                <m:r>
                  <w:rPr>
                    <w:rFonts w:ascii="Cambria Math" w:hAnsi="Cambria Math" w:cs="Arial"/>
                    <w:color w:val="333333"/>
                    <w:highlight w:val="green"/>
                    <w:shd w:val="clear" w:color="auto" w:fill="FFFFFF"/>
                  </w:rPr>
                  <m:t>2</m:t>
                </m:r>
              </m:sup>
            </m:sSup>
          </m:e>
        </m:d>
        <m:r>
          <w:rPr>
            <w:rFonts w:ascii="Cambria Math" w:hAnsi="Cambria Math" w:cs="Arial"/>
            <w:color w:val="333333"/>
            <w:highlight w:val="green"/>
            <w:shd w:val="clear" w:color="auto" w:fill="FFFFFF"/>
          </w:rPr>
          <m:t>t+3</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a</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E</m:t>
        </m:r>
        <m:limLow>
          <m:limLowPr>
            <m:ctrlPr>
              <w:rPr>
                <w:rFonts w:ascii="Cambria Math" w:hAnsi="Cambria Math" w:cs="Arial"/>
                <w:i/>
                <w:color w:val="333333"/>
                <w:highlight w:val="green"/>
                <w:shd w:val="clear" w:color="auto" w:fill="FFFFFF"/>
              </w:rPr>
            </m:ctrlPr>
          </m:limLowPr>
          <m:e>
            <m:r>
              <m:rPr>
                <m:sty m:val="p"/>
              </m:rPr>
              <w:rPr>
                <w:rFonts w:ascii="Cambria Math" w:hAnsi="Cambria Math" w:cs="Arial"/>
                <w:color w:val="333333"/>
                <w:highlight w:val="green"/>
                <w:shd w:val="clear" w:color="auto" w:fill="FFFFFF"/>
              </w:rPr>
              <m:t>sup</m:t>
            </m:r>
          </m:e>
          <m:lim>
            <m:r>
              <w:rPr>
                <w:rFonts w:ascii="Cambria Math" w:hAnsi="Cambria Math" w:cs="Arial"/>
                <w:color w:val="333333"/>
                <w:highlight w:val="green"/>
                <w:shd w:val="clear" w:color="auto" w:fill="FFFFFF"/>
              </w:rPr>
              <m:t>u∈</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0,t</m:t>
                </m:r>
              </m:e>
            </m:d>
          </m:lim>
        </m:limLow>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d</m:t>
            </m:r>
          </m:e>
          <m:sub>
            <m:r>
              <w:rPr>
                <w:rFonts w:ascii="Cambria Math" w:hAnsi="Cambria Math" w:cs="Arial"/>
                <w:color w:val="333333"/>
                <w:highlight w:val="green"/>
                <w:shd w:val="clear" w:color="auto" w:fill="FFFFFF"/>
              </w:rPr>
              <m:t>∞</m:t>
            </m:r>
          </m:sub>
          <m:sup>
            <m:r>
              <w:rPr>
                <w:rFonts w:ascii="Cambria Math" w:hAnsi="Cambria Math" w:cs="Arial"/>
                <w:color w:val="333333"/>
                <w:highlight w:val="green"/>
                <w:shd w:val="clear" w:color="auto" w:fill="FFFFFF"/>
              </w:rPr>
              <m:t>2</m:t>
            </m:r>
          </m:sup>
        </m:sSubSup>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d>
                  <m:dPr>
                    <m:begChr m:val="〈"/>
                    <m:endChr m:val="〉"/>
                    <m:ctrlPr>
                      <w:rPr>
                        <w:rFonts w:ascii="Cambria Math" w:hAnsi="Cambria Math" w:cs="Arial"/>
                        <w:i/>
                        <w:color w:val="333333"/>
                        <w:highlight w:val="green"/>
                        <w:shd w:val="clear" w:color="auto" w:fill="FFFFFF"/>
                      </w:rPr>
                    </m:ctrlPr>
                  </m:dPr>
                  <m:e>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u</m:t>
                        </m:r>
                      </m:sup>
                      <m:e>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g</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 xml:space="preserve">s, </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ε</m:t>
                                    </m:r>
                                  </m:sup>
                                </m:sSub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d>
                            <m:r>
                              <w:rPr>
                                <w:rFonts w:ascii="Cambria Math" w:hAnsi="Cambria Math" w:cs="Arial"/>
                                <w:color w:val="333333"/>
                                <w:highlight w:val="green"/>
                                <w:shd w:val="clear" w:color="auto" w:fill="FFFFFF"/>
                              </w:rPr>
                              <m:t>ds,</m:t>
                            </m:r>
                            <m:d>
                              <m:dPr>
                                <m:begChr m:val="〈"/>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e>
                        </m:d>
                      </m:e>
                    </m:nary>
                  </m:e>
                </m:d>
              </m:e>
              <m:sup>
                <m:r>
                  <w:rPr>
                    <w:rFonts w:ascii="Cambria Math" w:hAnsi="Cambria Math" w:cs="Arial"/>
                    <w:color w:val="333333"/>
                    <w:highlight w:val="green"/>
                    <w:shd w:val="clear" w:color="auto" w:fill="FFFFFF"/>
                  </w:rPr>
                  <m:t>2</m:t>
                </m:r>
              </m:sup>
            </m:sSup>
          </m:e>
        </m:d>
      </m:oMath>
      <w:r w:rsidR="008D1943">
        <w:rPr>
          <w:rFonts w:ascii="Arial" w:hAnsi="Arial" w:cs="Arial"/>
          <w:color w:val="333333"/>
          <w:shd w:val="clear" w:color="auto" w:fill="FFFFFF"/>
        </w:rPr>
        <w:t xml:space="preserve">      5.1.12</w:t>
      </w:r>
    </w:p>
    <w:p w14:paraId="7B43954F"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This works only for </w:t>
      </w:r>
      <w:r w:rsidRPr="00267FC5">
        <w:rPr>
          <w:rFonts w:ascii="Arial" w:hAnsi="Arial" w:cs="Arial"/>
          <w:i/>
          <w:iCs/>
          <w:color w:val="333333"/>
          <w:shd w:val="clear" w:color="auto" w:fill="FFFFFF"/>
        </w:rPr>
        <w:t>a = H – ½ &gt;0</w:t>
      </w:r>
      <w:r>
        <w:rPr>
          <w:rFonts w:ascii="Arial" w:hAnsi="Arial" w:cs="Arial"/>
          <w:color w:val="333333"/>
          <w:shd w:val="clear" w:color="auto" w:fill="FFFFFF"/>
        </w:rPr>
        <w:t xml:space="preserve">, which was our assumption earlier and which is why it only works for </w:t>
      </w:r>
      <w:r w:rsidRPr="00267FC5">
        <w:rPr>
          <w:rFonts w:ascii="Arial" w:hAnsi="Arial" w:cs="Arial"/>
          <w:i/>
          <w:iCs/>
          <w:color w:val="333333"/>
          <w:shd w:val="clear" w:color="auto" w:fill="FFFFFF"/>
        </w:rPr>
        <w:t>H &gt; ½.</w:t>
      </w:r>
      <w:r>
        <w:rPr>
          <w:rFonts w:ascii="Arial" w:hAnsi="Arial" w:cs="Arial"/>
          <w:color w:val="333333"/>
          <w:shd w:val="clear" w:color="auto" w:fill="FFFFFF"/>
        </w:rPr>
        <w:t xml:space="preserve"> For </w:t>
      </w:r>
      <w:r w:rsidRPr="00267FC5">
        <w:rPr>
          <w:rFonts w:ascii="Arial" w:hAnsi="Arial" w:cs="Arial"/>
          <w:i/>
          <w:iCs/>
          <w:color w:val="333333"/>
          <w:shd w:val="clear" w:color="auto" w:fill="FFFFFF"/>
        </w:rPr>
        <w:t>H &lt; ½,</w:t>
      </w:r>
      <w:r>
        <w:rPr>
          <w:rFonts w:ascii="Arial" w:hAnsi="Arial" w:cs="Arial"/>
          <w:color w:val="333333"/>
          <w:shd w:val="clear" w:color="auto" w:fill="FFFFFF"/>
        </w:rPr>
        <w:t xml:space="preserve"> we use different integration methods. Next, we utilise the following results. </w:t>
      </w:r>
      <w:r w:rsidRPr="00A70088">
        <w:rPr>
          <w:rFonts w:ascii="Arial" w:hAnsi="Arial" w:cs="Arial"/>
          <w:color w:val="333333"/>
          <w:shd w:val="clear" w:color="auto" w:fill="FFFFFF"/>
        </w:rPr>
        <w:t xml:space="preserve">The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oMath>
      <w:r w:rsidRPr="00A70088">
        <w:rPr>
          <w:rFonts w:ascii="Arial" w:hAnsi="Arial" w:cs="Arial"/>
          <w:color w:val="333333"/>
          <w:shd w:val="clear" w:color="auto" w:fill="FFFFFF"/>
        </w:rPr>
        <w:t xml:space="preserve"> distance, or Hausdorff distance, measures the maximum discrepancy between two sets by considering the minimum distance from each point in one set to the other set. This means that the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oMath>
      <w:r w:rsidRPr="00A70088">
        <w:rPr>
          <w:rFonts w:ascii="Arial" w:hAnsi="Arial" w:cs="Arial"/>
          <w:color w:val="333333"/>
          <w:shd w:val="clear" w:color="auto" w:fill="FFFFFF"/>
        </w:rPr>
        <w:t xml:space="preserve"> distance accounts for the smallest possible distance between the two sets.</w:t>
      </w:r>
      <w:r>
        <w:rPr>
          <w:rFonts w:ascii="Arial" w:hAnsi="Arial" w:cs="Arial"/>
          <w:color w:val="333333"/>
          <w:shd w:val="clear" w:color="auto" w:fill="FFFFFF"/>
        </w:rPr>
        <w:t xml:space="preserve"> </w:t>
      </w:r>
      <w:r w:rsidRPr="00A70088">
        <w:rPr>
          <w:rFonts w:ascii="Arial" w:hAnsi="Arial" w:cs="Arial"/>
          <w:color w:val="333333"/>
          <w:shd w:val="clear" w:color="auto" w:fill="FFFFFF"/>
        </w:rPr>
        <w:t xml:space="preserve">On the other hand, the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oMath>
      <w:r w:rsidRPr="00A70088">
        <w:rPr>
          <w:rFonts w:ascii="Arial" w:hAnsi="Arial" w:cs="Arial"/>
          <w:color w:val="333333"/>
          <w:shd w:val="clear" w:color="auto" w:fill="FFFFFF"/>
        </w:rPr>
        <w:t>distance, or supremum distance, measures the maximum difference between the values of two functions or sets. It calculates the maximum absolute difference between corresponding points of the two functions or sets.</w:t>
      </w:r>
      <w:r>
        <w:rPr>
          <w:rFonts w:ascii="Arial" w:hAnsi="Arial" w:cs="Arial"/>
          <w:color w:val="333333"/>
          <w:shd w:val="clear" w:color="auto" w:fill="FFFFFF"/>
        </w:rPr>
        <w:t xml:space="preserve"> </w:t>
      </w:r>
      <w:r w:rsidRPr="00A70088">
        <w:rPr>
          <w:rFonts w:ascii="Arial" w:hAnsi="Arial" w:cs="Arial"/>
          <w:color w:val="333333"/>
          <w:shd w:val="clear" w:color="auto" w:fill="FFFFFF"/>
        </w:rPr>
        <w:t xml:space="preserve">Since the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oMath>
      <w:r w:rsidRPr="00A70088">
        <w:rPr>
          <w:rFonts w:ascii="Arial" w:hAnsi="Arial" w:cs="Arial"/>
          <w:color w:val="333333"/>
          <w:shd w:val="clear" w:color="auto" w:fill="FFFFFF"/>
        </w:rPr>
        <w:t xml:space="preserve"> distance considers the minimum distances, it </w:t>
      </w:r>
      <w:proofErr w:type="gramStart"/>
      <w:r w:rsidRPr="00A70088">
        <w:rPr>
          <w:rFonts w:ascii="Arial" w:hAnsi="Arial" w:cs="Arial"/>
          <w:color w:val="333333"/>
          <w:shd w:val="clear" w:color="auto" w:fill="FFFFFF"/>
        </w:rPr>
        <w:t>takes into account</w:t>
      </w:r>
      <w:proofErr w:type="gramEnd"/>
      <w:r w:rsidRPr="00A70088">
        <w:rPr>
          <w:rFonts w:ascii="Arial" w:hAnsi="Arial" w:cs="Arial"/>
          <w:color w:val="333333"/>
          <w:shd w:val="clear" w:color="auto" w:fill="FFFFFF"/>
        </w:rPr>
        <w:t xml:space="preserve"> the smallest possible difference between the two sets. Therefore, the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oMath>
      <w:r w:rsidRPr="00A70088">
        <w:rPr>
          <w:rFonts w:ascii="Arial" w:hAnsi="Arial" w:cs="Arial"/>
          <w:color w:val="333333"/>
          <w:shd w:val="clear" w:color="auto" w:fill="FFFFFF"/>
        </w:rPr>
        <w:t xml:space="preserve">distance will always be greater than or equal to the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oMath>
      <w:r w:rsidRPr="00A70088">
        <w:rPr>
          <w:rFonts w:ascii="Arial" w:hAnsi="Arial" w:cs="Arial"/>
          <w:color w:val="333333"/>
          <w:shd w:val="clear" w:color="auto" w:fill="FFFFFF"/>
        </w:rPr>
        <w:t xml:space="preserve"> distance, which measures the maximum difference.</w:t>
      </w:r>
      <w:r>
        <w:rPr>
          <w:rFonts w:ascii="Arial" w:hAnsi="Arial" w:cs="Arial"/>
          <w:color w:val="333333"/>
          <w:shd w:val="clear" w:color="auto" w:fill="FFFFFF"/>
        </w:rPr>
        <w:t xml:space="preserve"> Using the above, and by the metric inner product: </w:t>
      </w:r>
    </w:p>
    <w:p w14:paraId="6AC3E398" w14:textId="77777777" w:rsidR="008D1943" w:rsidRPr="00267FC5" w:rsidRDefault="008D1943" w:rsidP="008D1943">
      <w:pPr>
        <w:spacing w:line="360" w:lineRule="auto"/>
        <w:rPr>
          <w:rFonts w:ascii="Arial" w:hAnsi="Arial" w:cs="Arial"/>
          <w:color w:val="333333"/>
          <w:shd w:val="clear" w:color="auto" w:fill="FFFFFF"/>
        </w:rPr>
      </w:pPr>
      <m:oMathPara>
        <m:oMath>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 xml:space="preserve"> sup</m:t>
              </m:r>
            </m:e>
            <m:lim>
              <m:r>
                <w:rPr>
                  <w:rFonts w:ascii="Cambria Math" w:hAnsi="Cambria Math" w:cs="Arial"/>
                  <w:color w:val="333333"/>
                  <w:shd w:val="clear" w:color="auto" w:fill="FFFFFF"/>
                </w:rPr>
                <m:t xml:space="preserve">  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e>
                  </m:nary>
                </m:e>
              </m:d>
            </m:e>
          </m:d>
          <m:r>
            <w:rPr>
              <w:rFonts w:ascii="Cambria Math" w:hAnsi="Cambria Math" w:cs="Arial"/>
              <w:color w:val="333333"/>
              <w:shd w:val="clear" w:color="auto" w:fill="FFFFFF"/>
            </w:rPr>
            <m:t xml:space="preserve"> </m:t>
          </m:r>
        </m:oMath>
      </m:oMathPara>
    </w:p>
    <w:p w14:paraId="77FF2DA2" w14:textId="77777777" w:rsidR="008D1943" w:rsidRPr="00267FC5" w:rsidRDefault="008D1943" w:rsidP="008D1943">
      <w:pPr>
        <w:spacing w:line="360" w:lineRule="auto"/>
        <w:rPr>
          <w:rFonts w:ascii="Arial" w:hAnsi="Arial" w:cs="Arial"/>
          <w:color w:val="333333"/>
          <w:shd w:val="clear" w:color="auto" w:fill="FFFFFF"/>
        </w:rPr>
      </w:pPr>
      <m:oMathPara>
        <m:oMath>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e>
                  </m:nary>
                </m:e>
              </m:d>
            </m:e>
          </m:d>
          <m:r>
            <w:rPr>
              <w:rFonts w:ascii="Cambria Math" w:hAnsi="Cambria Math" w:cs="Arial"/>
              <w:color w:val="333333"/>
              <w:shd w:val="clear" w:color="auto" w:fill="FFFFFF"/>
            </w:rPr>
            <m:t xml:space="preserve"> </m:t>
          </m:r>
        </m:oMath>
      </m:oMathPara>
    </w:p>
    <w:p w14:paraId="1386A3E1" w14:textId="77777777" w:rsidR="008D1943" w:rsidRPr="00112CCB" w:rsidRDefault="008D1943" w:rsidP="008D1943">
      <w:pPr>
        <w:tabs>
          <w:tab w:val="left" w:pos="8789"/>
        </w:tabs>
        <w:spacing w:line="360" w:lineRule="auto"/>
        <w:ind w:left="2410"/>
        <w:jc w:val="center"/>
        <w:rPr>
          <w:rFonts w:ascii="Arial" w:hAnsi="Arial" w:cs="Arial"/>
          <w:color w:val="333333"/>
          <w:shd w:val="clear" w:color="auto" w:fill="FFFFFF"/>
        </w:rPr>
      </w:pPr>
      <m:oMath>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d>
                  <m:dPr>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e>
                        </m:d>
                      </m:e>
                    </m:nary>
                  </m:e>
                </m:d>
              </m:e>
            </m:d>
          </m:e>
          <m:sup>
            <m:r>
              <w:rPr>
                <w:rFonts w:ascii="Cambria Math" w:hAnsi="Cambria Math" w:cs="Arial"/>
                <w:color w:val="333333"/>
                <w:shd w:val="clear" w:color="auto" w:fill="FFFFFF"/>
              </w:rPr>
              <m:t>2</m:t>
            </m:r>
          </m:sup>
        </m:sSup>
      </m:oMath>
      <w:r>
        <w:rPr>
          <w:rFonts w:ascii="Arial" w:hAnsi="Arial" w:cs="Arial"/>
          <w:color w:val="333333"/>
          <w:shd w:val="clear" w:color="auto" w:fill="FFFFFF"/>
        </w:rPr>
        <w:t xml:space="preserve">                               5.1.13</w:t>
      </w:r>
    </w:p>
    <w:p w14:paraId="2F49A42A" w14:textId="77777777" w:rsidR="008D1943"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We will now use the famous H</w:t>
      </w:r>
      <m:oMath>
        <m:acc>
          <m:accPr>
            <m:chr m:val="̈"/>
            <m:ctrlPr>
              <w:rPr>
                <w:rFonts w:ascii="Cambria Math" w:hAnsi="Cambria Math" w:cs="Arial"/>
                <w:color w:val="333333"/>
                <w:shd w:val="clear" w:color="auto" w:fill="FFFFFF"/>
              </w:rPr>
            </m:ctrlPr>
          </m:accPr>
          <m:e>
            <m:r>
              <w:rPr>
                <w:rFonts w:ascii="Cambria Math" w:hAnsi="Cambria Math" w:cs="Arial"/>
                <w:color w:val="333333"/>
                <w:shd w:val="clear" w:color="auto" w:fill="FFFFFF"/>
              </w:rPr>
              <m:t>o</m:t>
            </m:r>
          </m:e>
        </m:acc>
      </m:oMath>
      <w:r>
        <w:rPr>
          <w:rFonts w:ascii="Arial" w:hAnsi="Arial" w:cs="Arial"/>
          <w:color w:val="333333"/>
          <w:shd w:val="clear" w:color="auto" w:fill="FFFFFF"/>
        </w:rPr>
        <w:t>lder inequality</w:t>
      </w:r>
      <w:sdt>
        <w:sdtPr>
          <w:rPr>
            <w:rFonts w:ascii="Arial" w:hAnsi="Arial" w:cs="Arial"/>
            <w:color w:val="333333"/>
            <w:shd w:val="clear" w:color="auto" w:fill="FFFFFF"/>
          </w:rPr>
          <w:id w:val="-188000161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You36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[77]</w:t>
          </w:r>
          <w:r>
            <w:rPr>
              <w:rFonts w:ascii="Arial" w:hAnsi="Arial" w:cs="Arial"/>
              <w:color w:val="333333"/>
              <w:shd w:val="clear" w:color="auto" w:fill="FFFFFF"/>
            </w:rPr>
            <w:fldChar w:fldCharType="end"/>
          </w:r>
        </w:sdtContent>
      </w:sdt>
      <w:r>
        <w:rPr>
          <w:rFonts w:ascii="Arial" w:hAnsi="Arial" w:cs="Arial"/>
          <w:color w:val="333333"/>
          <w:shd w:val="clear" w:color="auto" w:fill="FFFFFF"/>
        </w:rPr>
        <w:t>:</w:t>
      </w:r>
    </w:p>
    <w:p w14:paraId="372BA64A" w14:textId="77777777" w:rsidR="008D1943" w:rsidRDefault="00000000" w:rsidP="008D1943">
      <w:pPr>
        <w:spacing w:line="360" w:lineRule="auto"/>
        <w:jc w:val="center"/>
        <w:rPr>
          <w:rFonts w:ascii="Arial" w:hAnsi="Arial" w:cs="Arial"/>
          <w:color w:val="333333"/>
          <w:shd w:val="clear" w:color="auto" w:fill="FFFFFF"/>
        </w:rPr>
      </w:pPr>
      <m:oMathPara>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a</m:t>
              </m:r>
            </m:sub>
            <m:sup>
              <m:r>
                <w:rPr>
                  <w:rFonts w:ascii="Cambria Math" w:hAnsi="Cambria Math" w:cs="Arial"/>
                  <w:color w:val="333333"/>
                  <w:shd w:val="clear" w:color="auto" w:fill="FFFFFF"/>
                </w:rPr>
                <m:t>b</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|dx≤(</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a</m:t>
                  </m:r>
                </m:sub>
                <m:sup>
                  <m:r>
                    <w:rPr>
                      <w:rFonts w:ascii="Cambria Math" w:hAnsi="Cambria Math" w:cs="Arial"/>
                      <w:color w:val="333333"/>
                      <w:shd w:val="clear" w:color="auto" w:fill="FFFFFF"/>
                    </w:rPr>
                    <m:t>b</m:t>
                  </m:r>
                </m:sup>
                <m:e>
                  <m:r>
                    <w:rPr>
                      <w:rFonts w:ascii="Cambria Math" w:hAnsi="Cambria Math" w:cs="Arial"/>
                      <w:color w:val="333333"/>
                      <w:shd w:val="clear" w:color="auto" w:fill="FFFFFF"/>
                    </w:rPr>
                    <m:t>|f(x)</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dx</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1/p</m:t>
                      </m:r>
                    </m:sup>
                  </m:s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a</m:t>
                      </m:r>
                    </m:sub>
                    <m:sup>
                      <m:r>
                        <w:rPr>
                          <w:rFonts w:ascii="Cambria Math" w:hAnsi="Cambria Math" w:cs="Arial"/>
                          <w:color w:val="333333"/>
                          <w:shd w:val="clear" w:color="auto" w:fill="FFFFFF"/>
                        </w:rPr>
                        <m:t>b</m:t>
                      </m:r>
                    </m:sup>
                    <m:e>
                      <m:r>
                        <w:rPr>
                          <w:rFonts w:ascii="Cambria Math" w:hAnsi="Cambria Math" w:cs="Arial"/>
                          <w:color w:val="333333"/>
                          <w:shd w:val="clear" w:color="auto" w:fill="FFFFFF"/>
                        </w:rPr>
                        <m:t>|g(x)</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q</m:t>
                          </m:r>
                        </m:sup>
                      </m:sSup>
                      <m:r>
                        <w:rPr>
                          <w:rFonts w:ascii="Cambria Math" w:hAnsi="Cambria Math" w:cs="Arial"/>
                          <w:color w:val="333333"/>
                          <w:shd w:val="clear" w:color="auto" w:fill="FFFFFF"/>
                        </w:rPr>
                        <m:t>dx</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1/q</m:t>
                          </m:r>
                        </m:sup>
                      </m:sSup>
                    </m:e>
                  </m:nary>
                </m:e>
              </m:nary>
            </m:e>
          </m:nary>
        </m:oMath>
      </m:oMathPara>
    </w:p>
    <w:p w14:paraId="20974638" w14:textId="77777777" w:rsidR="008D1943" w:rsidRPr="00112CCB"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 xml:space="preserve">and re-arrange terms </w:t>
      </w:r>
      <w:r w:rsidRPr="00267FC5">
        <w:rPr>
          <w:rFonts w:ascii="Arial" w:hAnsi="Arial" w:cs="Arial"/>
          <w:i/>
          <w:iCs/>
          <w:color w:val="333333"/>
          <w:shd w:val="clear" w:color="auto" w:fill="FFFFFF"/>
        </w:rPr>
        <w:t xml:space="preserve">r </w:t>
      </w:r>
      <w:r>
        <w:rPr>
          <w:rFonts w:ascii="Arial" w:hAnsi="Arial" w:cs="Arial"/>
          <w:color w:val="333333"/>
          <w:shd w:val="clear" w:color="auto" w:fill="FFFFFF"/>
        </w:rPr>
        <w:t xml:space="preserve">with </w:t>
      </w:r>
      <w:r w:rsidRPr="00267FC5">
        <w:rPr>
          <w:rFonts w:ascii="Arial" w:hAnsi="Arial" w:cs="Arial"/>
          <w:i/>
          <w:iCs/>
          <w:color w:val="333333"/>
          <w:shd w:val="clear" w:color="auto" w:fill="FFFFFF"/>
        </w:rPr>
        <w:t>s</w:t>
      </w:r>
      <w:r>
        <w:rPr>
          <w:rFonts w:ascii="Arial" w:hAnsi="Arial" w:cs="Arial"/>
          <w:color w:val="333333"/>
          <w:shd w:val="clear" w:color="auto" w:fill="FFFFFF"/>
        </w:rPr>
        <w:t xml:space="preserve">.   </w:t>
      </w:r>
    </w:p>
    <w:p w14:paraId="666D83F2" w14:textId="77777777" w:rsidR="008D1943" w:rsidRDefault="008D1943" w:rsidP="008D1943">
      <w:pPr>
        <w:spacing w:line="360" w:lineRule="auto"/>
        <w:jc w:val="both"/>
        <w:rPr>
          <w:rFonts w:ascii="Arial" w:hAnsi="Arial" w:cs="Arial"/>
          <w:color w:val="333333"/>
          <w:shd w:val="clear" w:color="auto" w:fill="FFFFFF"/>
        </w:rPr>
      </w:pPr>
      <m:oMath>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d>
                  <m:dPr>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e>
                        </m:d>
                      </m:e>
                    </m:nary>
                  </m:e>
                </m:d>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r>
          <w:rPr>
            <w:rFonts w:ascii="Cambria Math" w:hAnsi="Cambria Math" w:cs="Arial"/>
            <w:color w:val="333333"/>
            <w:shd w:val="clear" w:color="auto" w:fill="FFFFFF"/>
          </w:rPr>
          <m:t>(</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u</m:t>
            </m:r>
          </m:sup>
          <m:e>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s</m:t>
                </m:r>
              </m:sup>
              <m:e>
                <m:sSup>
                  <m:sSupPr>
                    <m:ctrlPr>
                      <w:rPr>
                        <w:rFonts w:ascii="Cambria Math" w:hAnsi="Cambria Math" w:cs="Arial"/>
                        <w:i/>
                        <w:color w:val="333333"/>
                        <w:highlight w:val="green"/>
                        <w:shd w:val="clear" w:color="auto" w:fill="FFFFFF"/>
                      </w:rPr>
                    </m:ctrlPr>
                  </m:sSupPr>
                  <m:e>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s-r+ϵ</m:t>
                        </m:r>
                      </m:e>
                    </m:d>
                  </m:e>
                  <m:sup>
                    <m:r>
                      <w:rPr>
                        <w:rFonts w:ascii="Cambria Math" w:hAnsi="Cambria Math" w:cs="Arial"/>
                        <w:color w:val="333333"/>
                        <w:highlight w:val="green"/>
                        <w:shd w:val="clear" w:color="auto" w:fill="FFFFFF"/>
                      </w:rPr>
                      <m:t>a-1</m:t>
                    </m:r>
                  </m:sup>
                </m:sSup>
                <m:r>
                  <w:rPr>
                    <w:rFonts w:ascii="Cambria Math" w:hAnsi="Cambria Math" w:cs="Arial"/>
                    <w:color w:val="333333"/>
                    <w:highlight w:val="green"/>
                    <w:shd w:val="clear" w:color="auto" w:fill="FFFFFF"/>
                  </w:rPr>
                  <m:t>]dW</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r</m:t>
                    </m:r>
                  </m:e>
                </m:d>
                <m:r>
                  <w:rPr>
                    <w:rFonts w:ascii="Cambria Math" w:hAnsi="Cambria Math" w:cs="Arial"/>
                    <w:color w:val="333333"/>
                    <w:highlight w:val="green"/>
                    <w:shd w:val="clear" w:color="auto" w:fill="FFFFFF"/>
                  </w:rPr>
                  <m:t>g</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ε</m:t>
                        </m:r>
                      </m:sup>
                    </m:sSub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d>
                <m:r>
                  <w:rPr>
                    <w:rFonts w:ascii="Cambria Math" w:hAnsi="Cambria Math" w:cs="Arial"/>
                    <w:color w:val="333333"/>
                    <w:highlight w:val="green"/>
                    <w:shd w:val="clear" w:color="auto" w:fill="FFFFFF"/>
                  </w:rPr>
                  <m:t>ds</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m:t>
                    </m:r>
                  </m:e>
                  <m:sup>
                    <m:r>
                      <w:rPr>
                        <w:rFonts w:ascii="Cambria Math" w:hAnsi="Cambria Math" w:cs="Arial"/>
                        <w:color w:val="333333"/>
                        <w:highlight w:val="green"/>
                        <w:shd w:val="clear" w:color="auto" w:fill="FFFFFF"/>
                      </w:rPr>
                      <m:t>2</m:t>
                    </m:r>
                  </m:sup>
                </m:sSup>
              </m:e>
            </m:nary>
          </m:e>
        </m:nary>
      </m:oMath>
      <w:r>
        <w:rPr>
          <w:rFonts w:ascii="Arial" w:hAnsi="Arial" w:cs="Arial"/>
          <w:color w:val="333333"/>
          <w:shd w:val="clear" w:color="auto" w:fill="FFFFFF"/>
        </w:rPr>
        <w:t xml:space="preserve"> </w:t>
      </w:r>
    </w:p>
    <w:p w14:paraId="126BBE32" w14:textId="77777777" w:rsidR="008D1943" w:rsidRPr="004A583C"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Since the integration variables are independent, we can use </w:t>
      </w:r>
      <w:r w:rsidRPr="007233C1">
        <w:rPr>
          <w:rFonts w:ascii="Arial" w:hAnsi="Arial" w:cs="Arial"/>
          <w:color w:val="333333"/>
          <w:highlight w:val="green"/>
          <w:shd w:val="clear" w:color="auto" w:fill="FFFFFF"/>
        </w:rPr>
        <w:t>stochastic</w:t>
      </w:r>
      <w:r>
        <w:rPr>
          <w:rFonts w:ascii="Arial" w:hAnsi="Arial" w:cs="Arial"/>
          <w:color w:val="333333"/>
          <w:shd w:val="clear" w:color="auto" w:fill="FFFFFF"/>
        </w:rPr>
        <w:t xml:space="preserve"> Fubini’s theorem</w:t>
      </w:r>
      <w:sdt>
        <w:sdtPr>
          <w:rPr>
            <w:rFonts w:ascii="Arial" w:hAnsi="Arial" w:cs="Arial"/>
            <w:color w:val="333333"/>
            <w:shd w:val="clear" w:color="auto" w:fill="FFFFFF"/>
          </w:rPr>
          <w:id w:val="94958863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Edw07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[82]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to rearrange the integration variables. This is the r</w:t>
      </w:r>
      <w:r w:rsidRPr="004A583C">
        <w:rPr>
          <w:rFonts w:ascii="Arial" w:hAnsi="Arial" w:cs="Arial"/>
          <w:color w:val="333333"/>
          <w:shd w:val="clear" w:color="auto" w:fill="FFFFFF"/>
        </w:rPr>
        <w:t xml:space="preserve">ule for </w:t>
      </w:r>
      <w:r>
        <w:rPr>
          <w:rFonts w:ascii="Arial" w:hAnsi="Arial" w:cs="Arial"/>
          <w:color w:val="333333"/>
          <w:shd w:val="clear" w:color="auto" w:fill="FFFFFF"/>
        </w:rPr>
        <w:t>s</w:t>
      </w:r>
      <w:r w:rsidRPr="004A583C">
        <w:rPr>
          <w:rFonts w:ascii="Arial" w:hAnsi="Arial" w:cs="Arial"/>
          <w:color w:val="333333"/>
          <w:shd w:val="clear" w:color="auto" w:fill="FFFFFF"/>
        </w:rPr>
        <w:t xml:space="preserve">wapping </w:t>
      </w:r>
      <w:r>
        <w:rPr>
          <w:rFonts w:ascii="Arial" w:hAnsi="Arial" w:cs="Arial"/>
          <w:color w:val="333333"/>
          <w:shd w:val="clear" w:color="auto" w:fill="FFFFFF"/>
        </w:rPr>
        <w:lastRenderedPageBreak/>
        <w:t>i</w:t>
      </w:r>
      <w:r w:rsidRPr="004A583C">
        <w:rPr>
          <w:rFonts w:ascii="Arial" w:hAnsi="Arial" w:cs="Arial"/>
          <w:color w:val="333333"/>
          <w:shd w:val="clear" w:color="auto" w:fill="FFFFFF"/>
        </w:rPr>
        <w:t xml:space="preserve">ndependent </w:t>
      </w:r>
      <w:r>
        <w:rPr>
          <w:rFonts w:ascii="Arial" w:hAnsi="Arial" w:cs="Arial"/>
          <w:color w:val="333333"/>
          <w:shd w:val="clear" w:color="auto" w:fill="FFFFFF"/>
        </w:rPr>
        <w:t>i</w:t>
      </w:r>
      <w:r w:rsidRPr="004A583C">
        <w:rPr>
          <w:rFonts w:ascii="Arial" w:hAnsi="Arial" w:cs="Arial"/>
          <w:color w:val="333333"/>
          <w:shd w:val="clear" w:color="auto" w:fill="FFFFFF"/>
        </w:rPr>
        <w:t xml:space="preserve">ntegration </w:t>
      </w:r>
      <w:r>
        <w:rPr>
          <w:rFonts w:ascii="Arial" w:hAnsi="Arial" w:cs="Arial"/>
          <w:color w:val="333333"/>
          <w:shd w:val="clear" w:color="auto" w:fill="FFFFFF"/>
        </w:rPr>
        <w:t>v</w:t>
      </w:r>
      <w:r w:rsidRPr="004A583C">
        <w:rPr>
          <w:rFonts w:ascii="Arial" w:hAnsi="Arial" w:cs="Arial"/>
          <w:color w:val="333333"/>
          <w:shd w:val="clear" w:color="auto" w:fill="FFFFFF"/>
        </w:rPr>
        <w:t>ariables</w:t>
      </w:r>
      <w:r>
        <w:rPr>
          <w:rFonts w:ascii="Arial" w:hAnsi="Arial" w:cs="Arial"/>
          <w:color w:val="333333"/>
          <w:shd w:val="clear" w:color="auto" w:fill="FFFFFF"/>
        </w:rPr>
        <w:t xml:space="preserve">. </w:t>
      </w:r>
      <w:r w:rsidRPr="004A583C">
        <w:rPr>
          <w:rFonts w:ascii="Arial" w:hAnsi="Arial" w:cs="Arial"/>
          <w:color w:val="333333"/>
          <w:shd w:val="clear" w:color="auto" w:fill="FFFFFF"/>
        </w:rPr>
        <w:t xml:space="preserve">If the function being integrated is continuous over a rectangular region </w:t>
      </w:r>
      <w:r w:rsidRPr="00267FC5">
        <w:rPr>
          <w:rFonts w:ascii="Arial" w:hAnsi="Arial" w:cs="Arial"/>
          <w:i/>
          <w:iCs/>
          <w:color w:val="333333"/>
          <w:shd w:val="clear" w:color="auto" w:fill="FFFFFF"/>
        </w:rPr>
        <w:t>R = [a, b] × [c, d],</w:t>
      </w:r>
      <w:r w:rsidRPr="004A583C">
        <w:rPr>
          <w:rFonts w:ascii="Arial" w:hAnsi="Arial" w:cs="Arial"/>
          <w:color w:val="333333"/>
          <w:shd w:val="clear" w:color="auto" w:fill="FFFFFF"/>
        </w:rPr>
        <w:t xml:space="preserve"> and the integral is of the form </w:t>
      </w:r>
      <w:r w:rsidRPr="00267FC5">
        <w:rPr>
          <w:rFonts w:ascii="Arial" w:hAnsi="Arial" w:cs="Arial"/>
          <w:i/>
          <w:iCs/>
          <w:color w:val="333333"/>
          <w:shd w:val="clear" w:color="auto" w:fill="FFFFFF"/>
        </w:rPr>
        <w:t xml:space="preserve">∫∫R f(x, y) </w:t>
      </w:r>
      <w:proofErr w:type="spellStart"/>
      <w:r w:rsidRPr="00267FC5">
        <w:rPr>
          <w:rFonts w:ascii="Arial" w:hAnsi="Arial" w:cs="Arial"/>
          <w:i/>
          <w:iCs/>
          <w:color w:val="333333"/>
          <w:shd w:val="clear" w:color="auto" w:fill="FFFFFF"/>
        </w:rPr>
        <w:t>dxdy</w:t>
      </w:r>
      <w:proofErr w:type="spellEnd"/>
      <w:r w:rsidRPr="004A583C">
        <w:rPr>
          <w:rFonts w:ascii="Arial" w:hAnsi="Arial" w:cs="Arial"/>
          <w:color w:val="333333"/>
          <w:shd w:val="clear" w:color="auto" w:fill="FFFFFF"/>
        </w:rPr>
        <w:t xml:space="preserve">, then the order of integration can be swapped, resulting in </w:t>
      </w:r>
      <w:r w:rsidRPr="00267FC5">
        <w:rPr>
          <w:rFonts w:ascii="Arial" w:hAnsi="Arial" w:cs="Arial"/>
          <w:i/>
          <w:iCs/>
          <w:color w:val="333333"/>
          <w:shd w:val="clear" w:color="auto" w:fill="FFFFFF"/>
        </w:rPr>
        <w:t xml:space="preserve">∫∫R f(x, y) </w:t>
      </w:r>
      <w:proofErr w:type="spellStart"/>
      <w:r w:rsidRPr="00267FC5">
        <w:rPr>
          <w:rFonts w:ascii="Arial" w:hAnsi="Arial" w:cs="Arial"/>
          <w:i/>
          <w:iCs/>
          <w:color w:val="333333"/>
          <w:shd w:val="clear" w:color="auto" w:fill="FFFFFF"/>
        </w:rPr>
        <w:t>dydx</w:t>
      </w:r>
      <w:proofErr w:type="spellEnd"/>
      <w:r w:rsidRPr="00267FC5">
        <w:rPr>
          <w:rFonts w:ascii="Arial" w:hAnsi="Arial" w:cs="Arial"/>
          <w:i/>
          <w:iCs/>
          <w:color w:val="333333"/>
          <w:shd w:val="clear" w:color="auto" w:fill="FFFFFF"/>
        </w:rPr>
        <w:t xml:space="preserve"> </w:t>
      </w:r>
      <w:r w:rsidRPr="004A583C">
        <w:rPr>
          <w:rFonts w:ascii="Arial" w:hAnsi="Arial" w:cs="Arial"/>
          <w:color w:val="333333"/>
          <w:shd w:val="clear" w:color="auto" w:fill="FFFFFF"/>
        </w:rPr>
        <w:t xml:space="preserve">or </w:t>
      </w:r>
      <w:r w:rsidRPr="00267FC5">
        <w:rPr>
          <w:rFonts w:ascii="Arial" w:hAnsi="Arial" w:cs="Arial"/>
          <w:i/>
          <w:iCs/>
          <w:color w:val="333333"/>
          <w:shd w:val="clear" w:color="auto" w:fill="FFFFFF"/>
        </w:rPr>
        <w:t xml:space="preserve">∫∫R f(x, y) </w:t>
      </w:r>
      <w:proofErr w:type="spellStart"/>
      <w:r w:rsidRPr="00267FC5">
        <w:rPr>
          <w:rFonts w:ascii="Arial" w:hAnsi="Arial" w:cs="Arial"/>
          <w:i/>
          <w:iCs/>
          <w:color w:val="333333"/>
          <w:shd w:val="clear" w:color="auto" w:fill="FFFFFF"/>
        </w:rPr>
        <w:t>dxdy</w:t>
      </w:r>
      <w:proofErr w:type="spellEnd"/>
      <w:r w:rsidRPr="004A583C">
        <w:rPr>
          <w:rFonts w:ascii="Arial" w:hAnsi="Arial" w:cs="Arial"/>
          <w:color w:val="333333"/>
          <w:shd w:val="clear" w:color="auto" w:fill="FFFFFF"/>
        </w:rPr>
        <w:t>.</w:t>
      </w:r>
      <w:r>
        <w:rPr>
          <w:rFonts w:ascii="Arial" w:hAnsi="Arial" w:cs="Arial"/>
          <w:color w:val="333333"/>
          <w:shd w:val="clear" w:color="auto" w:fill="FFFFFF"/>
        </w:rPr>
        <w:t xml:space="preserve"> For e</w:t>
      </w:r>
      <w:r w:rsidRPr="004A583C">
        <w:rPr>
          <w:rFonts w:ascii="Arial" w:hAnsi="Arial" w:cs="Arial"/>
          <w:color w:val="333333"/>
          <w:shd w:val="clear" w:color="auto" w:fill="FFFFFF"/>
        </w:rPr>
        <w:t>xample</w:t>
      </w:r>
      <w:r>
        <w:rPr>
          <w:rFonts w:ascii="Arial" w:hAnsi="Arial" w:cs="Arial"/>
          <w:color w:val="333333"/>
          <w:shd w:val="clear" w:color="auto" w:fill="FFFFFF"/>
        </w:rPr>
        <w:t>, c</w:t>
      </w:r>
      <w:r w:rsidRPr="004A583C">
        <w:rPr>
          <w:rFonts w:ascii="Arial" w:hAnsi="Arial" w:cs="Arial"/>
          <w:color w:val="333333"/>
          <w:shd w:val="clear" w:color="auto" w:fill="FFFFFF"/>
        </w:rPr>
        <w:t>onsider the following double integral:</w:t>
      </w:r>
      <w:r>
        <w:rPr>
          <w:rFonts w:ascii="Arial" w:hAnsi="Arial" w:cs="Arial"/>
          <w:color w:val="333333"/>
          <w:shd w:val="clear" w:color="auto" w:fill="FFFFFF"/>
        </w:rPr>
        <w:t xml:space="preserve"> </w:t>
      </w:r>
      <w:r w:rsidRPr="00267FC5">
        <w:rPr>
          <w:rFonts w:ascii="Arial" w:hAnsi="Arial" w:cs="Arial"/>
          <w:i/>
          <w:iCs/>
          <w:color w:val="333333"/>
          <w:shd w:val="clear" w:color="auto" w:fill="FFFFFF"/>
        </w:rPr>
        <w:t xml:space="preserve">∫∫R </w:t>
      </w:r>
      <w:proofErr w:type="gramStart"/>
      <w:r w:rsidRPr="00267FC5">
        <w:rPr>
          <w:rFonts w:ascii="Arial" w:hAnsi="Arial" w:cs="Arial"/>
          <w:i/>
          <w:iCs/>
          <w:color w:val="333333"/>
          <w:shd w:val="clear" w:color="auto" w:fill="FFFFFF"/>
        </w:rPr>
        <w:t>exp(</w:t>
      </w:r>
      <w:proofErr w:type="gramEnd"/>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y</w:t>
      </w:r>
      <w:proofErr w:type="gramStart"/>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dxdy</w:t>
      </w:r>
      <w:proofErr w:type="spellEnd"/>
      <w:proofErr w:type="gramEnd"/>
      <w:r w:rsidRPr="004A583C">
        <w:rPr>
          <w:rFonts w:ascii="Arial" w:hAnsi="Arial" w:cs="Arial"/>
          <w:color w:val="333333"/>
          <w:shd w:val="clear" w:color="auto" w:fill="FFFFFF"/>
        </w:rPr>
        <w:t>,</w:t>
      </w:r>
      <w:r>
        <w:rPr>
          <w:rFonts w:ascii="Arial" w:hAnsi="Arial" w:cs="Arial"/>
          <w:color w:val="333333"/>
          <w:shd w:val="clear" w:color="auto" w:fill="FFFFFF"/>
        </w:rPr>
        <w:t xml:space="preserve"> </w:t>
      </w:r>
      <w:r w:rsidRPr="004A583C">
        <w:rPr>
          <w:rFonts w:ascii="Arial" w:hAnsi="Arial" w:cs="Arial"/>
          <w:color w:val="333333"/>
          <w:shd w:val="clear" w:color="auto" w:fill="FFFFFF"/>
        </w:rPr>
        <w:t xml:space="preserve">where </w:t>
      </w:r>
      <w:r w:rsidRPr="00267FC5">
        <w:rPr>
          <w:rFonts w:ascii="Arial" w:hAnsi="Arial" w:cs="Arial"/>
          <w:i/>
          <w:iCs/>
          <w:color w:val="333333"/>
          <w:shd w:val="clear" w:color="auto" w:fill="FFFFFF"/>
        </w:rPr>
        <w:t>R</w:t>
      </w:r>
      <w:r w:rsidRPr="004A583C">
        <w:rPr>
          <w:rFonts w:ascii="Arial" w:hAnsi="Arial" w:cs="Arial"/>
          <w:color w:val="333333"/>
          <w:shd w:val="clear" w:color="auto" w:fill="FFFFFF"/>
        </w:rPr>
        <w:t xml:space="preserve"> is the region defined by </w:t>
      </w:r>
      <w:r w:rsidRPr="00267FC5">
        <w:rPr>
          <w:rFonts w:ascii="Arial" w:hAnsi="Arial" w:cs="Arial"/>
          <w:i/>
          <w:iCs/>
          <w:color w:val="333333"/>
          <w:shd w:val="clear" w:color="auto" w:fill="FFFFFF"/>
        </w:rPr>
        <w:t>0 ≤ x ≤ 1</w:t>
      </w:r>
      <w:r w:rsidRPr="004A583C">
        <w:rPr>
          <w:rFonts w:ascii="Arial" w:hAnsi="Arial" w:cs="Arial"/>
          <w:color w:val="333333"/>
          <w:shd w:val="clear" w:color="auto" w:fill="FFFFFF"/>
        </w:rPr>
        <w:t xml:space="preserve"> and </w:t>
      </w:r>
      <w:r w:rsidRPr="00267FC5">
        <w:rPr>
          <w:rFonts w:ascii="Arial" w:hAnsi="Arial" w:cs="Arial"/>
          <w:i/>
          <w:iCs/>
          <w:color w:val="333333"/>
          <w:shd w:val="clear" w:color="auto" w:fill="FFFFFF"/>
        </w:rPr>
        <w:t>0 ≤ y ≤ 2</w:t>
      </w:r>
      <w:r w:rsidRPr="004A583C">
        <w:rPr>
          <w:rFonts w:ascii="Arial" w:hAnsi="Arial" w:cs="Arial"/>
          <w:color w:val="333333"/>
          <w:shd w:val="clear" w:color="auto" w:fill="FFFFFF"/>
        </w:rPr>
        <w:t>.</w:t>
      </w:r>
      <w:r>
        <w:rPr>
          <w:rFonts w:ascii="Arial" w:hAnsi="Arial" w:cs="Arial"/>
          <w:color w:val="333333"/>
          <w:shd w:val="clear" w:color="auto" w:fill="FFFFFF"/>
        </w:rPr>
        <w:t xml:space="preserve"> </w:t>
      </w:r>
      <w:r w:rsidRPr="004A583C">
        <w:rPr>
          <w:rFonts w:ascii="Arial" w:hAnsi="Arial" w:cs="Arial"/>
          <w:color w:val="333333"/>
          <w:shd w:val="clear" w:color="auto" w:fill="FFFFFF"/>
        </w:rPr>
        <w:t xml:space="preserve">If we integrate with respect to </w:t>
      </w:r>
      <w:r w:rsidRPr="00267FC5">
        <w:rPr>
          <w:rFonts w:ascii="Arial" w:hAnsi="Arial" w:cs="Arial"/>
          <w:i/>
          <w:iCs/>
          <w:color w:val="333333"/>
          <w:shd w:val="clear" w:color="auto" w:fill="FFFFFF"/>
        </w:rPr>
        <w:t>x</w:t>
      </w:r>
      <w:r w:rsidRPr="004A583C">
        <w:rPr>
          <w:rFonts w:ascii="Arial" w:hAnsi="Arial" w:cs="Arial"/>
          <w:color w:val="333333"/>
          <w:shd w:val="clear" w:color="auto" w:fill="FFFFFF"/>
        </w:rPr>
        <w:t xml:space="preserve"> first, we have:</w:t>
      </w:r>
      <w:r>
        <w:rPr>
          <w:rFonts w:ascii="Arial" w:hAnsi="Arial" w:cs="Arial"/>
          <w:color w:val="333333"/>
          <w:shd w:val="clear" w:color="auto" w:fill="FFFFFF"/>
        </w:rPr>
        <w:t xml:space="preserve"> </w:t>
      </w:r>
      <w:r w:rsidRPr="00267FC5">
        <w:rPr>
          <w:rFonts w:ascii="Arial" w:hAnsi="Arial" w:cs="Arial"/>
          <w:i/>
          <w:iCs/>
          <w:color w:val="333333"/>
          <w:shd w:val="clear" w:color="auto" w:fill="FFFFFF"/>
        </w:rPr>
        <w:t>∫∫R exp(x</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y</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dxdy</w:t>
      </w:r>
      <w:proofErr w:type="spellEnd"/>
      <w:r w:rsidRPr="00267FC5">
        <w:rPr>
          <w:rFonts w:ascii="Arial" w:hAnsi="Arial" w:cs="Arial"/>
          <w:i/>
          <w:iCs/>
          <w:color w:val="333333"/>
          <w:shd w:val="clear" w:color="auto" w:fill="FFFFFF"/>
        </w:rPr>
        <w:t xml:space="preserve"> = </w:t>
      </w:r>
      <m:oMath>
        <m:nary>
          <m:naryPr>
            <m:limLoc m:val="subSup"/>
            <m:ctrlPr>
              <w:rPr>
                <w:rFonts w:ascii="Cambria Math" w:hAnsi="Cambria Math" w:cs="Arial"/>
                <w:i/>
                <w:iCs/>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2</m:t>
            </m:r>
          </m:sup>
          <m:e>
            <m:nary>
              <m:naryPr>
                <m:limLoc m:val="subSup"/>
                <m:ctrlPr>
                  <w:rPr>
                    <w:rFonts w:ascii="Cambria Math" w:hAnsi="Cambria Math" w:cs="Arial"/>
                    <w:i/>
                    <w:iCs/>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1</m:t>
                </m:r>
              </m:sup>
              <m:e>
                <m:r>
                  <w:rPr>
                    <w:rFonts w:ascii="Cambria Math" w:hAnsi="Cambria Math" w:cs="Arial"/>
                    <w:color w:val="333333"/>
                    <w:shd w:val="clear" w:color="auto" w:fill="FFFFFF"/>
                  </w:rPr>
                  <m:t>exp(</m:t>
                </m:r>
                <m:sSup>
                  <m:sSupPr>
                    <m:ctrlPr>
                      <w:rPr>
                        <w:rFonts w:ascii="Cambria Math" w:hAnsi="Cambria Math" w:cs="Arial"/>
                        <w:i/>
                        <w:iCs/>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 </m:t>
                </m:r>
                <m:sSup>
                  <m:sSupPr>
                    <m:ctrlPr>
                      <w:rPr>
                        <w:rFonts w:ascii="Cambria Math" w:hAnsi="Cambria Math" w:cs="Arial"/>
                        <w:i/>
                        <w:iCs/>
                        <w:color w:val="333333"/>
                        <w:shd w:val="clear" w:color="auto" w:fill="FFFFFF"/>
                      </w:rPr>
                    </m:ctrlPr>
                  </m:sSupPr>
                  <m:e>
                    <m:r>
                      <w:rPr>
                        <w:rFonts w:ascii="Cambria Math" w:hAnsi="Cambria Math" w:cs="Arial"/>
                        <w:color w:val="333333"/>
                        <w:shd w:val="clear" w:color="auto" w:fill="FFFFFF"/>
                      </w:rPr>
                      <m:t>y</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dxdy.</m:t>
                </m:r>
              </m:e>
            </m:nary>
          </m:e>
        </m:nary>
      </m:oMath>
      <w:r w:rsidRPr="00267FC5">
        <w:rPr>
          <w:rFonts w:ascii="Arial" w:hAnsi="Arial" w:cs="Arial"/>
          <w:i/>
          <w:iCs/>
          <w:color w:val="333333"/>
          <w:shd w:val="clear" w:color="auto" w:fill="FFFFFF"/>
        </w:rPr>
        <w:t xml:space="preserve"> ∫</w:t>
      </w:r>
      <w:r w:rsidRPr="004A583C">
        <w:rPr>
          <w:rFonts w:ascii="Arial" w:hAnsi="Arial" w:cs="Arial"/>
          <w:color w:val="333333"/>
          <w:shd w:val="clear" w:color="auto" w:fill="FFFFFF"/>
        </w:rPr>
        <w:t xml:space="preserve"> </w:t>
      </w:r>
      <w:r>
        <w:rPr>
          <w:rFonts w:ascii="Arial" w:hAnsi="Arial" w:cs="Arial"/>
          <w:color w:val="333333"/>
          <w:shd w:val="clear" w:color="auto" w:fill="FFFFFF"/>
        </w:rPr>
        <w:t>I</w:t>
      </w:r>
      <w:r w:rsidRPr="004A583C">
        <w:rPr>
          <w:rFonts w:ascii="Arial" w:hAnsi="Arial" w:cs="Arial"/>
          <w:color w:val="333333"/>
          <w:shd w:val="clear" w:color="auto" w:fill="FFFFFF"/>
        </w:rPr>
        <w:t xml:space="preserve">f we integrate with respect to </w:t>
      </w:r>
      <w:r w:rsidRPr="00267FC5">
        <w:rPr>
          <w:rFonts w:ascii="Arial" w:hAnsi="Arial" w:cs="Arial"/>
          <w:i/>
          <w:iCs/>
          <w:color w:val="333333"/>
          <w:shd w:val="clear" w:color="auto" w:fill="FFFFFF"/>
        </w:rPr>
        <w:t>y</w:t>
      </w:r>
      <w:r w:rsidRPr="004A583C">
        <w:rPr>
          <w:rFonts w:ascii="Arial" w:hAnsi="Arial" w:cs="Arial"/>
          <w:color w:val="333333"/>
          <w:shd w:val="clear" w:color="auto" w:fill="FFFFFF"/>
        </w:rPr>
        <w:t xml:space="preserve"> first, we have:</w:t>
      </w:r>
      <w:r>
        <w:rPr>
          <w:rFonts w:ascii="Arial" w:hAnsi="Arial" w:cs="Arial"/>
          <w:color w:val="333333"/>
          <w:shd w:val="clear" w:color="auto" w:fill="FFFFFF"/>
        </w:rPr>
        <w:t xml:space="preserve"> </w:t>
      </w:r>
      <w:r w:rsidRPr="00267FC5">
        <w:rPr>
          <w:rFonts w:ascii="Arial" w:hAnsi="Arial" w:cs="Arial"/>
          <w:i/>
          <w:iCs/>
          <w:color w:val="333333"/>
          <w:shd w:val="clear" w:color="auto" w:fill="FFFFFF"/>
        </w:rPr>
        <w:t>∫∫R exp(x</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y</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dxdy</w:t>
      </w:r>
      <w:proofErr w:type="spellEnd"/>
      <w:r w:rsidRPr="00267FC5">
        <w:rPr>
          <w:rFonts w:ascii="Arial" w:hAnsi="Arial" w:cs="Arial"/>
          <w:i/>
          <w:iCs/>
          <w:color w:val="333333"/>
          <w:shd w:val="clear" w:color="auto" w:fill="FFFFFF"/>
        </w:rPr>
        <w:t xml:space="preserve"> = </w:t>
      </w:r>
      <m:oMath>
        <m:nary>
          <m:naryPr>
            <m:limLoc m:val="subSup"/>
            <m:ctrlPr>
              <w:rPr>
                <w:rFonts w:ascii="Cambria Math" w:hAnsi="Cambria Math" w:cs="Arial"/>
                <w:i/>
                <w:iCs/>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1</m:t>
            </m:r>
          </m:sup>
          <m:e>
            <m:nary>
              <m:naryPr>
                <m:limLoc m:val="subSup"/>
                <m:ctrlPr>
                  <w:rPr>
                    <w:rFonts w:ascii="Cambria Math" w:hAnsi="Cambria Math" w:cs="Arial"/>
                    <w:i/>
                    <w:iCs/>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2</m:t>
                </m:r>
              </m:sup>
              <m:e>
                <m:r>
                  <w:rPr>
                    <w:rFonts w:ascii="Cambria Math" w:hAnsi="Cambria Math" w:cs="Arial"/>
                    <w:color w:val="333333"/>
                    <w:shd w:val="clear" w:color="auto" w:fill="FFFFFF"/>
                  </w:rPr>
                  <m:t>exp(</m:t>
                </m:r>
                <m:sSup>
                  <m:sSupPr>
                    <m:ctrlPr>
                      <w:rPr>
                        <w:rFonts w:ascii="Cambria Math" w:hAnsi="Cambria Math" w:cs="Arial"/>
                        <w:i/>
                        <w:iCs/>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 </m:t>
                </m:r>
                <m:sSup>
                  <m:sSupPr>
                    <m:ctrlPr>
                      <w:rPr>
                        <w:rFonts w:ascii="Cambria Math" w:hAnsi="Cambria Math" w:cs="Arial"/>
                        <w:i/>
                        <w:iCs/>
                        <w:color w:val="333333"/>
                        <w:shd w:val="clear" w:color="auto" w:fill="FFFFFF"/>
                      </w:rPr>
                    </m:ctrlPr>
                  </m:sSupPr>
                  <m:e>
                    <m:r>
                      <w:rPr>
                        <w:rFonts w:ascii="Cambria Math" w:hAnsi="Cambria Math" w:cs="Arial"/>
                        <w:color w:val="333333"/>
                        <w:shd w:val="clear" w:color="auto" w:fill="FFFFFF"/>
                      </w:rPr>
                      <m:t>y</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dydx.</m:t>
                </m:r>
              </m:e>
            </m:nary>
          </m:e>
        </m:nary>
      </m:oMath>
      <w:r>
        <w:rPr>
          <w:rFonts w:ascii="Arial" w:hAnsi="Arial" w:cs="Arial"/>
          <w:color w:val="333333"/>
          <w:shd w:val="clear" w:color="auto" w:fill="FFFFFF"/>
        </w:rPr>
        <w:t xml:space="preserve"> </w:t>
      </w:r>
      <w:r w:rsidRPr="004A583C">
        <w:rPr>
          <w:rFonts w:ascii="Arial" w:hAnsi="Arial" w:cs="Arial"/>
          <w:color w:val="333333"/>
          <w:shd w:val="clear" w:color="auto" w:fill="FFFFFF"/>
        </w:rPr>
        <w:t xml:space="preserve">In this example, the integrand </w:t>
      </w:r>
      <w:r w:rsidRPr="00267FC5">
        <w:rPr>
          <w:rFonts w:ascii="Arial" w:hAnsi="Arial" w:cs="Arial"/>
          <w:i/>
          <w:iCs/>
          <w:color w:val="333333"/>
          <w:shd w:val="clear" w:color="auto" w:fill="FFFFFF"/>
        </w:rPr>
        <w:t>exp(x</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y</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w:t>
      </w:r>
      <w:r w:rsidRPr="004A583C">
        <w:rPr>
          <w:rFonts w:ascii="Arial" w:hAnsi="Arial" w:cs="Arial"/>
          <w:color w:val="333333"/>
          <w:shd w:val="clear" w:color="auto" w:fill="FFFFFF"/>
        </w:rPr>
        <w:t xml:space="preserve"> is continuous over the rectangular region </w:t>
      </w:r>
      <w:r w:rsidRPr="00267FC5">
        <w:rPr>
          <w:rFonts w:ascii="Arial" w:hAnsi="Arial" w:cs="Arial"/>
          <w:i/>
          <w:iCs/>
          <w:color w:val="333333"/>
          <w:shd w:val="clear" w:color="auto" w:fill="FFFFFF"/>
        </w:rPr>
        <w:t>R</w:t>
      </w:r>
      <w:r w:rsidRPr="004A583C">
        <w:rPr>
          <w:rFonts w:ascii="Arial" w:hAnsi="Arial" w:cs="Arial"/>
          <w:color w:val="333333"/>
          <w:shd w:val="clear" w:color="auto" w:fill="FFFFFF"/>
        </w:rPr>
        <w:t>, and therefore, we can swap the order of integration without affecting the result.</w:t>
      </w:r>
      <w:r>
        <w:rPr>
          <w:rFonts w:ascii="Arial" w:hAnsi="Arial" w:cs="Arial"/>
          <w:color w:val="333333"/>
          <w:shd w:val="clear" w:color="auto" w:fill="FFFFFF"/>
        </w:rPr>
        <w:t xml:space="preserve"> </w:t>
      </w:r>
      <w:r w:rsidRPr="004A583C">
        <w:rPr>
          <w:rFonts w:ascii="Arial" w:hAnsi="Arial" w:cs="Arial"/>
          <w:color w:val="333333"/>
          <w:shd w:val="clear" w:color="auto" w:fill="FFFFFF"/>
        </w:rPr>
        <w:t>It is important to note that not all integrals allow for swapping the order of integration. The conditions for applying Fubini's theorem include continuity of the integrand, boundedness of the region of integration, and absolute integrability</w:t>
      </w:r>
      <w:r>
        <w:rPr>
          <w:rFonts w:ascii="Arial" w:hAnsi="Arial" w:cs="Arial"/>
          <w:color w:val="333333"/>
          <w:shd w:val="clear" w:color="auto" w:fill="FFFFFF"/>
        </w:rPr>
        <w:t xml:space="preserve"> meaning that the integral of the absolute value of the function over the region </w:t>
      </w:r>
      <w:r w:rsidRPr="00267FC5">
        <w:rPr>
          <w:rFonts w:ascii="Arial" w:hAnsi="Arial" w:cs="Arial"/>
          <w:b/>
          <w:bCs/>
          <w:i/>
          <w:iCs/>
          <w:color w:val="333333"/>
          <w:shd w:val="clear" w:color="auto" w:fill="FFFFFF"/>
        </w:rPr>
        <w:t>R</w:t>
      </w:r>
      <w:r w:rsidRPr="004A583C">
        <w:rPr>
          <w:rFonts w:ascii="Arial" w:hAnsi="Arial" w:cs="Arial"/>
          <w:color w:val="333333"/>
          <w:shd w:val="clear" w:color="auto" w:fill="FFFFFF"/>
        </w:rPr>
        <w:t xml:space="preserve"> </w:t>
      </w:r>
      <w:r>
        <w:rPr>
          <w:rFonts w:ascii="Arial" w:hAnsi="Arial" w:cs="Arial"/>
          <w:color w:val="333333"/>
          <w:shd w:val="clear" w:color="auto" w:fill="FFFFFF"/>
        </w:rPr>
        <w:t xml:space="preserve">is finite. </w:t>
      </w:r>
      <w:r w:rsidRPr="004A583C">
        <w:rPr>
          <w:rFonts w:ascii="Arial" w:hAnsi="Arial" w:cs="Arial"/>
          <w:color w:val="333333"/>
          <w:shd w:val="clear" w:color="auto" w:fill="FFFFFF"/>
        </w:rPr>
        <w:t>If these conditions are not met, swapping the order of integration may lead to incorrect results.</w:t>
      </w:r>
    </w:p>
    <w:p w14:paraId="4A6C517D"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We will now expand the work of </w:t>
      </w:r>
      <w:sdt>
        <w:sdtPr>
          <w:rPr>
            <w:rFonts w:ascii="Arial" w:hAnsi="Arial" w:cs="Arial"/>
            <w:color w:val="333333"/>
            <w:shd w:val="clear" w:color="auto" w:fill="FFFFFF"/>
          </w:rPr>
          <w:id w:val="-1806390712"/>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Jaf21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[81]</w:t>
          </w:r>
          <w:r>
            <w:rPr>
              <w:rFonts w:ascii="Arial" w:hAnsi="Arial" w:cs="Arial"/>
              <w:color w:val="333333"/>
              <w:shd w:val="clear" w:color="auto" w:fill="FFFFFF"/>
            </w:rPr>
            <w:fldChar w:fldCharType="end"/>
          </w:r>
        </w:sdtContent>
      </w:sdt>
      <w:r>
        <w:rPr>
          <w:rFonts w:ascii="Arial" w:hAnsi="Arial" w:cs="Arial"/>
          <w:color w:val="333333"/>
          <w:shd w:val="clear" w:color="auto" w:fill="FFFFFF"/>
        </w:rPr>
        <w:t>. F</w:t>
      </w:r>
      <w:r w:rsidRPr="000A687E">
        <w:rPr>
          <w:rFonts w:ascii="Arial" w:hAnsi="Arial" w:cs="Arial"/>
          <w:color w:val="333333"/>
          <w:shd w:val="clear" w:color="auto" w:fill="FFFFFF"/>
        </w:rPr>
        <w:t>irst</w:t>
      </w:r>
      <w:r>
        <w:rPr>
          <w:rFonts w:ascii="Arial" w:hAnsi="Arial" w:cs="Arial"/>
          <w:color w:val="333333"/>
          <w:shd w:val="clear" w:color="auto" w:fill="FFFFFF"/>
        </w:rPr>
        <w:t>,</w:t>
      </w:r>
      <w:r w:rsidRPr="000A687E">
        <w:rPr>
          <w:rFonts w:ascii="Arial" w:hAnsi="Arial" w:cs="Arial"/>
          <w:color w:val="333333"/>
          <w:shd w:val="clear" w:color="auto" w:fill="FFFFFF"/>
        </w:rPr>
        <w:t xml:space="preserve"> we will use Fubini to re-arrange </w:t>
      </w:r>
      <w:r w:rsidRPr="00267FC5">
        <w:rPr>
          <w:rFonts w:ascii="Arial" w:hAnsi="Arial" w:cs="Arial"/>
          <w:i/>
          <w:iCs/>
          <w:color w:val="333333"/>
          <w:shd w:val="clear" w:color="auto" w:fill="FFFFFF"/>
        </w:rPr>
        <w:t>r</w:t>
      </w:r>
      <w:r w:rsidRPr="000A687E">
        <w:rPr>
          <w:rFonts w:ascii="Arial" w:hAnsi="Arial" w:cs="Arial"/>
          <w:color w:val="333333"/>
          <w:shd w:val="clear" w:color="auto" w:fill="FFFFFF"/>
        </w:rPr>
        <w:t xml:space="preserve"> with </w:t>
      </w:r>
      <w:r w:rsidRPr="00267FC5">
        <w:rPr>
          <w:rFonts w:ascii="Arial" w:hAnsi="Arial" w:cs="Arial"/>
          <w:i/>
          <w:iCs/>
          <w:color w:val="333333"/>
          <w:shd w:val="clear" w:color="auto" w:fill="FFFFFF"/>
        </w:rPr>
        <w:t>s</w:t>
      </w:r>
      <w:r w:rsidRPr="000A687E">
        <w:rPr>
          <w:rFonts w:ascii="Arial" w:hAnsi="Arial" w:cs="Arial"/>
          <w:color w:val="333333"/>
          <w:shd w:val="clear" w:color="auto" w:fill="FFFFFF"/>
        </w:rPr>
        <w:t xml:space="preserve"> in this integral. Then</w:t>
      </w:r>
      <w:r>
        <w:rPr>
          <w:rFonts w:ascii="Arial" w:hAnsi="Arial" w:cs="Arial"/>
          <w:color w:val="333333"/>
          <w:shd w:val="clear" w:color="auto" w:fill="FFFFFF"/>
        </w:rPr>
        <w:t>,</w:t>
      </w:r>
      <w:r w:rsidRPr="000A687E">
        <w:rPr>
          <w:rFonts w:ascii="Arial" w:hAnsi="Arial" w:cs="Arial"/>
          <w:color w:val="333333"/>
          <w:shd w:val="clear" w:color="auto" w:fill="FFFFFF"/>
        </w:rPr>
        <w:t xml:space="preserve"> we will apply </w:t>
      </w:r>
      <w:proofErr w:type="spellStart"/>
      <w:r w:rsidRPr="000A687E">
        <w:rPr>
          <w:rFonts w:ascii="Arial" w:hAnsi="Arial" w:cs="Arial"/>
          <w:color w:val="333333"/>
          <w:shd w:val="clear" w:color="auto" w:fill="FFFFFF"/>
        </w:rPr>
        <w:t>Itô</w:t>
      </w:r>
      <w:proofErr w:type="spellEnd"/>
      <w:r w:rsidRPr="000A687E">
        <w:rPr>
          <w:rFonts w:ascii="Arial" w:hAnsi="Arial" w:cs="Arial"/>
          <w:color w:val="333333"/>
          <w:shd w:val="clear" w:color="auto" w:fill="FFFFFF"/>
        </w:rPr>
        <w:t xml:space="preserve"> isometry or the </w:t>
      </w:r>
      <w:proofErr w:type="spellStart"/>
      <w:r w:rsidRPr="000A687E">
        <w:rPr>
          <w:rFonts w:ascii="Arial" w:hAnsi="Arial" w:cs="Arial"/>
          <w:color w:val="333333"/>
          <w:shd w:val="clear" w:color="auto" w:fill="FFFFFF"/>
        </w:rPr>
        <w:t>Itô</w:t>
      </w:r>
      <w:proofErr w:type="spellEnd"/>
      <w:r w:rsidRPr="000A687E">
        <w:rPr>
          <w:rFonts w:ascii="Arial" w:hAnsi="Arial" w:cs="Arial"/>
          <w:color w:val="333333"/>
          <w:shd w:val="clear" w:color="auto" w:fill="FFFFFF"/>
        </w:rPr>
        <w:t xml:space="preserve"> integral rule. It is a key tool in stochastic calculus and is used to calculate the expected value of stochastic integrals involving Brownian motion or other forms of stochastic processes.</w:t>
      </w:r>
      <w:r>
        <w:rPr>
          <w:rFonts w:ascii="Arial" w:hAnsi="Arial" w:cs="Arial"/>
          <w:color w:val="333333"/>
          <w:shd w:val="clear" w:color="auto" w:fill="FFFFFF"/>
        </w:rPr>
        <w:t xml:space="preserve"> </w:t>
      </w:r>
      <w:r w:rsidRPr="000A687E">
        <w:rPr>
          <w:rFonts w:ascii="Arial" w:hAnsi="Arial" w:cs="Arial"/>
          <w:color w:val="333333"/>
          <w:shd w:val="clear" w:color="auto" w:fill="FFFFFF"/>
        </w:rPr>
        <w:t>The identity essentially says that the square of the difference between two points in a Brownian motion path, raised to the power of (</w:t>
      </w:r>
      <w:r w:rsidRPr="00267FC5">
        <w:rPr>
          <w:rFonts w:ascii="Arial" w:hAnsi="Arial" w:cs="Arial"/>
          <w:i/>
          <w:iCs/>
          <w:color w:val="333333"/>
          <w:shd w:val="clear" w:color="auto" w:fill="FFFFFF"/>
        </w:rPr>
        <w:t>α–1</w:t>
      </w:r>
      <w:r w:rsidRPr="000A687E">
        <w:rPr>
          <w:rFonts w:ascii="Arial" w:hAnsi="Arial" w:cs="Arial"/>
          <w:color w:val="333333"/>
          <w:shd w:val="clear" w:color="auto" w:fill="FFFFFF"/>
        </w:rPr>
        <w:t>), can be expressed as the double stochastic integral of (</w:t>
      </w:r>
      <w:r w:rsidRPr="00267FC5">
        <w:rPr>
          <w:rFonts w:ascii="Arial" w:hAnsi="Arial" w:cs="Arial"/>
          <w:i/>
          <w:iCs/>
          <w:color w:val="333333"/>
          <w:shd w:val="clear" w:color="auto" w:fill="FFFFFF"/>
        </w:rPr>
        <w:t>α–2</w:t>
      </w:r>
      <w:r w:rsidRPr="000A687E">
        <w:rPr>
          <w:rFonts w:ascii="Arial" w:hAnsi="Arial" w:cs="Arial"/>
          <w:color w:val="333333"/>
          <w:shd w:val="clear" w:color="auto" w:fill="FFFFFF"/>
        </w:rPr>
        <w:t>) powers of the differences between the same points and the endpoints of the integration range.</w:t>
      </w:r>
      <w:r>
        <w:rPr>
          <w:rFonts w:ascii="Arial" w:hAnsi="Arial" w:cs="Arial"/>
          <w:color w:val="333333"/>
          <w:shd w:val="clear" w:color="auto" w:fill="FFFFFF"/>
        </w:rPr>
        <w:t xml:space="preserve"> </w:t>
      </w:r>
      <w:r w:rsidRPr="000A687E">
        <w:rPr>
          <w:rFonts w:ascii="Arial" w:hAnsi="Arial" w:cs="Arial"/>
          <w:color w:val="333333"/>
          <w:shd w:val="clear" w:color="auto" w:fill="FFFFFF"/>
        </w:rPr>
        <w:t xml:space="preserve">Intuitively, this identity can be understood as follows: the Brownian motion process is continuous and has infinite variation, meaning that the difference between two points in a path can take on any value in a certain range with positive probability. The </w:t>
      </w:r>
      <w:proofErr w:type="spellStart"/>
      <w:r w:rsidRPr="000A687E">
        <w:rPr>
          <w:rFonts w:ascii="Arial" w:hAnsi="Arial" w:cs="Arial"/>
          <w:color w:val="333333"/>
          <w:shd w:val="clear" w:color="auto" w:fill="FFFFFF"/>
        </w:rPr>
        <w:t>Itô</w:t>
      </w:r>
      <w:proofErr w:type="spellEnd"/>
      <w:r w:rsidRPr="000A687E">
        <w:rPr>
          <w:rFonts w:ascii="Arial" w:hAnsi="Arial" w:cs="Arial"/>
          <w:color w:val="333333"/>
          <w:shd w:val="clear" w:color="auto" w:fill="FFFFFF"/>
        </w:rPr>
        <w:t xml:space="preserve"> isometry</w:t>
      </w:r>
      <w:r>
        <w:rPr>
          <w:rFonts w:ascii="Arial" w:hAnsi="Arial" w:cs="Arial"/>
          <w:color w:val="333333"/>
          <w:shd w:val="clear" w:color="auto" w:fill="FFFFFF"/>
        </w:rPr>
        <w:t xml:space="preserve"> </w:t>
      </w:r>
      <w:sdt>
        <w:sdtPr>
          <w:rPr>
            <w:rFonts w:ascii="Arial" w:hAnsi="Arial" w:cs="Arial"/>
            <w:color w:val="333333"/>
            <w:shd w:val="clear" w:color="auto" w:fill="FFFFFF"/>
          </w:rPr>
          <w:id w:val="-33306965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Lal16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[86]</w:t>
          </w:r>
          <w:r>
            <w:rPr>
              <w:rFonts w:ascii="Arial" w:hAnsi="Arial" w:cs="Arial"/>
              <w:color w:val="333333"/>
              <w:shd w:val="clear" w:color="auto" w:fill="FFFFFF"/>
            </w:rPr>
            <w:fldChar w:fldCharType="end"/>
          </w:r>
        </w:sdtContent>
      </w:sdt>
      <w:r w:rsidRPr="000A687E">
        <w:rPr>
          <w:rFonts w:ascii="Arial" w:hAnsi="Arial" w:cs="Arial"/>
          <w:color w:val="333333"/>
          <w:shd w:val="clear" w:color="auto" w:fill="FFFFFF"/>
        </w:rPr>
        <w:t xml:space="preserve"> allows us to calculate the expected value of the square of these differences, which is a key step in deriving stochastic integrals and differential equations.</w:t>
      </w:r>
      <w:r>
        <w:rPr>
          <w:rFonts w:ascii="Arial" w:hAnsi="Arial" w:cs="Arial"/>
          <w:color w:val="333333"/>
          <w:shd w:val="clear" w:color="auto" w:fill="FFFFFF"/>
        </w:rPr>
        <w:t xml:space="preserve"> </w:t>
      </w:r>
      <w:r w:rsidRPr="000A687E">
        <w:rPr>
          <w:rFonts w:ascii="Arial" w:hAnsi="Arial" w:cs="Arial"/>
          <w:color w:val="333333"/>
          <w:shd w:val="clear" w:color="auto" w:fill="FFFFFF"/>
        </w:rPr>
        <w:t xml:space="preserve">In the rearrangement of terms given in the original question, the </w:t>
      </w:r>
      <w:proofErr w:type="spellStart"/>
      <w:r w:rsidRPr="000A687E">
        <w:rPr>
          <w:rFonts w:ascii="Arial" w:hAnsi="Arial" w:cs="Arial"/>
          <w:color w:val="333333"/>
          <w:shd w:val="clear" w:color="auto" w:fill="FFFFFF"/>
        </w:rPr>
        <w:t>Itô</w:t>
      </w:r>
      <w:proofErr w:type="spellEnd"/>
      <w:r w:rsidRPr="000A687E">
        <w:rPr>
          <w:rFonts w:ascii="Arial" w:hAnsi="Arial" w:cs="Arial"/>
          <w:color w:val="333333"/>
          <w:shd w:val="clear" w:color="auto" w:fill="FFFFFF"/>
        </w:rPr>
        <w:t xml:space="preserve"> isometry is used to express the term (</w:t>
      </w:r>
      <w:r w:rsidRPr="00267FC5">
        <w:rPr>
          <w:rFonts w:ascii="Arial" w:hAnsi="Arial" w:cs="Arial"/>
          <w:i/>
          <w:iCs/>
          <w:color w:val="333333"/>
          <w:shd w:val="clear" w:color="auto" w:fill="FFFFFF"/>
        </w:rPr>
        <w:t xml:space="preserve">s – r + </w:t>
      </w:r>
      <w:proofErr w:type="gramStart"/>
      <w:r w:rsidRPr="00267FC5">
        <w:rPr>
          <w:rFonts w:ascii="Arial" w:hAnsi="Arial" w:cs="Arial"/>
          <w:i/>
          <w:iCs/>
          <w:color w:val="333333"/>
          <w:shd w:val="clear" w:color="auto" w:fill="FFFFFF"/>
        </w:rPr>
        <w:t>ε)</w:t>
      </w:r>
      <w:r w:rsidRPr="00267FC5">
        <w:rPr>
          <w:rFonts w:ascii="Arial" w:hAnsi="Arial" w:cs="Arial"/>
          <w:i/>
          <w:iCs/>
          <w:color w:val="333333"/>
          <w:shd w:val="clear" w:color="auto" w:fill="FFFFFF"/>
          <w:vertAlign w:val="superscript"/>
        </w:rPr>
        <w:t>a</w:t>
      </w:r>
      <w:proofErr w:type="gramEnd"/>
      <w:r w:rsidRPr="00267FC5">
        <w:rPr>
          <w:rFonts w:ascii="Arial" w:hAnsi="Arial" w:cs="Arial"/>
          <w:i/>
          <w:iCs/>
          <w:color w:val="333333"/>
          <w:shd w:val="clear" w:color="auto" w:fill="FFFFFF"/>
          <w:vertAlign w:val="superscript"/>
        </w:rPr>
        <w:t>-1</w:t>
      </w:r>
      <w:r w:rsidRPr="000A687E">
        <w:rPr>
          <w:rFonts w:ascii="Arial" w:hAnsi="Arial" w:cs="Arial"/>
          <w:color w:val="333333"/>
          <w:shd w:val="clear" w:color="auto" w:fill="FFFFFF"/>
        </w:rPr>
        <w:t xml:space="preserve"> as a double stochastic integral, which allows for the interchange of the order of integration and ultimately results in the desired form of the expression.</w:t>
      </w:r>
      <w:r>
        <w:rPr>
          <w:rFonts w:ascii="Arial" w:hAnsi="Arial" w:cs="Arial"/>
          <w:color w:val="333333"/>
          <w:shd w:val="clear" w:color="auto" w:fill="FFFFFF"/>
        </w:rPr>
        <w:t xml:space="preserve"> </w:t>
      </w:r>
      <m:oMath>
        <m:r>
          <w:rPr>
            <w:rFonts w:ascii="Cambria Math" w:hAnsi="Cambria Math" w:cs="Arial"/>
            <w:color w:val="333333"/>
            <w:shd w:val="clear" w:color="auto" w:fill="FFFFFF"/>
          </w:rPr>
          <m:t>(W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r>
          <w:rPr>
            <w:rFonts w:ascii="Cambria Math" w:hAnsi="Cambria Math" w:cs="Arial"/>
            <w:color w:val="333333"/>
            <w:shd w:val="clear" w:color="auto" w:fill="FFFFFF"/>
          </w:rPr>
          <w:lastRenderedPageBreak/>
          <m:t>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r>
              <w:rPr>
                <w:rFonts w:ascii="Cambria Math" w:hAnsi="Cambria Math" w:cs="Arial"/>
                <w:color w:val="333333"/>
                <w:shd w:val="clear" w:color="auto" w:fill="FFFFFF"/>
              </w:rPr>
              <m:t>(r-s+ε</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a-2</m:t>
                </m:r>
              </m:sup>
            </m:sSup>
            <m:r>
              <w:rPr>
                <w:rFonts w:ascii="Cambria Math" w:hAnsi="Cambria Math" w:cs="Arial"/>
                <w:color w:val="333333"/>
                <w:shd w:val="clear" w:color="auto" w:fill="FFFFFF"/>
              </w:rPr>
              <m:t>dW(r)</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(u-t+ε</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a-2</m:t>
                    </m:r>
                  </m:sup>
                </m:sSup>
                <m:r>
                  <w:rPr>
                    <w:rFonts w:ascii="Cambria Math" w:hAnsi="Cambria Math" w:cs="Arial"/>
                    <w:color w:val="333333"/>
                    <w:shd w:val="clear" w:color="auto" w:fill="FFFFFF"/>
                  </w:rPr>
                  <m:t>dW(u)</m:t>
                </m:r>
              </m:e>
            </m:nary>
          </m:e>
        </m:nary>
      </m:oMath>
      <w:r>
        <w:rPr>
          <w:rFonts w:ascii="Arial" w:hAnsi="Arial" w:cs="Arial"/>
          <w:color w:val="333333"/>
          <w:shd w:val="clear" w:color="auto" w:fill="FFFFFF"/>
        </w:rPr>
        <w:t xml:space="preserve">. Using this identity with </w:t>
      </w:r>
      <w:r w:rsidRPr="00267FC5">
        <w:rPr>
          <w:rFonts w:ascii="Arial" w:hAnsi="Arial" w:cs="Arial"/>
          <w:i/>
          <w:iCs/>
          <w:color w:val="333333"/>
          <w:shd w:val="clear" w:color="auto" w:fill="FFFFFF"/>
        </w:rPr>
        <w:t xml:space="preserve">t=r </w:t>
      </w:r>
      <w:r>
        <w:rPr>
          <w:rFonts w:ascii="Arial" w:hAnsi="Arial" w:cs="Arial"/>
          <w:color w:val="333333"/>
          <w:shd w:val="clear" w:color="auto" w:fill="FFFFFF"/>
        </w:rPr>
        <w:t xml:space="preserve">and </w:t>
      </w:r>
      <w:r w:rsidRPr="00267FC5">
        <w:rPr>
          <w:rFonts w:ascii="Arial" w:hAnsi="Arial" w:cs="Arial"/>
          <w:i/>
          <w:iCs/>
          <w:color w:val="333333"/>
          <w:shd w:val="clear" w:color="auto" w:fill="FFFFFF"/>
        </w:rPr>
        <w:t>s=s</w:t>
      </w:r>
      <w:r>
        <w:rPr>
          <w:rFonts w:ascii="Arial" w:hAnsi="Arial" w:cs="Arial"/>
          <w:color w:val="333333"/>
          <w:shd w:val="clear" w:color="auto" w:fill="FFFFFF"/>
        </w:rPr>
        <w:t xml:space="preserve">, we have, </w:t>
      </w:r>
      <m:oMath>
        <m:r>
          <w:rPr>
            <w:rFonts w:ascii="Cambria Math" w:hAnsi="Cambria Math" w:cs="Arial"/>
            <w:color w:val="333333"/>
            <w:shd w:val="clear" w:color="auto" w:fill="FFFFFF"/>
          </w:rPr>
          <m:t>(s-r+ε</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r</m:t>
            </m:r>
          </m:sup>
          <m:e>
            <m:r>
              <w:rPr>
                <w:rFonts w:ascii="Cambria Math" w:hAnsi="Cambria Math" w:cs="Arial"/>
                <w:color w:val="333333"/>
                <w:shd w:val="clear" w:color="auto" w:fill="FFFFFF"/>
              </w:rPr>
              <m:t>(u-r+ε</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a-2</m:t>
                </m:r>
              </m:sup>
            </m:sSup>
            <m:r>
              <w:rPr>
                <w:rFonts w:ascii="Cambria Math" w:hAnsi="Cambria Math" w:cs="Arial"/>
                <w:color w:val="333333"/>
                <w:shd w:val="clear" w:color="auto" w:fill="FFFFFF"/>
              </w:rPr>
              <m:t>dW(u)</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r>
                  <w:rPr>
                    <w:rFonts w:ascii="Cambria Math" w:hAnsi="Cambria Math" w:cs="Arial"/>
                    <w:color w:val="333333"/>
                    <w:shd w:val="clear" w:color="auto" w:fill="FFFFFF"/>
                  </w:rPr>
                  <m:t>(v-s+ε</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a-2</m:t>
                    </m:r>
                  </m:sup>
                </m:sSup>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v</m:t>
                    </m:r>
                  </m:e>
                </m:d>
                <m:r>
                  <w:rPr>
                    <w:rFonts w:ascii="Cambria Math" w:hAnsi="Cambria Math" w:cs="Arial"/>
                    <w:color w:val="333333"/>
                    <w:shd w:val="clear" w:color="auto" w:fill="FFFFFF"/>
                  </w:rPr>
                  <m:t>.</m:t>
                </m:r>
              </m:e>
            </m:nary>
          </m:e>
        </m:nary>
      </m:oMath>
      <w:r>
        <w:rPr>
          <w:rFonts w:ascii="Arial" w:hAnsi="Arial" w:cs="Arial"/>
          <w:color w:val="333333"/>
          <w:shd w:val="clear" w:color="auto" w:fill="FFFFFF"/>
        </w:rPr>
        <w:t xml:space="preserve"> </w:t>
      </w:r>
    </w:p>
    <w:p w14:paraId="387F13A2" w14:textId="77777777" w:rsidR="008D1943" w:rsidRPr="0095109F"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Substituting this into the integral, we can now interchange the order of integration between s and r. </w:t>
      </w:r>
      <w:r w:rsidRPr="0095109F">
        <w:rPr>
          <w:rFonts w:ascii="Arial" w:hAnsi="Arial" w:cs="Arial"/>
          <w:color w:val="333333"/>
          <w:shd w:val="clear" w:color="auto" w:fill="FFFFFF"/>
        </w:rPr>
        <w:t>There are three integrals in the</w:t>
      </w:r>
      <w:r>
        <w:rPr>
          <w:rFonts w:ascii="Arial" w:hAnsi="Arial" w:cs="Arial"/>
          <w:color w:val="333333"/>
          <w:shd w:val="clear" w:color="auto" w:fill="FFFFFF"/>
        </w:rPr>
        <w:t xml:space="preserve"> intermediate step</w:t>
      </w:r>
      <w:r w:rsidRPr="0095109F">
        <w:rPr>
          <w:rFonts w:ascii="Arial" w:hAnsi="Arial" w:cs="Arial"/>
          <w:color w:val="333333"/>
          <w:shd w:val="clear" w:color="auto" w:fill="FFFFFF"/>
        </w:rPr>
        <w:t xml:space="preserve"> because the stochastic integral involving the Brownian motion process requires two integrals: one with respect to time and one with respect to the Brownian motion itself. </w:t>
      </w:r>
      <w:r>
        <w:rPr>
          <w:rFonts w:ascii="Arial" w:hAnsi="Arial" w:cs="Arial"/>
          <w:color w:val="333333"/>
          <w:shd w:val="clear" w:color="auto" w:fill="FFFFFF"/>
        </w:rPr>
        <w:t>T</w:t>
      </w:r>
      <w:r w:rsidRPr="0095109F">
        <w:rPr>
          <w:rFonts w:ascii="Arial" w:hAnsi="Arial" w:cs="Arial"/>
          <w:color w:val="333333"/>
          <w:shd w:val="clear" w:color="auto" w:fill="FFFFFF"/>
        </w:rPr>
        <w:t xml:space="preserve">here are two stochastic integrals involving Brownian motion: one over the range </w:t>
      </w:r>
      <w:r w:rsidRPr="00A0667E">
        <w:rPr>
          <w:rFonts w:ascii="Arial" w:hAnsi="Arial" w:cs="Arial"/>
          <w:color w:val="333333"/>
          <w:shd w:val="clear" w:color="auto" w:fill="FFFFFF"/>
        </w:rPr>
        <w:t>[</w:t>
      </w:r>
      <w:r w:rsidRPr="00267FC5">
        <w:rPr>
          <w:rFonts w:ascii="Arial" w:hAnsi="Arial" w:cs="Arial"/>
          <w:i/>
          <w:iCs/>
          <w:color w:val="333333"/>
          <w:shd w:val="clear" w:color="auto" w:fill="FFFFFF"/>
        </w:rPr>
        <w:t>u, s</w:t>
      </w:r>
      <w:r w:rsidRPr="0095109F">
        <w:rPr>
          <w:rFonts w:ascii="Arial" w:hAnsi="Arial" w:cs="Arial"/>
          <w:color w:val="333333"/>
          <w:shd w:val="clear" w:color="auto" w:fill="FFFFFF"/>
        </w:rPr>
        <w:t>] and one over the range [</w:t>
      </w:r>
      <w:r w:rsidRPr="00267FC5">
        <w:rPr>
          <w:rFonts w:ascii="Arial" w:hAnsi="Arial" w:cs="Arial"/>
          <w:i/>
          <w:iCs/>
          <w:color w:val="333333"/>
          <w:shd w:val="clear" w:color="auto" w:fill="FFFFFF"/>
        </w:rPr>
        <w:t>r, t</w:t>
      </w:r>
      <w:r w:rsidRPr="0095109F">
        <w:rPr>
          <w:rFonts w:ascii="Arial" w:hAnsi="Arial" w:cs="Arial"/>
          <w:color w:val="333333"/>
          <w:shd w:val="clear" w:color="auto" w:fill="FFFFFF"/>
        </w:rPr>
        <w:t>]. This requires a total of three integrals: one over the range [</w:t>
      </w:r>
      <w:r w:rsidRPr="00267FC5">
        <w:rPr>
          <w:rFonts w:ascii="Arial" w:hAnsi="Arial" w:cs="Arial"/>
          <w:i/>
          <w:iCs/>
          <w:color w:val="333333"/>
          <w:shd w:val="clear" w:color="auto" w:fill="FFFFFF"/>
        </w:rPr>
        <w:t>u, t</w:t>
      </w:r>
      <w:r w:rsidRPr="0095109F">
        <w:rPr>
          <w:rFonts w:ascii="Arial" w:hAnsi="Arial" w:cs="Arial"/>
          <w:color w:val="333333"/>
          <w:shd w:val="clear" w:color="auto" w:fill="FFFFFF"/>
        </w:rPr>
        <w:t>] with respect to time, and two with respect to Brownian motion over the ranges [</w:t>
      </w:r>
      <w:r w:rsidRPr="00267FC5">
        <w:rPr>
          <w:rFonts w:ascii="Arial" w:hAnsi="Arial" w:cs="Arial"/>
          <w:i/>
          <w:iCs/>
          <w:color w:val="333333"/>
          <w:shd w:val="clear" w:color="auto" w:fill="FFFFFF"/>
        </w:rPr>
        <w:t>u, s</w:t>
      </w:r>
      <w:r w:rsidRPr="0095109F">
        <w:rPr>
          <w:rFonts w:ascii="Arial" w:hAnsi="Arial" w:cs="Arial"/>
          <w:color w:val="333333"/>
          <w:shd w:val="clear" w:color="auto" w:fill="FFFFFF"/>
        </w:rPr>
        <w:t>] and [</w:t>
      </w:r>
      <w:r w:rsidRPr="00267FC5">
        <w:rPr>
          <w:rFonts w:ascii="Arial" w:hAnsi="Arial" w:cs="Arial"/>
          <w:i/>
          <w:iCs/>
          <w:color w:val="333333"/>
          <w:shd w:val="clear" w:color="auto" w:fill="FFFFFF"/>
        </w:rPr>
        <w:t>r, t</w:t>
      </w:r>
      <w:r w:rsidRPr="0095109F">
        <w:rPr>
          <w:rFonts w:ascii="Arial" w:hAnsi="Arial" w:cs="Arial"/>
          <w:color w:val="333333"/>
          <w:shd w:val="clear" w:color="auto" w:fill="FFFFFF"/>
        </w:rPr>
        <w:t>], respectively.</w:t>
      </w:r>
      <w:r>
        <w:rPr>
          <w:rFonts w:ascii="Arial" w:hAnsi="Arial" w:cs="Arial"/>
          <w:color w:val="333333"/>
          <w:shd w:val="clear" w:color="auto" w:fill="FFFFFF"/>
        </w:rPr>
        <w:t xml:space="preserve"> </w:t>
      </w:r>
      <w:r w:rsidRPr="0095109F">
        <w:rPr>
          <w:rFonts w:ascii="Arial" w:hAnsi="Arial" w:cs="Arial"/>
          <w:color w:val="333333"/>
          <w:shd w:val="clear" w:color="auto" w:fill="FFFFFF"/>
        </w:rPr>
        <w:t>When the order of integration is interchange</w:t>
      </w:r>
      <w:r>
        <w:rPr>
          <w:rFonts w:ascii="Arial" w:hAnsi="Arial" w:cs="Arial"/>
          <w:color w:val="333333"/>
          <w:shd w:val="clear" w:color="auto" w:fill="FFFFFF"/>
        </w:rPr>
        <w:t>d</w:t>
      </w:r>
      <w:r w:rsidRPr="0095109F">
        <w:rPr>
          <w:rFonts w:ascii="Arial" w:hAnsi="Arial" w:cs="Arial"/>
          <w:color w:val="333333"/>
          <w:shd w:val="clear" w:color="auto" w:fill="FFFFFF"/>
        </w:rPr>
        <w:t xml:space="preserve"> between </w:t>
      </w:r>
      <w:r w:rsidRPr="00267FC5">
        <w:rPr>
          <w:rFonts w:ascii="Arial" w:hAnsi="Arial" w:cs="Arial"/>
          <w:i/>
          <w:iCs/>
          <w:color w:val="333333"/>
          <w:shd w:val="clear" w:color="auto" w:fill="FFFFFF"/>
        </w:rPr>
        <w:t>s</w:t>
      </w:r>
      <w:r w:rsidRPr="0095109F">
        <w:rPr>
          <w:rFonts w:ascii="Arial" w:hAnsi="Arial" w:cs="Arial"/>
          <w:color w:val="333333"/>
          <w:shd w:val="clear" w:color="auto" w:fill="FFFFFF"/>
        </w:rPr>
        <w:t xml:space="preserve"> and </w:t>
      </w:r>
      <w:r w:rsidRPr="00267FC5">
        <w:rPr>
          <w:rFonts w:ascii="Arial" w:hAnsi="Arial" w:cs="Arial"/>
          <w:i/>
          <w:iCs/>
          <w:color w:val="333333"/>
          <w:shd w:val="clear" w:color="auto" w:fill="FFFFFF"/>
        </w:rPr>
        <w:t>r</w:t>
      </w:r>
      <w:r w:rsidRPr="0095109F">
        <w:rPr>
          <w:rFonts w:ascii="Arial" w:hAnsi="Arial" w:cs="Arial"/>
          <w:color w:val="333333"/>
          <w:shd w:val="clear" w:color="auto" w:fill="FFFFFF"/>
        </w:rPr>
        <w:t>, the resulting expression involves a double stochastic integral over the ranges [</w:t>
      </w:r>
      <w:r w:rsidRPr="00267FC5">
        <w:rPr>
          <w:rFonts w:ascii="Arial" w:hAnsi="Arial" w:cs="Arial"/>
          <w:i/>
          <w:iCs/>
          <w:color w:val="333333"/>
          <w:shd w:val="clear" w:color="auto" w:fill="FFFFFF"/>
        </w:rPr>
        <w:t>u, s</w:t>
      </w:r>
      <w:r w:rsidRPr="0095109F">
        <w:rPr>
          <w:rFonts w:ascii="Arial" w:hAnsi="Arial" w:cs="Arial"/>
          <w:color w:val="333333"/>
          <w:shd w:val="clear" w:color="auto" w:fill="FFFFFF"/>
        </w:rPr>
        <w:t>] and [</w:t>
      </w:r>
      <w:r w:rsidRPr="00267FC5">
        <w:rPr>
          <w:rFonts w:ascii="Arial" w:hAnsi="Arial" w:cs="Arial"/>
          <w:i/>
          <w:iCs/>
          <w:color w:val="333333"/>
          <w:shd w:val="clear" w:color="auto" w:fill="FFFFFF"/>
        </w:rPr>
        <w:t>r, t</w:t>
      </w:r>
      <w:r w:rsidRPr="0095109F">
        <w:rPr>
          <w:rFonts w:ascii="Arial" w:hAnsi="Arial" w:cs="Arial"/>
          <w:color w:val="333333"/>
          <w:shd w:val="clear" w:color="auto" w:fill="FFFFFF"/>
        </w:rPr>
        <w:t>], respectively. This requires two integrals with respect to Brownian motion and one integral with respect to time, which is consistent with the three integrals in the original expression.</w:t>
      </w:r>
    </w:p>
    <w:p w14:paraId="7E2104EA" w14:textId="77777777" w:rsidR="008D1943" w:rsidRDefault="008D1943" w:rsidP="008D1943">
      <w:pPr>
        <w:spacing w:line="360" w:lineRule="auto"/>
        <w:ind w:firstLine="720"/>
        <w:jc w:val="both"/>
        <w:rPr>
          <w:rFonts w:ascii="Arial" w:hAnsi="Arial" w:cs="Arial"/>
          <w:color w:val="333333"/>
          <w:shd w:val="clear" w:color="auto" w:fill="FFFFFF"/>
        </w:rPr>
      </w:pPr>
      <w:r w:rsidRPr="0095109F">
        <w:rPr>
          <w:rFonts w:ascii="Arial" w:hAnsi="Arial" w:cs="Arial"/>
          <w:color w:val="333333"/>
          <w:shd w:val="clear" w:color="auto" w:fill="FFFFFF"/>
        </w:rPr>
        <w:t xml:space="preserve">The identity introduced with </w:t>
      </w:r>
      <w:r w:rsidRPr="00267FC5">
        <w:rPr>
          <w:rFonts w:ascii="Arial" w:hAnsi="Arial" w:cs="Arial"/>
          <w:i/>
          <w:iCs/>
          <w:color w:val="333333"/>
          <w:shd w:val="clear" w:color="auto" w:fill="FFFFFF"/>
        </w:rPr>
        <w:t>t = s</w:t>
      </w:r>
      <w:r w:rsidRPr="0095109F">
        <w:rPr>
          <w:rFonts w:ascii="Arial" w:hAnsi="Arial" w:cs="Arial"/>
          <w:color w:val="333333"/>
          <w:shd w:val="clear" w:color="auto" w:fill="FFFFFF"/>
        </w:rPr>
        <w:t xml:space="preserve"> and </w:t>
      </w:r>
      <w:r w:rsidRPr="00267FC5">
        <w:rPr>
          <w:rFonts w:ascii="Arial" w:hAnsi="Arial" w:cs="Arial"/>
          <w:i/>
          <w:iCs/>
          <w:color w:val="333333"/>
          <w:shd w:val="clear" w:color="auto" w:fill="FFFFFF"/>
        </w:rPr>
        <w:t>s = v</w:t>
      </w:r>
      <w:r w:rsidRPr="0095109F">
        <w:rPr>
          <w:rFonts w:ascii="Arial" w:hAnsi="Arial" w:cs="Arial"/>
          <w:color w:val="333333"/>
          <w:shd w:val="clear" w:color="auto" w:fill="FFFFFF"/>
        </w:rPr>
        <w:t xml:space="preserve"> allows for the simplification of the expression by expressing the term </w:t>
      </w:r>
      <w:r w:rsidRPr="00267FC5">
        <w:rPr>
          <w:rFonts w:ascii="Arial" w:hAnsi="Arial" w:cs="Arial"/>
          <w:i/>
          <w:iCs/>
          <w:color w:val="333333"/>
          <w:shd w:val="clear" w:color="auto" w:fill="FFFFFF"/>
        </w:rPr>
        <w:t xml:space="preserve">(s – r + </w:t>
      </w:r>
      <w:proofErr w:type="gramStart"/>
      <w:r w:rsidRPr="00267FC5">
        <w:rPr>
          <w:rFonts w:ascii="Arial" w:hAnsi="Arial" w:cs="Arial"/>
          <w:i/>
          <w:iCs/>
          <w:color w:val="333333"/>
          <w:shd w:val="clear" w:color="auto" w:fill="FFFFFF"/>
        </w:rPr>
        <w:t>ε)</w:t>
      </w:r>
      <w:r w:rsidRPr="00267FC5">
        <w:rPr>
          <w:rFonts w:ascii="Arial" w:hAnsi="Arial" w:cs="Arial"/>
          <w:i/>
          <w:iCs/>
          <w:color w:val="333333"/>
          <w:shd w:val="clear" w:color="auto" w:fill="FFFFFF"/>
          <w:vertAlign w:val="superscript"/>
        </w:rPr>
        <w:t>a</w:t>
      </w:r>
      <w:proofErr w:type="gramEnd"/>
      <w:r w:rsidRPr="00267FC5">
        <w:rPr>
          <w:rFonts w:ascii="Arial" w:hAnsi="Arial" w:cs="Arial"/>
          <w:i/>
          <w:iCs/>
          <w:color w:val="333333"/>
          <w:shd w:val="clear" w:color="auto" w:fill="FFFFFF"/>
          <w:vertAlign w:val="superscript"/>
        </w:rPr>
        <w:t>-1</w:t>
      </w:r>
      <w:r w:rsidRPr="0095109F">
        <w:rPr>
          <w:rFonts w:ascii="Arial" w:hAnsi="Arial" w:cs="Arial"/>
          <w:color w:val="333333"/>
          <w:shd w:val="clear" w:color="auto" w:fill="FFFFFF"/>
        </w:rPr>
        <w:t xml:space="preserve"> as a double stochastic integral over the ranges </w:t>
      </w:r>
      <w:r w:rsidRPr="00267FC5">
        <w:rPr>
          <w:rFonts w:ascii="Arial" w:hAnsi="Arial" w:cs="Arial"/>
          <w:i/>
          <w:iCs/>
          <w:color w:val="333333"/>
          <w:shd w:val="clear" w:color="auto" w:fill="FFFFFF"/>
        </w:rPr>
        <w:t>[s, u</w:t>
      </w:r>
      <w:r w:rsidRPr="0095109F">
        <w:rPr>
          <w:rFonts w:ascii="Arial" w:hAnsi="Arial" w:cs="Arial"/>
          <w:color w:val="333333"/>
          <w:shd w:val="clear" w:color="auto" w:fill="FFFFFF"/>
        </w:rPr>
        <w:t>] and [</w:t>
      </w:r>
      <w:r w:rsidRPr="00267FC5">
        <w:rPr>
          <w:rFonts w:ascii="Arial" w:hAnsi="Arial" w:cs="Arial"/>
          <w:i/>
          <w:iCs/>
          <w:color w:val="333333"/>
          <w:shd w:val="clear" w:color="auto" w:fill="FFFFFF"/>
        </w:rPr>
        <w:t>r, v</w:t>
      </w:r>
      <w:r w:rsidRPr="0095109F">
        <w:rPr>
          <w:rFonts w:ascii="Arial" w:hAnsi="Arial" w:cs="Arial"/>
          <w:color w:val="333333"/>
          <w:shd w:val="clear" w:color="auto" w:fill="FFFFFF"/>
        </w:rPr>
        <w:t>], respectively. This ultimately leads to the desired form of the expression with only two integrals involving Brownian motion and one integral with respect to time.</w:t>
      </w:r>
    </w:p>
    <w:p w14:paraId="53C687C2" w14:textId="77777777" w:rsidR="008D1943" w:rsidRPr="00497C4E" w:rsidRDefault="008D1943" w:rsidP="008D1943">
      <w:pPr>
        <w:pStyle w:val="ListParagraph"/>
        <w:spacing w:line="360" w:lineRule="auto"/>
        <w:ind w:left="0"/>
        <w:jc w:val="both"/>
        <w:rPr>
          <w:rFonts w:ascii="Arial" w:hAnsi="Arial" w:cs="Arial"/>
          <w:color w:val="333333"/>
          <w:shd w:val="clear" w:color="auto" w:fill="FFFFFF"/>
        </w:rPr>
      </w:pPr>
      <m:oMathPara>
        <m:oMathParaPr>
          <m:jc m:val="left"/>
        </m:oMathParaPr>
        <m:oMath>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s-r+ε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e>
                          </m:d>
                          <m:r>
                            <w:rPr>
                              <w:rFonts w:ascii="Cambria Math" w:hAnsi="Cambria Math" w:cs="Arial"/>
                              <w:color w:val="333333"/>
                              <w:shd w:val="clear" w:color="auto" w:fill="FFFFFF"/>
                            </w:rPr>
                            <m:t>dr</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e>
                      </m:nary>
                    </m:e>
                  </m:nary>
                  <m:r>
                    <w:rPr>
                      <w:rFonts w:ascii="Cambria Math" w:hAnsi="Cambria Math" w:cs="Arial"/>
                      <w:color w:val="333333"/>
                      <w:shd w:val="clear" w:color="auto" w:fill="FFFFFF"/>
                    </w:rPr>
                    <m:t xml:space="preserve">  </m:t>
                  </m:r>
                </m:e>
              </m:nary>
            </m:e>
          </m:nary>
        </m:oMath>
      </m:oMathPara>
    </w:p>
    <w:p w14:paraId="0252F5F9"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Using </w:t>
      </w:r>
      <w:proofErr w:type="spellStart"/>
      <w:r w:rsidRPr="000A687E">
        <w:rPr>
          <w:rFonts w:ascii="Arial" w:hAnsi="Arial" w:cs="Arial"/>
          <w:color w:val="333333"/>
          <w:shd w:val="clear" w:color="auto" w:fill="FFFFFF"/>
        </w:rPr>
        <w:t>Itô</w:t>
      </w:r>
      <w:proofErr w:type="spellEnd"/>
      <w:r w:rsidRPr="000A687E">
        <w:rPr>
          <w:rFonts w:ascii="Arial" w:hAnsi="Arial" w:cs="Arial"/>
          <w:color w:val="333333"/>
          <w:shd w:val="clear" w:color="auto" w:fill="FFFFFF"/>
        </w:rPr>
        <w:t xml:space="preserve"> isometry</w:t>
      </w:r>
      <w:r>
        <w:rPr>
          <w:rFonts w:ascii="Arial" w:hAnsi="Arial" w:cs="Arial"/>
          <w:color w:val="333333"/>
          <w:shd w:val="clear" w:color="auto" w:fill="FFFFFF"/>
        </w:rPr>
        <w:t xml:space="preserve"> </w:t>
      </w:r>
      <w:sdt>
        <w:sdtPr>
          <w:rPr>
            <w:rFonts w:ascii="Arial" w:hAnsi="Arial" w:cs="Arial"/>
            <w:color w:val="333333"/>
            <w:shd w:val="clear" w:color="auto" w:fill="FFFFFF"/>
          </w:rPr>
          <w:id w:val="316459143"/>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Lal16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[86]</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i.e., that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dW</w:t>
      </w:r>
      <w:proofErr w:type="spellEnd"/>
      <w:r w:rsidRPr="00267FC5">
        <w:rPr>
          <w:rFonts w:ascii="Arial" w:hAnsi="Arial" w:cs="Arial"/>
          <w:i/>
          <w:iCs/>
          <w:color w:val="333333"/>
          <w:shd w:val="clear" w:color="auto" w:fill="FFFFFF"/>
        </w:rPr>
        <w:t>)</w:t>
      </w:r>
      <w:r w:rsidRPr="00267FC5">
        <w:rPr>
          <w:rFonts w:ascii="Arial" w:hAnsi="Arial" w:cs="Arial"/>
          <w:i/>
          <w:iCs/>
          <w:color w:val="333333"/>
          <w:shd w:val="clear" w:color="auto" w:fill="FFFFFF"/>
          <w:vertAlign w:val="superscript"/>
        </w:rPr>
        <w:t xml:space="preserve">2 </w:t>
      </w:r>
      <w:r w:rsidRPr="00267FC5">
        <w:rPr>
          <w:rFonts w:ascii="Arial" w:hAnsi="Arial" w:cs="Arial"/>
          <w:i/>
          <w:iCs/>
          <w:color w:val="333333"/>
          <w:shd w:val="clear" w:color="auto" w:fill="FFFFFF"/>
        </w:rPr>
        <w:t>= dt</w:t>
      </w:r>
      <w:r>
        <w:rPr>
          <w:rFonts w:ascii="Arial" w:hAnsi="Arial" w:cs="Arial"/>
          <w:color w:val="333333"/>
          <w:shd w:val="clear" w:color="auto" w:fill="FFFFFF"/>
        </w:rPr>
        <w:t>, and for the upper bound, simply multiply the expectation by 4</w:t>
      </w:r>
      <w:sdt>
        <w:sdtPr>
          <w:rPr>
            <w:rFonts w:ascii="Arial" w:hAnsi="Arial" w:cs="Arial"/>
            <w:color w:val="333333"/>
            <w:shd w:val="clear" w:color="auto" w:fill="FFFFFF"/>
          </w:rPr>
          <w:id w:val="1384220518"/>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Edw07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[82]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we can further simplify the stochastic integral: </w:t>
      </w:r>
    </w:p>
    <w:p w14:paraId="43B2F26D" w14:textId="77777777" w:rsidR="008D1943" w:rsidRDefault="008D1943" w:rsidP="008D1943">
      <w:pPr>
        <w:spacing w:line="360" w:lineRule="auto"/>
        <w:jc w:val="center"/>
        <w:rPr>
          <w:rFonts w:ascii="Arial" w:hAnsi="Arial" w:cs="Arial"/>
          <w:color w:val="333333"/>
          <w:shd w:val="clear" w:color="auto" w:fill="FFFFFF"/>
        </w:rPr>
      </w:pPr>
      <m:oMath>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e>
                </m:d>
                <m:r>
                  <w:rPr>
                    <w:rFonts w:ascii="Cambria Math" w:hAnsi="Cambria Math" w:cs="Arial"/>
                    <w:color w:val="333333"/>
                    <w:shd w:val="clear" w:color="auto" w:fill="FFFFFF"/>
                  </w:rPr>
                  <m:t>dr</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≤4E(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e>
                        </m:d>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]dr</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  4E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m:t>
                                    </m:r>
                                  </m:e>
                                  <m:sup>
                                    <m:r>
                                      <w:rPr>
                                        <w:rFonts w:ascii="Cambria Math" w:hAnsi="Cambria Math" w:cs="Arial"/>
                                        <w:color w:val="333333"/>
                                        <w:shd w:val="clear" w:color="auto" w:fill="FFFFFF"/>
                                      </w:rPr>
                                      <m:t>2</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e>
                                </m:d>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]dr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]dr )ds</m:t>
                                    </m:r>
                                  </m:e>
                                </m:nary>
                                <m:r>
                                  <w:rPr>
                                    <w:rFonts w:ascii="Cambria Math" w:hAnsi="Cambria Math" w:cs="Arial"/>
                                    <w:color w:val="333333"/>
                                    <w:shd w:val="clear" w:color="auto" w:fill="FFFFFF"/>
                                  </w:rPr>
                                  <m:t xml:space="preserve">≤  </m:t>
                                </m:r>
                              </m:e>
                            </m:nary>
                          </m:e>
                        </m:nary>
                      </m:e>
                    </m:nary>
                  </m:e>
                </m:nary>
                <m:r>
                  <w:rPr>
                    <w:rFonts w:ascii="Cambria Math" w:hAnsi="Cambria Math" w:cs="Arial"/>
                    <w:color w:val="333333"/>
                    <w:shd w:val="clear" w:color="auto" w:fill="FFFFFF"/>
                  </w:rPr>
                  <m:t xml:space="preserve"> 4E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nary>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m:t>
                    </m:r>
                  </m:e>
                </m:nary>
                <m:r>
                  <w:rPr>
                    <w:rFonts w:ascii="Cambria Math" w:hAnsi="Cambria Math" w:cs="Arial"/>
                    <w:color w:val="333333"/>
                    <w:shd w:val="clear" w:color="auto" w:fill="FFFFFF"/>
                  </w:rPr>
                  <m:t>dr )[</m:t>
                </m:r>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t>
                    </m:r>
                  </m:e>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sSubSup>
                <m:r>
                  <w:rPr>
                    <w:rFonts w:ascii="Cambria Math" w:hAnsi="Cambria Math" w:cs="Arial"/>
                    <w:color w:val="333333"/>
                    <w:shd w:val="clear" w:color="auto" w:fill="FFFFFF"/>
                  </w:rPr>
                  <m:t>ds≤4E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nary>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m:t>
                    </m:r>
                  </m:e>
                </m:nary>
                <m:r>
                  <w:rPr>
                    <w:rFonts w:ascii="Cambria Math" w:hAnsi="Cambria Math" w:cs="Arial"/>
                    <w:color w:val="333333"/>
                    <w:shd w:val="clear" w:color="auto" w:fill="FFFFFF"/>
                  </w:rPr>
                  <m:t>dr )[</m:t>
                </m:r>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ϵ</m:t>
                        </m:r>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 since t,s,ϵ≥0∴</m:t>
                </m:r>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ϵ</m:t>
                        </m:r>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r>
                  <w:rPr>
                    <w:rFonts w:ascii="Cambria Math" w:hAnsi="Cambria Math" w:cs="Arial"/>
                    <w:color w:val="333333"/>
                    <w:shd w:val="clear" w:color="auto" w:fill="FFFFFF"/>
                  </w:rPr>
                  <m:t>≤</m:t>
                </m:r>
                <m:f>
                  <m:fPr>
                    <m:ctrlPr>
                      <w:rPr>
                        <w:rFonts w:ascii="Cambria Math" w:eastAsiaTheme="minorHAnsi" w:hAnsi="Cambria Math" w:cs="Arial"/>
                        <w:i/>
                        <w:color w:val="333333"/>
                        <w:shd w:val="clear" w:color="auto" w:fill="FFFFFF"/>
                      </w:rPr>
                    </m:ctrlPr>
                  </m:fPr>
                  <m:num>
                    <m:sSup>
                      <m:sSupPr>
                        <m:ctrlPr>
                          <w:rPr>
                            <w:rFonts w:ascii="Cambria Math" w:eastAsiaTheme="minorHAnsi"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r>
                  <w:rPr>
                    <w:rFonts w:ascii="Cambria Math" w:hAnsi="Cambria Math" w:cs="Arial"/>
                    <w:color w:val="333333"/>
                    <w:shd w:val="clear" w:color="auto" w:fill="FFFFFF"/>
                  </w:rPr>
                  <m:t xml:space="preserve">  ∴           </m:t>
                </m:r>
              </m:e>
            </m:nary>
          </m:e>
        </m:nary>
      </m:oMath>
      <w:r>
        <w:rPr>
          <w:rFonts w:ascii="Arial" w:hAnsi="Arial" w:cs="Arial"/>
          <w:color w:val="333333"/>
          <w:shd w:val="clear" w:color="auto" w:fill="FFFFFF"/>
        </w:rPr>
        <w:t xml:space="preserve"> </w:t>
      </w:r>
      <w:r>
        <w:rPr>
          <w:rFonts w:ascii="Arial" w:hAnsi="Arial" w:cs="Arial"/>
          <w:color w:val="333333"/>
          <w:shd w:val="clear" w:color="auto" w:fill="FFFFFF"/>
        </w:rPr>
        <w:tab/>
      </w:r>
    </w:p>
    <w:p w14:paraId="430B1671" w14:textId="77777777" w:rsidR="008D1943" w:rsidRPr="00DE760A"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 xml:space="preserve">following similar argument: </w:t>
      </w: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t xml:space="preserve">           </w:t>
      </w: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t>5.1.14</w:t>
      </w:r>
    </w:p>
    <w:p w14:paraId="1B68CB8A" w14:textId="77777777" w:rsidR="008D1943" w:rsidRDefault="008D1943" w:rsidP="008D1943">
      <w:pPr>
        <w:spacing w:line="360" w:lineRule="auto"/>
        <w:jc w:val="center"/>
        <w:rPr>
          <w:rFonts w:ascii="Arial" w:hAnsi="Arial" w:cs="Arial"/>
          <w:color w:val="333333"/>
          <w:shd w:val="clear" w:color="auto" w:fill="FFFFFF"/>
        </w:rPr>
      </w:pPr>
      <m:oMath>
        <m:r>
          <w:rPr>
            <w:rFonts w:ascii="Cambria Math" w:hAnsi="Cambria Math" w:cs="Arial"/>
            <w:color w:val="333333"/>
            <w:shd w:val="clear" w:color="auto" w:fill="FFFFFF"/>
          </w:rPr>
          <w:lastRenderedPageBreak/>
          <m:t>4E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nary>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e>
        </m:nary>
        <m:r>
          <w:rPr>
            <w:rFonts w:ascii="Cambria Math" w:hAnsi="Cambria Math" w:cs="Arial"/>
            <w:color w:val="333333"/>
            <w:shd w:val="clear" w:color="auto" w:fill="FFFFFF"/>
          </w:rPr>
          <m:t>]dr )</m:t>
        </m:r>
        <m:f>
          <m:fPr>
            <m:ctrlPr>
              <w:rPr>
                <w:rFonts w:ascii="Cambria Math" w:eastAsiaTheme="minorHAnsi" w:hAnsi="Cambria Math" w:cs="Arial"/>
                <w:i/>
                <w:color w:val="333333"/>
                <w:shd w:val="clear" w:color="auto" w:fill="FFFFFF"/>
              </w:rPr>
            </m:ctrlPr>
          </m:fPr>
          <m:num>
            <m:sSup>
              <m:sSupPr>
                <m:ctrlPr>
                  <w:rPr>
                    <w:rFonts w:ascii="Cambria Math" w:eastAsiaTheme="minorHAnsi"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r>
          <w:rPr>
            <w:rFonts w:ascii="Cambria Math" w:hAnsi="Cambria Math" w:cs="Arial"/>
            <w:color w:val="333333"/>
            <w:shd w:val="clear" w:color="auto" w:fill="FFFFFF"/>
          </w:rPr>
          <m:t xml:space="preserve">  ds ≤  4</m:t>
        </m:r>
        <m:f>
          <m:fPr>
            <m:ctrlPr>
              <w:rPr>
                <w:rFonts w:ascii="Cambria Math" w:eastAsiaTheme="minorHAnsi" w:hAnsi="Cambria Math" w:cs="Arial"/>
                <w:i/>
                <w:color w:val="333333"/>
                <w:shd w:val="clear" w:color="auto" w:fill="FFFFFF"/>
              </w:rPr>
            </m:ctrlPr>
          </m:fPr>
          <m:num>
            <m:sSup>
              <m:sSupPr>
                <m:ctrlPr>
                  <w:rPr>
                    <w:rFonts w:ascii="Cambria Math" w:eastAsiaTheme="minorHAnsi"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r>
          <w:rPr>
            <w:rFonts w:ascii="Cambria Math" w:hAnsi="Cambria Math" w:cs="Arial"/>
            <w:color w:val="333333"/>
            <w:shd w:val="clear" w:color="auto" w:fill="FFFFFF"/>
          </w:rPr>
          <m: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nary>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m:t>
            </m:r>
          </m:e>
        </m:nary>
        <m:r>
          <w:rPr>
            <w:rFonts w:ascii="Cambria Math" w:hAnsi="Cambria Math" w:cs="Arial"/>
            <w:color w:val="333333"/>
            <w:shd w:val="clear" w:color="auto" w:fill="FFFFFF"/>
          </w:rPr>
          <m:t>dsdr ≤ 4</m:t>
        </m:r>
        <m:f>
          <m:fPr>
            <m:ctrlPr>
              <w:rPr>
                <w:rFonts w:ascii="Cambria Math" w:eastAsiaTheme="minorHAnsi" w:hAnsi="Cambria Math" w:cs="Arial"/>
                <w:i/>
                <w:color w:val="333333"/>
                <w:shd w:val="clear" w:color="auto" w:fill="FFFFFF"/>
              </w:rPr>
            </m:ctrlPr>
          </m:fPr>
          <m:num>
            <m:sSup>
              <m:sSupPr>
                <m:ctrlPr>
                  <w:rPr>
                    <w:rFonts w:ascii="Cambria Math" w:eastAsiaTheme="minorHAnsi"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r>
          <w:rPr>
            <w:rFonts w:ascii="Cambria Math" w:hAnsi="Cambria Math" w:cs="Arial"/>
            <w:color w:val="333333"/>
            <w:shd w:val="clear" w:color="auto" w:fill="FFFFFF"/>
          </w:rPr>
          <m: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nary>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m:t>
        </m:r>
        <m:f>
          <m:fPr>
            <m:ctrlPr>
              <w:rPr>
                <w:rFonts w:ascii="Cambria Math" w:eastAsiaTheme="minorHAnsi" w:hAnsi="Cambria Math" w:cs="Arial"/>
                <w:i/>
                <w:color w:val="333333"/>
                <w:shd w:val="clear" w:color="auto" w:fill="FFFFFF"/>
              </w:rPr>
            </m:ctrlPr>
          </m:fPr>
          <m:num>
            <m:sSup>
              <m:sSupPr>
                <m:ctrlPr>
                  <w:rPr>
                    <w:rFonts w:ascii="Cambria Math" w:eastAsiaTheme="minorHAnsi"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r>
          <w:rPr>
            <w:rFonts w:ascii="Cambria Math" w:hAnsi="Cambria Math" w:cs="Arial"/>
            <w:color w:val="333333"/>
            <w:shd w:val="clear" w:color="auto" w:fill="FFFFFF"/>
          </w:rPr>
          <m:t>dr≤</m:t>
        </m:r>
        <m:f>
          <m:fPr>
            <m:ctrlPr>
              <w:rPr>
                <w:rFonts w:ascii="Cambria Math" w:eastAsiaTheme="minorHAnsi" w:hAnsi="Cambria Math" w:cs="Arial"/>
                <w:i/>
                <w:color w:val="333333"/>
                <w:shd w:val="clear" w:color="auto" w:fill="FFFFFF"/>
              </w:rPr>
            </m:ctrlPr>
          </m:fPr>
          <m:num>
            <m:r>
              <w:rPr>
                <w:rFonts w:ascii="Cambria Math" w:hAnsi="Cambria Math" w:cs="Arial"/>
                <w:color w:val="333333"/>
                <w:shd w:val="clear" w:color="auto" w:fill="FFFFFF"/>
              </w:rPr>
              <m:t>4</m:t>
            </m:r>
            <m:sSup>
              <m:sSupPr>
                <m:ctrlPr>
                  <w:rPr>
                    <w:rFonts w:ascii="Cambria Math" w:eastAsiaTheme="minorHAnsi"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2a</m:t>
                </m:r>
              </m:sup>
            </m:sSup>
          </m:num>
          <m:den>
            <m:sSup>
              <m:sSupPr>
                <m:ctrlPr>
                  <w:rPr>
                    <w:rFonts w:ascii="Cambria Math" w:eastAsiaTheme="minorHAnsi" w:hAnsi="Cambria Math" w:cs="Arial"/>
                    <w:i/>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den>
        </m:f>
        <m:r>
          <w:rPr>
            <w:rFonts w:ascii="Cambria Math" w:hAnsi="Cambria Math" w:cs="Arial"/>
            <w:color w:val="333333"/>
            <w:shd w:val="clear" w:color="auto" w:fill="FFFFFF"/>
          </w:rPr>
          <m: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nary>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)dr</m:t>
        </m:r>
      </m:oMath>
      <w:r>
        <w:rPr>
          <w:rFonts w:ascii="Arial" w:hAnsi="Arial" w:cs="Arial"/>
          <w:color w:val="333333"/>
          <w:shd w:val="clear" w:color="auto" w:fill="FFFFFF"/>
        </w:rPr>
        <w:t xml:space="preserve">. </w:t>
      </w:r>
    </w:p>
    <w:p w14:paraId="1E55227C" w14:textId="77777777" w:rsidR="008D1943" w:rsidRDefault="008D1943" w:rsidP="008D1943">
      <w:pPr>
        <w:spacing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Because this is a linear integral, we can take the term </w:t>
      </w:r>
      <m:oMath>
        <m:f>
          <m:fPr>
            <m:ctrlPr>
              <w:rPr>
                <w:rFonts w:ascii="Cambria Math" w:eastAsiaTheme="minorHAnsi" w:hAnsi="Cambria Math" w:cs="Arial"/>
                <w:i/>
                <w:color w:val="333333"/>
                <w:shd w:val="clear" w:color="auto" w:fill="FFFFFF"/>
              </w:rPr>
            </m:ctrlPr>
          </m:fPr>
          <m:num>
            <m:sSup>
              <m:sSupPr>
                <m:ctrlPr>
                  <w:rPr>
                    <w:rFonts w:ascii="Cambria Math" w:eastAsiaTheme="minorHAnsi"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a</m:t>
            </m:r>
          </m:den>
        </m:f>
      </m:oMath>
      <w:r>
        <w:rPr>
          <w:rFonts w:ascii="Arial" w:hAnsi="Arial" w:cs="Arial"/>
          <w:color w:val="333333"/>
          <w:shd w:val="clear" w:color="auto" w:fill="FFFFFF"/>
        </w:rPr>
        <w:t xml:space="preserve"> outside the integral. Now, using the Cauchy-Schwarz inequality</w:t>
      </w:r>
      <w:sdt>
        <w:sdtPr>
          <w:rPr>
            <w:rFonts w:ascii="Arial" w:hAnsi="Arial" w:cs="Arial"/>
            <w:color w:val="333333"/>
            <w:shd w:val="clear" w:color="auto" w:fill="FFFFFF"/>
          </w:rPr>
          <w:id w:val="-1532107457"/>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Edw07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[82]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p>
    <w:p w14:paraId="4318AF1C" w14:textId="77777777" w:rsidR="008D1943" w:rsidRDefault="008D1943" w:rsidP="008D1943">
      <w:pPr>
        <w:spacing w:line="360" w:lineRule="auto"/>
        <w:jc w:val="center"/>
        <w:rPr>
          <w:rFonts w:ascii="Arial" w:hAnsi="Arial" w:cs="Arial"/>
          <w:color w:val="333333"/>
          <w:shd w:val="clear" w:color="auto" w:fill="FFFFFF"/>
        </w:rPr>
      </w:pPr>
      <w:proofErr w:type="gramStart"/>
      <w:r w:rsidRPr="007233C1">
        <w:rPr>
          <w:rFonts w:ascii="Arial" w:hAnsi="Arial" w:cs="Arial"/>
          <w:i/>
          <w:iCs/>
          <w:color w:val="333333"/>
          <w:highlight w:val="green"/>
          <w:shd w:val="clear" w:color="auto" w:fill="FFFFFF"/>
        </w:rPr>
        <w:t>max{</w:t>
      </w:r>
      <w:proofErr w:type="gramEnd"/>
      <w:r w:rsidRPr="007233C1">
        <w:rPr>
          <w:rFonts w:ascii="Arial" w:hAnsi="Arial" w:cs="Arial"/>
          <w:i/>
          <w:iCs/>
          <w:color w:val="333333"/>
          <w:highlight w:val="green"/>
          <w:shd w:val="clear" w:color="auto" w:fill="FFFFFF"/>
        </w:rPr>
        <w:t>d</w:t>
      </w:r>
      <w:proofErr w:type="gramStart"/>
      <w:r w:rsidRPr="007233C1">
        <w:rPr>
          <w:rFonts w:ascii="Arial" w:hAnsi="Arial" w:cs="Arial"/>
          <w:i/>
          <w:iCs/>
          <w:color w:val="333333"/>
          <w:highlight w:val="green"/>
          <w:shd w:val="clear" w:color="auto" w:fill="FFFFFF"/>
          <w:vertAlign w:val="subscript"/>
        </w:rPr>
        <w:t>∞</w:t>
      </w:r>
      <w:r w:rsidRPr="007233C1">
        <w:rPr>
          <w:rFonts w:ascii="Arial" w:hAnsi="Arial" w:cs="Arial"/>
          <w:i/>
          <w:iCs/>
          <w:color w:val="333333"/>
          <w:highlight w:val="green"/>
          <w:shd w:val="clear" w:color="auto" w:fill="FFFFFF"/>
        </w:rPr>
        <w:t>(f(</w:t>
      </w:r>
      <w:proofErr w:type="gramEnd"/>
      <w:r w:rsidRPr="007233C1">
        <w:rPr>
          <w:rFonts w:ascii="Arial" w:hAnsi="Arial" w:cs="Arial"/>
          <w:i/>
          <w:iCs/>
          <w:color w:val="333333"/>
          <w:highlight w:val="green"/>
          <w:shd w:val="clear" w:color="auto" w:fill="FFFFFF"/>
        </w:rPr>
        <w:t xml:space="preserve">t, </w:t>
      </w:r>
      <w:proofErr w:type="gramStart"/>
      <w:r w:rsidRPr="007233C1">
        <w:rPr>
          <w:rFonts w:ascii="Arial" w:hAnsi="Arial" w:cs="Arial"/>
          <w:i/>
          <w:iCs/>
          <w:color w:val="333333"/>
          <w:highlight w:val="green"/>
          <w:shd w:val="clear" w:color="auto" w:fill="FFFFFF"/>
        </w:rPr>
        <w:t>w,u</w:t>
      </w:r>
      <w:proofErr w:type="gramEnd"/>
      <w:r w:rsidRPr="007233C1">
        <w:rPr>
          <w:rFonts w:ascii="Cambria Math" w:hAnsi="Cambria Math" w:cs="Arial"/>
          <w:i/>
          <w:iCs/>
          <w:color w:val="333333"/>
          <w:highlight w:val="green"/>
          <w:shd w:val="clear" w:color="auto" w:fill="FFFFFF"/>
        </w:rPr>
        <w:t>⟨0⟩</w:t>
      </w:r>
      <w:r w:rsidRPr="007233C1">
        <w:rPr>
          <w:rFonts w:ascii="Arial" w:hAnsi="Arial" w:cs="Arial"/>
          <w:i/>
          <w:iCs/>
          <w:color w:val="333333"/>
          <w:highlight w:val="green"/>
          <w:shd w:val="clear" w:color="auto" w:fill="FFFFFF"/>
        </w:rPr>
        <w:t>), |</w:t>
      </w:r>
      <w:proofErr w:type="gramStart"/>
      <w:r w:rsidRPr="007233C1">
        <w:rPr>
          <w:rFonts w:ascii="Arial" w:hAnsi="Arial" w:cs="Arial"/>
          <w:i/>
          <w:iCs/>
          <w:color w:val="333333"/>
          <w:highlight w:val="green"/>
          <w:shd w:val="clear" w:color="auto" w:fill="FFFFFF"/>
        </w:rPr>
        <w:t>g(</w:t>
      </w:r>
      <w:proofErr w:type="gramEnd"/>
      <w:r w:rsidRPr="007233C1">
        <w:rPr>
          <w:rFonts w:ascii="Arial" w:hAnsi="Arial" w:cs="Arial"/>
          <w:i/>
          <w:iCs/>
          <w:color w:val="333333"/>
          <w:highlight w:val="green"/>
          <w:shd w:val="clear" w:color="auto" w:fill="FFFFFF"/>
        </w:rPr>
        <w:t xml:space="preserve">t, w, </w:t>
      </w:r>
      <w:proofErr w:type="gramStart"/>
      <w:r w:rsidRPr="007233C1">
        <w:rPr>
          <w:rFonts w:ascii="Arial" w:hAnsi="Arial" w:cs="Arial"/>
          <w:i/>
          <w:iCs/>
          <w:color w:val="333333"/>
          <w:highlight w:val="green"/>
          <w:shd w:val="clear" w:color="auto" w:fill="FFFFFF"/>
        </w:rPr>
        <w:t>u)|</w:t>
      </w:r>
      <w:proofErr w:type="gramEnd"/>
      <w:r w:rsidRPr="007233C1">
        <w:rPr>
          <w:rFonts w:ascii="Arial" w:hAnsi="Arial" w:cs="Arial"/>
          <w:i/>
          <w:iCs/>
          <w:color w:val="333333"/>
          <w:highlight w:val="green"/>
          <w:shd w:val="clear" w:color="auto" w:fill="FFFFFF"/>
        </w:rPr>
        <w:t xml:space="preserve"> } ≤C(1+d</w:t>
      </w:r>
      <w:r w:rsidRPr="007233C1">
        <w:rPr>
          <w:rFonts w:ascii="Arial" w:hAnsi="Arial" w:cs="Arial"/>
          <w:i/>
          <w:iCs/>
          <w:color w:val="333333"/>
          <w:highlight w:val="green"/>
          <w:shd w:val="clear" w:color="auto" w:fill="FFFFFF"/>
          <w:vertAlign w:val="subscript"/>
        </w:rPr>
        <w:t>∞(</w:t>
      </w:r>
      <w:r w:rsidRPr="007233C1">
        <w:rPr>
          <w:rFonts w:ascii="Arial" w:hAnsi="Arial" w:cs="Arial"/>
          <w:i/>
          <w:iCs/>
          <w:color w:val="333333"/>
          <w:highlight w:val="green"/>
          <w:shd w:val="clear" w:color="auto" w:fill="FFFFFF"/>
        </w:rPr>
        <w:t>u,</w:t>
      </w:r>
      <w:r w:rsidRPr="007233C1">
        <w:rPr>
          <w:rFonts w:ascii="Cambria Math" w:hAnsi="Cambria Math" w:cs="Arial"/>
          <w:i/>
          <w:iCs/>
          <w:color w:val="333333"/>
          <w:highlight w:val="green"/>
          <w:shd w:val="clear" w:color="auto" w:fill="FFFFFF"/>
        </w:rPr>
        <w:t>⟨0⟩</w:t>
      </w:r>
      <w:r w:rsidRPr="007233C1">
        <w:rPr>
          <w:rFonts w:ascii="Arial" w:hAnsi="Arial" w:cs="Arial"/>
          <w:i/>
          <w:iCs/>
          <w:color w:val="333333"/>
          <w:highlight w:val="green"/>
          <w:shd w:val="clear" w:color="auto" w:fill="FFFFFF"/>
        </w:rPr>
        <w:t>)</w:t>
      </w:r>
      <w:r w:rsidRPr="007233C1">
        <w:rPr>
          <w:rFonts w:ascii="Arial" w:hAnsi="Arial" w:cs="Arial"/>
          <w:color w:val="333333"/>
          <w:highlight w:val="green"/>
          <w:shd w:val="clear" w:color="auto" w:fill="FFFFFF"/>
        </w:rPr>
        <w:t>,</w:t>
      </w:r>
    </w:p>
    <w:p w14:paraId="2502AAA0" w14:textId="77777777" w:rsidR="008D1943" w:rsidRPr="007233C1" w:rsidRDefault="008D1943" w:rsidP="008D1943">
      <w:pPr>
        <w:spacing w:line="360" w:lineRule="auto"/>
        <w:jc w:val="center"/>
        <w:rPr>
          <w:rStyle w:val="delimsizing"/>
          <w:rFonts w:ascii="Arial" w:hAnsi="Arial" w:cs="Arial"/>
        </w:rPr>
      </w:pPr>
      <m:oMathPara>
        <m:oMath>
          <m:r>
            <m:rPr>
              <m:sty m:val="p"/>
            </m:rPr>
            <w:rPr>
              <w:rStyle w:val="mord"/>
              <w:rFonts w:ascii="Cambria Math" w:eastAsiaTheme="majorEastAsia" w:hAnsi="Cambria Math"/>
              <w:highlight w:val="green"/>
              <w:rPrChange w:id="1076" w:author="George Urumov" w:date="2025-10-28T15:21:00Z" w16du:dateUtc="2025-10-28T15:21:00Z">
                <w:rPr>
                  <w:rStyle w:val="mord"/>
                  <w:rFonts w:ascii="Cambria Math" w:eastAsiaTheme="majorEastAsia" w:hAnsi="Cambria Math"/>
                </w:rPr>
              </w:rPrChange>
            </w:rPr>
            <m:t>E</m:t>
          </m:r>
          <m:d>
            <m:dPr>
              <m:begChr m:val="["/>
              <m:endChr m:val="]"/>
              <m:ctrlPr>
                <w:rPr>
                  <w:rStyle w:val="mopen"/>
                  <w:rFonts w:ascii="Cambria Math" w:eastAsiaTheme="majorEastAsia" w:hAnsi="Cambria Math"/>
                  <w:i/>
                  <w:iCs/>
                  <w:highlight w:val="green"/>
                  <w:rPrChange w:id="1077" w:author="George Urumov" w:date="2025-10-28T15:21:00Z" w16du:dateUtc="2025-10-28T15:21:00Z">
                    <w:rPr>
                      <w:rStyle w:val="mopen"/>
                      <w:rFonts w:ascii="Cambria Math" w:eastAsiaTheme="majorEastAsia" w:hAnsi="Cambria Math"/>
                      <w:i/>
                      <w:iCs/>
                    </w:rPr>
                  </w:rPrChange>
                </w:rPr>
              </m:ctrlPr>
            </m:dPr>
            <m:e>
              <m:sSup>
                <m:sSupPr>
                  <m:ctrlPr>
                    <w:rPr>
                      <w:rStyle w:val="mord"/>
                      <w:rFonts w:ascii="Cambria Math" w:eastAsiaTheme="majorEastAsia" w:hAnsi="Cambria Math"/>
                      <w:highlight w:val="green"/>
                      <w:rPrChange w:id="1078" w:author="George Urumov" w:date="2025-10-28T15:21:00Z" w16du:dateUtc="2025-10-28T15:21:00Z">
                        <w:rPr>
                          <w:rStyle w:val="mord"/>
                          <w:rFonts w:ascii="Cambria Math" w:eastAsiaTheme="majorEastAsia" w:hAnsi="Cambria Math"/>
                        </w:rPr>
                      </w:rPrChange>
                    </w:rPr>
                  </m:ctrlPr>
                </m:sSupPr>
                <m:e>
                  <m:r>
                    <m:rPr>
                      <m:sty m:val="p"/>
                    </m:rPr>
                    <w:rPr>
                      <w:rStyle w:val="mord"/>
                      <w:rFonts w:ascii="Cambria Math" w:eastAsiaTheme="majorEastAsia" w:hAnsi="Cambria Math"/>
                      <w:highlight w:val="green"/>
                      <w:rPrChange w:id="1079" w:author="George Urumov" w:date="2025-10-28T15:21:00Z" w16du:dateUtc="2025-10-28T15:21:00Z">
                        <w:rPr>
                          <w:rStyle w:val="mord"/>
                          <w:rFonts w:ascii="Cambria Math" w:eastAsiaTheme="majorEastAsia" w:hAnsi="Cambria Math"/>
                        </w:rPr>
                      </w:rPrChange>
                    </w:rPr>
                    <m:t>g</m:t>
                  </m:r>
                </m:e>
                <m:sup>
                  <m:r>
                    <w:rPr>
                      <w:rStyle w:val="mord"/>
                      <w:rFonts w:ascii="Cambria Math" w:eastAsiaTheme="majorEastAsia" w:hAnsi="Cambria Math"/>
                      <w:highlight w:val="green"/>
                      <w:rPrChange w:id="1080" w:author="George Urumov" w:date="2025-10-28T15:21:00Z" w16du:dateUtc="2025-10-28T15:21:00Z">
                        <w:rPr>
                          <w:rStyle w:val="mord"/>
                          <w:rFonts w:ascii="Cambria Math" w:eastAsiaTheme="majorEastAsia" w:hAnsi="Cambria Math"/>
                        </w:rPr>
                      </w:rPrChange>
                    </w:rPr>
                    <m:t>2</m:t>
                  </m:r>
                </m:sup>
              </m:sSup>
              <m:ctrlPr>
                <w:rPr>
                  <w:rStyle w:val="mclose"/>
                  <w:rFonts w:ascii="Cambria Math" w:eastAsiaTheme="majorEastAsia" w:hAnsi="Cambria Math"/>
                  <w:highlight w:val="green"/>
                  <w:rPrChange w:id="1081" w:author="George Urumov" w:date="2025-10-28T15:21:00Z" w16du:dateUtc="2025-10-28T15:21:00Z">
                    <w:rPr>
                      <w:rStyle w:val="mclose"/>
                      <w:rFonts w:ascii="Cambria Math" w:eastAsiaTheme="majorEastAsia" w:hAnsi="Cambria Math"/>
                    </w:rPr>
                  </w:rPrChange>
                </w:rPr>
              </m:ctrlPr>
            </m:e>
          </m:d>
          <m:r>
            <m:rPr>
              <m:sty m:val="p"/>
            </m:rPr>
            <w:rPr>
              <w:rStyle w:val="mrel"/>
              <w:rFonts w:ascii="Cambria Math" w:eastAsiaTheme="majorEastAsia" w:hAnsi="Cambria Math"/>
              <w:highlight w:val="green"/>
              <w:rPrChange w:id="1082" w:author="George Urumov" w:date="2025-10-28T15:21:00Z" w16du:dateUtc="2025-10-28T15:21:00Z">
                <w:rPr>
                  <w:rStyle w:val="mrel"/>
                  <w:rFonts w:ascii="Cambria Math" w:eastAsiaTheme="majorEastAsia" w:hAnsi="Cambria Math"/>
                </w:rPr>
              </w:rPrChange>
            </w:rPr>
            <m:t>≤</m:t>
          </m:r>
          <m:r>
            <m:rPr>
              <m:sty m:val="p"/>
            </m:rPr>
            <w:rPr>
              <w:rStyle w:val="mord"/>
              <w:rFonts w:ascii="Cambria Math" w:eastAsiaTheme="majorEastAsia" w:hAnsi="Cambria Math"/>
              <w:highlight w:val="green"/>
              <w:rPrChange w:id="1083" w:author="George Urumov" w:date="2025-10-28T15:21:00Z" w16du:dateUtc="2025-10-28T15:21:00Z">
                <w:rPr>
                  <w:rStyle w:val="mord"/>
                  <w:rFonts w:ascii="Cambria Math" w:eastAsiaTheme="majorEastAsia" w:hAnsi="Cambria Math"/>
                </w:rPr>
              </w:rPrChange>
            </w:rPr>
            <m:t>2</m:t>
          </m:r>
          <m:sSup>
            <m:sSupPr>
              <m:ctrlPr>
                <w:rPr>
                  <w:rStyle w:val="mord"/>
                  <w:rFonts w:ascii="Cambria Math" w:eastAsiaTheme="majorEastAsia" w:hAnsi="Cambria Math"/>
                  <w:highlight w:val="green"/>
                  <w:rPrChange w:id="1084" w:author="George Urumov" w:date="2025-10-28T15:21:00Z" w16du:dateUtc="2025-10-28T15:21:00Z">
                    <w:rPr>
                      <w:rStyle w:val="mord"/>
                      <w:rFonts w:ascii="Cambria Math" w:eastAsiaTheme="majorEastAsia" w:hAnsi="Cambria Math"/>
                    </w:rPr>
                  </w:rPrChange>
                </w:rPr>
              </m:ctrlPr>
            </m:sSupPr>
            <m:e>
              <m:r>
                <m:rPr>
                  <m:sty m:val="p"/>
                </m:rPr>
                <w:rPr>
                  <w:rStyle w:val="mord"/>
                  <w:rFonts w:ascii="Cambria Math" w:eastAsiaTheme="majorEastAsia" w:hAnsi="Cambria Math"/>
                  <w:highlight w:val="green"/>
                  <w:rPrChange w:id="1085" w:author="George Urumov" w:date="2025-10-28T15:21:00Z" w16du:dateUtc="2025-10-28T15:21:00Z">
                    <w:rPr>
                      <w:rStyle w:val="mord"/>
                      <w:rFonts w:ascii="Cambria Math" w:eastAsiaTheme="majorEastAsia" w:hAnsi="Cambria Math"/>
                    </w:rPr>
                  </w:rPrChange>
                </w:rPr>
                <m:t>C</m:t>
              </m:r>
            </m:e>
            <m:sup>
              <m:r>
                <w:rPr>
                  <w:rStyle w:val="mord"/>
                  <w:rFonts w:ascii="Cambria Math" w:eastAsiaTheme="majorEastAsia" w:hAnsi="Cambria Math"/>
                  <w:highlight w:val="green"/>
                  <w:rPrChange w:id="1086" w:author="George Urumov" w:date="2025-10-28T15:21:00Z" w16du:dateUtc="2025-10-28T15:21:00Z">
                    <w:rPr>
                      <w:rStyle w:val="mord"/>
                      <w:rFonts w:ascii="Cambria Math" w:eastAsiaTheme="majorEastAsia" w:hAnsi="Cambria Math"/>
                    </w:rPr>
                  </w:rPrChange>
                </w:rPr>
                <m:t>2</m:t>
              </m:r>
            </m:sup>
          </m:sSup>
          <m:d>
            <m:dPr>
              <m:ctrlPr>
                <w:rPr>
                  <w:rStyle w:val="delimsizing"/>
                  <w:rFonts w:ascii="Cambria Math" w:hAnsi="Cambria Math"/>
                  <w:highlight w:val="green"/>
                  <w:rPrChange w:id="1087" w:author="George Urumov" w:date="2025-10-28T15:21:00Z" w16du:dateUtc="2025-10-28T15:21:00Z">
                    <w:rPr>
                      <w:rStyle w:val="delimsizing"/>
                      <w:rFonts w:ascii="Cambria Math" w:hAnsi="Cambria Math"/>
                    </w:rPr>
                  </w:rPrChange>
                </w:rPr>
              </m:ctrlPr>
            </m:dPr>
            <m:e>
              <m:r>
                <m:rPr>
                  <m:sty m:val="p"/>
                </m:rPr>
                <w:rPr>
                  <w:rStyle w:val="mord"/>
                  <w:rFonts w:ascii="Cambria Math" w:eastAsiaTheme="majorEastAsia" w:hAnsi="Cambria Math"/>
                  <w:highlight w:val="green"/>
                  <w:rPrChange w:id="1088" w:author="George Urumov" w:date="2025-10-28T15:21:00Z" w16du:dateUtc="2025-10-28T15:21:00Z">
                    <w:rPr>
                      <w:rStyle w:val="mord"/>
                      <w:rFonts w:ascii="Cambria Math" w:eastAsiaTheme="majorEastAsia" w:hAnsi="Cambria Math"/>
                    </w:rPr>
                  </w:rPrChange>
                </w:rPr>
                <m:t>1</m:t>
              </m:r>
              <m:r>
                <m:rPr>
                  <m:sty m:val="p"/>
                </m:rPr>
                <w:rPr>
                  <w:rStyle w:val="mbin"/>
                  <w:rFonts w:ascii="Cambria Math" w:eastAsiaTheme="majorEastAsia" w:hAnsi="Cambria Math"/>
                  <w:highlight w:val="green"/>
                  <w:rPrChange w:id="1089" w:author="George Urumov" w:date="2025-10-28T15:21:00Z" w16du:dateUtc="2025-10-28T15:21:00Z">
                    <w:rPr>
                      <w:rStyle w:val="mbin"/>
                      <w:rFonts w:ascii="Cambria Math" w:eastAsiaTheme="majorEastAsia" w:hAnsi="Cambria Math"/>
                    </w:rPr>
                  </w:rPrChange>
                </w:rPr>
                <m:t>+</m:t>
              </m:r>
              <m:r>
                <m:rPr>
                  <m:sty m:val="p"/>
                </m:rPr>
                <w:rPr>
                  <w:rStyle w:val="mord"/>
                  <w:rFonts w:ascii="Cambria Math" w:eastAsiaTheme="majorEastAsia" w:hAnsi="Cambria Math"/>
                  <w:highlight w:val="green"/>
                  <w:rPrChange w:id="1090" w:author="George Urumov" w:date="2025-10-28T15:21:00Z" w16du:dateUtc="2025-10-28T15:21:00Z">
                    <w:rPr>
                      <w:rStyle w:val="mord"/>
                      <w:rFonts w:ascii="Cambria Math" w:eastAsiaTheme="majorEastAsia" w:hAnsi="Cambria Math"/>
                    </w:rPr>
                  </w:rPrChange>
                </w:rPr>
                <m:t>E</m:t>
              </m:r>
              <m:d>
                <m:dPr>
                  <m:begChr m:val="["/>
                  <m:endChr m:val="]"/>
                  <m:ctrlPr>
                    <w:rPr>
                      <w:rStyle w:val="delimsizing"/>
                      <w:rFonts w:ascii="Cambria Math" w:hAnsi="Cambria Math"/>
                      <w:highlight w:val="green"/>
                      <w:rPrChange w:id="1091" w:author="George Urumov" w:date="2025-10-28T15:21:00Z" w16du:dateUtc="2025-10-28T15:21:00Z">
                        <w:rPr>
                          <w:rStyle w:val="delimsizing"/>
                          <w:rFonts w:ascii="Cambria Math" w:hAnsi="Cambria Math"/>
                        </w:rPr>
                      </w:rPrChange>
                    </w:rPr>
                  </m:ctrlPr>
                </m:dPr>
                <m:e>
                  <m:sSubSup>
                    <m:sSubSupPr>
                      <m:ctrlPr>
                        <w:rPr>
                          <w:rStyle w:val="mord"/>
                          <w:rFonts w:ascii="Cambria Math" w:eastAsiaTheme="majorEastAsia" w:hAnsi="Cambria Math"/>
                          <w:highlight w:val="green"/>
                          <w:rPrChange w:id="1092" w:author="George Urumov" w:date="2025-10-28T15:21:00Z" w16du:dateUtc="2025-10-28T15:21:00Z">
                            <w:rPr>
                              <w:rStyle w:val="mord"/>
                              <w:rFonts w:ascii="Cambria Math" w:eastAsiaTheme="majorEastAsia" w:hAnsi="Cambria Math"/>
                            </w:rPr>
                          </w:rPrChange>
                        </w:rPr>
                      </m:ctrlPr>
                    </m:sSubSupPr>
                    <m:e>
                      <m:r>
                        <m:rPr>
                          <m:sty m:val="p"/>
                        </m:rPr>
                        <w:rPr>
                          <w:rStyle w:val="mord"/>
                          <w:rFonts w:ascii="Cambria Math" w:eastAsiaTheme="majorEastAsia" w:hAnsi="Cambria Math"/>
                          <w:highlight w:val="green"/>
                          <w:rPrChange w:id="1093" w:author="George Urumov" w:date="2025-10-28T15:21:00Z" w16du:dateUtc="2025-10-28T15:21:00Z">
                            <w:rPr>
                              <w:rStyle w:val="mord"/>
                              <w:rFonts w:ascii="Cambria Math" w:eastAsiaTheme="majorEastAsia" w:hAnsi="Cambria Math"/>
                            </w:rPr>
                          </w:rPrChange>
                        </w:rPr>
                        <m:t>d</m:t>
                      </m:r>
                    </m:e>
                    <m:sub>
                      <m:r>
                        <w:rPr>
                          <w:rStyle w:val="mord"/>
                          <w:rFonts w:ascii="Cambria Math" w:eastAsiaTheme="majorEastAsia" w:hAnsi="Cambria Math"/>
                          <w:highlight w:val="green"/>
                          <w:rPrChange w:id="1094" w:author="George Urumov" w:date="2025-10-28T15:21:00Z" w16du:dateUtc="2025-10-28T15:21:00Z">
                            <w:rPr>
                              <w:rStyle w:val="mord"/>
                              <w:rFonts w:ascii="Cambria Math" w:eastAsiaTheme="majorEastAsia" w:hAnsi="Cambria Math"/>
                            </w:rPr>
                          </w:rPrChange>
                        </w:rPr>
                        <m:t>∞</m:t>
                      </m:r>
                    </m:sub>
                    <m:sup>
                      <m:r>
                        <w:rPr>
                          <w:rStyle w:val="mord"/>
                          <w:rFonts w:ascii="Cambria Math" w:eastAsiaTheme="majorEastAsia" w:hAnsi="Cambria Math"/>
                          <w:highlight w:val="green"/>
                          <w:rPrChange w:id="1095" w:author="George Urumov" w:date="2025-10-28T15:21:00Z" w16du:dateUtc="2025-10-28T15:21:00Z">
                            <w:rPr>
                              <w:rStyle w:val="mord"/>
                              <w:rFonts w:ascii="Cambria Math" w:eastAsiaTheme="majorEastAsia" w:hAnsi="Cambria Math"/>
                            </w:rPr>
                          </w:rPrChange>
                        </w:rPr>
                        <m:t>2</m:t>
                      </m:r>
                    </m:sup>
                  </m:sSubSup>
                  <m:r>
                    <m:rPr>
                      <m:sty m:val="p"/>
                    </m:rPr>
                    <w:rPr>
                      <w:rStyle w:val="vlist-s"/>
                      <w:rFonts w:ascii="Cambria Math" w:eastAsiaTheme="majorEastAsia" w:hAnsi="Cambria Math"/>
                      <w:highlight w:val="green"/>
                      <w:rPrChange w:id="1096" w:author="George Urumov" w:date="2025-10-28T15:21:00Z" w16du:dateUtc="2025-10-28T15:21:00Z">
                        <w:rPr>
                          <w:rStyle w:val="vlist-s"/>
                          <w:rFonts w:ascii="Cambria Math" w:eastAsiaTheme="majorEastAsia" w:hAnsi="Cambria Math"/>
                        </w:rPr>
                      </w:rPrChange>
                    </w:rPr>
                    <m:t>​</m:t>
                  </m:r>
                  <m:d>
                    <m:dPr>
                      <m:ctrlPr>
                        <w:rPr>
                          <w:rStyle w:val="mopen"/>
                          <w:rFonts w:ascii="Cambria Math" w:eastAsiaTheme="majorEastAsia" w:hAnsi="Cambria Math"/>
                          <w:i/>
                          <w:iCs/>
                          <w:highlight w:val="green"/>
                          <w:rPrChange w:id="1097" w:author="George Urumov" w:date="2025-10-28T15:21:00Z" w16du:dateUtc="2025-10-28T15:21:00Z">
                            <w:rPr>
                              <w:rStyle w:val="mopen"/>
                              <w:rFonts w:ascii="Cambria Math" w:eastAsiaTheme="majorEastAsia" w:hAnsi="Cambria Math"/>
                              <w:i/>
                              <w:iCs/>
                            </w:rPr>
                          </w:rPrChange>
                        </w:rPr>
                      </m:ctrlPr>
                    </m:dPr>
                    <m:e>
                      <m:sSubSup>
                        <m:sSubSupPr>
                          <m:ctrlPr>
                            <w:rPr>
                              <w:rStyle w:val="mord"/>
                              <w:rFonts w:ascii="Cambria Math" w:eastAsiaTheme="majorEastAsia" w:hAnsi="Cambria Math"/>
                              <w:highlight w:val="green"/>
                              <w:rPrChange w:id="1098" w:author="George Urumov" w:date="2025-10-28T15:21:00Z" w16du:dateUtc="2025-10-28T15:21:00Z">
                                <w:rPr>
                                  <w:rStyle w:val="mord"/>
                                  <w:rFonts w:ascii="Cambria Math" w:eastAsiaTheme="majorEastAsia" w:hAnsi="Cambria Math"/>
                                </w:rPr>
                              </w:rPrChange>
                            </w:rPr>
                          </m:ctrlPr>
                        </m:sSubSupPr>
                        <m:e>
                          <m:r>
                            <m:rPr>
                              <m:sty m:val="p"/>
                            </m:rPr>
                            <w:rPr>
                              <w:rStyle w:val="mord"/>
                              <w:rFonts w:ascii="Cambria Math" w:eastAsiaTheme="majorEastAsia" w:hAnsi="Cambria Math"/>
                              <w:highlight w:val="green"/>
                              <w:rPrChange w:id="1099" w:author="George Urumov" w:date="2025-10-28T15:21:00Z" w16du:dateUtc="2025-10-28T15:21:00Z">
                                <w:rPr>
                                  <w:rStyle w:val="mord"/>
                                  <w:rFonts w:ascii="Cambria Math" w:eastAsiaTheme="majorEastAsia" w:hAnsi="Cambria Math"/>
                                </w:rPr>
                              </w:rPrChange>
                            </w:rPr>
                            <m:t>X</m:t>
                          </m:r>
                        </m:e>
                        <m:sub>
                          <m:r>
                            <w:rPr>
                              <w:rStyle w:val="mord"/>
                              <w:rFonts w:ascii="Cambria Math" w:eastAsiaTheme="majorEastAsia" w:hAnsi="Cambria Math"/>
                              <w:highlight w:val="green"/>
                              <w:rPrChange w:id="1100" w:author="George Urumov" w:date="2025-10-28T15:21:00Z" w16du:dateUtc="2025-10-28T15:21:00Z">
                                <w:rPr>
                                  <w:rStyle w:val="mord"/>
                                  <w:rFonts w:ascii="Cambria Math" w:eastAsiaTheme="majorEastAsia" w:hAnsi="Cambria Math"/>
                                </w:rPr>
                              </w:rPrChange>
                            </w:rPr>
                            <m:t>0</m:t>
                          </m:r>
                        </m:sub>
                        <m:sup>
                          <m:r>
                            <w:rPr>
                              <w:rStyle w:val="mord"/>
                              <w:rFonts w:ascii="Cambria Math" w:eastAsiaTheme="majorEastAsia" w:hAnsi="Cambria Math"/>
                              <w:highlight w:val="green"/>
                              <w:rPrChange w:id="1101" w:author="George Urumov" w:date="2025-10-28T15:21:00Z" w16du:dateUtc="2025-10-28T15:21:00Z">
                                <w:rPr>
                                  <w:rStyle w:val="mord"/>
                                  <w:rFonts w:ascii="Cambria Math" w:eastAsiaTheme="majorEastAsia" w:hAnsi="Cambria Math"/>
                                </w:rPr>
                              </w:rPrChange>
                            </w:rPr>
                            <m:t>ε</m:t>
                          </m:r>
                        </m:sup>
                      </m:sSubSup>
                      <m:r>
                        <m:rPr>
                          <m:sty m:val="p"/>
                        </m:rPr>
                        <w:rPr>
                          <w:rStyle w:val="vlist-s"/>
                          <w:rFonts w:ascii="Cambria Math" w:eastAsiaTheme="majorEastAsia" w:hAnsi="Cambria Math"/>
                          <w:highlight w:val="green"/>
                          <w:rPrChange w:id="1102" w:author="George Urumov" w:date="2025-10-28T15:21:00Z" w16du:dateUtc="2025-10-28T15:21:00Z">
                            <w:rPr>
                              <w:rStyle w:val="vlist-s"/>
                              <w:rFonts w:ascii="Cambria Math" w:eastAsiaTheme="majorEastAsia" w:hAnsi="Cambria Math"/>
                            </w:rPr>
                          </w:rPrChange>
                        </w:rPr>
                        <m:t>​</m:t>
                      </m:r>
                      <m:r>
                        <m:rPr>
                          <m:sty m:val="p"/>
                        </m:rPr>
                        <w:rPr>
                          <w:rStyle w:val="mpunct"/>
                          <w:rFonts w:ascii="Cambria Math" w:eastAsiaTheme="majorEastAsia" w:hAnsi="Cambria Math"/>
                          <w:highlight w:val="green"/>
                          <w:rPrChange w:id="1103" w:author="George Urumov" w:date="2025-10-28T15:21:00Z" w16du:dateUtc="2025-10-28T15:21:00Z">
                            <w:rPr>
                              <w:rStyle w:val="mpunct"/>
                              <w:rFonts w:ascii="Cambria Math" w:eastAsiaTheme="majorEastAsia" w:hAnsi="Cambria Math"/>
                            </w:rPr>
                          </w:rPrChange>
                        </w:rPr>
                        <m:t>,</m:t>
                      </m:r>
                      <m:d>
                        <m:dPr>
                          <m:begChr m:val="⟨"/>
                          <m:endChr m:val="⟩"/>
                          <m:ctrlPr>
                            <w:rPr>
                              <w:rStyle w:val="mopen"/>
                              <w:rFonts w:ascii="Cambria Math" w:eastAsiaTheme="majorEastAsia" w:hAnsi="Cambria Math" w:cs="Cambria Math"/>
                              <w:i/>
                              <w:iCs/>
                              <w:highlight w:val="green"/>
                              <w:rPrChange w:id="1104" w:author="George Urumov" w:date="2025-10-28T15:21:00Z" w16du:dateUtc="2025-10-28T15:21:00Z">
                                <w:rPr>
                                  <w:rStyle w:val="mopen"/>
                                  <w:rFonts w:ascii="Cambria Math" w:eastAsiaTheme="majorEastAsia" w:hAnsi="Cambria Math" w:cs="Cambria Math"/>
                                  <w:i/>
                                  <w:iCs/>
                                </w:rPr>
                              </w:rPrChange>
                            </w:rPr>
                          </m:ctrlPr>
                        </m:dPr>
                        <m:e>
                          <m:r>
                            <m:rPr>
                              <m:sty m:val="p"/>
                            </m:rPr>
                            <w:rPr>
                              <w:rStyle w:val="mord"/>
                              <w:rFonts w:ascii="Cambria Math" w:eastAsiaTheme="majorEastAsia" w:hAnsi="Cambria Math"/>
                              <w:highlight w:val="green"/>
                              <w:rPrChange w:id="1105" w:author="George Urumov" w:date="2025-10-28T15:21:00Z" w16du:dateUtc="2025-10-28T15:21:00Z">
                                <w:rPr>
                                  <w:rStyle w:val="mord"/>
                                  <w:rFonts w:ascii="Cambria Math" w:eastAsiaTheme="majorEastAsia" w:hAnsi="Cambria Math"/>
                                </w:rPr>
                              </w:rPrChange>
                            </w:rPr>
                            <m:t>0</m:t>
                          </m:r>
                          <m:ctrlPr>
                            <w:rPr>
                              <w:rStyle w:val="mclose"/>
                              <w:rFonts w:ascii="Cambria Math" w:eastAsiaTheme="majorEastAsia" w:hAnsi="Cambria Math" w:cs="Cambria Math"/>
                              <w:highlight w:val="green"/>
                              <w:rPrChange w:id="1106" w:author="George Urumov" w:date="2025-10-28T15:21:00Z" w16du:dateUtc="2025-10-28T15:21:00Z">
                                <w:rPr>
                                  <w:rStyle w:val="mclose"/>
                                  <w:rFonts w:ascii="Cambria Math" w:eastAsiaTheme="majorEastAsia" w:hAnsi="Cambria Math" w:cs="Cambria Math"/>
                                </w:rPr>
                              </w:rPrChange>
                            </w:rPr>
                          </m:ctrlPr>
                        </m:e>
                      </m:d>
                      <m:ctrlPr>
                        <w:rPr>
                          <w:rStyle w:val="mclose"/>
                          <w:rFonts w:ascii="Cambria Math" w:eastAsiaTheme="majorEastAsia" w:hAnsi="Cambria Math"/>
                          <w:highlight w:val="green"/>
                          <w:rPrChange w:id="1107" w:author="George Urumov" w:date="2025-10-28T15:21:00Z" w16du:dateUtc="2025-10-28T15:21:00Z">
                            <w:rPr>
                              <w:rStyle w:val="mclose"/>
                              <w:rFonts w:ascii="Cambria Math" w:eastAsiaTheme="majorEastAsia" w:hAnsi="Cambria Math"/>
                            </w:rPr>
                          </w:rPrChange>
                        </w:rPr>
                      </m:ctrlPr>
                    </m:e>
                  </m:d>
                </m:e>
              </m:d>
            </m:e>
          </m:d>
        </m:oMath>
      </m:oMathPara>
    </w:p>
    <w:p w14:paraId="725893B7" w14:textId="77777777" w:rsidR="008D1943"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we can evaluate the last expression:</w:t>
      </w:r>
    </w:p>
    <w:p w14:paraId="4B27BA48" w14:textId="77777777" w:rsidR="008D1943" w:rsidRPr="003624E4" w:rsidRDefault="00000000" w:rsidP="008D1943">
      <w:pPr>
        <w:spacing w:line="360" w:lineRule="auto"/>
        <w:jc w:val="both"/>
        <w:rPr>
          <w:rFonts w:ascii="Arial" w:hAnsi="Arial" w:cs="Arial"/>
          <w:color w:val="333333"/>
          <w:shd w:val="clear" w:color="auto" w:fill="FFFFFF"/>
        </w:rPr>
      </w:pPr>
      <m:oMath>
        <m:f>
          <m:fPr>
            <m:ctrlPr>
              <w:rPr>
                <w:rFonts w:ascii="Cambria Math" w:eastAsiaTheme="minorHAnsi" w:hAnsi="Cambria Math" w:cs="Arial"/>
                <w:i/>
                <w:color w:val="333333"/>
                <w:shd w:val="clear" w:color="auto" w:fill="FFFFFF"/>
              </w:rPr>
            </m:ctrlPr>
          </m:fPr>
          <m:num>
            <m:r>
              <w:rPr>
                <w:rFonts w:ascii="Cambria Math" w:hAnsi="Cambria Math" w:cs="Arial"/>
                <w:color w:val="333333"/>
                <w:shd w:val="clear" w:color="auto" w:fill="FFFFFF"/>
              </w:rPr>
              <m:t>4</m:t>
            </m:r>
            <m:sSup>
              <m:sSupPr>
                <m:ctrlPr>
                  <w:rPr>
                    <w:rFonts w:ascii="Cambria Math" w:eastAsiaTheme="minorHAnsi"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2a</m:t>
                </m:r>
              </m:sup>
            </m:sSup>
          </m:num>
          <m:den>
            <m:sSup>
              <m:sSupPr>
                <m:ctrlPr>
                  <w:rPr>
                    <w:rFonts w:ascii="Cambria Math" w:eastAsiaTheme="minorHAnsi" w:hAnsi="Cambria Math" w:cs="Arial"/>
                    <w:i/>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den>
        </m:f>
        <m:r>
          <w:rPr>
            <w:rFonts w:ascii="Cambria Math" w:hAnsi="Cambria Math" w:cs="Arial"/>
            <w:color w:val="333333"/>
            <w:shd w:val="clear" w:color="auto" w:fill="FFFFFF"/>
          </w:rPr>
          <m: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(r,</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nary>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 xml:space="preserve">)dr≤ </m:t>
        </m:r>
        <m:f>
          <m:fPr>
            <m:ctrlPr>
              <w:rPr>
                <w:rFonts w:ascii="Cambria Math" w:hAnsi="Cambria Math" w:cs="Arial"/>
                <w:i/>
                <w:strike/>
                <w:color w:val="333333"/>
                <w:highlight w:val="green"/>
                <w:shd w:val="clear" w:color="auto" w:fill="FFFFFF"/>
              </w:rPr>
            </m:ctrlPr>
          </m:fPr>
          <m:num>
            <m:r>
              <w:rPr>
                <w:rFonts w:ascii="Cambria Math" w:hAnsi="Cambria Math" w:cs="Arial"/>
                <w:strike/>
                <w:color w:val="333333"/>
                <w:highlight w:val="green"/>
                <w:shd w:val="clear" w:color="auto" w:fill="FFFFFF"/>
              </w:rPr>
              <m:t>4(T+</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ε)</m:t>
                </m:r>
              </m:e>
              <m:sup>
                <m:r>
                  <w:rPr>
                    <w:rFonts w:ascii="Cambria Math" w:hAnsi="Cambria Math" w:cs="Arial"/>
                    <w:strike/>
                    <w:color w:val="333333"/>
                    <w:highlight w:val="green"/>
                    <w:shd w:val="clear" w:color="auto" w:fill="FFFFFF"/>
                  </w:rPr>
                  <m:t>2a</m:t>
                </m:r>
              </m:sup>
            </m:sSup>
          </m:num>
          <m:den>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a</m:t>
                </m:r>
              </m:e>
              <m:sup>
                <m:r>
                  <w:rPr>
                    <w:rFonts w:ascii="Cambria Math" w:hAnsi="Cambria Math" w:cs="Arial"/>
                    <w:strike/>
                    <w:color w:val="333333"/>
                    <w:highlight w:val="green"/>
                    <w:shd w:val="clear" w:color="auto" w:fill="FFFFFF"/>
                  </w:rPr>
                  <m:t>2</m:t>
                </m:r>
              </m:sup>
            </m:sSup>
          </m:den>
        </m:f>
        <m:r>
          <w:rPr>
            <w:rFonts w:ascii="Cambria Math" w:hAnsi="Cambria Math" w:cs="Arial"/>
            <w:strike/>
            <w:color w:val="333333"/>
            <w:highlight w:val="green"/>
            <w:shd w:val="clear" w:color="auto" w:fill="FFFFFF"/>
          </w:rPr>
          <m:t>(</m:t>
        </m:r>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0</m:t>
            </m:r>
          </m:sub>
          <m:sup>
            <m:r>
              <w:rPr>
                <w:rFonts w:ascii="Cambria Math" w:hAnsi="Cambria Math" w:cs="Arial"/>
                <w:strike/>
                <w:color w:val="333333"/>
                <w:highlight w:val="green"/>
                <w:shd w:val="clear" w:color="auto" w:fill="FFFFFF"/>
              </w:rPr>
              <m:t>t</m:t>
            </m:r>
          </m:sup>
          <m:e>
            <m:r>
              <w:rPr>
                <w:rFonts w:ascii="Cambria Math" w:hAnsi="Cambria Math" w:cs="Arial"/>
                <w:strike/>
                <w:color w:val="333333"/>
                <w:highlight w:val="green"/>
                <w:shd w:val="clear" w:color="auto" w:fill="FFFFFF"/>
              </w:rPr>
              <m:t>E</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C</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1+</m:t>
                    </m:r>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d</m:t>
                        </m:r>
                      </m:e>
                      <m:sub>
                        <m:r>
                          <w:rPr>
                            <w:rFonts w:ascii="Cambria Math" w:hAnsi="Cambria Math" w:cs="Arial"/>
                            <w:strike/>
                            <w:color w:val="333333"/>
                            <w:highlight w:val="green"/>
                            <w:shd w:val="clear" w:color="auto" w:fill="FFFFFF"/>
                          </w:rPr>
                          <m:t>∞</m:t>
                        </m:r>
                      </m:sub>
                      <m:sup>
                        <m:r>
                          <w:rPr>
                            <w:rFonts w:ascii="Cambria Math" w:hAnsi="Cambria Math" w:cs="Arial"/>
                            <w:strike/>
                            <w:color w:val="333333"/>
                            <w:highlight w:val="green"/>
                            <w:shd w:val="clear" w:color="auto" w:fill="FFFFFF"/>
                          </w:rPr>
                          <m:t>2</m:t>
                        </m:r>
                      </m:sup>
                    </m:sSubSup>
                    <m:d>
                      <m:dPr>
                        <m:ctrlPr>
                          <w:rPr>
                            <w:rFonts w:ascii="Cambria Math" w:hAnsi="Cambria Math" w:cs="Arial"/>
                            <w:i/>
                            <w:strike/>
                            <w:color w:val="333333"/>
                            <w:highlight w:val="green"/>
                            <w:shd w:val="clear" w:color="auto" w:fill="FFFFFF"/>
                          </w:rPr>
                        </m:ctrlPr>
                      </m:dPr>
                      <m:e>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0</m:t>
                            </m:r>
                          </m:sub>
                          <m:sup>
                            <m:r>
                              <w:rPr>
                                <w:rFonts w:ascii="Cambria Math" w:hAnsi="Cambria Math" w:cs="Arial"/>
                                <w:strike/>
                                <w:color w:val="333333"/>
                                <w:highlight w:val="green"/>
                                <w:shd w:val="clear" w:color="auto" w:fill="FFFFFF"/>
                              </w:rPr>
                              <m:t>ε</m:t>
                            </m:r>
                          </m:sup>
                        </m:sSubSup>
                      </m:e>
                    </m:d>
                    <m:r>
                      <w:rPr>
                        <w:rFonts w:ascii="Cambria Math" w:hAnsi="Cambria Math" w:cs="Arial"/>
                        <w:strike/>
                        <w:color w:val="333333"/>
                        <w:highlight w:val="green"/>
                        <w:shd w:val="clear" w:color="auto" w:fill="FFFFFF"/>
                      </w:rPr>
                      <m:t>,</m:t>
                    </m:r>
                    <m:d>
                      <m:dPr>
                        <m:begChr m:val="〈"/>
                        <m:endChr m:val="〉"/>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0</m:t>
                        </m:r>
                      </m:e>
                    </m:d>
                  </m:e>
                </m:d>
              </m:e>
            </m:d>
            <m:r>
              <w:rPr>
                <w:rFonts w:ascii="Cambria Math" w:hAnsi="Cambria Math" w:cs="Arial"/>
                <w:strike/>
                <w:color w:val="333333"/>
                <w:highlight w:val="green"/>
                <w:shd w:val="clear" w:color="auto" w:fill="FFFFFF"/>
              </w:rPr>
              <m:t>ds</m:t>
            </m:r>
          </m:e>
        </m:nary>
        <m:r>
          <w:rPr>
            <w:rFonts w:ascii="Cambria Math" w:hAnsi="Cambria Math" w:cs="Arial"/>
            <w:strike/>
            <w:color w:val="333333"/>
            <w:highlight w:val="green"/>
            <w:shd w:val="clear" w:color="auto" w:fill="FFFFFF"/>
          </w:rPr>
          <m:t>+</m:t>
        </m:r>
        <m:r>
          <w:rPr>
            <w:rFonts w:ascii="Cambria Math" w:hAnsi="Cambria Math" w:cs="Arial"/>
            <w:strike/>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E</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C</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1+</m:t>
                    </m:r>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d</m:t>
                        </m:r>
                      </m:e>
                      <m:sub>
                        <m:r>
                          <w:rPr>
                            <w:rFonts w:ascii="Cambria Math" w:hAnsi="Cambria Math" w:cs="Arial"/>
                            <w:strike/>
                            <w:color w:val="333333"/>
                            <w:highlight w:val="green"/>
                            <w:shd w:val="clear" w:color="auto" w:fill="FFFFFF"/>
                          </w:rPr>
                          <m:t>∞</m:t>
                        </m:r>
                      </m:sub>
                      <m:sup>
                        <m:r>
                          <w:rPr>
                            <w:rFonts w:ascii="Cambria Math" w:hAnsi="Cambria Math" w:cs="Arial"/>
                            <w:strike/>
                            <w:color w:val="333333"/>
                            <w:highlight w:val="green"/>
                            <w:shd w:val="clear" w:color="auto" w:fill="FFFFFF"/>
                          </w:rPr>
                          <m:t>2</m:t>
                        </m:r>
                      </m:sup>
                    </m:sSubSup>
                    <m:d>
                      <m:dPr>
                        <m:ctrlPr>
                          <w:rPr>
                            <w:rFonts w:ascii="Cambria Math" w:hAnsi="Cambria Math" w:cs="Arial"/>
                            <w:i/>
                            <w:strike/>
                            <w:color w:val="333333"/>
                            <w:highlight w:val="green"/>
                            <w:shd w:val="clear" w:color="auto" w:fill="FFFFFF"/>
                          </w:rPr>
                        </m:ctrlPr>
                      </m:dPr>
                      <m:e>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0</m:t>
                            </m:r>
                          </m:sub>
                          <m:sup>
                            <m:r>
                              <w:rPr>
                                <w:rFonts w:ascii="Cambria Math" w:hAnsi="Cambria Math" w:cs="Arial"/>
                                <w:strike/>
                                <w:color w:val="333333"/>
                                <w:highlight w:val="green"/>
                                <w:shd w:val="clear" w:color="auto" w:fill="FFFFFF"/>
                              </w:rPr>
                              <m:t>ε</m:t>
                            </m:r>
                          </m:sup>
                        </m:sSubSup>
                      </m:e>
                    </m:d>
                    <m:r>
                      <w:rPr>
                        <w:rFonts w:ascii="Cambria Math" w:hAnsi="Cambria Math" w:cs="Arial"/>
                        <w:strike/>
                        <w:color w:val="333333"/>
                        <w:highlight w:val="green"/>
                        <w:shd w:val="clear" w:color="auto" w:fill="FFFFFF"/>
                      </w:rPr>
                      <m:t>,</m:t>
                    </m:r>
                    <m:d>
                      <m:dPr>
                        <m:begChr m:val="〈"/>
                        <m:endChr m:val="〉"/>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0</m:t>
                        </m:r>
                      </m:e>
                    </m:d>
                  </m:e>
                </m:d>
              </m:e>
            </m:d>
            <m:r>
              <w:rPr>
                <w:rFonts w:ascii="Cambria Math" w:hAnsi="Cambria Math" w:cs="Arial"/>
                <w:strike/>
                <w:color w:val="333333"/>
                <w:highlight w:val="green"/>
                <w:shd w:val="clear" w:color="auto" w:fill="FFFFFF"/>
              </w:rPr>
              <m:t>ds≤</m:t>
            </m:r>
            <m:r>
              <w:rPr>
                <w:rFonts w:ascii="Cambria Math" w:hAnsi="Cambria Math" w:cs="Arial"/>
                <w:color w:val="333333"/>
                <w:shd w:val="clear" w:color="auto" w:fill="FFFFFF"/>
              </w:rPr>
              <m:t xml:space="preserve"> 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num>
              <m:den>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den>
            </m:f>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1+E</m:t>
                </m:r>
              </m:e>
              <m:e>
                <m:sSup>
                  <m:sSupPr>
                    <m:ctrlPr>
                      <w:rPr>
                        <w:rFonts w:ascii="Cambria Math" w:hAnsi="Cambria Math" w:cs="Arial"/>
                        <w:i/>
                        <w:color w:val="333333"/>
                        <w:shd w:val="clear" w:color="auto" w:fill="FFFFFF"/>
                      </w:rPr>
                    </m:ctrlPr>
                  </m:sSupPr>
                  <m:e>
                    <m:sSup>
                      <m:sSupPr>
                        <m:ctrlPr>
                          <w:rPr>
                            <w:rFonts w:ascii="Cambria Math" w:hAnsi="Cambria Math" w:cs="Arial"/>
                            <w:i/>
                            <w:color w:val="333333"/>
                            <w:shd w:val="clear" w:color="auto" w:fill="FFFFFF"/>
                          </w:rPr>
                        </m:ctrlPr>
                      </m:sSupPr>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d>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 xml:space="preserve">t ≤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8(T+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num>
              <m:den>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den>
            </m:f>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1+E</m:t>
                </m:r>
              </m:e>
              <m:e>
                <m:sSup>
                  <m:sSupPr>
                    <m:ctrlPr>
                      <w:rPr>
                        <w:rFonts w:ascii="Cambria Math" w:hAnsi="Cambria Math" w:cs="Arial"/>
                        <w:i/>
                        <w:color w:val="333333"/>
                        <w:shd w:val="clear" w:color="auto" w:fill="FFFFFF"/>
                      </w:rPr>
                    </m:ctrlPr>
                  </m:sSupPr>
                  <m:e>
                    <m:sSup>
                      <m:sSupPr>
                        <m:ctrlPr>
                          <w:rPr>
                            <w:rFonts w:ascii="Cambria Math" w:hAnsi="Cambria Math" w:cs="Arial"/>
                            <w:i/>
                            <w:color w:val="333333"/>
                            <w:shd w:val="clear" w:color="auto" w:fill="FFFFFF"/>
                          </w:rPr>
                        </m:ctrlPr>
                      </m:sSupPr>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d>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 xml:space="preserve">t </m:t>
            </m:r>
          </m:e>
        </m:nary>
      </m:oMath>
      <w:r w:rsidR="008D1943">
        <w:rPr>
          <w:rFonts w:ascii="Arial" w:hAnsi="Arial" w:cs="Arial"/>
          <w:color w:val="333333"/>
          <w:shd w:val="clear" w:color="auto" w:fill="FFFFFF"/>
        </w:rPr>
        <w:tab/>
        <w:t xml:space="preserve">5.1.15                      </w:t>
      </w:r>
    </w:p>
    <w:p w14:paraId="4E223E16"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We will now substitute this result in J</w:t>
      </w:r>
      <w:r>
        <w:rPr>
          <w:rFonts w:ascii="Arial" w:hAnsi="Arial" w:cs="Arial"/>
          <w:color w:val="333333"/>
          <w:shd w:val="clear" w:color="auto" w:fill="FFFFFF"/>
          <w:vertAlign w:val="subscript"/>
        </w:rPr>
        <w:t>1</w:t>
      </w:r>
      <w:r>
        <w:rPr>
          <w:rFonts w:ascii="Arial" w:hAnsi="Arial" w:cs="Arial"/>
          <w:color w:val="333333"/>
          <w:shd w:val="clear" w:color="auto" w:fill="FFFFFF"/>
        </w:rPr>
        <w:t xml:space="preserve">(t), simplify and take exponential out of the bracket.    </w:t>
      </w:r>
    </w:p>
    <w:p w14:paraId="12B4BB58" w14:textId="77777777" w:rsidR="008D1943" w:rsidRPr="001305C5" w:rsidRDefault="00000000" w:rsidP="008D1943">
      <w:pPr>
        <w:spacing w:line="360" w:lineRule="auto"/>
        <w:jc w:val="both"/>
        <w:rPr>
          <w:rFonts w:ascii="Arial" w:hAnsi="Arial" w:cs="Arial"/>
          <w:color w:val="333333"/>
          <w:shd w:val="clear" w:color="auto" w:fill="FFFFFF"/>
        </w:rPr>
      </w:pPr>
      <m:oMathPara>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J</m:t>
              </m:r>
            </m:e>
            <m:sub>
              <m:r>
                <w:rPr>
                  <w:rFonts w:ascii="Cambria Math" w:hAnsi="Cambria Math" w:cs="Arial"/>
                  <w:color w:val="333333"/>
                  <w:shd w:val="clear" w:color="auto" w:fill="FFFFFF"/>
                </w:rPr>
                <m:t>1</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6</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(T+ 4</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1+E</m:t>
              </m:r>
            </m:e>
            <m:e>
              <m:sSup>
                <m:sSupPr>
                  <m:ctrlPr>
                    <w:rPr>
                      <w:rFonts w:ascii="Cambria Math" w:hAnsi="Cambria Math" w:cs="Arial"/>
                      <w:i/>
                      <w:color w:val="333333"/>
                      <w:shd w:val="clear" w:color="auto" w:fill="FFFFFF"/>
                    </w:rPr>
                  </m:ctrlPr>
                </m:sSupPr>
                <m:e>
                  <m:sSup>
                    <m:sSupPr>
                      <m:ctrlPr>
                        <w:rPr>
                          <w:rFonts w:ascii="Cambria Math" w:hAnsi="Cambria Math" w:cs="Arial"/>
                          <w:i/>
                          <w:color w:val="333333"/>
                          <w:shd w:val="clear" w:color="auto" w:fill="FFFFFF"/>
                        </w:rPr>
                      </m:ctrlPr>
                    </m:sSup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e>
                      </m:d>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t+3</m:t>
          </m:r>
          <m:sSup>
            <m:sSupPr>
              <m:ctrlPr>
                <w:rPr>
                  <w:rFonts w:ascii="Cambria Math" w:hAnsi="Cambria Math" w:cs="Arial"/>
                  <w:i/>
                  <w:strike/>
                  <w:color w:val="333333"/>
                  <w:shd w:val="clear" w:color="auto" w:fill="FFFFFF"/>
                </w:rPr>
              </m:ctrlPr>
            </m:sSupPr>
            <m:e>
              <m:r>
                <w:rPr>
                  <w:rFonts w:ascii="Cambria Math" w:hAnsi="Cambria Math" w:cs="Arial"/>
                  <w:strike/>
                  <w:color w:val="333333"/>
                  <w:shd w:val="clear" w:color="auto" w:fill="FFFFFF"/>
                </w:rPr>
                <m:t>a</m:t>
              </m:r>
            </m:e>
            <m:sup>
              <m:r>
                <w:rPr>
                  <w:rFonts w:ascii="Cambria Math" w:hAnsi="Cambria Math" w:cs="Arial"/>
                  <w:strike/>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8(T+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num>
            <m:den>
              <m:sSup>
                <m:sSupPr>
                  <m:ctrlPr>
                    <w:rPr>
                      <w:rFonts w:ascii="Cambria Math" w:hAnsi="Cambria Math" w:cs="Arial"/>
                      <w:i/>
                      <w:strike/>
                      <w:color w:val="333333"/>
                      <w:shd w:val="clear" w:color="auto" w:fill="FFFFFF"/>
                    </w:rPr>
                  </m:ctrlPr>
                </m:sSupPr>
                <m:e>
                  <m:r>
                    <w:rPr>
                      <w:rFonts w:ascii="Cambria Math" w:hAnsi="Cambria Math" w:cs="Arial"/>
                      <w:strike/>
                      <w:color w:val="333333"/>
                      <w:shd w:val="clear" w:color="auto" w:fill="FFFFFF"/>
                    </w:rPr>
                    <m:t>a</m:t>
                  </m:r>
                </m:e>
                <m:sup>
                  <m:r>
                    <w:rPr>
                      <w:rFonts w:ascii="Cambria Math" w:hAnsi="Cambria Math" w:cs="Arial"/>
                      <w:strike/>
                      <w:color w:val="333333"/>
                      <w:shd w:val="clear" w:color="auto" w:fill="FFFFFF"/>
                    </w:rPr>
                    <m:t>2</m:t>
                  </m:r>
                </m:sup>
              </m:sSup>
            </m:den>
          </m:f>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1+E</m:t>
              </m:r>
            </m:e>
            <m:e>
              <m:sSup>
                <m:sSupPr>
                  <m:ctrlPr>
                    <w:rPr>
                      <w:rFonts w:ascii="Cambria Math" w:hAnsi="Cambria Math" w:cs="Arial"/>
                      <w:i/>
                      <w:color w:val="333333"/>
                      <w:shd w:val="clear" w:color="auto" w:fill="FFFFFF"/>
                    </w:rPr>
                  </m:ctrlPr>
                </m:sSupPr>
                <m:e>
                  <m:sSup>
                    <m:sSupPr>
                      <m:ctrlPr>
                        <w:rPr>
                          <w:rFonts w:ascii="Cambria Math" w:hAnsi="Cambria Math" w:cs="Arial"/>
                          <w:i/>
                          <w:color w:val="333333"/>
                          <w:shd w:val="clear" w:color="auto" w:fill="FFFFFF"/>
                        </w:rPr>
                      </m:ctrlPr>
                    </m:sSupPr>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d>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t ≤(6</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T+4</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e>
          </m:d>
          <m:r>
            <w:rPr>
              <w:rFonts w:ascii="Cambria Math" w:hAnsi="Cambria Math" w:cs="Arial"/>
              <w:color w:val="333333"/>
              <w:shd w:val="clear" w:color="auto" w:fill="FFFFFF"/>
            </w:rPr>
            <m:t>+3</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8(T+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1+E</m:t>
              </m:r>
            </m:e>
            <m:e>
              <m:sSup>
                <m:sSupPr>
                  <m:ctrlPr>
                    <w:rPr>
                      <w:rFonts w:ascii="Cambria Math" w:hAnsi="Cambria Math" w:cs="Arial"/>
                      <w:i/>
                      <w:color w:val="333333"/>
                      <w:shd w:val="clear" w:color="auto" w:fill="FFFFFF"/>
                    </w:rPr>
                  </m:ctrlPr>
                </m:sSupPr>
                <m:e>
                  <m:sSup>
                    <m:sSupPr>
                      <m:ctrlPr>
                        <w:rPr>
                          <w:rFonts w:ascii="Cambria Math" w:hAnsi="Cambria Math" w:cs="Arial"/>
                          <w:i/>
                          <w:color w:val="333333"/>
                          <w:shd w:val="clear" w:color="auto" w:fill="FFFFFF"/>
                        </w:rPr>
                      </m:ctrlPr>
                    </m:sSupPr>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d>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t ≤≤6</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T+4</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e>
          </m:d>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1+E</m:t>
              </m:r>
            </m:e>
            <m:e>
              <m:sSup>
                <m:sSupPr>
                  <m:ctrlPr>
                    <w:rPr>
                      <w:rFonts w:ascii="Cambria Math" w:hAnsi="Cambria Math" w:cs="Arial"/>
                      <w:i/>
                      <w:color w:val="333333"/>
                      <w:shd w:val="clear" w:color="auto" w:fill="FFFFFF"/>
                    </w:rPr>
                  </m:ctrlPr>
                </m:sSupPr>
                <m:e>
                  <m:sSup>
                    <m:sSupPr>
                      <m:ctrlPr>
                        <w:rPr>
                          <w:rFonts w:ascii="Cambria Math" w:hAnsi="Cambria Math" w:cs="Arial"/>
                          <w:i/>
                          <w:color w:val="333333"/>
                          <w:shd w:val="clear" w:color="auto" w:fill="FFFFFF"/>
                        </w:rPr>
                      </m:ctrlPr>
                    </m:sSupPr>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e>
                      </m:d>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t</m:t>
          </m:r>
        </m:oMath>
      </m:oMathPara>
    </w:p>
    <w:p w14:paraId="3A83E148" w14:textId="3BA8D6B1"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We will explain what this all means and why we need it. The first term </w:t>
      </w:r>
      <w:r w:rsidRPr="00267FC5">
        <w:rPr>
          <w:rFonts w:ascii="Arial" w:hAnsi="Arial" w:cs="Arial"/>
          <w:i/>
          <w:iCs/>
          <w:color w:val="333333"/>
          <w:shd w:val="clear" w:color="auto" w:fill="FFFFFF"/>
        </w:rPr>
        <w:t>J</w:t>
      </w:r>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in the estimate is an upper bound on the error between the true solution </w:t>
      </w:r>
      <w:r w:rsidRPr="00267FC5">
        <w:rPr>
          <w:rFonts w:ascii="Arial" w:hAnsi="Arial" w:cs="Arial"/>
          <w:i/>
          <w:iCs/>
          <w:color w:val="333333"/>
          <w:shd w:val="clear" w:color="auto" w:fill="FFFFFF"/>
        </w:rPr>
        <w:t xml:space="preserve">X(t) </w:t>
      </w:r>
      <w:r>
        <w:rPr>
          <w:rFonts w:ascii="Arial" w:hAnsi="Arial" w:cs="Arial"/>
          <w:color w:val="333333"/>
          <w:shd w:val="clear" w:color="auto" w:fill="FFFFFF"/>
        </w:rPr>
        <w:t xml:space="preserve">and the </w:t>
      </w:r>
      <w:r w:rsidRPr="00E25AAC">
        <w:rPr>
          <w:rFonts w:ascii="Arial" w:hAnsi="Arial" w:cs="Arial"/>
          <w:color w:val="333333"/>
          <w:highlight w:val="green"/>
          <w:shd w:val="clear" w:color="auto" w:fill="FFFFFF"/>
          <w:rPrChange w:id="1108" w:author="George Urumov" w:date="2025-10-28T15:25:00Z" w16du:dateUtc="2025-10-28T15:25:00Z">
            <w:rPr>
              <w:rFonts w:ascii="Arial" w:hAnsi="Arial" w:cs="Arial"/>
              <w:color w:val="333333"/>
              <w:shd w:val="clear" w:color="auto" w:fill="FFFFFF"/>
            </w:rPr>
          </w:rPrChange>
        </w:rPr>
        <w:t>Picard</w:t>
      </w:r>
      <w:r>
        <w:rPr>
          <w:rFonts w:ascii="Arial" w:hAnsi="Arial" w:cs="Arial"/>
          <w:color w:val="333333"/>
          <w:shd w:val="clear" w:color="auto" w:fill="FFFFFF"/>
        </w:rPr>
        <w:t xml:space="preserve"> iterate </w:t>
      </w:r>
      <w:r w:rsidRPr="007233C1">
        <w:rPr>
          <w:rFonts w:ascii="Arial" w:hAnsi="Arial" w:cs="Arial"/>
          <w:strike/>
          <w:color w:val="333333"/>
          <w:highlight w:val="green"/>
          <w:shd w:val="clear" w:color="auto" w:fill="FFFFFF"/>
        </w:rPr>
        <w:t>numerical solution</w:t>
      </w:r>
      <w:r>
        <w:rPr>
          <w:rFonts w:ascii="Arial" w:hAnsi="Arial" w:cs="Arial"/>
          <w:color w:val="333333"/>
          <w:shd w:val="clear" w:color="auto" w:fill="FFFFFF"/>
        </w:rPr>
        <w:t xml:space="preserve">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Pr>
          <w:rFonts w:ascii="Arial" w:hAnsi="Arial" w:cs="Arial"/>
          <w:color w:val="333333"/>
          <w:shd w:val="clear" w:color="auto" w:fill="FFFFFF"/>
        </w:rPr>
        <w:t xml:space="preserve"> obtained at the </w:t>
      </w:r>
      <w:r w:rsidRPr="00E25AAC">
        <w:rPr>
          <w:rFonts w:ascii="Arial" w:hAnsi="Arial" w:cs="Arial"/>
          <w:color w:val="333333"/>
          <w:highlight w:val="green"/>
          <w:shd w:val="clear" w:color="auto" w:fill="FFFFFF"/>
          <w:rPrChange w:id="1109" w:author="George Urumov" w:date="2025-10-28T15:26:00Z" w16du:dateUtc="2025-10-28T15:26:00Z">
            <w:rPr>
              <w:rFonts w:ascii="Arial" w:hAnsi="Arial" w:cs="Arial"/>
              <w:color w:val="333333"/>
              <w:shd w:val="clear" w:color="auto" w:fill="FFFFFF"/>
            </w:rPr>
          </w:rPrChange>
        </w:rPr>
        <w:t>first iteration</w:t>
      </w:r>
      <w:r>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nth time step</w:t>
      </w:r>
      <w:r>
        <w:rPr>
          <w:rFonts w:ascii="Arial" w:hAnsi="Arial" w:cs="Arial"/>
          <w:color w:val="333333"/>
          <w:shd w:val="clear" w:color="auto" w:fill="FFFFFF"/>
        </w:rPr>
        <w:t>. It represents the contribution to the error due to the approximation made at the current Picard iterati</w:t>
      </w:r>
      <w:ins w:id="1110" w:author="George Urumov" w:date="2025-10-28T15:26:00Z" w16du:dateUtc="2025-10-28T15:26:00Z">
        <w:r w:rsidR="00E25AAC">
          <w:rPr>
            <w:rFonts w:ascii="Arial" w:hAnsi="Arial" w:cs="Arial"/>
            <w:color w:val="333333"/>
            <w:shd w:val="clear" w:color="auto" w:fill="FFFFFF"/>
          </w:rPr>
          <w:t>o</w:t>
        </w:r>
      </w:ins>
      <w:r>
        <w:rPr>
          <w:rFonts w:ascii="Arial" w:hAnsi="Arial" w:cs="Arial"/>
          <w:color w:val="333333"/>
          <w:shd w:val="clear" w:color="auto" w:fill="FFFFFF"/>
        </w:rPr>
        <w:t xml:space="preserve">n </w:t>
      </w:r>
      <w:r w:rsidRPr="007233C1">
        <w:rPr>
          <w:rFonts w:ascii="Arial" w:hAnsi="Arial" w:cs="Arial"/>
          <w:strike/>
          <w:color w:val="333333"/>
          <w:highlight w:val="green"/>
          <w:shd w:val="clear" w:color="auto" w:fill="FFFFFF"/>
        </w:rPr>
        <w:t>time step</w:t>
      </w:r>
      <w:r>
        <w:rPr>
          <w:rFonts w:ascii="Arial" w:hAnsi="Arial" w:cs="Arial"/>
          <w:color w:val="333333"/>
          <w:shd w:val="clear" w:color="auto" w:fill="FFFFFF"/>
        </w:rPr>
        <w:t xml:space="preserve">. The inequality for </w:t>
      </w:r>
      <w:r w:rsidRPr="00267FC5">
        <w:rPr>
          <w:rFonts w:ascii="Arial" w:hAnsi="Arial" w:cs="Arial"/>
          <w:i/>
          <w:iCs/>
          <w:color w:val="333333"/>
          <w:shd w:val="clear" w:color="auto" w:fill="FFFFFF"/>
        </w:rPr>
        <w:t>J</w:t>
      </w:r>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follows from the error estimate for the numerical method used to compute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Pr>
          <w:rFonts w:ascii="Arial" w:hAnsi="Arial" w:cs="Arial"/>
          <w:color w:val="333333"/>
          <w:shd w:val="clear" w:color="auto" w:fill="FFFFFF"/>
        </w:rPr>
        <w:t xml:space="preserve"> at the current time step. This estimate indicates that the error in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Pr>
          <w:rFonts w:ascii="Arial" w:hAnsi="Arial" w:cs="Arial"/>
          <w:color w:val="333333"/>
          <w:shd w:val="clear" w:color="auto" w:fill="FFFFFF"/>
        </w:rPr>
        <w:t xml:space="preserve"> at the current time step is proportional to the time step size </w:t>
      </w:r>
      <w:r w:rsidRPr="007233C1">
        <w:rPr>
          <w:rFonts w:ascii="Arial" w:hAnsi="Arial" w:cs="Arial"/>
          <w:i/>
          <w:iCs/>
          <w:color w:val="333333"/>
          <w:shd w:val="clear" w:color="auto" w:fill="FFFFFF"/>
        </w:rPr>
        <w:t xml:space="preserve">t </w:t>
      </w:r>
      <w:r>
        <w:rPr>
          <w:rFonts w:ascii="Arial" w:hAnsi="Arial" w:cs="Arial"/>
          <w:color w:val="333333"/>
          <w:shd w:val="clear" w:color="auto" w:fill="FFFFFF"/>
        </w:rPr>
        <w:t xml:space="preserve">and to a constant factor that depends on the parameters of the numerical method and on the regularity of the solution </w:t>
      </w:r>
      <w:r w:rsidRPr="00267FC5">
        <w:rPr>
          <w:rFonts w:ascii="Arial" w:hAnsi="Arial" w:cs="Arial"/>
          <w:i/>
          <w:iCs/>
          <w:color w:val="333333"/>
          <w:shd w:val="clear" w:color="auto" w:fill="FFFFFF"/>
        </w:rPr>
        <w:t>X(t)</w:t>
      </w:r>
      <w:r>
        <w:rPr>
          <w:rFonts w:ascii="Arial" w:hAnsi="Arial" w:cs="Arial"/>
          <w:color w:val="333333"/>
          <w:shd w:val="clear" w:color="auto" w:fill="FFFFFF"/>
        </w:rPr>
        <w:t xml:space="preserve">.  Similarly, we can obtain the same result for </w:t>
      </w:r>
      <w:r w:rsidRPr="00267FC5">
        <w:rPr>
          <w:rFonts w:ascii="Arial" w:hAnsi="Arial" w:cs="Arial"/>
          <w:i/>
          <w:iCs/>
          <w:color w:val="333333"/>
          <w:shd w:val="clear" w:color="auto" w:fill="FFFFFF"/>
        </w:rPr>
        <w:t>J</w:t>
      </w:r>
      <w:r w:rsidRPr="00267FC5">
        <w:rPr>
          <w:rFonts w:ascii="Arial" w:hAnsi="Arial" w:cs="Arial"/>
          <w:i/>
          <w:iCs/>
          <w:color w:val="333333"/>
          <w:shd w:val="clear" w:color="auto" w:fill="FFFFFF"/>
          <w:vertAlign w:val="subscript"/>
        </w:rPr>
        <w:t>n+1</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which, in the estimate, is an upper bound on the error between the numerical solution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Pr>
          <w:rFonts w:ascii="Arial" w:hAnsi="Arial" w:cs="Arial"/>
          <w:color w:val="333333"/>
          <w:shd w:val="clear" w:color="auto" w:fill="FFFFFF"/>
        </w:rPr>
        <w:t xml:space="preserve"> obtained at the (n+</w:t>
      </w:r>
      <w:proofErr w:type="gramStart"/>
      <w:r>
        <w:rPr>
          <w:rFonts w:ascii="Arial" w:hAnsi="Arial" w:cs="Arial"/>
          <w:color w:val="333333"/>
          <w:shd w:val="clear" w:color="auto" w:fill="FFFFFF"/>
        </w:rPr>
        <w:t>1)</w:t>
      </w:r>
      <w:proofErr w:type="spellStart"/>
      <w:r>
        <w:rPr>
          <w:rFonts w:ascii="Arial" w:hAnsi="Arial" w:cs="Arial"/>
          <w:color w:val="333333"/>
          <w:shd w:val="clear" w:color="auto" w:fill="FFFFFF"/>
        </w:rPr>
        <w:t>th</w:t>
      </w:r>
      <w:proofErr w:type="spellEnd"/>
      <w:proofErr w:type="gramEnd"/>
      <w:r>
        <w:rPr>
          <w:rFonts w:ascii="Arial" w:hAnsi="Arial" w:cs="Arial"/>
          <w:color w:val="333333"/>
          <w:shd w:val="clear" w:color="auto" w:fill="FFFFFF"/>
        </w:rPr>
        <w:t xml:space="preserve"> time step and the numerical solution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Pr>
          <w:rFonts w:ascii="Arial" w:hAnsi="Arial" w:cs="Arial"/>
          <w:color w:val="333333"/>
          <w:shd w:val="clear" w:color="auto" w:fill="FFFFFF"/>
        </w:rPr>
        <w:t xml:space="preserve"> obtained at the nth time step. It represents the contribution to the error due to the propagation of the error from the current time step to the next time step. The inequality for the next time step, which we will prove now, is:</w:t>
      </w:r>
    </w:p>
    <w:p w14:paraId="7066577A" w14:textId="77777777" w:rsidR="008D1943" w:rsidRDefault="00000000" w:rsidP="008D1943">
      <w:pPr>
        <w:spacing w:line="360" w:lineRule="auto"/>
        <w:jc w:val="center"/>
        <w:rPr>
          <w:rFonts w:ascii="Arial" w:hAnsi="Arial" w:cs="Arial"/>
          <w:color w:val="333333"/>
          <w:shd w:val="clear" w:color="auto" w:fill="FFFFFF"/>
        </w:rPr>
      </w:pPr>
      <m:oMathPara>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J</m:t>
              </m:r>
            </m:e>
            <m:sub>
              <m:r>
                <w:rPr>
                  <w:rFonts w:ascii="Cambria Math" w:hAnsi="Cambria Math" w:cs="Arial"/>
                  <w:color w:val="333333"/>
                  <w:shd w:val="clear" w:color="auto" w:fill="FFFFFF"/>
                </w:rPr>
                <m:t>n+1</m:t>
              </m:r>
            </m:sub>
          </m:sSub>
          <m:r>
            <w:rPr>
              <w:rFonts w:ascii="Cambria Math" w:hAnsi="Cambria Math" w:cs="Arial"/>
              <w:color w:val="333333"/>
              <w:shd w:val="clear" w:color="auto" w:fill="FFFFFF"/>
            </w:rPr>
            <m:t>(t)≤3</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t+4</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e>
          </m:d>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e>
          </m:nary>
          <m:r>
            <w:rPr>
              <w:rFonts w:ascii="Cambria Math" w:hAnsi="Cambria Math" w:cs="Arial"/>
              <w:color w:val="333333"/>
              <w:shd w:val="clear" w:color="auto" w:fill="FFFFFF"/>
            </w:rPr>
            <m:t>(u)ds</m:t>
          </m:r>
        </m:oMath>
      </m:oMathPara>
    </w:p>
    <w:p w14:paraId="2136D8BC"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lastRenderedPageBreak/>
        <w:t xml:space="preserve">It follows from a stability estimate for the numerical method used to compute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Pr>
          <w:rFonts w:ascii="Arial" w:hAnsi="Arial" w:cs="Arial"/>
          <w:color w:val="333333"/>
          <w:shd w:val="clear" w:color="auto" w:fill="FFFFFF"/>
        </w:rPr>
        <w:t xml:space="preserve"> at the (n+</w:t>
      </w:r>
      <w:proofErr w:type="gramStart"/>
      <w:r>
        <w:rPr>
          <w:rFonts w:ascii="Arial" w:hAnsi="Arial" w:cs="Arial"/>
          <w:color w:val="333333"/>
          <w:shd w:val="clear" w:color="auto" w:fill="FFFFFF"/>
        </w:rPr>
        <w:t>1)</w:t>
      </w:r>
      <w:proofErr w:type="spellStart"/>
      <w:r>
        <w:rPr>
          <w:rFonts w:ascii="Arial" w:hAnsi="Arial" w:cs="Arial"/>
          <w:color w:val="333333"/>
          <w:shd w:val="clear" w:color="auto" w:fill="FFFFFF"/>
        </w:rPr>
        <w:t>th</w:t>
      </w:r>
      <w:proofErr w:type="spellEnd"/>
      <w:proofErr w:type="gramEnd"/>
      <w:r>
        <w:rPr>
          <w:rFonts w:ascii="Arial" w:hAnsi="Arial" w:cs="Arial"/>
          <w:color w:val="333333"/>
          <w:shd w:val="clear" w:color="auto" w:fill="FFFFFF"/>
        </w:rPr>
        <w:t xml:space="preserve"> time step. This estimate indicates that the error in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Pr>
          <w:rFonts w:ascii="Arial" w:hAnsi="Arial" w:cs="Arial"/>
          <w:color w:val="333333"/>
          <w:shd w:val="clear" w:color="auto" w:fill="FFFFFF"/>
        </w:rPr>
        <w:t xml:space="preserve"> at the (n+1)</w:t>
      </w:r>
      <w:proofErr w:type="spellStart"/>
      <w:r>
        <w:rPr>
          <w:rFonts w:ascii="Arial" w:hAnsi="Arial" w:cs="Arial"/>
          <w:color w:val="333333"/>
          <w:shd w:val="clear" w:color="auto" w:fill="FFFFFF"/>
        </w:rPr>
        <w:t>th</w:t>
      </w:r>
      <w:proofErr w:type="spellEnd"/>
      <w:r>
        <w:rPr>
          <w:rFonts w:ascii="Arial" w:hAnsi="Arial" w:cs="Arial"/>
          <w:color w:val="333333"/>
          <w:shd w:val="clear" w:color="auto" w:fill="FFFFFF"/>
        </w:rPr>
        <w:t xml:space="preserve"> time step is proportional to the time step size t, to a constant factor that depends on the parameters of the numerical method and on the regularity of the solution </w:t>
      </w:r>
      <w:r w:rsidRPr="00267FC5">
        <w:rPr>
          <w:rFonts w:ascii="Arial" w:hAnsi="Arial" w:cs="Arial"/>
          <w:i/>
          <w:iCs/>
          <w:color w:val="333333"/>
          <w:shd w:val="clear" w:color="auto" w:fill="FFFFFF"/>
        </w:rPr>
        <w:t>X(t)</w:t>
      </w:r>
      <w:r>
        <w:rPr>
          <w:rFonts w:ascii="Arial" w:hAnsi="Arial" w:cs="Arial"/>
          <w:color w:val="333333"/>
          <w:shd w:val="clear" w:color="auto" w:fill="FFFFFF"/>
        </w:rPr>
        <w:t xml:space="preserve">, and to the norm of the difference between the numerical solutions for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Pr>
          <w:rFonts w:ascii="Arial" w:hAnsi="Arial" w:cs="Arial"/>
          <w:color w:val="333333"/>
          <w:shd w:val="clear" w:color="auto" w:fill="FFFFFF"/>
        </w:rPr>
        <w:t xml:space="preserve">and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Pr>
          <w:rFonts w:ascii="Arial" w:hAnsi="Arial" w:cs="Arial"/>
          <w:color w:val="333333"/>
          <w:shd w:val="clear" w:color="auto" w:fill="FFFFFF"/>
        </w:rPr>
        <w:t xml:space="preserve">obtained at the nth and (n-1)th time steps respectively. Heuristically, this makes sense because, </w:t>
      </w:r>
      <w:r w:rsidRPr="007233C1">
        <w:rPr>
          <w:rFonts w:ascii="Arial" w:hAnsi="Arial" w:cs="Arial"/>
          <w:color w:val="333333"/>
          <w:highlight w:val="yellow"/>
          <w:shd w:val="clear" w:color="auto" w:fill="FFFFFF"/>
        </w:rPr>
        <w:t>as the iterations proceed, the Picard method is able</w:t>
      </w:r>
      <w:r>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 xml:space="preserve">as the time steps are reduced, the numerical method </w:t>
      </w:r>
      <w:proofErr w:type="gramStart"/>
      <w:r w:rsidRPr="007233C1">
        <w:rPr>
          <w:rFonts w:ascii="Arial" w:hAnsi="Arial" w:cs="Arial"/>
          <w:strike/>
          <w:color w:val="333333"/>
          <w:highlight w:val="green"/>
          <w:shd w:val="clear" w:color="auto" w:fill="FFFFFF"/>
        </w:rPr>
        <w:t>is able</w:t>
      </w:r>
      <w:r>
        <w:rPr>
          <w:rFonts w:ascii="Arial" w:hAnsi="Arial" w:cs="Arial"/>
          <w:color w:val="333333"/>
          <w:shd w:val="clear" w:color="auto" w:fill="FFFFFF"/>
        </w:rPr>
        <w:t xml:space="preserve"> to</w:t>
      </w:r>
      <w:proofErr w:type="gramEnd"/>
      <w:r>
        <w:rPr>
          <w:rFonts w:ascii="Arial" w:hAnsi="Arial" w:cs="Arial"/>
          <w:color w:val="333333"/>
          <w:shd w:val="clear" w:color="auto" w:fill="FFFFFF"/>
        </w:rPr>
        <w:t xml:space="preserve"> capture more accurately the behaviour of the true solution </w:t>
      </w:r>
      <w:r w:rsidRPr="00267FC5">
        <w:rPr>
          <w:rFonts w:ascii="Arial" w:hAnsi="Arial" w:cs="Arial"/>
          <w:i/>
          <w:iCs/>
          <w:color w:val="333333"/>
          <w:shd w:val="clear" w:color="auto" w:fill="FFFFFF"/>
        </w:rPr>
        <w:t>X(t)</w:t>
      </w:r>
      <w:r>
        <w:rPr>
          <w:rFonts w:ascii="Arial" w:hAnsi="Arial" w:cs="Arial"/>
          <w:color w:val="333333"/>
          <w:shd w:val="clear" w:color="auto" w:fill="FFFFFF"/>
        </w:rPr>
        <w:t xml:space="preserve"> at each time step. </w:t>
      </w:r>
      <w:r w:rsidRPr="00D45A22">
        <w:rPr>
          <w:rFonts w:ascii="Arial" w:hAnsi="Arial" w:cs="Arial"/>
          <w:color w:val="333333"/>
          <w:shd w:val="clear" w:color="auto" w:fill="FFFFFF"/>
        </w:rPr>
        <w:t>Second, let</w:t>
      </w:r>
      <w:r>
        <w:rPr>
          <w:rFonts w:ascii="Arial" w:hAnsi="Arial" w:cs="Arial"/>
          <w:color w:val="333333"/>
          <w:shd w:val="clear" w:color="auto" w:fill="FFFFFF"/>
        </w:rPr>
        <w:t xml:space="preserve"> us</w:t>
      </w:r>
      <w:r w:rsidRPr="00D45A22">
        <w:rPr>
          <w:rFonts w:ascii="Arial" w:hAnsi="Arial" w:cs="Arial"/>
          <w:color w:val="333333"/>
          <w:shd w:val="clear" w:color="auto" w:fill="FFFFFF"/>
        </w:rPr>
        <w:t xml:space="preserve"> consider the constant factor that depends on the parameters of the numerical method and on the regularity of the solution X(t). This constant factor represents the accuracy of the numerical method itself and is determined by the choice of the numerical scheme, the order of accuracy of the numerical method, and other parameters specific to the method. The regularity of the solution X(t) also plays a role in determining the accuracy of the numerical method, since more regular solutions can be approximated more accurately than less regular ones.</w:t>
      </w:r>
      <w:r>
        <w:rPr>
          <w:rFonts w:ascii="Arial" w:hAnsi="Arial" w:cs="Arial"/>
          <w:color w:val="333333"/>
          <w:shd w:val="clear" w:color="auto" w:fill="FFFFFF"/>
        </w:rPr>
        <w:t xml:space="preserve"> </w:t>
      </w:r>
    </w:p>
    <w:p w14:paraId="5025700C" w14:textId="77777777" w:rsidR="008D1943" w:rsidRDefault="008D1943" w:rsidP="008D1943">
      <w:pPr>
        <w:spacing w:line="360" w:lineRule="auto"/>
        <w:ind w:firstLine="720"/>
        <w:jc w:val="both"/>
        <w:rPr>
          <w:rFonts w:ascii="Arial" w:hAnsi="Arial" w:cs="Arial"/>
          <w:color w:val="333333"/>
          <w:shd w:val="clear" w:color="auto" w:fill="FFFFFF"/>
        </w:rPr>
      </w:pPr>
      <w:r w:rsidRPr="00D45A22">
        <w:rPr>
          <w:rFonts w:ascii="Arial" w:hAnsi="Arial" w:cs="Arial"/>
          <w:color w:val="333333"/>
          <w:shd w:val="clear" w:color="auto" w:fill="FFFFFF"/>
        </w:rPr>
        <w:t>Finally, let's consider the norm of the difference between the numerical solutions</w:t>
      </w:r>
      <w:r>
        <w:rPr>
          <w:rFonts w:ascii="Arial" w:hAnsi="Arial" w:cs="Arial"/>
          <w:color w:val="333333"/>
          <w:shd w:val="clear" w:color="auto" w:fill="FFFFFF"/>
        </w:rPr>
        <w:t xml:space="preserv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Pr>
          <w:rFonts w:ascii="Arial" w:hAnsi="Arial" w:cs="Arial"/>
          <w:color w:val="333333"/>
          <w:shd w:val="clear" w:color="auto" w:fill="FFFFFF"/>
        </w:rPr>
        <w:t xml:space="preserve">and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sidRPr="00D45A22">
        <w:rPr>
          <w:rFonts w:ascii="Arial" w:hAnsi="Arial" w:cs="Arial"/>
          <w:color w:val="333333"/>
          <w:shd w:val="clear" w:color="auto" w:fill="FFFFFF"/>
        </w:rPr>
        <w:t>obtained at the nth and (n-</w:t>
      </w:r>
      <w:proofErr w:type="gramStart"/>
      <w:r w:rsidRPr="00D45A22">
        <w:rPr>
          <w:rFonts w:ascii="Arial" w:hAnsi="Arial" w:cs="Arial"/>
          <w:color w:val="333333"/>
          <w:shd w:val="clear" w:color="auto" w:fill="FFFFFF"/>
        </w:rPr>
        <w:t>1)th</w:t>
      </w:r>
      <w:proofErr w:type="gramEnd"/>
      <w:r w:rsidRPr="00D45A22">
        <w:rPr>
          <w:rFonts w:ascii="Arial" w:hAnsi="Arial" w:cs="Arial"/>
          <w:color w:val="333333"/>
          <w:shd w:val="clear" w:color="auto" w:fill="FFFFFF"/>
        </w:rPr>
        <w:t xml:space="preserve"> time steps, respectively. This term accounts for the propagation of the error from the previous time step to the current time step. If there is a large difference between the numerical solutions at the two-time steps, this indicates that the error has been propagated and has accumulated over time, leading to a larger error in the numerical solution at the current time step. The norm of this difference is used to quantify the magnitude of the error that has been propagated from the previous time step.</w:t>
      </w:r>
      <w:r>
        <w:rPr>
          <w:rFonts w:ascii="Arial" w:hAnsi="Arial" w:cs="Arial"/>
          <w:color w:val="333333"/>
          <w:shd w:val="clear" w:color="auto" w:fill="FFFFFF"/>
        </w:rPr>
        <w:t xml:space="preserve"> </w:t>
      </w:r>
      <w:r w:rsidRPr="00D45A22">
        <w:rPr>
          <w:rFonts w:ascii="Arial" w:hAnsi="Arial" w:cs="Arial"/>
          <w:color w:val="333333"/>
          <w:shd w:val="clear" w:color="auto" w:fill="FFFFFF"/>
        </w:rPr>
        <w:t xml:space="preserve">Therefore, the estimate for the error in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sidRPr="00D45A22">
        <w:rPr>
          <w:rFonts w:ascii="Arial" w:hAnsi="Arial" w:cs="Arial"/>
          <w:color w:val="333333"/>
          <w:shd w:val="clear" w:color="auto" w:fill="FFFFFF"/>
        </w:rPr>
        <w:t>at the (n+</w:t>
      </w:r>
      <w:proofErr w:type="gramStart"/>
      <w:r w:rsidRPr="00D45A22">
        <w:rPr>
          <w:rFonts w:ascii="Arial" w:hAnsi="Arial" w:cs="Arial"/>
          <w:color w:val="333333"/>
          <w:shd w:val="clear" w:color="auto" w:fill="FFFFFF"/>
        </w:rPr>
        <w:t>1)th</w:t>
      </w:r>
      <w:proofErr w:type="gramEnd"/>
      <w:r w:rsidRPr="00D45A22">
        <w:rPr>
          <w:rFonts w:ascii="Arial" w:hAnsi="Arial" w:cs="Arial"/>
          <w:color w:val="333333"/>
          <w:shd w:val="clear" w:color="auto" w:fill="FFFFFF"/>
        </w:rPr>
        <w:t xml:space="preserve"> time step </w:t>
      </w:r>
      <w:proofErr w:type="gramStart"/>
      <w:r w:rsidRPr="00D45A22">
        <w:rPr>
          <w:rFonts w:ascii="Arial" w:hAnsi="Arial" w:cs="Arial"/>
          <w:color w:val="333333"/>
          <w:shd w:val="clear" w:color="auto" w:fill="FFFFFF"/>
        </w:rPr>
        <w:t>takes into account</w:t>
      </w:r>
      <w:proofErr w:type="gramEnd"/>
      <w:r w:rsidRPr="00D45A22">
        <w:rPr>
          <w:rFonts w:ascii="Arial" w:hAnsi="Arial" w:cs="Arial"/>
          <w:color w:val="333333"/>
          <w:shd w:val="clear" w:color="auto" w:fill="FFFFFF"/>
        </w:rPr>
        <w:t xml:space="preserve"> the time step size, the accuracy of the numerical method, and the propagation of the error from the previous time step. </w:t>
      </w:r>
      <w:r>
        <w:rPr>
          <w:rFonts w:ascii="Arial" w:hAnsi="Arial" w:cs="Arial"/>
          <w:color w:val="333333"/>
          <w:shd w:val="clear" w:color="auto" w:fill="FFFFFF"/>
        </w:rPr>
        <w:t xml:space="preserve">In summary, the term </w:t>
      </w:r>
      <w:r w:rsidRPr="00267FC5">
        <w:rPr>
          <w:rFonts w:ascii="Arial" w:hAnsi="Arial" w:cs="Arial"/>
          <w:i/>
          <w:iCs/>
          <w:color w:val="333333"/>
          <w:shd w:val="clear" w:color="auto" w:fill="FFFFFF"/>
        </w:rPr>
        <w:t>J</w:t>
      </w:r>
      <w:r w:rsidRPr="00267FC5">
        <w:rPr>
          <w:rFonts w:ascii="Arial" w:hAnsi="Arial" w:cs="Arial"/>
          <w:i/>
          <w:iCs/>
          <w:color w:val="333333"/>
          <w:shd w:val="clear" w:color="auto" w:fill="FFFFFF"/>
          <w:vertAlign w:val="subscript"/>
        </w:rPr>
        <w:t>n+1</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accounts for the propagation of the error from the current time step to the next time step and provides an upper bound on the total error in the numerical solution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Pr>
          <w:rFonts w:ascii="Arial" w:hAnsi="Arial" w:cs="Arial"/>
          <w:color w:val="333333"/>
          <w:shd w:val="clear" w:color="auto" w:fill="FFFFFF"/>
        </w:rPr>
        <w:t xml:space="preserve"> at the (n+</w:t>
      </w:r>
      <w:proofErr w:type="gramStart"/>
      <w:r>
        <w:rPr>
          <w:rFonts w:ascii="Arial" w:hAnsi="Arial" w:cs="Arial"/>
          <w:color w:val="333333"/>
          <w:shd w:val="clear" w:color="auto" w:fill="FFFFFF"/>
        </w:rPr>
        <w:t>1)</w:t>
      </w:r>
      <w:proofErr w:type="spellStart"/>
      <w:r>
        <w:rPr>
          <w:rFonts w:ascii="Arial" w:hAnsi="Arial" w:cs="Arial"/>
          <w:color w:val="333333"/>
          <w:shd w:val="clear" w:color="auto" w:fill="FFFFFF"/>
        </w:rPr>
        <w:t>th</w:t>
      </w:r>
      <w:proofErr w:type="spellEnd"/>
      <w:proofErr w:type="gramEnd"/>
      <w:r>
        <w:rPr>
          <w:rFonts w:ascii="Arial" w:hAnsi="Arial" w:cs="Arial"/>
          <w:color w:val="333333"/>
          <w:shd w:val="clear" w:color="auto" w:fill="FFFFFF"/>
        </w:rPr>
        <w:t xml:space="preserve"> time step. By summing up the contributions from </w:t>
      </w:r>
      <w:proofErr w:type="spellStart"/>
      <w:r>
        <w:rPr>
          <w:rFonts w:ascii="Arial" w:hAnsi="Arial" w:cs="Arial"/>
          <w:color w:val="333333"/>
          <w:shd w:val="clear" w:color="auto" w:fill="FFFFFF"/>
        </w:rPr>
        <w:t>all time</w:t>
      </w:r>
      <w:proofErr w:type="spellEnd"/>
      <w:r>
        <w:rPr>
          <w:rFonts w:ascii="Arial" w:hAnsi="Arial" w:cs="Arial"/>
          <w:color w:val="333333"/>
          <w:shd w:val="clear" w:color="auto" w:fill="FFFFFF"/>
        </w:rPr>
        <w:t xml:space="preserve"> steps, we obtain an estimate for the total error in the numerical solution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e</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over the entire time interval [0, T]. </w:t>
      </w:r>
    </w:p>
    <w:p w14:paraId="47486EB3"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lastRenderedPageBreak/>
        <w:t xml:space="preserve">This is our proof of the above. Let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Pr>
          <w:rFonts w:ascii="Arial" w:hAnsi="Arial" w:cs="Arial"/>
          <w:color w:val="333333"/>
          <w:shd w:val="clear" w:color="auto" w:fill="FFFFFF"/>
        </w:rPr>
        <w:t xml:space="preserve">be the numerical solution obtained at n-th time step and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Pr>
          <w:rFonts w:ascii="Arial" w:hAnsi="Arial" w:cs="Arial"/>
          <w:color w:val="333333"/>
          <w:shd w:val="clear" w:color="auto" w:fill="FFFFFF"/>
        </w:rPr>
        <w:t>be the numerical solution obtained at the (n-</w:t>
      </w:r>
      <w:proofErr w:type="gramStart"/>
      <w:r>
        <w:rPr>
          <w:rFonts w:ascii="Arial" w:hAnsi="Arial" w:cs="Arial"/>
          <w:color w:val="333333"/>
          <w:shd w:val="clear" w:color="auto" w:fill="FFFFFF"/>
        </w:rPr>
        <w:t>1)th</w:t>
      </w:r>
      <w:proofErr w:type="gramEnd"/>
      <w:r>
        <w:rPr>
          <w:rFonts w:ascii="Arial" w:hAnsi="Arial" w:cs="Arial"/>
          <w:color w:val="333333"/>
          <w:shd w:val="clear" w:color="auto" w:fill="FFFFFF"/>
        </w:rPr>
        <w:t xml:space="preserve"> time step. Then the error between these two solutions can be written as: </w:t>
      </w:r>
    </w:p>
    <w:p w14:paraId="40CBA9E9" w14:textId="77777777" w:rsidR="008D1943" w:rsidRDefault="00000000" w:rsidP="008D1943">
      <w:pPr>
        <w:spacing w:line="360" w:lineRule="auto"/>
        <w:jc w:val="center"/>
        <w:rPr>
          <w:rFonts w:ascii="Arial" w:hAnsi="Arial" w:cs="Arial"/>
          <w:color w:val="333333"/>
          <w:shd w:val="clear" w:color="auto" w:fill="FFFFFF"/>
        </w:rPr>
      </w:p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ε</m:t>
            </m:r>
          </m:e>
          <m:sub>
            <m:r>
              <w:rPr>
                <w:rFonts w:ascii="Cambria Math" w:hAnsi="Cambria Math" w:cs="Arial"/>
                <w:color w:val="333333"/>
                <w:shd w:val="clear" w:color="auto" w:fill="FFFFFF"/>
              </w:rPr>
              <m:t>n</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(t)</m:t>
        </m:r>
      </m:oMath>
      <w:r w:rsidR="008D1943">
        <w:rPr>
          <w:rFonts w:ascii="Arial" w:hAnsi="Arial" w:cs="Arial"/>
          <w:color w:val="333333"/>
          <w:shd w:val="clear" w:color="auto" w:fill="FFFFFF"/>
        </w:rPr>
        <w:t>.</w:t>
      </w:r>
    </w:p>
    <w:p w14:paraId="60422429"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Using the difference equation for the numerical method, we can write: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ε</m:t>
            </m:r>
          </m:e>
          <m:sub>
            <m:r>
              <w:rPr>
                <w:rFonts w:ascii="Cambria Math" w:hAnsi="Cambria Math" w:cs="Arial"/>
                <w:color w:val="333333"/>
                <w:shd w:val="clear" w:color="auto" w:fill="FFFFFF"/>
              </w:rPr>
              <m:t>n+1</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(t)</m:t>
        </m:r>
      </m:oMath>
      <w:r>
        <w:rPr>
          <w:rFonts w:ascii="Arial" w:hAnsi="Arial" w:cs="Arial"/>
          <w:color w:val="333333"/>
          <w:shd w:val="clear" w:color="auto" w:fill="FFFFFF"/>
        </w:rPr>
        <w:t xml:space="preserve">, where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t+∆t</m:t>
            </m:r>
          </m:e>
        </m:d>
      </m:oMath>
      <w:r>
        <w:rPr>
          <w:rFonts w:ascii="Arial" w:hAnsi="Arial" w:cs="Arial"/>
          <w:color w:val="333333"/>
          <w:shd w:val="clear" w:color="auto" w:fill="FFFFFF"/>
        </w:rPr>
        <w:t xml:space="preserve"> is the true solution at (n+1)th step and </w:t>
      </w:r>
      <m:oMath>
        <m:r>
          <w:rPr>
            <w:rFonts w:ascii="Cambria Math" w:hAnsi="Cambria Math" w:cs="Arial"/>
            <w:color w:val="333333"/>
            <w:shd w:val="clear" w:color="auto" w:fill="FFFFFF"/>
          </w:rPr>
          <m:t>∆t</m:t>
        </m:r>
      </m:oMath>
      <w:r>
        <w:rPr>
          <w:rFonts w:ascii="Arial" w:hAnsi="Arial" w:cs="Arial"/>
          <w:color w:val="333333"/>
          <w:shd w:val="clear" w:color="auto" w:fill="FFFFFF"/>
        </w:rPr>
        <w:t xml:space="preserve"> is the time step size. Then, the error in the numerical solution X</w:t>
      </w:r>
      <w:r>
        <w:rPr>
          <w:rFonts w:ascii="Arial" w:hAnsi="Arial" w:cs="Arial"/>
          <w:color w:val="333333"/>
          <w:shd w:val="clear" w:color="auto" w:fill="FFFFFF"/>
          <w:vertAlign w:val="superscript"/>
        </w:rPr>
        <w:t>ε</w:t>
      </w:r>
      <w:r>
        <w:rPr>
          <w:rFonts w:ascii="Arial" w:hAnsi="Arial" w:cs="Arial"/>
          <w:color w:val="333333"/>
          <w:shd w:val="clear" w:color="auto" w:fill="FFFFFF"/>
        </w:rPr>
        <w:t>(t) at the (n+</w:t>
      </w:r>
      <w:proofErr w:type="gramStart"/>
      <w:r>
        <w:rPr>
          <w:rFonts w:ascii="Arial" w:hAnsi="Arial" w:cs="Arial"/>
          <w:color w:val="333333"/>
          <w:shd w:val="clear" w:color="auto" w:fill="FFFFFF"/>
        </w:rPr>
        <w:t>1)</w:t>
      </w:r>
      <w:proofErr w:type="spellStart"/>
      <w:r>
        <w:rPr>
          <w:rFonts w:ascii="Arial" w:hAnsi="Arial" w:cs="Arial"/>
          <w:color w:val="333333"/>
          <w:shd w:val="clear" w:color="auto" w:fill="FFFFFF"/>
        </w:rPr>
        <w:t>th</w:t>
      </w:r>
      <w:proofErr w:type="spellEnd"/>
      <w:proofErr w:type="gramEnd"/>
      <w:r>
        <w:rPr>
          <w:rFonts w:ascii="Arial" w:hAnsi="Arial" w:cs="Arial"/>
          <w:color w:val="333333"/>
          <w:shd w:val="clear" w:color="auto" w:fill="FFFFFF"/>
        </w:rPr>
        <w:t xml:space="preserve"> time step can be written as: </w:t>
      </w:r>
    </w:p>
    <w:p w14:paraId="647234E6" w14:textId="77777777" w:rsidR="008D1943" w:rsidRPr="007233C1" w:rsidRDefault="00000000" w:rsidP="008D1943">
      <w:pPr>
        <w:spacing w:line="360" w:lineRule="auto"/>
        <w:jc w:val="center"/>
        <w:rPr>
          <w:rFonts w:ascii="Arial" w:hAnsi="Arial" w:cs="Arial"/>
          <w:strike/>
          <w:color w:val="333333"/>
          <w:shd w:val="clear" w:color="auto" w:fill="FFFFFF"/>
        </w:rPr>
      </w:pPr>
      <m:oMathPara>
        <m:oMath>
          <m:sSub>
            <m:sSubPr>
              <m:ctrlPr>
                <w:rPr>
                  <w:rFonts w:ascii="Cambria Math" w:hAnsi="Cambria Math" w:cs="Arial"/>
                  <w:i/>
                  <w:strike/>
                  <w:color w:val="333333"/>
                  <w:highlight w:val="green"/>
                  <w:shd w:val="clear" w:color="auto" w:fill="FFFFFF"/>
                </w:rPr>
              </m:ctrlPr>
            </m:sSubPr>
            <m:e>
              <m:r>
                <w:rPr>
                  <w:rFonts w:ascii="Cambria Math" w:hAnsi="Cambria Math" w:cs="Arial"/>
                  <w:strike/>
                  <w:color w:val="333333"/>
                  <w:highlight w:val="green"/>
                  <w:shd w:val="clear" w:color="auto" w:fill="FFFFFF"/>
                </w:rPr>
                <m:t>ε</m:t>
              </m:r>
            </m:e>
            <m:sub>
              <m:r>
                <w:rPr>
                  <w:rFonts w:ascii="Cambria Math" w:hAnsi="Cambria Math" w:cs="Arial"/>
                  <w:strike/>
                  <w:color w:val="333333"/>
                  <w:highlight w:val="green"/>
                  <w:shd w:val="clear" w:color="auto" w:fill="FFFFFF"/>
                </w:rPr>
                <m:t>n+1</m:t>
              </m:r>
            </m:sub>
          </m:sSub>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t</m:t>
              </m:r>
            </m:e>
          </m:d>
          <m:r>
            <w:rPr>
              <w:rFonts w:ascii="Cambria Math" w:hAnsi="Cambria Math" w:cs="Arial"/>
              <w:strike/>
              <w:color w:val="333333"/>
              <w:highlight w:val="green"/>
              <w:shd w:val="clear" w:color="auto" w:fill="FFFFFF"/>
            </w:rPr>
            <m:t>-</m:t>
          </m:r>
          <m:sSub>
            <m:sSubPr>
              <m:ctrlPr>
                <w:rPr>
                  <w:rFonts w:ascii="Cambria Math" w:hAnsi="Cambria Math" w:cs="Arial"/>
                  <w:i/>
                  <w:strike/>
                  <w:color w:val="333333"/>
                  <w:highlight w:val="green"/>
                  <w:shd w:val="clear" w:color="auto" w:fill="FFFFFF"/>
                </w:rPr>
              </m:ctrlPr>
            </m:sSubPr>
            <m:e>
              <m:r>
                <w:rPr>
                  <w:rFonts w:ascii="Cambria Math" w:hAnsi="Cambria Math" w:cs="Arial"/>
                  <w:strike/>
                  <w:color w:val="333333"/>
                  <w:highlight w:val="green"/>
                  <w:shd w:val="clear" w:color="auto" w:fill="FFFFFF"/>
                </w:rPr>
                <m:t>ε</m:t>
              </m:r>
            </m:e>
            <m:sub>
              <m:r>
                <w:rPr>
                  <w:rFonts w:ascii="Cambria Math" w:hAnsi="Cambria Math" w:cs="Arial"/>
                  <w:strike/>
                  <w:color w:val="333333"/>
                  <w:highlight w:val="green"/>
                  <w:shd w:val="clear" w:color="auto" w:fill="FFFFFF"/>
                </w:rPr>
                <m:t>n</m:t>
              </m:r>
            </m:sub>
          </m:sSub>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t</m:t>
              </m:r>
            </m:e>
          </m:d>
          <m:r>
            <w:rPr>
              <w:rFonts w:ascii="Cambria Math" w:hAnsi="Cambria Math" w:cs="Arial"/>
              <w:strike/>
              <w:color w:val="333333"/>
              <w:highlight w:val="green"/>
              <w:shd w:val="clear" w:color="auto" w:fill="FFFFFF"/>
            </w:rPr>
            <m:t xml:space="preserve">= </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X</m:t>
              </m:r>
            </m:e>
            <m:sup>
              <m:r>
                <w:rPr>
                  <w:rFonts w:ascii="Cambria Math" w:hAnsi="Cambria Math" w:cs="Arial"/>
                  <w:strike/>
                  <w:color w:val="333333"/>
                  <w:highlight w:val="green"/>
                  <w:shd w:val="clear" w:color="auto" w:fill="FFFFFF"/>
                </w:rPr>
                <m:t>ε</m:t>
              </m:r>
            </m:sup>
          </m:s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t+∆t</m:t>
              </m:r>
            </m:e>
          </m:d>
          <m:r>
            <w:rPr>
              <w:rFonts w:ascii="Cambria Math" w:hAnsi="Cambria Math" w:cs="Arial"/>
              <w:strike/>
              <w:color w:val="333333"/>
              <w:highlight w:val="green"/>
              <w:shd w:val="clear" w:color="auto" w:fill="FFFFFF"/>
            </w:rPr>
            <m:t xml:space="preserve">- </m:t>
          </m:r>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n</m:t>
              </m:r>
            </m:sub>
            <m:sup>
              <m:r>
                <w:rPr>
                  <w:rFonts w:ascii="Cambria Math" w:hAnsi="Cambria Math" w:cs="Arial"/>
                  <w:strike/>
                  <w:color w:val="333333"/>
                  <w:highlight w:val="green"/>
                  <w:shd w:val="clear" w:color="auto" w:fill="FFFFFF"/>
                </w:rPr>
                <m:t>ε</m:t>
              </m:r>
            </m:sup>
          </m:sSub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t</m:t>
              </m:r>
            </m:e>
          </m:d>
          <m:r>
            <w:rPr>
              <w:rFonts w:ascii="Cambria Math" w:hAnsi="Cambria Math" w:cs="Arial"/>
              <w:strike/>
              <w:color w:val="333333"/>
              <w:highlight w:val="green"/>
              <w:shd w:val="clear" w:color="auto" w:fill="FFFFFF"/>
            </w:rPr>
            <m:t>-(</m:t>
          </m:r>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n</m:t>
              </m:r>
            </m:sub>
            <m:sup>
              <m:r>
                <w:rPr>
                  <w:rFonts w:ascii="Cambria Math" w:hAnsi="Cambria Math" w:cs="Arial"/>
                  <w:strike/>
                  <w:color w:val="333333"/>
                  <w:highlight w:val="green"/>
                  <w:shd w:val="clear" w:color="auto" w:fill="FFFFFF"/>
                </w:rPr>
                <m:t>ε</m:t>
              </m:r>
            </m:sup>
          </m:sSub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t</m:t>
              </m:r>
            </m:e>
          </m:d>
          <m:r>
            <w:rPr>
              <w:rFonts w:ascii="Cambria Math" w:hAnsi="Cambria Math" w:cs="Arial"/>
              <w:strike/>
              <w:color w:val="333333"/>
              <w:highlight w:val="green"/>
              <w:shd w:val="clear" w:color="auto" w:fill="FFFFFF"/>
            </w:rPr>
            <m:t xml:space="preserve">- </m:t>
          </m:r>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n-1</m:t>
              </m:r>
            </m:sub>
            <m:sup>
              <m:r>
                <w:rPr>
                  <w:rFonts w:ascii="Cambria Math" w:hAnsi="Cambria Math" w:cs="Arial"/>
                  <w:strike/>
                  <w:color w:val="333333"/>
                  <w:highlight w:val="green"/>
                  <w:shd w:val="clear" w:color="auto" w:fill="FFFFFF"/>
                </w:rPr>
                <m:t>ε</m:t>
              </m:r>
            </m:sup>
          </m:sSub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t</m:t>
              </m:r>
            </m:e>
          </m:d>
          <m:r>
            <w:rPr>
              <w:rFonts w:ascii="Cambria Math" w:hAnsi="Cambria Math" w:cs="Arial"/>
              <w:strike/>
              <w:color w:val="333333"/>
              <w:highlight w:val="green"/>
              <w:shd w:val="clear" w:color="auto" w:fill="FFFFFF"/>
            </w:rPr>
            <m:t xml:space="preserve">= </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X</m:t>
              </m:r>
            </m:e>
            <m:sup>
              <m:r>
                <w:rPr>
                  <w:rFonts w:ascii="Cambria Math" w:hAnsi="Cambria Math" w:cs="Arial"/>
                  <w:strike/>
                  <w:color w:val="333333"/>
                  <w:highlight w:val="green"/>
                  <w:shd w:val="clear" w:color="auto" w:fill="FFFFFF"/>
                </w:rPr>
                <m:t>ε</m:t>
              </m:r>
            </m:sup>
          </m:s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t+∆t</m:t>
              </m:r>
            </m:e>
          </m:d>
          <m:r>
            <w:rPr>
              <w:rFonts w:ascii="Cambria Math" w:hAnsi="Cambria Math" w:cs="Arial"/>
              <w:strike/>
              <w:color w:val="333333"/>
              <w:highlight w:val="green"/>
              <w:shd w:val="clear" w:color="auto" w:fill="FFFFFF"/>
            </w:rPr>
            <m:t xml:space="preserve">- </m:t>
          </m:r>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2X</m:t>
              </m:r>
            </m:e>
            <m:sub>
              <m:r>
                <w:rPr>
                  <w:rFonts w:ascii="Cambria Math" w:hAnsi="Cambria Math" w:cs="Arial"/>
                  <w:strike/>
                  <w:color w:val="333333"/>
                  <w:highlight w:val="green"/>
                  <w:shd w:val="clear" w:color="auto" w:fill="FFFFFF"/>
                </w:rPr>
                <m:t>n</m:t>
              </m:r>
            </m:sub>
            <m:sup>
              <m:r>
                <w:rPr>
                  <w:rFonts w:ascii="Cambria Math" w:hAnsi="Cambria Math" w:cs="Arial"/>
                  <w:strike/>
                  <w:color w:val="333333"/>
                  <w:highlight w:val="green"/>
                  <w:shd w:val="clear" w:color="auto" w:fill="FFFFFF"/>
                </w:rPr>
                <m:t>ε</m:t>
              </m:r>
            </m:sup>
          </m:sSub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t</m:t>
              </m:r>
            </m:e>
          </m:d>
          <m:r>
            <w:rPr>
              <w:rFonts w:ascii="Cambria Math" w:hAnsi="Cambria Math" w:cs="Arial"/>
              <w:strike/>
              <w:color w:val="333333"/>
              <w:highlight w:val="green"/>
              <w:shd w:val="clear" w:color="auto" w:fill="FFFFFF"/>
            </w:rPr>
            <m:t xml:space="preserve">+ </m:t>
          </m:r>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n-1</m:t>
              </m:r>
            </m:sub>
            <m:sup>
              <m:r>
                <w:rPr>
                  <w:rFonts w:ascii="Cambria Math" w:hAnsi="Cambria Math" w:cs="Arial"/>
                  <w:strike/>
                  <w:color w:val="333333"/>
                  <w:highlight w:val="green"/>
                  <w:shd w:val="clear" w:color="auto" w:fill="FFFFFF"/>
                </w:rPr>
                <m:t>ε</m:t>
              </m:r>
            </m:sup>
          </m:sSub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t</m:t>
              </m:r>
            </m:e>
          </m:d>
        </m:oMath>
      </m:oMathPara>
    </w:p>
    <w:p w14:paraId="0C644D00" w14:textId="77777777" w:rsidR="008D1943" w:rsidRDefault="00000000" w:rsidP="008D1943">
      <w:pPr>
        <w:spacing w:line="360" w:lineRule="auto"/>
        <w:jc w:val="center"/>
        <w:rPr>
          <w:rFonts w:ascii="Arial" w:hAnsi="Arial" w:cs="Arial"/>
          <w:color w:val="333333"/>
          <w:shd w:val="clear" w:color="auto" w:fill="FFFFFF"/>
        </w:rPr>
      </w:pPr>
      <m:oMathPara>
        <m:oMath>
          <m:sSub>
            <m:sSubPr>
              <m:ctrlPr>
                <w:rPr>
                  <w:rFonts w:ascii="Cambria Math" w:hAnsi="Cambria Math" w:cs="Arial"/>
                  <w:i/>
                  <w:color w:val="333333"/>
                  <w:highlight w:val="green"/>
                  <w:shd w:val="clear" w:color="auto" w:fill="FFFFFF"/>
                  <w:rPrChange w:id="1111" w:author="George Urumov" w:date="2025-10-28T16:01:00Z" w16du:dateUtc="2025-10-28T16:01: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1112" w:author="George Urumov" w:date="2025-10-28T16:01:00Z" w16du:dateUtc="2025-10-28T16:01:00Z">
                    <w:rPr>
                      <w:rFonts w:ascii="Cambria Math" w:hAnsi="Cambria Math" w:cs="Arial"/>
                      <w:color w:val="333333"/>
                      <w:shd w:val="clear" w:color="auto" w:fill="FFFFFF"/>
                    </w:rPr>
                  </w:rPrChange>
                </w:rPr>
                <m:t>ε</m:t>
              </m:r>
            </m:e>
            <m:sub>
              <m:r>
                <w:rPr>
                  <w:rFonts w:ascii="Cambria Math" w:hAnsi="Cambria Math" w:cs="Arial"/>
                  <w:color w:val="333333"/>
                  <w:highlight w:val="green"/>
                  <w:shd w:val="clear" w:color="auto" w:fill="FFFFFF"/>
                  <w:rPrChange w:id="1113" w:author="George Urumov" w:date="2025-10-28T16:01:00Z" w16du:dateUtc="2025-10-28T16:01:00Z">
                    <w:rPr>
                      <w:rFonts w:ascii="Cambria Math" w:hAnsi="Cambria Math" w:cs="Arial"/>
                      <w:color w:val="333333"/>
                      <w:shd w:val="clear" w:color="auto" w:fill="FFFFFF"/>
                    </w:rPr>
                  </w:rPrChange>
                </w:rPr>
                <m:t>n+1</m:t>
              </m:r>
            </m:sub>
          </m:sSub>
          <m:d>
            <m:dPr>
              <m:ctrlPr>
                <w:rPr>
                  <w:rFonts w:ascii="Cambria Math" w:hAnsi="Cambria Math" w:cs="Arial"/>
                  <w:i/>
                  <w:color w:val="333333"/>
                  <w:highlight w:val="green"/>
                  <w:shd w:val="clear" w:color="auto" w:fill="FFFFFF"/>
                  <w:rPrChange w:id="1114"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15" w:author="George Urumov" w:date="2025-10-28T16:01:00Z" w16du:dateUtc="2025-10-28T16:01:00Z">
                    <w:rPr>
                      <w:rFonts w:ascii="Cambria Math" w:hAnsi="Cambria Math" w:cs="Arial"/>
                      <w:color w:val="333333"/>
                      <w:shd w:val="clear" w:color="auto" w:fill="FFFFFF"/>
                    </w:rPr>
                  </w:rPrChange>
                </w:rPr>
                <m:t>t</m:t>
              </m:r>
            </m:e>
          </m:d>
          <m:r>
            <w:rPr>
              <w:rFonts w:ascii="Cambria Math" w:hAnsi="Cambria Math" w:cs="Arial"/>
              <w:color w:val="333333"/>
              <w:highlight w:val="green"/>
              <w:shd w:val="clear" w:color="auto" w:fill="FFFFFF"/>
              <w:rPrChange w:id="1116" w:author="George Urumov" w:date="2025-10-28T16:01:00Z" w16du:dateUtc="2025-10-28T16:01:00Z">
                <w:rPr>
                  <w:rFonts w:ascii="Cambria Math" w:hAnsi="Cambria Math" w:cs="Arial"/>
                  <w:color w:val="333333"/>
                  <w:shd w:val="clear" w:color="auto" w:fill="FFFFFF"/>
                </w:rPr>
              </w:rPrChange>
            </w:rPr>
            <m:t xml:space="preserve">= </m:t>
          </m:r>
          <m:sSup>
            <m:sSupPr>
              <m:ctrlPr>
                <w:rPr>
                  <w:rFonts w:ascii="Cambria Math" w:hAnsi="Cambria Math" w:cs="Arial"/>
                  <w:i/>
                  <w:color w:val="333333"/>
                  <w:highlight w:val="green"/>
                  <w:shd w:val="clear" w:color="auto" w:fill="FFFFFF"/>
                  <w:rPrChange w:id="1117" w:author="George Urumov" w:date="2025-10-28T16:01:00Z" w16du:dateUtc="2025-10-28T16:01:00Z">
                    <w:rPr>
                      <w:rFonts w:ascii="Cambria Math" w:hAnsi="Cambria Math" w:cs="Arial"/>
                      <w:i/>
                      <w:color w:val="333333"/>
                      <w:shd w:val="clear" w:color="auto" w:fill="FFFFFF"/>
                    </w:rPr>
                  </w:rPrChange>
                </w:rPr>
              </m:ctrlPr>
            </m:sSupPr>
            <m:e>
              <m:r>
                <w:rPr>
                  <w:rFonts w:ascii="Cambria Math" w:hAnsi="Cambria Math" w:cs="Arial"/>
                  <w:color w:val="333333"/>
                  <w:highlight w:val="green"/>
                  <w:shd w:val="clear" w:color="auto" w:fill="FFFFFF"/>
                  <w:rPrChange w:id="1118" w:author="George Urumov" w:date="2025-10-28T16:01:00Z" w16du:dateUtc="2025-10-28T16:01:00Z">
                    <w:rPr>
                      <w:rFonts w:ascii="Cambria Math" w:hAnsi="Cambria Math" w:cs="Arial"/>
                      <w:color w:val="333333"/>
                      <w:shd w:val="clear" w:color="auto" w:fill="FFFFFF"/>
                    </w:rPr>
                  </w:rPrChange>
                </w:rPr>
                <m:t>X</m:t>
              </m:r>
            </m:e>
            <m:sup>
              <m:r>
                <w:rPr>
                  <w:rFonts w:ascii="Cambria Math" w:hAnsi="Cambria Math" w:cs="Arial"/>
                  <w:color w:val="333333"/>
                  <w:highlight w:val="green"/>
                  <w:shd w:val="clear" w:color="auto" w:fill="FFFFFF"/>
                  <w:rPrChange w:id="1119" w:author="George Urumov" w:date="2025-10-28T16:01:00Z" w16du:dateUtc="2025-10-28T16:01:00Z">
                    <w:rPr>
                      <w:rFonts w:ascii="Cambria Math" w:hAnsi="Cambria Math" w:cs="Arial"/>
                      <w:color w:val="333333"/>
                      <w:shd w:val="clear" w:color="auto" w:fill="FFFFFF"/>
                    </w:rPr>
                  </w:rPrChange>
                </w:rPr>
                <m:t>ε</m:t>
              </m:r>
            </m:sup>
          </m:sSup>
          <m:d>
            <m:dPr>
              <m:ctrlPr>
                <w:rPr>
                  <w:rFonts w:ascii="Cambria Math" w:hAnsi="Cambria Math" w:cs="Arial"/>
                  <w:i/>
                  <w:color w:val="333333"/>
                  <w:highlight w:val="green"/>
                  <w:shd w:val="clear" w:color="auto" w:fill="FFFFFF"/>
                  <w:rPrChange w:id="1120"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21" w:author="George Urumov" w:date="2025-10-28T16:01:00Z" w16du:dateUtc="2025-10-28T16:01:00Z">
                    <w:rPr>
                      <w:rFonts w:ascii="Cambria Math" w:hAnsi="Cambria Math" w:cs="Arial"/>
                      <w:color w:val="333333"/>
                      <w:shd w:val="clear" w:color="auto" w:fill="FFFFFF"/>
                    </w:rPr>
                  </w:rPrChange>
                </w:rPr>
                <m:t>t+∆t</m:t>
              </m:r>
            </m:e>
          </m:d>
          <m:r>
            <w:rPr>
              <w:rFonts w:ascii="Cambria Math" w:hAnsi="Cambria Math" w:cs="Arial"/>
              <w:color w:val="333333"/>
              <w:highlight w:val="green"/>
              <w:shd w:val="clear" w:color="auto" w:fill="FFFFFF"/>
              <w:rPrChange w:id="1122" w:author="George Urumov" w:date="2025-10-28T16:01:00Z" w16du:dateUtc="2025-10-28T16:01:00Z">
                <w:rPr>
                  <w:rFonts w:ascii="Cambria Math" w:hAnsi="Cambria Math" w:cs="Arial"/>
                  <w:color w:val="333333"/>
                  <w:shd w:val="clear" w:color="auto" w:fill="FFFFFF"/>
                </w:rPr>
              </w:rPrChange>
            </w:rPr>
            <m:t xml:space="preserve">- </m:t>
          </m:r>
          <m:sSubSup>
            <m:sSubSupPr>
              <m:ctrlPr>
                <w:rPr>
                  <w:rFonts w:ascii="Cambria Math" w:hAnsi="Cambria Math" w:cs="Arial"/>
                  <w:i/>
                  <w:color w:val="333333"/>
                  <w:highlight w:val="green"/>
                  <w:shd w:val="clear" w:color="auto" w:fill="FFFFFF"/>
                  <w:rPrChange w:id="1123" w:author="George Urumov" w:date="2025-10-28T16:01:00Z" w16du:dateUtc="2025-10-28T16:01:00Z">
                    <w:rPr>
                      <w:rFonts w:ascii="Cambria Math" w:hAnsi="Cambria Math" w:cs="Arial"/>
                      <w:i/>
                      <w:color w:val="333333"/>
                      <w:shd w:val="clear" w:color="auto" w:fill="FFFFFF"/>
                    </w:rPr>
                  </w:rPrChange>
                </w:rPr>
              </m:ctrlPr>
            </m:sSubSupPr>
            <m:e>
              <m:r>
                <w:rPr>
                  <w:rFonts w:ascii="Cambria Math" w:hAnsi="Cambria Math" w:cs="Arial"/>
                  <w:color w:val="333333"/>
                  <w:highlight w:val="green"/>
                  <w:shd w:val="clear" w:color="auto" w:fill="FFFFFF"/>
                  <w:rPrChange w:id="1124" w:author="George Urumov" w:date="2025-10-28T16:01:00Z" w16du:dateUtc="2025-10-28T16:01: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1125" w:author="George Urumov" w:date="2025-10-28T16:01:00Z" w16du:dateUtc="2025-10-28T16:01:00Z">
                    <w:rPr>
                      <w:rFonts w:ascii="Cambria Math" w:hAnsi="Cambria Math" w:cs="Arial"/>
                      <w:color w:val="333333"/>
                      <w:shd w:val="clear" w:color="auto" w:fill="FFFFFF"/>
                    </w:rPr>
                  </w:rPrChange>
                </w:rPr>
                <m:t>n</m:t>
              </m:r>
            </m:sub>
            <m:sup>
              <m:r>
                <w:rPr>
                  <w:rFonts w:ascii="Cambria Math" w:hAnsi="Cambria Math" w:cs="Arial"/>
                  <w:color w:val="333333"/>
                  <w:highlight w:val="green"/>
                  <w:shd w:val="clear" w:color="auto" w:fill="FFFFFF"/>
                  <w:rPrChange w:id="1126" w:author="George Urumov" w:date="2025-10-28T16:01:00Z" w16du:dateUtc="2025-10-28T16:01:00Z">
                    <w:rPr>
                      <w:rFonts w:ascii="Cambria Math" w:hAnsi="Cambria Math" w:cs="Arial"/>
                      <w:color w:val="333333"/>
                      <w:shd w:val="clear" w:color="auto" w:fill="FFFFFF"/>
                    </w:rPr>
                  </w:rPrChange>
                </w:rPr>
                <m:t>ε</m:t>
              </m:r>
            </m:sup>
          </m:sSubSup>
          <m:d>
            <m:dPr>
              <m:ctrlPr>
                <w:rPr>
                  <w:rFonts w:ascii="Cambria Math" w:hAnsi="Cambria Math" w:cs="Arial"/>
                  <w:i/>
                  <w:color w:val="333333"/>
                  <w:highlight w:val="green"/>
                  <w:shd w:val="clear" w:color="auto" w:fill="FFFFFF"/>
                  <w:rPrChange w:id="1127"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28" w:author="George Urumov" w:date="2025-10-28T16:01:00Z" w16du:dateUtc="2025-10-28T16:01:00Z">
                    <w:rPr>
                      <w:rFonts w:ascii="Cambria Math" w:hAnsi="Cambria Math" w:cs="Arial"/>
                      <w:color w:val="333333"/>
                      <w:shd w:val="clear" w:color="auto" w:fill="FFFFFF"/>
                    </w:rPr>
                  </w:rPrChange>
                </w:rPr>
                <m:t>t</m:t>
              </m:r>
            </m:e>
          </m:d>
          <m:r>
            <w:rPr>
              <w:rFonts w:ascii="Cambria Math" w:hAnsi="Cambria Math" w:cs="Arial"/>
              <w:color w:val="333333"/>
              <w:highlight w:val="green"/>
              <w:shd w:val="clear" w:color="auto" w:fill="FFFFFF"/>
              <w:rPrChange w:id="1129" w:author="George Urumov" w:date="2025-10-28T16:01:00Z" w16du:dateUtc="2025-10-28T16:01:00Z">
                <w:rPr>
                  <w:rFonts w:ascii="Cambria Math" w:hAnsi="Cambria Math" w:cs="Arial"/>
                  <w:color w:val="333333"/>
                  <w:shd w:val="clear" w:color="auto" w:fill="FFFFFF"/>
                </w:rPr>
              </w:rPrChange>
            </w:rPr>
            <m:t>-</m:t>
          </m:r>
          <m:sSubSup>
            <m:sSubSupPr>
              <m:ctrlPr>
                <w:rPr>
                  <w:rFonts w:ascii="Cambria Math" w:hAnsi="Cambria Math" w:cs="Arial"/>
                  <w:i/>
                  <w:color w:val="333333"/>
                  <w:highlight w:val="green"/>
                  <w:shd w:val="clear" w:color="auto" w:fill="FFFFFF"/>
                  <w:rPrChange w:id="1130" w:author="George Urumov" w:date="2025-10-28T16:01:00Z" w16du:dateUtc="2025-10-28T16:01:00Z">
                    <w:rPr>
                      <w:rFonts w:ascii="Cambria Math" w:hAnsi="Cambria Math" w:cs="Arial"/>
                      <w:i/>
                      <w:color w:val="333333"/>
                      <w:shd w:val="clear" w:color="auto" w:fill="FFFFFF"/>
                    </w:rPr>
                  </w:rPrChange>
                </w:rPr>
              </m:ctrlPr>
            </m:sSubSupPr>
            <m:e>
              <m:r>
                <w:rPr>
                  <w:rFonts w:ascii="Cambria Math" w:hAnsi="Cambria Math" w:cs="Arial"/>
                  <w:color w:val="333333"/>
                  <w:highlight w:val="green"/>
                  <w:shd w:val="clear" w:color="auto" w:fill="FFFFFF"/>
                  <w:rPrChange w:id="1131" w:author="George Urumov" w:date="2025-10-28T16:01:00Z" w16du:dateUtc="2025-10-28T16:01: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1132" w:author="George Urumov" w:date="2025-10-28T16:01:00Z" w16du:dateUtc="2025-10-28T16:01:00Z">
                    <w:rPr>
                      <w:rFonts w:ascii="Cambria Math" w:hAnsi="Cambria Math" w:cs="Arial"/>
                      <w:color w:val="333333"/>
                      <w:shd w:val="clear" w:color="auto" w:fill="FFFFFF"/>
                    </w:rPr>
                  </w:rPrChange>
                </w:rPr>
                <m:t>n</m:t>
              </m:r>
            </m:sub>
            <m:sup>
              <m:r>
                <w:rPr>
                  <w:rFonts w:ascii="Cambria Math" w:hAnsi="Cambria Math" w:cs="Arial"/>
                  <w:color w:val="333333"/>
                  <w:highlight w:val="green"/>
                  <w:shd w:val="clear" w:color="auto" w:fill="FFFFFF"/>
                  <w:rPrChange w:id="1133" w:author="George Urumov" w:date="2025-10-28T16:01:00Z" w16du:dateUtc="2025-10-28T16:01:00Z">
                    <w:rPr>
                      <w:rFonts w:ascii="Cambria Math" w:hAnsi="Cambria Math" w:cs="Arial"/>
                      <w:color w:val="333333"/>
                      <w:shd w:val="clear" w:color="auto" w:fill="FFFFFF"/>
                    </w:rPr>
                  </w:rPrChange>
                </w:rPr>
                <m:t>ε</m:t>
              </m:r>
            </m:sup>
          </m:sSubSup>
          <m:d>
            <m:dPr>
              <m:ctrlPr>
                <w:rPr>
                  <w:rFonts w:ascii="Cambria Math" w:hAnsi="Cambria Math" w:cs="Arial"/>
                  <w:i/>
                  <w:color w:val="333333"/>
                  <w:highlight w:val="green"/>
                  <w:shd w:val="clear" w:color="auto" w:fill="FFFFFF"/>
                  <w:rPrChange w:id="1134"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35" w:author="George Urumov" w:date="2025-10-28T16:01:00Z" w16du:dateUtc="2025-10-28T16:01:00Z">
                    <w:rPr>
                      <w:rFonts w:ascii="Cambria Math" w:hAnsi="Cambria Math" w:cs="Arial"/>
                      <w:color w:val="333333"/>
                      <w:shd w:val="clear" w:color="auto" w:fill="FFFFFF"/>
                    </w:rPr>
                  </w:rPrChange>
                </w:rPr>
                <m:t>t</m:t>
              </m:r>
            </m:e>
          </m:d>
          <m:r>
            <w:rPr>
              <w:rFonts w:ascii="Cambria Math" w:hAnsi="Cambria Math" w:cs="Arial"/>
              <w:color w:val="333333"/>
              <w:highlight w:val="green"/>
              <w:shd w:val="clear" w:color="auto" w:fill="FFFFFF"/>
              <w:rPrChange w:id="1136" w:author="George Urumov" w:date="2025-10-28T16:01:00Z" w16du:dateUtc="2025-10-28T16:01:00Z">
                <w:rPr>
                  <w:rFonts w:ascii="Cambria Math" w:hAnsi="Cambria Math" w:cs="Arial"/>
                  <w:color w:val="333333"/>
                  <w:shd w:val="clear" w:color="auto" w:fill="FFFFFF"/>
                </w:rPr>
              </w:rPrChange>
            </w:rPr>
            <m:t>+</m:t>
          </m:r>
          <m:sSubSup>
            <m:sSubSupPr>
              <m:ctrlPr>
                <w:rPr>
                  <w:rFonts w:ascii="Cambria Math" w:hAnsi="Cambria Math" w:cs="Arial"/>
                  <w:i/>
                  <w:color w:val="333333"/>
                  <w:highlight w:val="green"/>
                  <w:shd w:val="clear" w:color="auto" w:fill="FFFFFF"/>
                  <w:rPrChange w:id="1137" w:author="George Urumov" w:date="2025-10-28T16:01:00Z" w16du:dateUtc="2025-10-28T16:01:00Z">
                    <w:rPr>
                      <w:rFonts w:ascii="Cambria Math" w:hAnsi="Cambria Math" w:cs="Arial"/>
                      <w:i/>
                      <w:color w:val="333333"/>
                      <w:shd w:val="clear" w:color="auto" w:fill="FFFFFF"/>
                    </w:rPr>
                  </w:rPrChange>
                </w:rPr>
              </m:ctrlPr>
            </m:sSubSupPr>
            <m:e>
              <m:r>
                <w:rPr>
                  <w:rFonts w:ascii="Cambria Math" w:hAnsi="Cambria Math" w:cs="Arial"/>
                  <w:color w:val="333333"/>
                  <w:highlight w:val="green"/>
                  <w:shd w:val="clear" w:color="auto" w:fill="FFFFFF"/>
                  <w:rPrChange w:id="1138" w:author="George Urumov" w:date="2025-10-28T16:01:00Z" w16du:dateUtc="2025-10-28T16:01: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1139" w:author="George Urumov" w:date="2025-10-28T16:01:00Z" w16du:dateUtc="2025-10-28T16:01:00Z">
                    <w:rPr>
                      <w:rFonts w:ascii="Cambria Math" w:hAnsi="Cambria Math" w:cs="Arial"/>
                      <w:color w:val="333333"/>
                      <w:shd w:val="clear" w:color="auto" w:fill="FFFFFF"/>
                    </w:rPr>
                  </w:rPrChange>
                </w:rPr>
                <m:t>n-1</m:t>
              </m:r>
            </m:sub>
            <m:sup>
              <m:r>
                <w:rPr>
                  <w:rFonts w:ascii="Cambria Math" w:hAnsi="Cambria Math" w:cs="Arial"/>
                  <w:color w:val="333333"/>
                  <w:highlight w:val="green"/>
                  <w:shd w:val="clear" w:color="auto" w:fill="FFFFFF"/>
                  <w:rPrChange w:id="1140" w:author="George Urumov" w:date="2025-10-28T16:01:00Z" w16du:dateUtc="2025-10-28T16:01:00Z">
                    <w:rPr>
                      <w:rFonts w:ascii="Cambria Math" w:hAnsi="Cambria Math" w:cs="Arial"/>
                      <w:color w:val="333333"/>
                      <w:shd w:val="clear" w:color="auto" w:fill="FFFFFF"/>
                    </w:rPr>
                  </w:rPrChange>
                </w:rPr>
                <m:t>ε</m:t>
              </m:r>
            </m:sup>
          </m:sSubSup>
          <m:d>
            <m:dPr>
              <m:ctrlPr>
                <w:rPr>
                  <w:rFonts w:ascii="Cambria Math" w:hAnsi="Cambria Math" w:cs="Arial"/>
                  <w:i/>
                  <w:color w:val="333333"/>
                  <w:highlight w:val="green"/>
                  <w:shd w:val="clear" w:color="auto" w:fill="FFFFFF"/>
                  <w:rPrChange w:id="1141"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42" w:author="George Urumov" w:date="2025-10-28T16:01:00Z" w16du:dateUtc="2025-10-28T16:01:00Z">
                    <w:rPr>
                      <w:rFonts w:ascii="Cambria Math" w:hAnsi="Cambria Math" w:cs="Arial"/>
                      <w:color w:val="333333"/>
                      <w:shd w:val="clear" w:color="auto" w:fill="FFFFFF"/>
                    </w:rPr>
                  </w:rPrChange>
                </w:rPr>
                <m:t>t</m:t>
              </m:r>
            </m:e>
          </m:d>
          <m:r>
            <w:rPr>
              <w:rFonts w:ascii="Cambria Math" w:hAnsi="Cambria Math" w:cs="Arial"/>
              <w:color w:val="333333"/>
              <w:highlight w:val="green"/>
              <w:shd w:val="clear" w:color="auto" w:fill="FFFFFF"/>
              <w:rPrChange w:id="1143" w:author="George Urumov" w:date="2025-10-28T16:01:00Z" w16du:dateUtc="2025-10-28T16:01:00Z">
                <w:rPr>
                  <w:rFonts w:ascii="Cambria Math" w:hAnsi="Cambria Math" w:cs="Arial"/>
                  <w:color w:val="333333"/>
                  <w:shd w:val="clear" w:color="auto" w:fill="FFFFFF"/>
                </w:rPr>
              </w:rPrChange>
            </w:rPr>
            <m:t>+</m:t>
          </m:r>
          <m:d>
            <m:dPr>
              <m:ctrlPr>
                <w:rPr>
                  <w:rFonts w:ascii="Cambria Math" w:hAnsi="Cambria Math" w:cs="Arial"/>
                  <w:i/>
                  <w:color w:val="333333"/>
                  <w:highlight w:val="green"/>
                  <w:shd w:val="clear" w:color="auto" w:fill="FFFFFF"/>
                  <w:rPrChange w:id="1144" w:author="George Urumov" w:date="2025-10-28T16:01:00Z" w16du:dateUtc="2025-10-28T16:01:00Z">
                    <w:rPr>
                      <w:rFonts w:ascii="Cambria Math" w:hAnsi="Cambria Math" w:cs="Arial"/>
                      <w:i/>
                      <w:color w:val="333333"/>
                      <w:shd w:val="clear" w:color="auto" w:fill="FFFFFF"/>
                    </w:rPr>
                  </w:rPrChange>
                </w:rPr>
              </m:ctrlPr>
            </m:dPr>
            <m:e>
              <m:sSubSup>
                <m:sSubSupPr>
                  <m:ctrlPr>
                    <w:rPr>
                      <w:rFonts w:ascii="Cambria Math" w:hAnsi="Cambria Math" w:cs="Arial"/>
                      <w:i/>
                      <w:color w:val="333333"/>
                      <w:highlight w:val="green"/>
                      <w:shd w:val="clear" w:color="auto" w:fill="FFFFFF"/>
                      <w:rPrChange w:id="1145" w:author="George Urumov" w:date="2025-10-28T16:01:00Z" w16du:dateUtc="2025-10-28T16:01:00Z">
                        <w:rPr>
                          <w:rFonts w:ascii="Cambria Math" w:hAnsi="Cambria Math" w:cs="Arial"/>
                          <w:i/>
                          <w:color w:val="333333"/>
                          <w:shd w:val="clear" w:color="auto" w:fill="FFFFFF"/>
                        </w:rPr>
                      </w:rPrChange>
                    </w:rPr>
                  </m:ctrlPr>
                </m:sSubSupPr>
                <m:e>
                  <m:r>
                    <w:rPr>
                      <w:rFonts w:ascii="Cambria Math" w:hAnsi="Cambria Math" w:cs="Arial"/>
                      <w:color w:val="333333"/>
                      <w:highlight w:val="green"/>
                      <w:shd w:val="clear" w:color="auto" w:fill="FFFFFF"/>
                      <w:rPrChange w:id="1146" w:author="George Urumov" w:date="2025-10-28T16:01:00Z" w16du:dateUtc="2025-10-28T16:01: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1147" w:author="George Urumov" w:date="2025-10-28T16:01:00Z" w16du:dateUtc="2025-10-28T16:01:00Z">
                        <w:rPr>
                          <w:rFonts w:ascii="Cambria Math" w:hAnsi="Cambria Math" w:cs="Arial"/>
                          <w:color w:val="333333"/>
                          <w:shd w:val="clear" w:color="auto" w:fill="FFFFFF"/>
                        </w:rPr>
                      </w:rPrChange>
                    </w:rPr>
                    <m:t>n</m:t>
                  </m:r>
                </m:sub>
                <m:sup>
                  <m:r>
                    <w:rPr>
                      <w:rFonts w:ascii="Cambria Math" w:hAnsi="Cambria Math" w:cs="Arial"/>
                      <w:color w:val="333333"/>
                      <w:highlight w:val="green"/>
                      <w:shd w:val="clear" w:color="auto" w:fill="FFFFFF"/>
                      <w:rPrChange w:id="1148" w:author="George Urumov" w:date="2025-10-28T16:01:00Z" w16du:dateUtc="2025-10-28T16:01:00Z">
                        <w:rPr>
                          <w:rFonts w:ascii="Cambria Math" w:hAnsi="Cambria Math" w:cs="Arial"/>
                          <w:color w:val="333333"/>
                          <w:shd w:val="clear" w:color="auto" w:fill="FFFFFF"/>
                        </w:rPr>
                      </w:rPrChange>
                    </w:rPr>
                    <m:t>ε</m:t>
                  </m:r>
                </m:sup>
              </m:sSubSup>
              <m:d>
                <m:dPr>
                  <m:ctrlPr>
                    <w:rPr>
                      <w:rFonts w:ascii="Cambria Math" w:hAnsi="Cambria Math" w:cs="Arial"/>
                      <w:i/>
                      <w:color w:val="333333"/>
                      <w:highlight w:val="green"/>
                      <w:shd w:val="clear" w:color="auto" w:fill="FFFFFF"/>
                      <w:rPrChange w:id="1149"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50" w:author="George Urumov" w:date="2025-10-28T16:01:00Z" w16du:dateUtc="2025-10-28T16:01:00Z">
                        <w:rPr>
                          <w:rFonts w:ascii="Cambria Math" w:hAnsi="Cambria Math" w:cs="Arial"/>
                          <w:color w:val="333333"/>
                          <w:shd w:val="clear" w:color="auto" w:fill="FFFFFF"/>
                        </w:rPr>
                      </w:rPrChange>
                    </w:rPr>
                    <m:t>t</m:t>
                  </m:r>
                </m:e>
              </m:d>
              <m:r>
                <w:rPr>
                  <w:rFonts w:ascii="Cambria Math" w:hAnsi="Cambria Math" w:cs="Arial"/>
                  <w:color w:val="333333"/>
                  <w:highlight w:val="green"/>
                  <w:shd w:val="clear" w:color="auto" w:fill="FFFFFF"/>
                  <w:rPrChange w:id="1151" w:author="George Urumov" w:date="2025-10-28T16:01:00Z" w16du:dateUtc="2025-10-28T16:01:00Z">
                    <w:rPr>
                      <w:rFonts w:ascii="Cambria Math" w:hAnsi="Cambria Math" w:cs="Arial"/>
                      <w:color w:val="333333"/>
                      <w:shd w:val="clear" w:color="auto" w:fill="FFFFFF"/>
                    </w:rPr>
                  </w:rPrChange>
                </w:rPr>
                <m:t xml:space="preserve">- </m:t>
              </m:r>
              <m:sSubSup>
                <m:sSubSupPr>
                  <m:ctrlPr>
                    <w:rPr>
                      <w:rFonts w:ascii="Cambria Math" w:hAnsi="Cambria Math" w:cs="Arial"/>
                      <w:i/>
                      <w:color w:val="333333"/>
                      <w:highlight w:val="green"/>
                      <w:shd w:val="clear" w:color="auto" w:fill="FFFFFF"/>
                      <w:rPrChange w:id="1152" w:author="George Urumov" w:date="2025-10-28T16:01:00Z" w16du:dateUtc="2025-10-28T16:01:00Z">
                        <w:rPr>
                          <w:rFonts w:ascii="Cambria Math" w:hAnsi="Cambria Math" w:cs="Arial"/>
                          <w:i/>
                          <w:color w:val="333333"/>
                          <w:shd w:val="clear" w:color="auto" w:fill="FFFFFF"/>
                        </w:rPr>
                      </w:rPrChange>
                    </w:rPr>
                  </m:ctrlPr>
                </m:sSubSupPr>
                <m:e>
                  <m:r>
                    <w:rPr>
                      <w:rFonts w:ascii="Cambria Math" w:hAnsi="Cambria Math" w:cs="Arial"/>
                      <w:color w:val="333333"/>
                      <w:highlight w:val="green"/>
                      <w:shd w:val="clear" w:color="auto" w:fill="FFFFFF"/>
                      <w:rPrChange w:id="1153" w:author="George Urumov" w:date="2025-10-28T16:01:00Z" w16du:dateUtc="2025-10-28T16:01: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1154" w:author="George Urumov" w:date="2025-10-28T16:01:00Z" w16du:dateUtc="2025-10-28T16:01:00Z">
                        <w:rPr>
                          <w:rFonts w:ascii="Cambria Math" w:hAnsi="Cambria Math" w:cs="Arial"/>
                          <w:color w:val="333333"/>
                          <w:shd w:val="clear" w:color="auto" w:fill="FFFFFF"/>
                        </w:rPr>
                      </w:rPrChange>
                    </w:rPr>
                    <m:t>n-1</m:t>
                  </m:r>
                </m:sub>
                <m:sup>
                  <m:r>
                    <w:rPr>
                      <w:rFonts w:ascii="Cambria Math" w:hAnsi="Cambria Math" w:cs="Arial"/>
                      <w:color w:val="333333"/>
                      <w:highlight w:val="green"/>
                      <w:shd w:val="clear" w:color="auto" w:fill="FFFFFF"/>
                      <w:rPrChange w:id="1155" w:author="George Urumov" w:date="2025-10-28T16:01:00Z" w16du:dateUtc="2025-10-28T16:01:00Z">
                        <w:rPr>
                          <w:rFonts w:ascii="Cambria Math" w:hAnsi="Cambria Math" w:cs="Arial"/>
                          <w:color w:val="333333"/>
                          <w:shd w:val="clear" w:color="auto" w:fill="FFFFFF"/>
                        </w:rPr>
                      </w:rPrChange>
                    </w:rPr>
                    <m:t>ε</m:t>
                  </m:r>
                </m:sup>
              </m:sSubSup>
              <m:d>
                <m:dPr>
                  <m:ctrlPr>
                    <w:rPr>
                      <w:rFonts w:ascii="Cambria Math" w:hAnsi="Cambria Math" w:cs="Arial"/>
                      <w:i/>
                      <w:color w:val="333333"/>
                      <w:highlight w:val="green"/>
                      <w:shd w:val="clear" w:color="auto" w:fill="FFFFFF"/>
                      <w:rPrChange w:id="1156"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57" w:author="George Urumov" w:date="2025-10-28T16:01:00Z" w16du:dateUtc="2025-10-28T16:01:00Z">
                        <w:rPr>
                          <w:rFonts w:ascii="Cambria Math" w:hAnsi="Cambria Math" w:cs="Arial"/>
                          <w:color w:val="333333"/>
                          <w:shd w:val="clear" w:color="auto" w:fill="FFFFFF"/>
                        </w:rPr>
                      </w:rPrChange>
                    </w:rPr>
                    <m:t>t</m:t>
                  </m:r>
                </m:e>
              </m:d>
            </m:e>
          </m:d>
          <m:r>
            <w:rPr>
              <w:rFonts w:ascii="Cambria Math" w:hAnsi="Cambria Math" w:cs="Arial"/>
              <w:color w:val="333333"/>
              <w:highlight w:val="green"/>
              <w:shd w:val="clear" w:color="auto" w:fill="FFFFFF"/>
              <w:rPrChange w:id="1158" w:author="George Urumov" w:date="2025-10-28T16:01:00Z" w16du:dateUtc="2025-10-28T16:01:00Z">
                <w:rPr>
                  <w:rFonts w:ascii="Cambria Math" w:hAnsi="Cambria Math" w:cs="Arial"/>
                  <w:color w:val="333333"/>
                  <w:shd w:val="clear" w:color="auto" w:fill="FFFFFF"/>
                </w:rPr>
              </w:rPrChange>
            </w:rPr>
            <m:t xml:space="preserve">= </m:t>
          </m:r>
          <m:sSup>
            <m:sSupPr>
              <m:ctrlPr>
                <w:rPr>
                  <w:rFonts w:ascii="Cambria Math" w:hAnsi="Cambria Math" w:cs="Arial"/>
                  <w:i/>
                  <w:color w:val="333333"/>
                  <w:highlight w:val="green"/>
                  <w:shd w:val="clear" w:color="auto" w:fill="FFFFFF"/>
                  <w:rPrChange w:id="1159" w:author="George Urumov" w:date="2025-10-28T16:01:00Z" w16du:dateUtc="2025-10-28T16:01:00Z">
                    <w:rPr>
                      <w:rFonts w:ascii="Cambria Math" w:hAnsi="Cambria Math" w:cs="Arial"/>
                      <w:i/>
                      <w:color w:val="333333"/>
                      <w:shd w:val="clear" w:color="auto" w:fill="FFFFFF"/>
                    </w:rPr>
                  </w:rPrChange>
                </w:rPr>
              </m:ctrlPr>
            </m:sSupPr>
            <m:e>
              <m:r>
                <w:rPr>
                  <w:rFonts w:ascii="Cambria Math" w:hAnsi="Cambria Math" w:cs="Arial"/>
                  <w:color w:val="333333"/>
                  <w:highlight w:val="green"/>
                  <w:shd w:val="clear" w:color="auto" w:fill="FFFFFF"/>
                  <w:rPrChange w:id="1160" w:author="George Urumov" w:date="2025-10-28T16:01:00Z" w16du:dateUtc="2025-10-28T16:01:00Z">
                    <w:rPr>
                      <w:rFonts w:ascii="Cambria Math" w:hAnsi="Cambria Math" w:cs="Arial"/>
                      <w:color w:val="333333"/>
                      <w:shd w:val="clear" w:color="auto" w:fill="FFFFFF"/>
                    </w:rPr>
                  </w:rPrChange>
                </w:rPr>
                <m:t>(X</m:t>
              </m:r>
            </m:e>
            <m:sup>
              <m:r>
                <w:rPr>
                  <w:rFonts w:ascii="Cambria Math" w:hAnsi="Cambria Math" w:cs="Arial"/>
                  <w:color w:val="333333"/>
                  <w:highlight w:val="green"/>
                  <w:shd w:val="clear" w:color="auto" w:fill="FFFFFF"/>
                  <w:rPrChange w:id="1161" w:author="George Urumov" w:date="2025-10-28T16:01:00Z" w16du:dateUtc="2025-10-28T16:01:00Z">
                    <w:rPr>
                      <w:rFonts w:ascii="Cambria Math" w:hAnsi="Cambria Math" w:cs="Arial"/>
                      <w:color w:val="333333"/>
                      <w:shd w:val="clear" w:color="auto" w:fill="FFFFFF"/>
                    </w:rPr>
                  </w:rPrChange>
                </w:rPr>
                <m:t>ε</m:t>
              </m:r>
            </m:sup>
          </m:sSup>
          <m:d>
            <m:dPr>
              <m:ctrlPr>
                <w:rPr>
                  <w:rFonts w:ascii="Cambria Math" w:hAnsi="Cambria Math" w:cs="Arial"/>
                  <w:i/>
                  <w:color w:val="333333"/>
                  <w:highlight w:val="green"/>
                  <w:shd w:val="clear" w:color="auto" w:fill="FFFFFF"/>
                  <w:rPrChange w:id="1162"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63" w:author="George Urumov" w:date="2025-10-28T16:01:00Z" w16du:dateUtc="2025-10-28T16:01:00Z">
                    <w:rPr>
                      <w:rFonts w:ascii="Cambria Math" w:hAnsi="Cambria Math" w:cs="Arial"/>
                      <w:color w:val="333333"/>
                      <w:shd w:val="clear" w:color="auto" w:fill="FFFFFF"/>
                    </w:rPr>
                  </w:rPrChange>
                </w:rPr>
                <m:t>t+∆t</m:t>
              </m:r>
            </m:e>
          </m:d>
          <m:r>
            <w:rPr>
              <w:rFonts w:ascii="Cambria Math" w:hAnsi="Cambria Math" w:cs="Arial"/>
              <w:color w:val="333333"/>
              <w:highlight w:val="green"/>
              <w:shd w:val="clear" w:color="auto" w:fill="FFFFFF"/>
              <w:rPrChange w:id="1164" w:author="George Urumov" w:date="2025-10-28T16:01:00Z" w16du:dateUtc="2025-10-28T16:01:00Z">
                <w:rPr>
                  <w:rFonts w:ascii="Cambria Math" w:hAnsi="Cambria Math" w:cs="Arial"/>
                  <w:color w:val="333333"/>
                  <w:shd w:val="clear" w:color="auto" w:fill="FFFFFF"/>
                </w:rPr>
              </w:rPrChange>
            </w:rPr>
            <m:t xml:space="preserve">- </m:t>
          </m:r>
          <m:sSubSup>
            <m:sSubSupPr>
              <m:ctrlPr>
                <w:rPr>
                  <w:rFonts w:ascii="Cambria Math" w:hAnsi="Cambria Math" w:cs="Arial"/>
                  <w:i/>
                  <w:color w:val="333333"/>
                  <w:highlight w:val="green"/>
                  <w:shd w:val="clear" w:color="auto" w:fill="FFFFFF"/>
                  <w:rPrChange w:id="1165" w:author="George Urumov" w:date="2025-10-28T16:01:00Z" w16du:dateUtc="2025-10-28T16:01:00Z">
                    <w:rPr>
                      <w:rFonts w:ascii="Cambria Math" w:hAnsi="Cambria Math" w:cs="Arial"/>
                      <w:i/>
                      <w:color w:val="333333"/>
                      <w:shd w:val="clear" w:color="auto" w:fill="FFFFFF"/>
                    </w:rPr>
                  </w:rPrChange>
                </w:rPr>
              </m:ctrlPr>
            </m:sSubSupPr>
            <m:e>
              <m:r>
                <w:rPr>
                  <w:rFonts w:ascii="Cambria Math" w:hAnsi="Cambria Math" w:cs="Arial"/>
                  <w:color w:val="333333"/>
                  <w:highlight w:val="green"/>
                  <w:shd w:val="clear" w:color="auto" w:fill="FFFFFF"/>
                  <w:rPrChange w:id="1166" w:author="George Urumov" w:date="2025-10-28T16:01:00Z" w16du:dateUtc="2025-10-28T16:01:00Z">
                    <w:rPr>
                      <w:rFonts w:ascii="Cambria Math" w:hAnsi="Cambria Math" w:cs="Arial"/>
                      <w:color w:val="333333"/>
                      <w:shd w:val="clear" w:color="auto" w:fill="FFFFFF"/>
                    </w:rPr>
                  </w:rPrChange>
                </w:rPr>
                <m:t>2X</m:t>
              </m:r>
            </m:e>
            <m:sub>
              <m:r>
                <w:rPr>
                  <w:rFonts w:ascii="Cambria Math" w:hAnsi="Cambria Math" w:cs="Arial"/>
                  <w:color w:val="333333"/>
                  <w:highlight w:val="green"/>
                  <w:shd w:val="clear" w:color="auto" w:fill="FFFFFF"/>
                  <w:rPrChange w:id="1167" w:author="George Urumov" w:date="2025-10-28T16:01:00Z" w16du:dateUtc="2025-10-28T16:01:00Z">
                    <w:rPr>
                      <w:rFonts w:ascii="Cambria Math" w:hAnsi="Cambria Math" w:cs="Arial"/>
                      <w:color w:val="333333"/>
                      <w:shd w:val="clear" w:color="auto" w:fill="FFFFFF"/>
                    </w:rPr>
                  </w:rPrChange>
                </w:rPr>
                <m:t>n</m:t>
              </m:r>
            </m:sub>
            <m:sup>
              <m:r>
                <w:rPr>
                  <w:rFonts w:ascii="Cambria Math" w:hAnsi="Cambria Math" w:cs="Arial"/>
                  <w:color w:val="333333"/>
                  <w:highlight w:val="green"/>
                  <w:shd w:val="clear" w:color="auto" w:fill="FFFFFF"/>
                  <w:rPrChange w:id="1168" w:author="George Urumov" w:date="2025-10-28T16:01:00Z" w16du:dateUtc="2025-10-28T16:01:00Z">
                    <w:rPr>
                      <w:rFonts w:ascii="Cambria Math" w:hAnsi="Cambria Math" w:cs="Arial"/>
                      <w:color w:val="333333"/>
                      <w:shd w:val="clear" w:color="auto" w:fill="FFFFFF"/>
                    </w:rPr>
                  </w:rPrChange>
                </w:rPr>
                <m:t>ε</m:t>
              </m:r>
            </m:sup>
          </m:sSubSup>
          <m:d>
            <m:dPr>
              <m:ctrlPr>
                <w:rPr>
                  <w:rFonts w:ascii="Cambria Math" w:hAnsi="Cambria Math" w:cs="Arial"/>
                  <w:i/>
                  <w:color w:val="333333"/>
                  <w:highlight w:val="green"/>
                  <w:shd w:val="clear" w:color="auto" w:fill="FFFFFF"/>
                  <w:rPrChange w:id="1169"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70" w:author="George Urumov" w:date="2025-10-28T16:01:00Z" w16du:dateUtc="2025-10-28T16:01:00Z">
                    <w:rPr>
                      <w:rFonts w:ascii="Cambria Math" w:hAnsi="Cambria Math" w:cs="Arial"/>
                      <w:color w:val="333333"/>
                      <w:shd w:val="clear" w:color="auto" w:fill="FFFFFF"/>
                    </w:rPr>
                  </w:rPrChange>
                </w:rPr>
                <m:t>t</m:t>
              </m:r>
            </m:e>
          </m:d>
          <m:r>
            <w:rPr>
              <w:rFonts w:ascii="Cambria Math" w:hAnsi="Cambria Math" w:cs="Arial"/>
              <w:color w:val="333333"/>
              <w:highlight w:val="green"/>
              <w:shd w:val="clear" w:color="auto" w:fill="FFFFFF"/>
              <w:rPrChange w:id="1171" w:author="George Urumov" w:date="2025-10-28T16:01:00Z" w16du:dateUtc="2025-10-28T16:01:00Z">
                <w:rPr>
                  <w:rFonts w:ascii="Cambria Math" w:hAnsi="Cambria Math" w:cs="Arial"/>
                  <w:color w:val="333333"/>
                  <w:shd w:val="clear" w:color="auto" w:fill="FFFFFF"/>
                </w:rPr>
              </w:rPrChange>
            </w:rPr>
            <m:t xml:space="preserve">+ </m:t>
          </m:r>
          <m:sSubSup>
            <m:sSubSupPr>
              <m:ctrlPr>
                <w:rPr>
                  <w:rFonts w:ascii="Cambria Math" w:hAnsi="Cambria Math" w:cs="Arial"/>
                  <w:i/>
                  <w:color w:val="333333"/>
                  <w:highlight w:val="green"/>
                  <w:shd w:val="clear" w:color="auto" w:fill="FFFFFF"/>
                  <w:rPrChange w:id="1172" w:author="George Urumov" w:date="2025-10-28T16:01:00Z" w16du:dateUtc="2025-10-28T16:01:00Z">
                    <w:rPr>
                      <w:rFonts w:ascii="Cambria Math" w:hAnsi="Cambria Math" w:cs="Arial"/>
                      <w:i/>
                      <w:color w:val="333333"/>
                      <w:shd w:val="clear" w:color="auto" w:fill="FFFFFF"/>
                    </w:rPr>
                  </w:rPrChange>
                </w:rPr>
              </m:ctrlPr>
            </m:sSubSupPr>
            <m:e>
              <m:r>
                <w:rPr>
                  <w:rFonts w:ascii="Cambria Math" w:hAnsi="Cambria Math" w:cs="Arial"/>
                  <w:color w:val="333333"/>
                  <w:highlight w:val="green"/>
                  <w:shd w:val="clear" w:color="auto" w:fill="FFFFFF"/>
                  <w:rPrChange w:id="1173" w:author="George Urumov" w:date="2025-10-28T16:01:00Z" w16du:dateUtc="2025-10-28T16:01: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1174" w:author="George Urumov" w:date="2025-10-28T16:01:00Z" w16du:dateUtc="2025-10-28T16:01:00Z">
                    <w:rPr>
                      <w:rFonts w:ascii="Cambria Math" w:hAnsi="Cambria Math" w:cs="Arial"/>
                      <w:color w:val="333333"/>
                      <w:shd w:val="clear" w:color="auto" w:fill="FFFFFF"/>
                    </w:rPr>
                  </w:rPrChange>
                </w:rPr>
                <m:t>n-1</m:t>
              </m:r>
            </m:sub>
            <m:sup>
              <m:r>
                <w:rPr>
                  <w:rFonts w:ascii="Cambria Math" w:hAnsi="Cambria Math" w:cs="Arial"/>
                  <w:color w:val="333333"/>
                  <w:highlight w:val="green"/>
                  <w:shd w:val="clear" w:color="auto" w:fill="FFFFFF"/>
                  <w:rPrChange w:id="1175" w:author="George Urumov" w:date="2025-10-28T16:01:00Z" w16du:dateUtc="2025-10-28T16:01:00Z">
                    <w:rPr>
                      <w:rFonts w:ascii="Cambria Math" w:hAnsi="Cambria Math" w:cs="Arial"/>
                      <w:color w:val="333333"/>
                      <w:shd w:val="clear" w:color="auto" w:fill="FFFFFF"/>
                    </w:rPr>
                  </w:rPrChange>
                </w:rPr>
                <m:t>ε</m:t>
              </m:r>
            </m:sup>
          </m:sSubSup>
          <m:d>
            <m:dPr>
              <m:ctrlPr>
                <w:rPr>
                  <w:rFonts w:ascii="Cambria Math" w:hAnsi="Cambria Math" w:cs="Arial"/>
                  <w:i/>
                  <w:color w:val="333333"/>
                  <w:highlight w:val="green"/>
                  <w:shd w:val="clear" w:color="auto" w:fill="FFFFFF"/>
                  <w:rPrChange w:id="1176"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77" w:author="George Urumov" w:date="2025-10-28T16:01:00Z" w16du:dateUtc="2025-10-28T16:01:00Z">
                    <w:rPr>
                      <w:rFonts w:ascii="Cambria Math" w:hAnsi="Cambria Math" w:cs="Arial"/>
                      <w:color w:val="333333"/>
                      <w:shd w:val="clear" w:color="auto" w:fill="FFFFFF"/>
                    </w:rPr>
                  </w:rPrChange>
                </w:rPr>
                <m:t>t</m:t>
              </m:r>
            </m:e>
          </m:d>
          <m:r>
            <w:rPr>
              <w:rFonts w:ascii="Cambria Math" w:hAnsi="Cambria Math" w:cs="Arial"/>
              <w:color w:val="333333"/>
              <w:highlight w:val="green"/>
              <w:shd w:val="clear" w:color="auto" w:fill="FFFFFF"/>
              <w:rPrChange w:id="1178" w:author="George Urumov" w:date="2025-10-28T16:01:00Z" w16du:dateUtc="2025-10-28T16:01:00Z">
                <w:rPr>
                  <w:rFonts w:ascii="Cambria Math" w:hAnsi="Cambria Math" w:cs="Arial"/>
                  <w:color w:val="333333"/>
                  <w:shd w:val="clear" w:color="auto" w:fill="FFFFFF"/>
                </w:rPr>
              </w:rPrChange>
            </w:rPr>
            <m:t>)+(</m:t>
          </m:r>
          <m:sSubSup>
            <m:sSubSupPr>
              <m:ctrlPr>
                <w:rPr>
                  <w:rFonts w:ascii="Cambria Math" w:hAnsi="Cambria Math" w:cs="Arial"/>
                  <w:i/>
                  <w:color w:val="333333"/>
                  <w:highlight w:val="green"/>
                  <w:shd w:val="clear" w:color="auto" w:fill="FFFFFF"/>
                  <w:rPrChange w:id="1179" w:author="George Urumov" w:date="2025-10-28T16:01:00Z" w16du:dateUtc="2025-10-28T16:01:00Z">
                    <w:rPr>
                      <w:rFonts w:ascii="Cambria Math" w:hAnsi="Cambria Math" w:cs="Arial"/>
                      <w:i/>
                      <w:color w:val="333333"/>
                      <w:shd w:val="clear" w:color="auto" w:fill="FFFFFF"/>
                    </w:rPr>
                  </w:rPrChange>
                </w:rPr>
              </m:ctrlPr>
            </m:sSubSupPr>
            <m:e>
              <m:r>
                <w:rPr>
                  <w:rFonts w:ascii="Cambria Math" w:hAnsi="Cambria Math" w:cs="Arial"/>
                  <w:color w:val="333333"/>
                  <w:highlight w:val="green"/>
                  <w:shd w:val="clear" w:color="auto" w:fill="FFFFFF"/>
                  <w:rPrChange w:id="1180" w:author="George Urumov" w:date="2025-10-28T16:01:00Z" w16du:dateUtc="2025-10-28T16:01: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1181" w:author="George Urumov" w:date="2025-10-28T16:01:00Z" w16du:dateUtc="2025-10-28T16:01:00Z">
                    <w:rPr>
                      <w:rFonts w:ascii="Cambria Math" w:hAnsi="Cambria Math" w:cs="Arial"/>
                      <w:color w:val="333333"/>
                      <w:shd w:val="clear" w:color="auto" w:fill="FFFFFF"/>
                    </w:rPr>
                  </w:rPrChange>
                </w:rPr>
                <m:t>n</m:t>
              </m:r>
            </m:sub>
            <m:sup>
              <m:r>
                <w:rPr>
                  <w:rFonts w:ascii="Cambria Math" w:hAnsi="Cambria Math" w:cs="Arial"/>
                  <w:color w:val="333333"/>
                  <w:highlight w:val="green"/>
                  <w:shd w:val="clear" w:color="auto" w:fill="FFFFFF"/>
                  <w:rPrChange w:id="1182" w:author="George Urumov" w:date="2025-10-28T16:01:00Z" w16du:dateUtc="2025-10-28T16:01:00Z">
                    <w:rPr>
                      <w:rFonts w:ascii="Cambria Math" w:hAnsi="Cambria Math" w:cs="Arial"/>
                      <w:color w:val="333333"/>
                      <w:shd w:val="clear" w:color="auto" w:fill="FFFFFF"/>
                    </w:rPr>
                  </w:rPrChange>
                </w:rPr>
                <m:t>ε</m:t>
              </m:r>
            </m:sup>
          </m:sSubSup>
          <m:d>
            <m:dPr>
              <m:ctrlPr>
                <w:rPr>
                  <w:rFonts w:ascii="Cambria Math" w:hAnsi="Cambria Math" w:cs="Arial"/>
                  <w:i/>
                  <w:color w:val="333333"/>
                  <w:highlight w:val="green"/>
                  <w:shd w:val="clear" w:color="auto" w:fill="FFFFFF"/>
                  <w:rPrChange w:id="1183"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84" w:author="George Urumov" w:date="2025-10-28T16:01:00Z" w16du:dateUtc="2025-10-28T16:01:00Z">
                    <w:rPr>
                      <w:rFonts w:ascii="Cambria Math" w:hAnsi="Cambria Math" w:cs="Arial"/>
                      <w:color w:val="333333"/>
                      <w:shd w:val="clear" w:color="auto" w:fill="FFFFFF"/>
                    </w:rPr>
                  </w:rPrChange>
                </w:rPr>
                <m:t>t</m:t>
              </m:r>
            </m:e>
          </m:d>
          <m:r>
            <w:rPr>
              <w:rFonts w:ascii="Cambria Math" w:hAnsi="Cambria Math" w:cs="Arial"/>
              <w:color w:val="333333"/>
              <w:highlight w:val="green"/>
              <w:shd w:val="clear" w:color="auto" w:fill="FFFFFF"/>
              <w:rPrChange w:id="1185" w:author="George Urumov" w:date="2025-10-28T16:01:00Z" w16du:dateUtc="2025-10-28T16:01:00Z">
                <w:rPr>
                  <w:rFonts w:ascii="Cambria Math" w:hAnsi="Cambria Math" w:cs="Arial"/>
                  <w:color w:val="333333"/>
                  <w:shd w:val="clear" w:color="auto" w:fill="FFFFFF"/>
                </w:rPr>
              </w:rPrChange>
            </w:rPr>
            <m:t xml:space="preserve">- </m:t>
          </m:r>
          <m:sSubSup>
            <m:sSubSupPr>
              <m:ctrlPr>
                <w:rPr>
                  <w:rFonts w:ascii="Cambria Math" w:hAnsi="Cambria Math" w:cs="Arial"/>
                  <w:i/>
                  <w:color w:val="333333"/>
                  <w:highlight w:val="green"/>
                  <w:shd w:val="clear" w:color="auto" w:fill="FFFFFF"/>
                  <w:rPrChange w:id="1186" w:author="George Urumov" w:date="2025-10-28T16:01:00Z" w16du:dateUtc="2025-10-28T16:01:00Z">
                    <w:rPr>
                      <w:rFonts w:ascii="Cambria Math" w:hAnsi="Cambria Math" w:cs="Arial"/>
                      <w:i/>
                      <w:color w:val="333333"/>
                      <w:shd w:val="clear" w:color="auto" w:fill="FFFFFF"/>
                    </w:rPr>
                  </w:rPrChange>
                </w:rPr>
              </m:ctrlPr>
            </m:sSubSupPr>
            <m:e>
              <m:r>
                <w:rPr>
                  <w:rFonts w:ascii="Cambria Math" w:hAnsi="Cambria Math" w:cs="Arial"/>
                  <w:color w:val="333333"/>
                  <w:highlight w:val="green"/>
                  <w:shd w:val="clear" w:color="auto" w:fill="FFFFFF"/>
                  <w:rPrChange w:id="1187" w:author="George Urumov" w:date="2025-10-28T16:01:00Z" w16du:dateUtc="2025-10-28T16:01: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1188" w:author="George Urumov" w:date="2025-10-28T16:01:00Z" w16du:dateUtc="2025-10-28T16:01:00Z">
                    <w:rPr>
                      <w:rFonts w:ascii="Cambria Math" w:hAnsi="Cambria Math" w:cs="Arial"/>
                      <w:color w:val="333333"/>
                      <w:shd w:val="clear" w:color="auto" w:fill="FFFFFF"/>
                    </w:rPr>
                  </w:rPrChange>
                </w:rPr>
                <m:t>n-1</m:t>
              </m:r>
            </m:sub>
            <m:sup>
              <m:r>
                <w:rPr>
                  <w:rFonts w:ascii="Cambria Math" w:hAnsi="Cambria Math" w:cs="Arial"/>
                  <w:color w:val="333333"/>
                  <w:highlight w:val="green"/>
                  <w:shd w:val="clear" w:color="auto" w:fill="FFFFFF"/>
                  <w:rPrChange w:id="1189" w:author="George Urumov" w:date="2025-10-28T16:01:00Z" w16du:dateUtc="2025-10-28T16:01:00Z">
                    <w:rPr>
                      <w:rFonts w:ascii="Cambria Math" w:hAnsi="Cambria Math" w:cs="Arial"/>
                      <w:color w:val="333333"/>
                      <w:shd w:val="clear" w:color="auto" w:fill="FFFFFF"/>
                    </w:rPr>
                  </w:rPrChange>
                </w:rPr>
                <m:t>ε</m:t>
              </m:r>
            </m:sup>
          </m:sSubSup>
          <m:d>
            <m:dPr>
              <m:ctrlPr>
                <w:rPr>
                  <w:rFonts w:ascii="Cambria Math" w:hAnsi="Cambria Math" w:cs="Arial"/>
                  <w:i/>
                  <w:color w:val="333333"/>
                  <w:highlight w:val="green"/>
                  <w:shd w:val="clear" w:color="auto" w:fill="FFFFFF"/>
                  <w:rPrChange w:id="1190" w:author="George Urumov" w:date="2025-10-28T16:01:00Z" w16du:dateUtc="2025-10-28T16:01: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191" w:author="George Urumov" w:date="2025-10-28T16:01:00Z" w16du:dateUtc="2025-10-28T16:01:00Z">
                    <w:rPr>
                      <w:rFonts w:ascii="Cambria Math" w:hAnsi="Cambria Math" w:cs="Arial"/>
                      <w:color w:val="333333"/>
                      <w:shd w:val="clear" w:color="auto" w:fill="FFFFFF"/>
                    </w:rPr>
                  </w:rPrChange>
                </w:rPr>
                <m:t>t</m:t>
              </m:r>
            </m:e>
          </m:d>
          <m:r>
            <w:rPr>
              <w:rFonts w:ascii="Cambria Math" w:hAnsi="Cambria Math" w:cs="Arial"/>
              <w:color w:val="333333"/>
              <w:highlight w:val="green"/>
              <w:shd w:val="clear" w:color="auto" w:fill="FFFFFF"/>
              <w:rPrChange w:id="1192" w:author="George Urumov" w:date="2025-10-28T16:01:00Z" w16du:dateUtc="2025-10-28T16:01:00Z">
                <w:rPr>
                  <w:rFonts w:ascii="Cambria Math" w:hAnsi="Cambria Math" w:cs="Arial"/>
                  <w:color w:val="333333"/>
                  <w:shd w:val="clear" w:color="auto" w:fill="FFFFFF"/>
                </w:rPr>
              </w:rPrChange>
            </w:rPr>
            <m:t>)</m:t>
          </m:r>
        </m:oMath>
      </m:oMathPara>
    </w:p>
    <w:p w14:paraId="7EEAAC9F"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Taking the norm |</w:t>
      </w:r>
      <w:proofErr w:type="gramStart"/>
      <w:r>
        <w:rPr>
          <w:rFonts w:ascii="Arial" w:hAnsi="Arial" w:cs="Arial"/>
          <w:color w:val="333333"/>
          <w:shd w:val="clear" w:color="auto" w:fill="FFFFFF"/>
        </w:rPr>
        <w:t>|.|</w:t>
      </w:r>
      <w:proofErr w:type="gramEnd"/>
      <w:r>
        <w:rPr>
          <w:rFonts w:ascii="Arial" w:hAnsi="Arial" w:cs="Arial"/>
          <w:color w:val="333333"/>
          <w:shd w:val="clear" w:color="auto" w:fill="FFFFFF"/>
        </w:rPr>
        <w:t xml:space="preserve">| of both sides and using the triangle inequality property of norms in vector spaces, </w:t>
      </w:r>
      <w:r w:rsidRPr="006D012D">
        <w:rPr>
          <w:rFonts w:ascii="Arial" w:hAnsi="Arial" w:cs="Arial"/>
          <w:color w:val="333333"/>
          <w:shd w:val="clear" w:color="auto" w:fill="FFFFFF"/>
        </w:rPr>
        <w:t>||</w:t>
      </w:r>
      <w:r w:rsidRPr="00267FC5">
        <w:rPr>
          <w:rFonts w:ascii="Arial" w:hAnsi="Arial" w:cs="Arial"/>
          <w:i/>
          <w:iCs/>
          <w:color w:val="333333"/>
          <w:shd w:val="clear" w:color="auto" w:fill="FFFFFF"/>
        </w:rPr>
        <w:t>u + v</w:t>
      </w:r>
      <w:r w:rsidRPr="006D012D">
        <w:rPr>
          <w:rFonts w:ascii="Arial" w:hAnsi="Arial" w:cs="Arial"/>
          <w:color w:val="333333"/>
          <w:shd w:val="clear" w:color="auto" w:fill="FFFFFF"/>
        </w:rPr>
        <w:t>|| ≤ ||</w:t>
      </w:r>
      <w:r w:rsidRPr="00267FC5">
        <w:rPr>
          <w:rFonts w:ascii="Arial" w:hAnsi="Arial" w:cs="Arial"/>
          <w:i/>
          <w:iCs/>
          <w:color w:val="333333"/>
          <w:shd w:val="clear" w:color="auto" w:fill="FFFFFF"/>
        </w:rPr>
        <w:t>u</w:t>
      </w:r>
      <w:r w:rsidRPr="006D012D">
        <w:rPr>
          <w:rFonts w:ascii="Arial" w:hAnsi="Arial" w:cs="Arial"/>
          <w:color w:val="333333"/>
          <w:shd w:val="clear" w:color="auto" w:fill="FFFFFF"/>
        </w:rPr>
        <w:t>|| + ||</w:t>
      </w:r>
      <w:r w:rsidRPr="00267FC5">
        <w:rPr>
          <w:rFonts w:ascii="Arial" w:hAnsi="Arial" w:cs="Arial"/>
          <w:i/>
          <w:iCs/>
          <w:color w:val="333333"/>
          <w:shd w:val="clear" w:color="auto" w:fill="FFFFFF"/>
        </w:rPr>
        <w:t>v</w:t>
      </w:r>
      <w:r w:rsidRPr="006D012D">
        <w:rPr>
          <w:rFonts w:ascii="Arial" w:hAnsi="Arial" w:cs="Arial"/>
          <w:color w:val="333333"/>
          <w:shd w:val="clear" w:color="auto" w:fill="FFFFFF"/>
        </w:rPr>
        <w:t>|</w:t>
      </w:r>
      <w:r>
        <w:rPr>
          <w:rFonts w:ascii="Arial" w:hAnsi="Arial" w:cs="Arial"/>
          <w:color w:val="333333"/>
          <w:shd w:val="clear" w:color="auto" w:fill="FFFFFF"/>
        </w:rPr>
        <w:t>, we obtain:</w:t>
      </w:r>
    </w:p>
    <w:p w14:paraId="0BED55BD" w14:textId="77777777" w:rsidR="008D1943" w:rsidRDefault="00000000" w:rsidP="008D1943">
      <w:pPr>
        <w:spacing w:line="360" w:lineRule="auto"/>
        <w:rPr>
          <w:rFonts w:ascii="Arial" w:hAnsi="Arial" w:cs="Arial"/>
          <w:color w:val="333333"/>
          <w:shd w:val="clear" w:color="auto" w:fill="FFFFFF"/>
        </w:rPr>
      </w:pPr>
      <m:oMathPara>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||ε</m:t>
              </m:r>
            </m:e>
            <m:sub>
              <m:r>
                <w:rPr>
                  <w:rFonts w:ascii="Cambria Math" w:hAnsi="Cambria Math" w:cs="Arial"/>
                  <w:color w:val="333333"/>
                  <w:shd w:val="clear" w:color="auto" w:fill="FFFFFF"/>
                </w:rPr>
                <m:t>n+1</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d>
            <m:dPr>
              <m:begChr m:val="|"/>
              <m:endChr m:val="|"/>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t+∆t</m:t>
                      </m:r>
                    </m:e>
                  </m:d>
                  <m:r>
                    <w:rPr>
                      <w:rFonts w:ascii="Cambria Math" w:hAnsi="Cambria Math" w:cs="Arial"/>
                      <w:color w:val="333333"/>
                      <w:shd w:val="clear" w:color="auto" w:fill="FFFFFF"/>
                    </w:rPr>
                    <m:t>- 2</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oMath>
      </m:oMathPara>
    </w:p>
    <w:p w14:paraId="2AFEDE72" w14:textId="77777777" w:rsidR="008D1943" w:rsidRPr="00457EBE"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A</w:t>
      </w:r>
      <w:r w:rsidRPr="00457EBE">
        <w:rPr>
          <w:rFonts w:ascii="Arial" w:hAnsi="Arial" w:cs="Arial"/>
          <w:color w:val="333333"/>
          <w:shd w:val="clear" w:color="auto" w:fill="FFFFFF"/>
        </w:rPr>
        <w:t xml:space="preserve"> function f(x) is said to be Lipschitz continuous if there exists a constant K such that:</w:t>
      </w:r>
    </w:p>
    <w:p w14:paraId="0EA88A64" w14:textId="77777777" w:rsidR="008D1943" w:rsidRDefault="008D1943" w:rsidP="008D1943">
      <w:pPr>
        <w:spacing w:line="360" w:lineRule="auto"/>
        <w:jc w:val="both"/>
        <w:rPr>
          <w:rFonts w:ascii="Arial" w:hAnsi="Arial" w:cs="Arial"/>
          <w:color w:val="333333"/>
          <w:shd w:val="clear" w:color="auto" w:fill="FFFFFF"/>
        </w:rPr>
      </w:pPr>
      <w:r w:rsidRPr="00457EBE">
        <w:rPr>
          <w:rFonts w:ascii="Arial" w:hAnsi="Arial" w:cs="Arial"/>
          <w:color w:val="333333"/>
          <w:shd w:val="clear" w:color="auto" w:fill="FFFFFF"/>
        </w:rPr>
        <w:t>|</w:t>
      </w:r>
      <w:r w:rsidRPr="00267FC5">
        <w:rPr>
          <w:rFonts w:ascii="Arial" w:hAnsi="Arial" w:cs="Arial"/>
          <w:i/>
          <w:iCs/>
          <w:color w:val="333333"/>
          <w:shd w:val="clear" w:color="auto" w:fill="FFFFFF"/>
        </w:rPr>
        <w:t>f(x</w:t>
      </w:r>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 - f(x</w:t>
      </w:r>
      <w:proofErr w:type="gramStart"/>
      <w:r w:rsidRPr="00267FC5">
        <w:rPr>
          <w:rFonts w:ascii="Arial" w:hAnsi="Arial" w:cs="Arial"/>
          <w:i/>
          <w:iCs/>
          <w:color w:val="333333"/>
          <w:shd w:val="clear" w:color="auto" w:fill="FFFFFF"/>
          <w:vertAlign w:val="subscript"/>
        </w:rPr>
        <w:t>2</w:t>
      </w:r>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 xml:space="preserve"> ≤ K|x</w:t>
      </w:r>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 xml:space="preserve"> – x</w:t>
      </w:r>
      <w:r w:rsidRPr="00267FC5">
        <w:rPr>
          <w:rFonts w:ascii="Arial" w:hAnsi="Arial" w:cs="Arial"/>
          <w:i/>
          <w:iCs/>
          <w:color w:val="333333"/>
          <w:shd w:val="clear" w:color="auto" w:fill="FFFFFF"/>
          <w:vertAlign w:val="subscript"/>
        </w:rPr>
        <w:t>2</w:t>
      </w:r>
      <w:r w:rsidRPr="00457EBE">
        <w:rPr>
          <w:rFonts w:ascii="Arial" w:hAnsi="Arial" w:cs="Arial"/>
          <w:color w:val="333333"/>
          <w:shd w:val="clear" w:color="auto" w:fill="FFFFFF"/>
        </w:rPr>
        <w:t>|</w:t>
      </w:r>
      <w:r>
        <w:rPr>
          <w:rFonts w:ascii="Arial" w:hAnsi="Arial" w:cs="Arial"/>
          <w:color w:val="333333"/>
          <w:shd w:val="clear" w:color="auto" w:fill="FFFFFF"/>
        </w:rPr>
        <w:t xml:space="preserve"> </w:t>
      </w:r>
      <w:r w:rsidRPr="00457EBE">
        <w:rPr>
          <w:rFonts w:ascii="Arial" w:hAnsi="Arial" w:cs="Arial"/>
          <w:color w:val="333333"/>
          <w:shd w:val="clear" w:color="auto" w:fill="FFFFFF"/>
        </w:rPr>
        <w:t xml:space="preserve">for all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bscript"/>
        </w:rPr>
        <w:t>1</w:t>
      </w:r>
      <w:r w:rsidRPr="00457EBE">
        <w:rPr>
          <w:rFonts w:ascii="Arial" w:hAnsi="Arial" w:cs="Arial"/>
          <w:color w:val="333333"/>
          <w:shd w:val="clear" w:color="auto" w:fill="FFFFFF"/>
        </w:rPr>
        <w:t xml:space="preserve"> and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bscript"/>
        </w:rPr>
        <w:t>2</w:t>
      </w:r>
      <w:r w:rsidRPr="00267FC5">
        <w:rPr>
          <w:rFonts w:ascii="Arial" w:hAnsi="Arial" w:cs="Arial"/>
          <w:i/>
          <w:iCs/>
          <w:color w:val="333333"/>
          <w:shd w:val="clear" w:color="auto" w:fill="FFFFFF"/>
        </w:rPr>
        <w:t xml:space="preserve"> </w:t>
      </w:r>
      <w:r w:rsidRPr="00457EBE">
        <w:rPr>
          <w:rFonts w:ascii="Arial" w:hAnsi="Arial" w:cs="Arial"/>
          <w:color w:val="333333"/>
          <w:shd w:val="clear" w:color="auto" w:fill="FFFFFF"/>
        </w:rPr>
        <w:t>in the function's domain</w:t>
      </w:r>
      <w:sdt>
        <w:sdtPr>
          <w:rPr>
            <w:rFonts w:ascii="Arial" w:hAnsi="Arial" w:cs="Arial"/>
            <w:color w:val="333333"/>
            <w:shd w:val="clear" w:color="auto" w:fill="FFFFFF"/>
          </w:rPr>
          <w:id w:val="43420100"/>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Edw07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[82]</w:t>
          </w:r>
          <w:r>
            <w:rPr>
              <w:rFonts w:ascii="Arial" w:hAnsi="Arial" w:cs="Arial"/>
              <w:color w:val="333333"/>
              <w:shd w:val="clear" w:color="auto" w:fill="FFFFFF"/>
            </w:rPr>
            <w:fldChar w:fldCharType="end"/>
          </w:r>
        </w:sdtContent>
      </w:sdt>
      <w:r w:rsidRPr="00457EBE">
        <w:rPr>
          <w:rFonts w:ascii="Arial" w:hAnsi="Arial" w:cs="Arial"/>
          <w:color w:val="333333"/>
          <w:shd w:val="clear" w:color="auto" w:fill="FFFFFF"/>
        </w:rPr>
        <w:t xml:space="preserve">. Intuitively, this means that the function's rate of change is bounded by a constant factor </w:t>
      </w:r>
      <w:r w:rsidRPr="00267FC5">
        <w:rPr>
          <w:rFonts w:ascii="Arial" w:hAnsi="Arial" w:cs="Arial"/>
          <w:i/>
          <w:iCs/>
          <w:color w:val="333333"/>
          <w:shd w:val="clear" w:color="auto" w:fill="FFFFFF"/>
        </w:rPr>
        <w:t>K</w:t>
      </w:r>
      <w:r w:rsidRPr="00457EBE">
        <w:rPr>
          <w:rFonts w:ascii="Arial" w:hAnsi="Arial" w:cs="Arial"/>
          <w:color w:val="333333"/>
          <w:shd w:val="clear" w:color="auto" w:fill="FFFFFF"/>
        </w:rPr>
        <w:t>, which is independent of the size of the interval over which the function is measured.</w:t>
      </w:r>
      <w:r>
        <w:rPr>
          <w:rFonts w:ascii="Arial" w:hAnsi="Arial" w:cs="Arial"/>
          <w:color w:val="333333"/>
          <w:shd w:val="clear" w:color="auto" w:fill="FFFFFF"/>
        </w:rPr>
        <w:t xml:space="preserve"> Using Lipschitz continuity of the function f in the differential equation, we can write:</w:t>
      </w:r>
    </w:p>
    <w:p w14:paraId="72D1E309" w14:textId="77777777" w:rsidR="008D1943" w:rsidRPr="006169A2" w:rsidRDefault="00000000" w:rsidP="008D1943">
      <w:pPr>
        <w:spacing w:line="360" w:lineRule="auto"/>
        <w:jc w:val="center"/>
        <w:rPr>
          <w:rFonts w:ascii="Arial" w:hAnsi="Arial" w:cs="Arial"/>
          <w:color w:val="333333"/>
          <w:shd w:val="clear" w:color="auto" w:fill="FFFFFF"/>
        </w:rPr>
      </w:pP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2X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∆t|</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t,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,u</m:t>
                </m:r>
              </m:e>
            </m:d>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t,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,u</m:t>
                </m:r>
              </m:e>
            </m:d>
          </m:e>
        </m:d>
        <m:r>
          <w:rPr>
            <w:rFonts w:ascii="Cambria Math" w:hAnsi="Cambria Math" w:cs="Arial"/>
            <w:color w:val="333333"/>
            <w:shd w:val="clear" w:color="auto" w:fill="FFFFFF"/>
          </w:rPr>
          <m:t>|</m:t>
        </m:r>
      </m:oMath>
      <w:r w:rsidR="008D1943">
        <w:rPr>
          <w:rFonts w:ascii="Arial" w:hAnsi="Arial" w:cs="Arial"/>
          <w:color w:val="333333"/>
          <w:shd w:val="clear" w:color="auto" w:fill="FFFFFF"/>
        </w:rPr>
        <w:t>,</w:t>
      </w:r>
    </w:p>
    <w:p w14:paraId="78FFBFC2"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where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2</w:t>
      </w:r>
      <w:r>
        <w:rPr>
          <w:rFonts w:ascii="Arial" w:hAnsi="Arial" w:cs="Arial"/>
          <w:color w:val="333333"/>
          <w:shd w:val="clear" w:color="auto" w:fill="FFFFFF"/>
        </w:rPr>
        <w:t xml:space="preserve"> is the Lipschitz constant. It is the smallest possible value of </w:t>
      </w:r>
      <w:r w:rsidRPr="00267FC5">
        <w:rPr>
          <w:rFonts w:ascii="Arial" w:hAnsi="Arial" w:cs="Arial"/>
          <w:i/>
          <w:iCs/>
          <w:color w:val="333333"/>
          <w:shd w:val="clear" w:color="auto" w:fill="FFFFFF"/>
        </w:rPr>
        <w:t>K</w:t>
      </w:r>
      <w:r>
        <w:rPr>
          <w:rFonts w:ascii="Arial" w:hAnsi="Arial" w:cs="Arial"/>
          <w:color w:val="333333"/>
          <w:shd w:val="clear" w:color="auto" w:fill="FFFFFF"/>
        </w:rPr>
        <w:t xml:space="preserve"> that satisfies the Lipschitz condition </w:t>
      </w:r>
      <w:r w:rsidRPr="00457EBE">
        <w:rPr>
          <w:rFonts w:ascii="Arial" w:hAnsi="Arial" w:cs="Arial"/>
          <w:color w:val="333333"/>
          <w:shd w:val="clear" w:color="auto" w:fill="FFFFFF"/>
        </w:rPr>
        <w:t>|</w:t>
      </w:r>
      <w:r w:rsidRPr="00267FC5">
        <w:rPr>
          <w:rFonts w:ascii="Arial" w:hAnsi="Arial" w:cs="Arial"/>
          <w:i/>
          <w:iCs/>
          <w:color w:val="333333"/>
          <w:shd w:val="clear" w:color="auto" w:fill="FFFFFF"/>
        </w:rPr>
        <w:t>f(x</w:t>
      </w:r>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 - f(x</w:t>
      </w:r>
      <w:proofErr w:type="gramStart"/>
      <w:r w:rsidRPr="00267FC5">
        <w:rPr>
          <w:rFonts w:ascii="Arial" w:hAnsi="Arial" w:cs="Arial"/>
          <w:i/>
          <w:iCs/>
          <w:color w:val="333333"/>
          <w:shd w:val="clear" w:color="auto" w:fill="FFFFFF"/>
          <w:vertAlign w:val="subscript"/>
        </w:rPr>
        <w:t>2</w:t>
      </w:r>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 xml:space="preserve"> ≤ K|x</w:t>
      </w:r>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 xml:space="preserve"> – x</w:t>
      </w:r>
      <w:r w:rsidRPr="00267FC5">
        <w:rPr>
          <w:rFonts w:ascii="Arial" w:hAnsi="Arial" w:cs="Arial"/>
          <w:i/>
          <w:iCs/>
          <w:color w:val="333333"/>
          <w:shd w:val="clear" w:color="auto" w:fill="FFFFFF"/>
          <w:vertAlign w:val="subscript"/>
        </w:rPr>
        <w:t>2</w:t>
      </w:r>
      <w:r w:rsidRPr="00457EBE">
        <w:rPr>
          <w:rFonts w:ascii="Arial" w:hAnsi="Arial" w:cs="Arial"/>
          <w:color w:val="333333"/>
          <w:shd w:val="clear" w:color="auto" w:fill="FFFFFF"/>
        </w:rPr>
        <w:t>|</w:t>
      </w:r>
      <w:r>
        <w:rPr>
          <w:rFonts w:ascii="Arial" w:hAnsi="Arial" w:cs="Arial"/>
          <w:color w:val="333333"/>
          <w:shd w:val="clear" w:color="auto" w:fill="FFFFFF"/>
        </w:rPr>
        <w:t xml:space="preserve">. In other words, it is the smallest possible upper bound on the rate of change in the function over its entire domain and it provides a measure of how rapidly the function changes over its domain. We will use it in the following context. If the right-hand side of a differential equation is Lipschitz continuous with a constant </w:t>
      </w:r>
      <w:r w:rsidRPr="00267FC5">
        <w:rPr>
          <w:rFonts w:ascii="Arial" w:hAnsi="Arial" w:cs="Arial"/>
          <w:i/>
          <w:iCs/>
          <w:color w:val="333333"/>
          <w:shd w:val="clear" w:color="auto" w:fill="FFFFFF"/>
        </w:rPr>
        <w:t>K</w:t>
      </w:r>
      <w:r>
        <w:rPr>
          <w:rFonts w:ascii="Arial" w:hAnsi="Arial" w:cs="Arial"/>
          <w:color w:val="333333"/>
          <w:shd w:val="clear" w:color="auto" w:fill="FFFFFF"/>
        </w:rPr>
        <w:t xml:space="preserve">, then numerical methods indicate that a time step </w:t>
      </w:r>
      <w:r>
        <w:rPr>
          <w:rFonts w:ascii="Arial" w:hAnsi="Arial" w:cs="Arial"/>
          <w:i/>
          <w:iCs/>
          <w:color w:val="333333"/>
          <w:shd w:val="clear" w:color="auto" w:fill="FFFFFF"/>
        </w:rPr>
        <w:t xml:space="preserve">t, </w:t>
      </w:r>
      <w:r>
        <w:rPr>
          <w:rFonts w:ascii="Arial" w:hAnsi="Arial" w:cs="Arial"/>
          <w:color w:val="333333"/>
          <w:shd w:val="clear" w:color="auto" w:fill="FFFFFF"/>
        </w:rPr>
        <w:t xml:space="preserve">will converge to the true solution at a rate proportional to </w:t>
      </w:r>
      <w:r w:rsidRPr="00267FC5">
        <w:rPr>
          <w:rFonts w:ascii="Arial" w:hAnsi="Arial" w:cs="Arial"/>
          <w:i/>
          <w:iCs/>
          <w:color w:val="333333"/>
          <w:shd w:val="clear" w:color="auto" w:fill="FFFFFF"/>
        </w:rPr>
        <w:t>t/K</w:t>
      </w:r>
      <w:r>
        <w:rPr>
          <w:rFonts w:ascii="Arial" w:hAnsi="Arial" w:cs="Arial"/>
          <w:color w:val="333333"/>
          <w:shd w:val="clear" w:color="auto" w:fill="FFFFFF"/>
        </w:rPr>
        <w:t>. Using the assumption on the distance between the initial condition u</w:t>
      </w:r>
      <w:r>
        <w:rPr>
          <w:rFonts w:ascii="Arial" w:hAnsi="Arial" w:cs="Arial"/>
          <w:color w:val="333333"/>
          <w:shd w:val="clear" w:color="auto" w:fill="FFFFFF"/>
          <w:vertAlign w:val="subscript"/>
        </w:rPr>
        <w:t>0</w:t>
      </w:r>
      <w:r>
        <w:rPr>
          <w:rFonts w:ascii="Arial" w:hAnsi="Arial" w:cs="Arial"/>
          <w:color w:val="333333"/>
          <w:shd w:val="clear" w:color="auto" w:fill="FFFFFF"/>
        </w:rPr>
        <w:t xml:space="preserve"> and the true solution </w:t>
      </w:r>
      <w:r w:rsidRPr="00267FC5">
        <w:rPr>
          <w:rFonts w:ascii="Arial" w:hAnsi="Arial" w:cs="Arial"/>
          <w:i/>
          <w:iCs/>
          <w:color w:val="333333"/>
          <w:shd w:val="clear" w:color="auto" w:fill="FFFFFF"/>
        </w:rPr>
        <w:t>X(t)</w:t>
      </w:r>
      <w:r>
        <w:rPr>
          <w:rFonts w:ascii="Arial" w:hAnsi="Arial" w:cs="Arial"/>
          <w:color w:val="333333"/>
          <w:shd w:val="clear" w:color="auto" w:fill="FFFFFF"/>
        </w:rPr>
        <w:t xml:space="preserve">, we can write: </w:t>
      </w:r>
    </w:p>
    <w:p w14:paraId="066C8079" w14:textId="77777777" w:rsidR="008D1943" w:rsidRDefault="00000000" w:rsidP="008D1943">
      <w:pPr>
        <w:spacing w:line="360" w:lineRule="auto"/>
        <w:jc w:val="center"/>
        <w:rPr>
          <w:rFonts w:ascii="Arial" w:hAnsi="Arial" w:cs="Arial"/>
          <w:color w:val="333333"/>
          <w:shd w:val="clear" w:color="auto" w:fill="FFFFFF"/>
        </w:rPr>
      </w:pPr>
      <m:oMathPara>
        <m:oMath>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t,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,u</m:t>
                  </m:r>
                </m:e>
              </m:d>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t,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 </m:t>
          </m:r>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Ld</m:t>
              </m:r>
            </m:e>
            <m:sub>
              <m:r>
                <w:rPr>
                  <w:rFonts w:ascii="Cambria Math" w:hAnsi="Cambria Math" w:cs="Arial"/>
                  <w:color w:val="333333"/>
                  <w:highlight w:val="green"/>
                  <w:shd w:val="clear" w:color="auto" w:fill="FFFFFF"/>
                </w:rPr>
                <m:t>∞</m:t>
              </m:r>
            </m:sub>
          </m:sSub>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oMath>
      </m:oMathPara>
    </w:p>
    <w:p w14:paraId="0B895357" w14:textId="77777777" w:rsidR="008D1943" w:rsidRPr="008C2FF3" w:rsidRDefault="008D1943" w:rsidP="008D1943">
      <w:pPr>
        <w:spacing w:line="360" w:lineRule="auto"/>
        <w:ind w:firstLine="720"/>
        <w:rPr>
          <w:rFonts w:ascii="Cambria Math" w:hAnsi="Cambria Math" w:cs="Arial"/>
          <w:iCs/>
          <w:color w:val="333333"/>
          <w:shd w:val="clear" w:color="auto" w:fill="FFFFFF"/>
        </w:rPr>
      </w:pPr>
      <w:r>
        <w:rPr>
          <w:rFonts w:ascii="Arial" w:hAnsi="Arial" w:cs="Arial"/>
          <w:color w:val="333333"/>
          <w:shd w:val="clear" w:color="auto" w:fill="FFFFFF"/>
        </w:rPr>
        <w:lastRenderedPageBreak/>
        <w:t xml:space="preserve">Therefore, we can write the following and integrate both sides over time interval </w:t>
      </w:r>
      <w:r w:rsidRPr="00A0667E">
        <w:rPr>
          <w:rFonts w:ascii="Arial" w:hAnsi="Arial" w:cs="Arial"/>
          <w:color w:val="333333"/>
          <w:shd w:val="clear" w:color="auto" w:fill="FFFFFF"/>
        </w:rPr>
        <w:t>[</w:t>
      </w:r>
      <w:r w:rsidRPr="00267FC5">
        <w:rPr>
          <w:rFonts w:ascii="Arial" w:hAnsi="Arial" w:cs="Arial"/>
          <w:i/>
          <w:iCs/>
          <w:color w:val="333333"/>
          <w:shd w:val="clear" w:color="auto" w:fill="FFFFFF"/>
        </w:rPr>
        <w:t>t(n), t(n+1</w:t>
      </w:r>
      <w:r>
        <w:rPr>
          <w:rFonts w:ascii="Arial" w:hAnsi="Arial" w:cs="Arial"/>
          <w:color w:val="333333"/>
          <w:shd w:val="clear" w:color="auto" w:fill="FFFFFF"/>
        </w:rPr>
        <w:t xml:space="preserve">)]:  </w:t>
      </w:r>
      <w:r w:rsidRPr="002C21F9">
        <w:rPr>
          <w:rFonts w:ascii="Cambria Math" w:hAnsi="Cambria Math" w:cs="Arial"/>
          <w:i/>
          <w:color w:val="333333"/>
          <w:shd w:val="clear" w:color="auto" w:fill="FFFFFF"/>
        </w:rPr>
        <w:br/>
      </w:r>
      <m:oMathPara>
        <m:oMath>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||ε</m:t>
              </m:r>
            </m:e>
            <m:sub>
              <m:r>
                <w:rPr>
                  <w:rFonts w:ascii="Cambria Math" w:hAnsi="Cambria Math" w:cs="Arial"/>
                  <w:color w:val="333333"/>
                  <w:shd w:val="clear" w:color="auto" w:fill="FFFFFF"/>
                </w:rPr>
                <m:t>n+1</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d>
            <m:dPr>
              <m:begChr m:val="|"/>
              <m:endChr m:val="|"/>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Sub>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d>
        </m:oMath>
      </m:oMathPara>
    </w:p>
    <w:p w14:paraId="2E4ED89E" w14:textId="77777777" w:rsidR="008D1943" w:rsidRPr="008C2FF3" w:rsidRDefault="00000000" w:rsidP="008D1943">
      <w:pPr>
        <w:spacing w:line="360" w:lineRule="auto"/>
        <w:rPr>
          <w:rFonts w:ascii="Arial" w:hAnsi="Arial" w:cs="Arial"/>
          <w:iCs/>
          <w:color w:val="333333"/>
          <w:shd w:val="clear" w:color="auto" w:fill="FFFFFF"/>
        </w:rPr>
      </w:pPr>
      <m:oMathPara>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||ε</m:t>
                  </m:r>
                </m:e>
                <m:sub>
                  <m:r>
                    <w:rPr>
                      <w:rFonts w:ascii="Cambria Math" w:hAnsi="Cambria Math" w:cs="Arial"/>
                      <w:color w:val="333333"/>
                      <w:shd w:val="clear" w:color="auto" w:fill="FFFFFF"/>
                    </w:rPr>
                    <m:t>n+1</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||dt ≤  </m:t>
              </m:r>
              <m:sSup>
                <m:sSupPr>
                  <m:ctrlPr>
                    <w:rPr>
                      <w:rFonts w:ascii="Cambria Math" w:hAnsi="Cambria Math" w:cs="Arial"/>
                      <w:i/>
                      <w:color w:val="333333"/>
                      <w:shd w:val="clear" w:color="auto" w:fill="FFFFFF"/>
                    </w:rPr>
                  </m:ctrlPr>
                </m:sSup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 xml:space="preserve">2 </m:t>
                      </m:r>
                    </m:sup>
                  </m:sSup>
                  <m:r>
                    <w:rPr>
                      <w:rFonts w:ascii="Cambria Math" w:hAnsi="Cambria Math" w:cs="Arial"/>
                      <w:color w:val="333333"/>
                      <w:shd w:val="clear" w:color="auto" w:fill="FFFFFF"/>
                    </w:rPr>
                    <m:t>∆t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r>
                        <w:rPr>
                          <w:rFonts w:ascii="Cambria Math" w:hAnsi="Cambria Math" w:cs="Arial"/>
                          <w:color w:val="333333"/>
                          <w:shd w:val="clear" w:color="auto" w:fill="FFFFFF"/>
                        </w:rPr>
                        <m:t>dt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1/2</m:t>
                          </m:r>
                        </m:sup>
                      </m:sSup>
                    </m:e>
                  </m:nary>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nary>
                  <m:r>
                    <w:rPr>
                      <w:rFonts w:ascii="Cambria Math" w:hAnsi="Cambria Math" w:cs="Arial"/>
                      <w:color w:val="333333"/>
                      <w:shd w:val="clear" w:color="auto" w:fill="FFFFFF"/>
                    </w:rPr>
                    <m:t xml:space="preserve">|| </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1/2</m:t>
                  </m:r>
                </m:sup>
              </m:sSup>
            </m:e>
          </m:nary>
        </m:oMath>
      </m:oMathPara>
    </w:p>
    <w:p w14:paraId="21D8FF17" w14:textId="77777777" w:rsidR="008D1943" w:rsidRPr="007233C1" w:rsidRDefault="008D1943" w:rsidP="008D1943">
      <w:pPr>
        <w:spacing w:line="360" w:lineRule="auto"/>
        <w:ind w:firstLine="720"/>
        <w:rPr>
          <w:rFonts w:ascii="Arial" w:hAnsi="Arial" w:cs="Arial"/>
          <w:color w:val="333333"/>
          <w:highlight w:val="yellow"/>
          <w:shd w:val="clear" w:color="auto" w:fill="FFFFFF"/>
        </w:rPr>
      </w:pPr>
      <w:r w:rsidRPr="007233C1">
        <w:rPr>
          <w:rFonts w:ascii="Arial" w:hAnsi="Arial" w:cs="Arial"/>
          <w:color w:val="333333"/>
          <w:highlight w:val="yellow"/>
          <w:shd w:val="clear" w:color="auto" w:fill="FFFFFF"/>
        </w:rPr>
        <w:t>Proof:</w:t>
      </w:r>
    </w:p>
    <w:p w14:paraId="1CBED918" w14:textId="77777777" w:rsidR="008D1943" w:rsidRDefault="008D1943" w:rsidP="008D1943">
      <w:pPr>
        <w:spacing w:line="360" w:lineRule="auto"/>
        <w:ind w:firstLine="720"/>
        <w:rPr>
          <w:rFonts w:ascii="Arial" w:hAnsi="Arial" w:cs="Arial"/>
          <w:color w:val="333333"/>
          <w:shd w:val="clear" w:color="auto" w:fill="FFFFFF"/>
        </w:rPr>
      </w:pPr>
      <w:r w:rsidRPr="007233C1">
        <w:rPr>
          <w:rFonts w:ascii="Arial" w:hAnsi="Arial" w:cs="Arial"/>
          <w:color w:val="333333"/>
          <w:highlight w:val="yellow"/>
          <w:shd w:val="clear" w:color="auto" w:fill="FFFFFF"/>
        </w:rPr>
        <w:t>By BDG and Cauchy-Schwarz</w:t>
      </w:r>
    </w:p>
    <w:p w14:paraId="609B28FC" w14:textId="77777777" w:rsidR="008D1943" w:rsidRDefault="008D1943" w:rsidP="008D1943">
      <w:pPr>
        <w:spacing w:line="360" w:lineRule="auto"/>
        <w:ind w:firstLine="720"/>
        <w:rPr>
          <w:rFonts w:ascii="Arial" w:hAnsi="Arial" w:cs="Arial"/>
          <w:color w:val="333333"/>
          <w:shd w:val="clear" w:color="auto" w:fill="FFFFFF"/>
        </w:rPr>
      </w:pPr>
      <w:r>
        <w:rPr>
          <w:rFonts w:ascii="Arial" w:hAnsi="Arial" w:cs="Arial"/>
          <w:color w:val="333333"/>
          <w:shd w:val="clear" w:color="auto" w:fill="FFFFFF"/>
        </w:rPr>
        <w:t>Taking the expectation on both sides and using the fact that the expectation operator is linear, we obtain:</w:t>
      </w:r>
    </w:p>
    <w:p w14:paraId="3B803F63" w14:textId="77777777" w:rsidR="008D1943" w:rsidRPr="008C2FF3" w:rsidRDefault="008D1943" w:rsidP="008D1943">
      <w:pPr>
        <w:spacing w:line="360" w:lineRule="auto"/>
        <w:rPr>
          <w:rFonts w:ascii="Arial" w:hAnsi="Arial" w:cs="Arial"/>
          <w:iCs/>
          <w:color w:val="333333"/>
          <w:shd w:val="clear" w:color="auto" w:fill="FFFFFF"/>
        </w:rPr>
      </w:pPr>
      <m:oMathPara>
        <m:oMath>
          <m:r>
            <w:rPr>
              <w:rFonts w:ascii="Cambria Math" w:hAnsi="Cambria Math" w:cs="Arial"/>
              <w:color w:val="333333"/>
              <w:shd w:val="clear" w:color="auto" w:fill="FFFFFF"/>
            </w:rPr>
            <m: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||ε</m:t>
                  </m:r>
                </m:e>
                <m:sub>
                  <m:r>
                    <w:rPr>
                      <w:rFonts w:ascii="Cambria Math" w:hAnsi="Cambria Math" w:cs="Arial"/>
                      <w:color w:val="333333"/>
                      <w:shd w:val="clear" w:color="auto" w:fill="FFFFFF"/>
                    </w:rPr>
                    <m:t>n+1</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||dt ≤  </m:t>
              </m:r>
              <m:sSup>
                <m:sSupPr>
                  <m:ctrlPr>
                    <w:rPr>
                      <w:rFonts w:ascii="Cambria Math" w:hAnsi="Cambria Math" w:cs="Arial"/>
                      <w:i/>
                      <w:color w:val="333333"/>
                      <w:shd w:val="clear" w:color="auto" w:fill="FFFFFF"/>
                    </w:rPr>
                  </m:ctrlPr>
                </m:sSup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 xml:space="preserve">2 </m:t>
                      </m:r>
                    </m:sup>
                  </m:sSup>
                  <m:r>
                    <w:rPr>
                      <w:rFonts w:ascii="Cambria Math" w:hAnsi="Cambria Math" w:cs="Arial"/>
                      <w:color w:val="333333"/>
                      <w:shd w:val="clear" w:color="auto" w:fill="FFFFFF"/>
                    </w:rPr>
                    <m:t>∆tE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r>
                        <w:rPr>
                          <w:rFonts w:ascii="Cambria Math" w:hAnsi="Cambria Math" w:cs="Arial"/>
                          <w:color w:val="333333"/>
                          <w:shd w:val="clear" w:color="auto" w:fill="FFFFFF"/>
                        </w:rPr>
                        <m:t>dt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1/2</m:t>
                          </m:r>
                        </m:sup>
                      </m:sSup>
                    </m:e>
                  </m:nary>
                  <m:r>
                    <w:rPr>
                      <w:rFonts w:ascii="Cambria Math" w:hAnsi="Cambria Math" w:cs="Arial"/>
                      <w:color w:val="333333"/>
                      <w:shd w:val="clear" w:color="auto" w:fill="FFFFFF"/>
                    </w:rPr>
                    <m:t xml:space="preserve"> 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nary>
                  <m:r>
                    <w:rPr>
                      <w:rFonts w:ascii="Cambria Math" w:hAnsi="Cambria Math" w:cs="Arial"/>
                      <w:color w:val="333333"/>
                      <w:shd w:val="clear" w:color="auto" w:fill="FFFFFF"/>
                    </w:rPr>
                    <m:t xml:space="preserve">|| </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1/2</m:t>
                  </m:r>
                </m:sup>
              </m:sSup>
            </m:e>
          </m:nary>
        </m:oMath>
      </m:oMathPara>
    </w:p>
    <w:p w14:paraId="420C8BC3"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Use the fact that the square of the norm of the difference between two solutions is bounded by three times the sum of the squares of their individual norms. This is a proof that combines the triangle inequality, a bounding </w:t>
      </w:r>
      <w:proofErr w:type="spellStart"/>
      <w:r>
        <w:rPr>
          <w:rFonts w:ascii="Arial" w:hAnsi="Arial" w:cs="Arial"/>
          <w:color w:val="333333"/>
          <w:shd w:val="clear" w:color="auto" w:fill="FFFFFF"/>
        </w:rPr>
        <w:t>arguement</w:t>
      </w:r>
      <w:proofErr w:type="spellEnd"/>
      <w:r>
        <w:rPr>
          <w:rFonts w:ascii="Arial" w:hAnsi="Arial" w:cs="Arial"/>
          <w:color w:val="333333"/>
          <w:shd w:val="clear" w:color="auto" w:fill="FFFFFF"/>
        </w:rPr>
        <w:t xml:space="preserve">, and basic properties of the vector norms. It is not the tightest bound possible condition, and bounds with tighter constants exist in functional analysis. Nevertheless, for our purposes this result works. </w:t>
      </w:r>
    </w:p>
    <w:p w14:paraId="765A86A9"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So, we prove that: </w:t>
      </w:r>
      <w:r w:rsidRPr="00097C51">
        <w:rPr>
          <w:rFonts w:ascii="Arial" w:hAnsi="Arial" w:cs="Arial"/>
          <w:color w:val="333333"/>
          <w:shd w:val="clear" w:color="auto" w:fill="FFFFFF"/>
        </w:rPr>
        <w:t>||</w:t>
      </w:r>
      <w:r w:rsidRPr="00267FC5">
        <w:rPr>
          <w:rFonts w:ascii="Arial" w:hAnsi="Arial" w:cs="Arial"/>
          <w:i/>
          <w:iCs/>
          <w:color w:val="333333"/>
          <w:shd w:val="clear" w:color="auto" w:fill="FFFFFF"/>
        </w:rPr>
        <w:t>u - v</w:t>
      </w:r>
      <w:r w:rsidRPr="00097C51">
        <w:rPr>
          <w:rFonts w:ascii="Arial" w:hAnsi="Arial" w:cs="Arial"/>
          <w:color w:val="333333"/>
          <w:shd w:val="clear" w:color="auto" w:fill="FFFFFF"/>
        </w:rPr>
        <w:t>||</w:t>
      </w:r>
      <w:r>
        <w:rPr>
          <w:rFonts w:ascii="Arial" w:hAnsi="Arial" w:cs="Arial"/>
          <w:color w:val="333333"/>
          <w:shd w:val="clear" w:color="auto" w:fill="FFFFFF"/>
          <w:vertAlign w:val="superscript"/>
        </w:rPr>
        <w:t>2</w:t>
      </w:r>
      <w:r w:rsidRPr="00097C51">
        <w:rPr>
          <w:rFonts w:ascii="Arial" w:hAnsi="Arial" w:cs="Arial"/>
          <w:color w:val="333333"/>
          <w:shd w:val="clear" w:color="auto" w:fill="FFFFFF"/>
        </w:rPr>
        <w:t xml:space="preserve"> ≤ 3(||</w:t>
      </w:r>
      <w:r w:rsidRPr="00267FC5">
        <w:rPr>
          <w:rFonts w:ascii="Arial" w:hAnsi="Arial" w:cs="Arial"/>
          <w:i/>
          <w:iCs/>
          <w:color w:val="333333"/>
          <w:shd w:val="clear" w:color="auto" w:fill="FFFFFF"/>
        </w:rPr>
        <w:t>u||</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||v||</w:t>
      </w:r>
      <w:r w:rsidRPr="00267FC5">
        <w:rPr>
          <w:rFonts w:ascii="Arial" w:hAnsi="Arial" w:cs="Arial"/>
          <w:i/>
          <w:iCs/>
          <w:color w:val="333333"/>
          <w:shd w:val="clear" w:color="auto" w:fill="FFFFFF"/>
          <w:vertAlign w:val="superscript"/>
        </w:rPr>
        <w:t>2</w:t>
      </w:r>
      <w:r w:rsidRPr="00097C51">
        <w:rPr>
          <w:rFonts w:ascii="Arial" w:hAnsi="Arial" w:cs="Arial"/>
          <w:color w:val="333333"/>
          <w:shd w:val="clear" w:color="auto" w:fill="FFFFFF"/>
        </w:rPr>
        <w:t>)</w:t>
      </w:r>
      <w:r>
        <w:rPr>
          <w:rFonts w:ascii="Arial" w:hAnsi="Arial" w:cs="Arial"/>
          <w:color w:val="333333"/>
          <w:shd w:val="clear" w:color="auto" w:fill="FFFFFF"/>
        </w:rPr>
        <w:t xml:space="preserve"> using dot product and the norm. The dot product is </w:t>
      </w:r>
      <w:r w:rsidRPr="00267FC5">
        <w:rPr>
          <w:rFonts w:ascii="Arial" w:hAnsi="Arial" w:cs="Arial"/>
          <w:i/>
          <w:iCs/>
          <w:color w:val="333333"/>
          <w:shd w:val="clear" w:color="auto" w:fill="FFFFFF"/>
        </w:rPr>
        <w:t>u · v = ||u|| ||v|| cos(b)</w:t>
      </w:r>
      <w:r>
        <w:rPr>
          <w:rFonts w:ascii="Arial" w:hAnsi="Arial" w:cs="Arial"/>
          <w:color w:val="333333"/>
          <w:shd w:val="clear" w:color="auto" w:fill="FFFFFF"/>
        </w:rPr>
        <w:t xml:space="preserve">, where </w:t>
      </w:r>
      <w:r w:rsidRPr="00267FC5">
        <w:rPr>
          <w:rFonts w:ascii="Arial" w:hAnsi="Arial" w:cs="Arial"/>
          <w:i/>
          <w:iCs/>
          <w:color w:val="333333"/>
          <w:shd w:val="clear" w:color="auto" w:fill="FFFFFF"/>
        </w:rPr>
        <w:t>b</w:t>
      </w:r>
      <w:r>
        <w:rPr>
          <w:rFonts w:ascii="Arial" w:hAnsi="Arial" w:cs="Arial"/>
          <w:color w:val="333333"/>
          <w:shd w:val="clear" w:color="auto" w:fill="FFFFFF"/>
        </w:rPr>
        <w:t xml:space="preserve"> is the angle between </w:t>
      </w:r>
      <w:r w:rsidRPr="00267FC5">
        <w:rPr>
          <w:rFonts w:ascii="Arial" w:hAnsi="Arial" w:cs="Arial"/>
          <w:i/>
          <w:iCs/>
          <w:color w:val="333333"/>
          <w:shd w:val="clear" w:color="auto" w:fill="FFFFFF"/>
        </w:rPr>
        <w:t>u</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v</w:t>
      </w:r>
      <w:r>
        <w:rPr>
          <w:rFonts w:ascii="Arial" w:hAnsi="Arial" w:cs="Arial"/>
          <w:color w:val="333333"/>
          <w:shd w:val="clear" w:color="auto" w:fill="FFFFFF"/>
        </w:rPr>
        <w:t xml:space="preserve">. Using this expression, we can write the square of the normal of the difference between </w:t>
      </w:r>
      <w:r w:rsidRPr="00267FC5">
        <w:rPr>
          <w:rFonts w:ascii="Arial" w:hAnsi="Arial" w:cs="Arial"/>
          <w:i/>
          <w:iCs/>
          <w:color w:val="333333"/>
          <w:shd w:val="clear" w:color="auto" w:fill="FFFFFF"/>
        </w:rPr>
        <w:t>u</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v</w:t>
      </w:r>
      <w:r>
        <w:rPr>
          <w:rFonts w:ascii="Arial" w:hAnsi="Arial" w:cs="Arial"/>
          <w:color w:val="333333"/>
          <w:shd w:val="clear" w:color="auto" w:fill="FFFFFF"/>
        </w:rPr>
        <w:t xml:space="preserve"> as: </w:t>
      </w:r>
      <w:r w:rsidRPr="00267FC5">
        <w:rPr>
          <w:rFonts w:ascii="Arial" w:hAnsi="Arial" w:cs="Arial"/>
          <w:i/>
          <w:iCs/>
          <w:color w:val="333333"/>
          <w:shd w:val="clear" w:color="auto" w:fill="FFFFFF"/>
        </w:rPr>
        <w:t>||u - v||</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(u - v) · (u - v) = ||u||</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- 2(u · v) + ||v||</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||u||</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||v||</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- 2||u|| ||v|| cos(b)</w:t>
      </w:r>
      <w:r>
        <w:rPr>
          <w:rFonts w:ascii="Arial" w:hAnsi="Arial" w:cs="Arial"/>
          <w:color w:val="333333"/>
          <w:shd w:val="clear" w:color="auto" w:fill="FFFFFF"/>
        </w:rPr>
        <w:t xml:space="preserve">, where we have used the distributive property of dot product. Note that the </w:t>
      </w:r>
      <w:r w:rsidRPr="00267FC5">
        <w:rPr>
          <w:rFonts w:ascii="Arial" w:hAnsi="Arial" w:cs="Arial"/>
          <w:i/>
          <w:iCs/>
          <w:color w:val="333333"/>
          <w:shd w:val="clear" w:color="auto" w:fill="FFFFFF"/>
        </w:rPr>
        <w:t>cos(b)</w:t>
      </w:r>
      <w:r>
        <w:rPr>
          <w:rFonts w:ascii="Arial" w:hAnsi="Arial" w:cs="Arial"/>
          <w:color w:val="333333"/>
          <w:shd w:val="clear" w:color="auto" w:fill="FFFFFF"/>
        </w:rPr>
        <w:t xml:space="preserve"> is bounded by -1 and 1 so: </w:t>
      </w:r>
      <w:r w:rsidRPr="00267FC5">
        <w:rPr>
          <w:rFonts w:ascii="Arial" w:hAnsi="Arial" w:cs="Arial"/>
          <w:i/>
          <w:iCs/>
          <w:color w:val="333333"/>
          <w:shd w:val="clear" w:color="auto" w:fill="FFFFFF"/>
        </w:rPr>
        <w:t>-2||u|| ||v|| ≤ -2||u|| ||v|| cos(b) ≤ 2||u|| ||v||</w:t>
      </w:r>
      <w:r>
        <w:rPr>
          <w:rFonts w:ascii="Arial" w:hAnsi="Arial" w:cs="Arial"/>
          <w:color w:val="333333"/>
          <w:shd w:val="clear" w:color="auto" w:fill="FFFFFF"/>
        </w:rPr>
        <w:t xml:space="preserve">. Adding this inequality to the expression </w:t>
      </w:r>
      <w:r w:rsidRPr="00267FC5">
        <w:rPr>
          <w:rFonts w:ascii="Arial" w:hAnsi="Arial" w:cs="Arial"/>
          <w:i/>
          <w:iCs/>
          <w:color w:val="333333"/>
          <w:shd w:val="clear" w:color="auto" w:fill="FFFFFF"/>
        </w:rPr>
        <w:t>||u-v||</w:t>
      </w:r>
      <w:r w:rsidRPr="00267FC5">
        <w:rPr>
          <w:rFonts w:ascii="Arial" w:hAnsi="Arial" w:cs="Arial"/>
          <w:i/>
          <w:iCs/>
          <w:color w:val="333333"/>
          <w:shd w:val="clear" w:color="auto" w:fill="FFFFFF"/>
          <w:vertAlign w:val="superscript"/>
        </w:rPr>
        <w:t>2</w:t>
      </w:r>
      <w:r>
        <w:rPr>
          <w:rFonts w:ascii="Arial" w:hAnsi="Arial" w:cs="Arial"/>
          <w:color w:val="333333"/>
          <w:shd w:val="clear" w:color="auto" w:fill="FFFFFF"/>
        </w:rPr>
        <w:t xml:space="preserve">, we get: </w:t>
      </w:r>
      <w:r w:rsidRPr="00267FC5">
        <w:rPr>
          <w:rFonts w:ascii="Arial" w:hAnsi="Arial" w:cs="Arial"/>
          <w:i/>
          <w:iCs/>
          <w:color w:val="333333"/>
          <w:shd w:val="clear" w:color="auto" w:fill="FFFFFF"/>
        </w:rPr>
        <w:t>||u - v||</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+ 2||u|| ||v|| = ||u||</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||v||</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- 2(u · v) + 2||u|| ||v|| = ||u||</w:t>
      </w:r>
      <w:r w:rsidRPr="00267FC5">
        <w:rPr>
          <w:rFonts w:ascii="Arial" w:hAnsi="Arial" w:cs="Arial"/>
          <w:i/>
          <w:iCs/>
          <w:color w:val="333333"/>
          <w:shd w:val="clear" w:color="auto" w:fill="FFFFFF"/>
          <w:vertAlign w:val="superscript"/>
        </w:rPr>
        <w:t>2</w:t>
      </w:r>
      <w:r w:rsidRPr="007406C0">
        <w:rPr>
          <w:rFonts w:ascii="Arial" w:hAnsi="Arial" w:cs="Arial"/>
          <w:color w:val="333333"/>
          <w:shd w:val="clear" w:color="auto" w:fill="FFFFFF"/>
        </w:rPr>
        <w:t xml:space="preserve"> </w:t>
      </w:r>
      <w:r w:rsidRPr="00267FC5">
        <w:rPr>
          <w:rFonts w:ascii="Arial" w:hAnsi="Arial" w:cs="Arial"/>
          <w:i/>
          <w:iCs/>
          <w:color w:val="333333"/>
          <w:shd w:val="clear" w:color="auto" w:fill="FFFFFF"/>
        </w:rPr>
        <w:t>+ ||v||</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+ 2||u|| ||v|| - 2(u · v)</w:t>
      </w:r>
      <w:r>
        <w:rPr>
          <w:rFonts w:ascii="Arial" w:hAnsi="Arial" w:cs="Arial"/>
          <w:color w:val="333333"/>
          <w:shd w:val="clear" w:color="auto" w:fill="FFFFFF"/>
        </w:rPr>
        <w:t xml:space="preserve"> </w:t>
      </w:r>
      <w:r w:rsidRPr="007406C0">
        <w:rPr>
          <w:rFonts w:ascii="Arial" w:hAnsi="Arial" w:cs="Arial"/>
          <w:color w:val="333333"/>
          <w:shd w:val="clear" w:color="auto" w:fill="FFFFFF"/>
        </w:rPr>
        <w:t>we obtain:</w:t>
      </w:r>
      <w:r>
        <w:rPr>
          <w:rFonts w:ascii="Arial" w:hAnsi="Arial" w:cs="Arial"/>
          <w:color w:val="333333"/>
          <w:shd w:val="clear" w:color="auto" w:fill="FFFFFF"/>
        </w:rPr>
        <w:t xml:space="preserve"> </w:t>
      </w:r>
      <w:r w:rsidRPr="00267FC5">
        <w:rPr>
          <w:rFonts w:ascii="Arial" w:hAnsi="Arial" w:cs="Arial"/>
          <w:i/>
          <w:iCs/>
          <w:color w:val="333333"/>
          <w:shd w:val="clear" w:color="auto" w:fill="FFFFFF"/>
        </w:rPr>
        <w:t>||u - v||</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+ 2||u|| ||v|| ≤ ||u||</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||v||</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+ 2||u|| ||v||</w:t>
      </w:r>
      <w:r>
        <w:rPr>
          <w:rFonts w:ascii="Arial" w:hAnsi="Arial" w:cs="Arial"/>
          <w:color w:val="333333"/>
          <w:shd w:val="clear" w:color="auto" w:fill="FFFFFF"/>
        </w:rPr>
        <w:t xml:space="preserve">. Then take the square root we get: </w:t>
      </w:r>
      <w:r w:rsidRPr="00267FC5">
        <w:rPr>
          <w:rFonts w:ascii="Arial" w:hAnsi="Arial" w:cs="Arial"/>
          <w:i/>
          <w:iCs/>
          <w:color w:val="333333"/>
          <w:shd w:val="clear" w:color="auto" w:fill="FFFFFF"/>
        </w:rPr>
        <w:t>||u - v|| ≤ ||u|| + ||v||</w:t>
      </w:r>
      <w:r>
        <w:rPr>
          <w:rFonts w:ascii="Arial" w:hAnsi="Arial" w:cs="Arial"/>
          <w:color w:val="333333"/>
          <w:shd w:val="clear" w:color="auto" w:fill="FFFFFF"/>
        </w:rPr>
        <w:t xml:space="preserve"> and use the fact that ||</w:t>
      </w:r>
      <w:r w:rsidRPr="00267FC5">
        <w:rPr>
          <w:rFonts w:ascii="Arial" w:hAnsi="Arial" w:cs="Arial"/>
          <w:i/>
          <w:iCs/>
          <w:color w:val="333333"/>
          <w:shd w:val="clear" w:color="auto" w:fill="FFFFFF"/>
        </w:rPr>
        <w:t>u-v</w:t>
      </w:r>
      <w:r>
        <w:rPr>
          <w:rFonts w:ascii="Arial" w:hAnsi="Arial" w:cs="Arial"/>
          <w:color w:val="333333"/>
          <w:shd w:val="clear" w:color="auto" w:fill="FFFFFF"/>
        </w:rPr>
        <w:t xml:space="preserve">|| is non-negative, and that </w:t>
      </w:r>
      <w:r w:rsidRPr="00531BC3">
        <w:rPr>
          <w:rFonts w:ascii="Arial" w:hAnsi="Arial" w:cs="Arial"/>
          <w:color w:val="333333"/>
          <w:shd w:val="clear" w:color="auto" w:fill="FFFFFF"/>
        </w:rPr>
        <w:t>(</w:t>
      </w:r>
      <w:r w:rsidRPr="00267FC5">
        <w:rPr>
          <w:rFonts w:ascii="Arial" w:hAnsi="Arial" w:cs="Arial"/>
          <w:i/>
          <w:iCs/>
          <w:color w:val="333333"/>
          <w:shd w:val="clear" w:color="auto" w:fill="FFFFFF"/>
        </w:rPr>
        <w:t>||u|| + ||v||)</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3(||u||</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||v||</w:t>
      </w:r>
      <w:r w:rsidRPr="00267FC5">
        <w:rPr>
          <w:rFonts w:ascii="Arial" w:hAnsi="Arial" w:cs="Arial"/>
          <w:i/>
          <w:iCs/>
          <w:color w:val="333333"/>
          <w:shd w:val="clear" w:color="auto" w:fill="FFFFFF"/>
          <w:vertAlign w:val="superscript"/>
        </w:rPr>
        <w:t>2</w:t>
      </w:r>
      <w:r w:rsidRPr="00531BC3">
        <w:rPr>
          <w:rFonts w:ascii="Arial" w:hAnsi="Arial" w:cs="Arial"/>
          <w:color w:val="333333"/>
          <w:shd w:val="clear" w:color="auto" w:fill="FFFFFF"/>
        </w:rPr>
        <w:t>) for all real numbers ||</w:t>
      </w:r>
      <w:r w:rsidRPr="00267FC5">
        <w:rPr>
          <w:rFonts w:ascii="Arial" w:hAnsi="Arial" w:cs="Arial"/>
          <w:i/>
          <w:iCs/>
          <w:color w:val="333333"/>
          <w:shd w:val="clear" w:color="auto" w:fill="FFFFFF"/>
        </w:rPr>
        <w:t>u</w:t>
      </w:r>
      <w:r w:rsidRPr="00531BC3">
        <w:rPr>
          <w:rFonts w:ascii="Arial" w:hAnsi="Arial" w:cs="Arial"/>
          <w:color w:val="333333"/>
          <w:shd w:val="clear" w:color="auto" w:fill="FFFFFF"/>
        </w:rPr>
        <w:t>|| and ||</w:t>
      </w:r>
      <w:r w:rsidRPr="00267FC5">
        <w:rPr>
          <w:rFonts w:ascii="Arial" w:hAnsi="Arial" w:cs="Arial"/>
          <w:i/>
          <w:iCs/>
          <w:color w:val="333333"/>
          <w:shd w:val="clear" w:color="auto" w:fill="FFFFFF"/>
        </w:rPr>
        <w:t>v</w:t>
      </w:r>
      <w:r w:rsidRPr="00531BC3">
        <w:rPr>
          <w:rFonts w:ascii="Arial" w:hAnsi="Arial" w:cs="Arial"/>
          <w:color w:val="333333"/>
          <w:shd w:val="clear" w:color="auto" w:fill="FFFFFF"/>
        </w:rPr>
        <w:t>||</w:t>
      </w:r>
      <w:r>
        <w:rPr>
          <w:rFonts w:ascii="Arial" w:hAnsi="Arial" w:cs="Arial"/>
          <w:color w:val="333333"/>
          <w:shd w:val="clear" w:color="auto" w:fill="FFFFFF"/>
        </w:rPr>
        <w:t xml:space="preserve">, to get </w:t>
      </w:r>
      <w:r w:rsidRPr="00531BC3">
        <w:rPr>
          <w:rFonts w:ascii="Arial" w:hAnsi="Arial" w:cs="Arial"/>
          <w:color w:val="333333"/>
          <w:shd w:val="clear" w:color="auto" w:fill="FFFFFF"/>
        </w:rPr>
        <w:t>||</w:t>
      </w:r>
      <w:r w:rsidRPr="00267FC5">
        <w:rPr>
          <w:rFonts w:ascii="Arial" w:hAnsi="Arial" w:cs="Arial"/>
          <w:i/>
          <w:iCs/>
          <w:color w:val="333333"/>
          <w:shd w:val="clear" w:color="auto" w:fill="FFFFFF"/>
        </w:rPr>
        <w:t>u - v||</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(||u|| + ||v||)</w:t>
      </w:r>
      <w:r w:rsidRPr="00267FC5">
        <w:rPr>
          <w:rFonts w:ascii="Arial" w:hAnsi="Arial" w:cs="Arial"/>
          <w:i/>
          <w:iCs/>
          <w:color w:val="333333"/>
          <w:shd w:val="clear" w:color="auto" w:fill="FFFFFF"/>
          <w:vertAlign w:val="superscript"/>
        </w:rPr>
        <w:t xml:space="preserve">2 </w:t>
      </w:r>
      <w:r w:rsidRPr="00267FC5">
        <w:rPr>
          <w:rFonts w:ascii="Arial" w:hAnsi="Arial" w:cs="Arial"/>
          <w:i/>
          <w:iCs/>
          <w:color w:val="333333"/>
          <w:shd w:val="clear" w:color="auto" w:fill="FFFFFF"/>
        </w:rPr>
        <w:t>≤ 3(||u||</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 xml:space="preserve"> + ||v||</w:t>
      </w:r>
      <w:r w:rsidRPr="00267FC5">
        <w:rPr>
          <w:rFonts w:ascii="Arial" w:hAnsi="Arial" w:cs="Arial"/>
          <w:i/>
          <w:iCs/>
          <w:color w:val="333333"/>
          <w:shd w:val="clear" w:color="auto" w:fill="FFFFFF"/>
          <w:vertAlign w:val="superscript"/>
        </w:rPr>
        <w:t>2</w:t>
      </w:r>
      <w:r w:rsidRPr="00531BC3">
        <w:rPr>
          <w:rFonts w:ascii="Arial" w:hAnsi="Arial" w:cs="Arial"/>
          <w:color w:val="333333"/>
          <w:shd w:val="clear" w:color="auto" w:fill="FFFFFF"/>
        </w:rPr>
        <w:t>)</w:t>
      </w:r>
      <w:r>
        <w:rPr>
          <w:rFonts w:ascii="Arial" w:hAnsi="Arial" w:cs="Arial"/>
          <w:color w:val="333333"/>
          <w:shd w:val="clear" w:color="auto" w:fill="FFFFFF"/>
        </w:rPr>
        <w:t>. Now we continue with the original proof.</w:t>
      </w:r>
    </w:p>
    <w:p w14:paraId="09ED04E6" w14:textId="77777777" w:rsidR="008D1943" w:rsidRPr="00661D4A" w:rsidRDefault="008D1943" w:rsidP="008D1943">
      <w:pPr>
        <w:spacing w:line="360" w:lineRule="auto"/>
        <w:jc w:val="both"/>
        <w:rPr>
          <w:rFonts w:ascii="Arial" w:hAnsi="Arial" w:cs="Arial"/>
          <w:color w:val="333333"/>
          <w:shd w:val="clear" w:color="auto" w:fill="FFFFFF"/>
        </w:rPr>
      </w:pPr>
      <m:oMathPara>
        <m:oMath>
          <m:r>
            <w:rPr>
              <w:rFonts w:ascii="Cambria Math" w:hAnsi="Cambria Math" w:cs="Arial"/>
              <w:color w:val="333333"/>
              <w:shd w:val="clear" w:color="auto" w:fill="FFFFFF"/>
            </w:rPr>
            <m: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||ε</m:t>
                  </m:r>
                </m:e>
                <m:sub>
                  <m:r>
                    <w:rPr>
                      <w:rFonts w:ascii="Cambria Math" w:hAnsi="Cambria Math" w:cs="Arial"/>
                      <w:color w:val="333333"/>
                      <w:shd w:val="clear" w:color="auto" w:fill="FFFFFF"/>
                    </w:rPr>
                    <m:t>n+1</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||dt ≤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3∆t [</m:t>
                  </m:r>
                  <m:d>
                    <m:dPr>
                      <m:endChr m:val=""/>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T</m:t>
                          </m:r>
                        </m:e>
                        <m:sub>
                          <m:r>
                            <w:rPr>
                              <w:rFonts w:ascii="Cambria Math" w:hAnsi="Cambria Math" w:cs="Arial"/>
                              <w:color w:val="333333"/>
                              <w:shd w:val="clear" w:color="auto" w:fill="FFFFFF"/>
                            </w:rPr>
                            <m:t>n</m:t>
                          </m:r>
                        </m:sub>
                      </m:sSub>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4ε</m:t>
                          </m:r>
                        </m:e>
                        <m:sup>
                          <m:r>
                            <w:rPr>
                              <w:rFonts w:ascii="Cambria Math" w:hAnsi="Cambria Math" w:cs="Arial"/>
                              <w:color w:val="333333"/>
                              <w:shd w:val="clear" w:color="auto" w:fill="FFFFFF"/>
                            </w:rPr>
                            <m:t>2a</m:t>
                          </m:r>
                        </m:sup>
                      </m:sSup>
                    </m:e>
                  </m:d>
                  <m:r>
                    <w:rPr>
                      <w:rFonts w:ascii="Cambria Math" w:hAnsi="Cambria Math" w:cs="Arial"/>
                      <w:color w:val="333333"/>
                      <w:shd w:val="clear" w:color="auto" w:fill="FFFFFF"/>
                    </w:rPr>
                    <m:t>+4(</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T</m:t>
                      </m:r>
                    </m:e>
                    <m:sub>
                      <m:r>
                        <w:rPr>
                          <w:rFonts w:ascii="Cambria Math" w:hAnsi="Cambria Math" w:cs="Arial"/>
                          <w:color w:val="333333"/>
                          <w:shd w:val="clear" w:color="auto" w:fill="FFFFFF"/>
                        </w:rPr>
                        <m:t>n</m:t>
                      </m:r>
                    </m:sub>
                  </m:sSub>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r>
                        <w:rPr>
                          <w:rFonts w:ascii="Cambria Math" w:hAnsi="Cambria Math" w:cs="Arial"/>
                          <w:color w:val="333333"/>
                          <w:shd w:val="clear" w:color="auto" w:fill="FFFFFF"/>
                        </w:rPr>
                        <m:t>dt</m:t>
                      </m:r>
                    </m:e>
                  </m:nary>
                  <m:r>
                    <w:rPr>
                      <w:rFonts w:ascii="Cambria Math" w:hAnsi="Cambria Math" w:cs="Arial"/>
                      <w:color w:val="333333"/>
                      <w:shd w:val="clear" w:color="auto" w:fill="FFFFFF"/>
                    </w:rPr>
                    <m:t xml:space="preserve">] </m:t>
                  </m:r>
                </m:e>
                <m:sup>
                  <m:r>
                    <w:rPr>
                      <w:rFonts w:ascii="Cambria Math" w:hAnsi="Cambria Math" w:cs="Arial"/>
                      <w:color w:val="333333"/>
                      <w:shd w:val="clear" w:color="auto" w:fill="FFFFFF"/>
                    </w:rPr>
                    <m:t>1/2</m:t>
                  </m:r>
                </m:sup>
              </m:sSup>
            </m:e>
          </m:nary>
        </m:oMath>
      </m:oMathPara>
    </w:p>
    <w:p w14:paraId="64E196A3" w14:textId="77777777" w:rsidR="008D1943" w:rsidRPr="005226BB" w:rsidRDefault="008D1943" w:rsidP="008D1943">
      <w:pPr>
        <w:spacing w:line="360" w:lineRule="auto"/>
        <w:jc w:val="both"/>
        <w:rPr>
          <w:rFonts w:ascii="Arial" w:hAnsi="Arial" w:cs="Arial"/>
          <w:color w:val="333333"/>
          <w:shd w:val="clear" w:color="auto" w:fill="FFFFFF"/>
        </w:rPr>
      </w:pPr>
    </w:p>
    <w:p w14:paraId="3D5CD610" w14:textId="77777777" w:rsidR="008D1943" w:rsidRDefault="008D1943" w:rsidP="008D1943">
      <w:pPr>
        <w:spacing w:line="360" w:lineRule="auto"/>
        <w:jc w:val="right"/>
        <w:rPr>
          <w:rFonts w:ascii="Arial" w:hAnsi="Arial" w:cs="Arial"/>
          <w:color w:val="333333"/>
          <w:shd w:val="clear" w:color="auto" w:fill="FFFFFF"/>
        </w:rPr>
      </w:pPr>
      <w:r>
        <w:rPr>
          <w:rFonts w:ascii="Arial" w:hAnsi="Arial" w:cs="Arial"/>
          <w:color w:val="333333"/>
          <w:shd w:val="clear" w:color="auto" w:fill="FFFFFF"/>
        </w:rPr>
        <w:t>5.1.16</w:t>
      </w:r>
    </w:p>
    <w:p w14:paraId="2D8CFE67"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Therefore, we have derived the expression for j</w:t>
      </w:r>
      <w:r>
        <w:rPr>
          <w:rFonts w:ascii="Arial" w:hAnsi="Arial" w:cs="Arial"/>
          <w:color w:val="333333"/>
          <w:shd w:val="clear" w:color="auto" w:fill="FFFFFF"/>
          <w:vertAlign w:val="subscript"/>
        </w:rPr>
        <w:t>n+1</w:t>
      </w:r>
      <w:r>
        <w:rPr>
          <w:rFonts w:ascii="Arial" w:hAnsi="Arial" w:cs="Arial"/>
          <w:color w:val="333333"/>
          <w:shd w:val="clear" w:color="auto" w:fill="FFFFFF"/>
        </w:rPr>
        <w:t xml:space="preserve">(t) term in the error estimate: </w:t>
      </w:r>
    </w:p>
    <w:p w14:paraId="1508800D" w14:textId="77777777" w:rsidR="008D1943" w:rsidRDefault="00000000" w:rsidP="008D1943">
      <w:pPr>
        <w:spacing w:line="360" w:lineRule="auto"/>
        <w:jc w:val="both"/>
        <w:rPr>
          <w:rFonts w:ascii="Arial" w:hAnsi="Arial" w:cs="Arial"/>
          <w:color w:val="333333"/>
          <w:shd w:val="clear" w:color="auto" w:fill="FFFFFF"/>
        </w:rPr>
      </w:pPr>
      <m:oMath>
        <m:sSup>
          <m:sSupPr>
            <m:ctrlPr>
              <w:rPr>
                <w:rFonts w:ascii="Cambria Math" w:hAnsi="Cambria Math" w:cs="Arial"/>
                <w:i/>
                <w:color w:val="333333"/>
                <w:shd w:val="clear" w:color="auto" w:fill="FFFFFF"/>
              </w:rPr>
            </m:ctrlPr>
          </m:sSup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j</m:t>
                </m:r>
              </m:e>
              <m:sub>
                <m:r>
                  <w:rPr>
                    <w:rFonts w:ascii="Cambria Math" w:hAnsi="Cambria Math" w:cs="Arial"/>
                    <w:color w:val="333333"/>
                    <w:shd w:val="clear" w:color="auto" w:fill="FFFFFF"/>
                  </w:rPr>
                  <m:t>n+1</m:t>
                </m:r>
              </m:sub>
            </m:sSub>
            <m:r>
              <w:rPr>
                <w:rFonts w:ascii="Cambria Math" w:hAnsi="Cambria Math" w:cs="Arial"/>
                <w:color w:val="333333"/>
                <w:shd w:val="clear" w:color="auto" w:fill="FFFFFF"/>
              </w:rPr>
              <m:t>(t)≤3[</m:t>
            </m:r>
            <m:d>
              <m:dPr>
                <m:endChr m:val=""/>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4ε</m:t>
                    </m:r>
                  </m:e>
                  <m:sup>
                    <m:r>
                      <w:rPr>
                        <w:rFonts w:ascii="Cambria Math" w:hAnsi="Cambria Math" w:cs="Arial"/>
                        <w:color w:val="333333"/>
                        <w:highlight w:val="green"/>
                        <w:shd w:val="clear" w:color="auto" w:fill="FFFFFF"/>
                      </w:rPr>
                      <m:t>2a</m:t>
                    </m:r>
                  </m:sup>
                </m:sSup>
              </m:e>
            </m:d>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r>
                  <w:rPr>
                    <w:rFonts w:ascii="Cambria Math" w:hAnsi="Cambria Math" w:cs="Arial"/>
                    <w:color w:val="333333"/>
                    <w:shd w:val="clear" w:color="auto" w:fill="FFFFFF"/>
                  </w:rPr>
                  <m:t>dt</m:t>
                </m:r>
              </m:e>
            </m:nary>
            <m:r>
              <w:rPr>
                <w:rFonts w:ascii="Cambria Math" w:hAnsi="Cambria Math" w:cs="Arial"/>
                <w:color w:val="333333"/>
                <w:shd w:val="clear" w:color="auto" w:fill="FFFFFF"/>
              </w:rPr>
              <m:t xml:space="preserve">] </m:t>
            </m:r>
          </m:e>
          <m:sup>
            <m:r>
              <w:rPr>
                <w:rFonts w:ascii="Cambria Math" w:hAnsi="Cambria Math" w:cs="Arial"/>
                <w:color w:val="333333"/>
                <w:shd w:val="clear" w:color="auto" w:fill="FFFFFF"/>
              </w:rPr>
              <m:t>≤</m:t>
            </m:r>
          </m:sup>
        </m:sSup>
        <m:r>
          <w:rPr>
            <w:rFonts w:ascii="Cambria Math" w:hAnsi="Cambria Math" w:cs="Arial"/>
            <w:color w:val="333333"/>
            <w:shd w:val="clear" w:color="auto" w:fill="FFFFFF"/>
          </w:rPr>
          <m:t>3[</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4ε</m:t>
                </m:r>
              </m:e>
              <m:sup>
                <m:r>
                  <w:rPr>
                    <w:rFonts w:ascii="Cambria Math" w:hAnsi="Cambria Math" w:cs="Arial"/>
                    <w:color w:val="333333"/>
                    <w:highlight w:val="green"/>
                    <w:shd w:val="clear" w:color="auto" w:fill="FFFFFF"/>
                  </w:rPr>
                  <m:t>2a</m:t>
                </m:r>
              </m:sup>
            </m:sSup>
          </m:e>
        </m:d>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 xml:space="preserve">E </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ds </m:t>
                </m:r>
              </m:e>
            </m:func>
          </m:e>
        </m:nary>
        <m:r>
          <w:rPr>
            <w:rFonts w:ascii="Cambria Math" w:hAnsi="Cambria Math" w:cs="Arial"/>
            <w:color w:val="333333"/>
            <w:shd w:val="clear" w:color="auto" w:fill="FFFFFF"/>
          </w:rPr>
          <m:t>≤3[</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r>
              <w:rPr>
                <w:rFonts w:ascii="Cambria Math" w:hAnsi="Cambria Math" w:cs="Arial"/>
                <w:color w:val="333333"/>
                <w:highlight w:val="green"/>
                <w:shd w:val="clear" w:color="auto" w:fill="FFFFFF"/>
              </w:rPr>
              <m:t>+</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4ε</m:t>
                </m:r>
              </m:e>
              <m:sup>
                <m:r>
                  <w:rPr>
                    <w:rFonts w:ascii="Cambria Math" w:hAnsi="Cambria Math" w:cs="Arial"/>
                    <w:color w:val="333333"/>
                    <w:highlight w:val="green"/>
                    <w:shd w:val="clear" w:color="auto" w:fill="FFFFFF"/>
                  </w:rPr>
                  <m:t>2a</m:t>
                </m:r>
              </m:sup>
            </m:sSup>
          </m:e>
        </m:d>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j</m:t>
                </m:r>
              </m:e>
              <m:sub>
                <m:r>
                  <w:rPr>
                    <w:rFonts w:ascii="Cambria Math" w:hAnsi="Cambria Math" w:cs="Arial"/>
                    <w:color w:val="333333"/>
                    <w:shd w:val="clear" w:color="auto" w:fill="FFFFFF"/>
                  </w:rPr>
                  <m:t>n</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oMath>
      <w:r w:rsidR="008D1943">
        <w:rPr>
          <w:rFonts w:ascii="Arial" w:hAnsi="Arial" w:cs="Arial"/>
          <w:color w:val="333333"/>
          <w:shd w:val="clear" w:color="auto" w:fill="FFFFFF"/>
        </w:rPr>
        <w:t xml:space="preserve"> </w:t>
      </w:r>
    </w:p>
    <w:p w14:paraId="022522E8" w14:textId="77777777" w:rsidR="008D1943" w:rsidRDefault="008D1943" w:rsidP="008D1943">
      <w:pPr>
        <w:spacing w:line="360" w:lineRule="auto"/>
        <w:jc w:val="right"/>
        <w:rPr>
          <w:rFonts w:ascii="Arial" w:hAnsi="Arial" w:cs="Arial"/>
          <w:color w:val="333333"/>
          <w:shd w:val="clear" w:color="auto" w:fill="FFFFFF"/>
        </w:rPr>
      </w:pPr>
      <w:r>
        <w:rPr>
          <w:rFonts w:ascii="Arial" w:hAnsi="Arial" w:cs="Arial"/>
          <w:color w:val="333333"/>
          <w:shd w:val="clear" w:color="auto" w:fill="FFFFFF"/>
        </w:rPr>
        <w:t>5.1.17</w:t>
      </w:r>
    </w:p>
    <w:p w14:paraId="65B8C9E3"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This inequality holds because the function </w:t>
      </w:r>
      <w:proofErr w:type="spellStart"/>
      <w:r w:rsidRPr="00267FC5">
        <w:rPr>
          <w:rFonts w:ascii="Arial" w:hAnsi="Arial" w:cs="Arial"/>
          <w:i/>
          <w:iCs/>
          <w:color w:val="333333"/>
          <w:shd w:val="clear" w:color="auto" w:fill="FFFFFF"/>
        </w:rPr>
        <w:t>j</w:t>
      </w:r>
      <w:r w:rsidRPr="00267FC5">
        <w:rPr>
          <w:rFonts w:ascii="Arial" w:hAnsi="Arial" w:cs="Arial"/>
          <w:i/>
          <w:iCs/>
          <w:color w:val="333333"/>
          <w:shd w:val="clear" w:color="auto" w:fill="FFFFFF"/>
          <w:vertAlign w:val="subscript"/>
        </w:rPr>
        <w:t>n</w:t>
      </w:r>
      <w:proofErr w:type="spellEnd"/>
      <w:r w:rsidRPr="00267FC5">
        <w:rPr>
          <w:rFonts w:ascii="Arial" w:hAnsi="Arial" w:cs="Arial"/>
          <w:i/>
          <w:iCs/>
          <w:color w:val="333333"/>
          <w:shd w:val="clear" w:color="auto" w:fill="FFFFFF"/>
        </w:rPr>
        <w:t>(s)</w:t>
      </w:r>
      <w:r>
        <w:rPr>
          <w:rFonts w:ascii="Arial" w:hAnsi="Arial" w:cs="Arial"/>
          <w:color w:val="333333"/>
          <w:shd w:val="clear" w:color="auto" w:fill="FFFFFF"/>
        </w:rPr>
        <w:t xml:space="preserve"> is defined as the supremum distance between values of the process </w:t>
      </w:r>
      <w:r w:rsidRPr="00267FC5">
        <w:rPr>
          <w:rFonts w:ascii="Arial" w:hAnsi="Arial" w:cs="Arial"/>
          <w:i/>
          <w:iCs/>
          <w:color w:val="333333"/>
          <w:shd w:val="clear" w:color="auto" w:fill="FFFFFF"/>
        </w:rPr>
        <w:t>X</w:t>
      </w:r>
      <w:r>
        <w:rPr>
          <w:rFonts w:ascii="Arial" w:hAnsi="Arial" w:cs="Arial"/>
          <w:color w:val="333333"/>
          <w:shd w:val="clear" w:color="auto" w:fill="FFFFFF"/>
        </w:rPr>
        <w:t xml:space="preserve"> over the interval from </w:t>
      </w:r>
      <w:r w:rsidRPr="00267FC5">
        <w:rPr>
          <w:rFonts w:ascii="Arial" w:hAnsi="Arial" w:cs="Arial"/>
          <w:i/>
          <w:iCs/>
          <w:color w:val="333333"/>
          <w:shd w:val="clear" w:color="auto" w:fill="FFFFFF"/>
        </w:rPr>
        <w:t>n</w:t>
      </w:r>
      <w:r>
        <w:rPr>
          <w:rFonts w:ascii="Arial" w:hAnsi="Arial" w:cs="Arial"/>
          <w:color w:val="333333"/>
          <w:shd w:val="clear" w:color="auto" w:fill="FFFFFF"/>
        </w:rPr>
        <w:t xml:space="preserve"> to </w:t>
      </w:r>
      <w:r w:rsidRPr="00267FC5">
        <w:rPr>
          <w:rFonts w:ascii="Arial" w:hAnsi="Arial" w:cs="Arial"/>
          <w:i/>
          <w:iCs/>
          <w:color w:val="333333"/>
          <w:shd w:val="clear" w:color="auto" w:fill="FFFFFF"/>
        </w:rPr>
        <w:t>n+1,</w:t>
      </w:r>
      <w:r>
        <w:rPr>
          <w:rFonts w:ascii="Arial" w:hAnsi="Arial" w:cs="Arial"/>
          <w:color w:val="333333"/>
          <w:shd w:val="clear" w:color="auto" w:fill="FFFFFF"/>
        </w:rPr>
        <w:t xml:space="preserve"> as measured by the metric function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oMath>
      <w:r>
        <w:rPr>
          <w:rFonts w:ascii="Arial" w:hAnsi="Arial" w:cs="Arial"/>
          <w:color w:val="333333"/>
          <w:shd w:val="clear" w:color="auto" w:fill="FFFFFF"/>
        </w:rPr>
        <w:t xml:space="preserve"> Therefore, integral of </w:t>
      </w:r>
      <w:proofErr w:type="spellStart"/>
      <w:r w:rsidRPr="00267FC5">
        <w:rPr>
          <w:rFonts w:ascii="Arial" w:hAnsi="Arial" w:cs="Arial"/>
          <w:i/>
          <w:iCs/>
          <w:color w:val="333333"/>
          <w:shd w:val="clear" w:color="auto" w:fill="FFFFFF"/>
        </w:rPr>
        <w:t>j</w:t>
      </w:r>
      <w:r w:rsidRPr="00267FC5">
        <w:rPr>
          <w:rFonts w:ascii="Arial" w:hAnsi="Arial" w:cs="Arial"/>
          <w:i/>
          <w:iCs/>
          <w:color w:val="333333"/>
          <w:shd w:val="clear" w:color="auto" w:fill="FFFFFF"/>
          <w:vertAlign w:val="subscript"/>
        </w:rPr>
        <w:t>n</w:t>
      </w:r>
      <w:proofErr w:type="spellEnd"/>
      <w:r w:rsidRPr="00267FC5">
        <w:rPr>
          <w:rFonts w:ascii="Arial" w:hAnsi="Arial" w:cs="Arial"/>
          <w:i/>
          <w:iCs/>
          <w:color w:val="333333"/>
          <w:shd w:val="clear" w:color="auto" w:fill="FFFFFF"/>
        </w:rPr>
        <w:t>(s)</w:t>
      </w:r>
      <w:r>
        <w:rPr>
          <w:rFonts w:ascii="Arial" w:hAnsi="Arial" w:cs="Arial"/>
          <w:color w:val="333333"/>
          <w:shd w:val="clear" w:color="auto" w:fill="FFFFFF"/>
        </w:rPr>
        <w:t xml:space="preserve"> over the interval </w:t>
      </w:r>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0</w:t>
      </w:r>
      <w:r>
        <w:rPr>
          <w:rFonts w:ascii="Arial" w:hAnsi="Arial" w:cs="Arial"/>
          <w:color w:val="333333"/>
          <w:shd w:val="clear" w:color="auto" w:fill="FFFFFF"/>
        </w:rPr>
        <w:t xml:space="preserve"> to </w:t>
      </w:r>
      <w:r w:rsidRPr="00DD3B66">
        <w:rPr>
          <w:rFonts w:ascii="Arial" w:hAnsi="Arial" w:cs="Arial"/>
          <w:i/>
          <w:iCs/>
          <w:color w:val="333333"/>
          <w:shd w:val="clear" w:color="auto" w:fill="FFFFFF"/>
        </w:rPr>
        <w:t>s</w:t>
      </w:r>
      <w:r>
        <w:rPr>
          <w:rFonts w:ascii="Arial" w:hAnsi="Arial" w:cs="Arial"/>
          <w:color w:val="333333"/>
          <w:shd w:val="clear" w:color="auto" w:fill="FFFFFF"/>
        </w:rPr>
        <w:t xml:space="preserve"> gives an upper bound on the supremum distance between values of the process </w:t>
      </w:r>
      <w:r w:rsidRPr="00267FC5">
        <w:rPr>
          <w:rFonts w:ascii="Arial" w:hAnsi="Arial" w:cs="Arial"/>
          <w:i/>
          <w:iCs/>
          <w:color w:val="333333"/>
          <w:shd w:val="clear" w:color="auto" w:fill="FFFFFF"/>
        </w:rPr>
        <w:t>X</w:t>
      </w:r>
      <w:r>
        <w:rPr>
          <w:rFonts w:ascii="Arial" w:hAnsi="Arial" w:cs="Arial"/>
          <w:color w:val="333333"/>
          <w:shd w:val="clear" w:color="auto" w:fill="FFFFFF"/>
        </w:rPr>
        <w:t xml:space="preserve"> over the same interval. The left-hand side of the inequality gives an upper bound on the function </w:t>
      </w:r>
      <w:r w:rsidRPr="00267FC5">
        <w:rPr>
          <w:rFonts w:ascii="Arial" w:hAnsi="Arial" w:cs="Arial"/>
          <w:i/>
          <w:iCs/>
          <w:color w:val="333333"/>
          <w:shd w:val="clear" w:color="auto" w:fill="FFFFFF"/>
        </w:rPr>
        <w:t>j</w:t>
      </w:r>
      <w:r w:rsidRPr="00267FC5">
        <w:rPr>
          <w:rFonts w:ascii="Arial" w:hAnsi="Arial" w:cs="Arial"/>
          <w:i/>
          <w:iCs/>
          <w:color w:val="333333"/>
          <w:shd w:val="clear" w:color="auto" w:fill="FFFFFF"/>
          <w:vertAlign w:val="subscript"/>
        </w:rPr>
        <w:t>n+1</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while the </w:t>
      </w:r>
      <w:proofErr w:type="gramStart"/>
      <w:r>
        <w:rPr>
          <w:rFonts w:ascii="Arial" w:hAnsi="Arial" w:cs="Arial"/>
          <w:color w:val="333333"/>
          <w:shd w:val="clear" w:color="auto" w:fill="FFFFFF"/>
        </w:rPr>
        <w:t>right hand</w:t>
      </w:r>
      <w:proofErr w:type="gramEnd"/>
      <w:r>
        <w:rPr>
          <w:rFonts w:ascii="Arial" w:hAnsi="Arial" w:cs="Arial"/>
          <w:color w:val="333333"/>
          <w:shd w:val="clear" w:color="auto" w:fill="FFFFFF"/>
        </w:rPr>
        <w:t xml:space="preserve"> side gives a lower bound. </w:t>
      </w:r>
    </w:p>
    <w:p w14:paraId="7D25FEBA"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We will now apply Chebyshev inequality to the metric function</w:t>
      </w:r>
      <w:sdt>
        <w:sdtPr>
          <w:rPr>
            <w:rFonts w:ascii="Arial" w:hAnsi="Arial" w:cs="Arial"/>
            <w:color w:val="333333"/>
            <w:shd w:val="clear" w:color="auto" w:fill="FFFFFF"/>
          </w:rPr>
          <w:id w:val="-2075720860"/>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Edw07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[82]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The Chebyshev inequality is a probabilistic inequality that relates the probability of a random variable deviating from its mean to its variance. Specifically, the Chebyshev inequality states that for any random variable X with finite mean </w:t>
      </w:r>
      <w:r w:rsidRPr="00267FC5">
        <w:rPr>
          <w:rFonts w:ascii="Arial" w:hAnsi="Arial" w:cs="Arial"/>
          <w:i/>
          <w:iCs/>
          <w:color w:val="333333"/>
          <w:shd w:val="clear" w:color="auto" w:fill="FFFFFF"/>
        </w:rPr>
        <w:t>μ</w:t>
      </w:r>
      <w:r>
        <w:rPr>
          <w:rFonts w:ascii="Arial" w:hAnsi="Arial" w:cs="Arial"/>
          <w:color w:val="333333"/>
          <w:shd w:val="clear" w:color="auto" w:fill="FFFFFF"/>
        </w:rPr>
        <w:t xml:space="preserve"> and finite variance </w:t>
      </w:r>
      <w:r w:rsidRPr="00267FC5">
        <w:rPr>
          <w:rFonts w:ascii="Arial" w:hAnsi="Arial" w:cs="Arial"/>
          <w:i/>
          <w:iCs/>
          <w:color w:val="333333"/>
          <w:shd w:val="clear" w:color="auto" w:fill="FFFFFF"/>
        </w:rPr>
        <w:t>σ</w:t>
      </w:r>
      <w:r w:rsidRPr="00267FC5">
        <w:rPr>
          <w:rFonts w:ascii="Arial" w:hAnsi="Arial" w:cs="Arial"/>
          <w:i/>
          <w:iCs/>
          <w:color w:val="333333"/>
          <w:shd w:val="clear" w:color="auto" w:fill="FFFFFF"/>
          <w:vertAlign w:val="superscript"/>
        </w:rPr>
        <w:t>2</w:t>
      </w:r>
      <w:r>
        <w:rPr>
          <w:rFonts w:ascii="Arial" w:hAnsi="Arial" w:cs="Arial"/>
          <w:color w:val="333333"/>
          <w:shd w:val="clear" w:color="auto" w:fill="FFFFFF"/>
        </w:rPr>
        <w:t xml:space="preserve">, the probability that </w:t>
      </w:r>
      <w:r w:rsidRPr="00267FC5">
        <w:rPr>
          <w:rFonts w:ascii="Arial" w:hAnsi="Arial" w:cs="Arial"/>
          <w:i/>
          <w:iCs/>
          <w:color w:val="333333"/>
          <w:shd w:val="clear" w:color="auto" w:fill="FFFFFF"/>
        </w:rPr>
        <w:t>X</w:t>
      </w:r>
      <w:r>
        <w:rPr>
          <w:rFonts w:ascii="Arial" w:hAnsi="Arial" w:cs="Arial"/>
          <w:color w:val="333333"/>
          <w:shd w:val="clear" w:color="auto" w:fill="FFFFFF"/>
        </w:rPr>
        <w:t xml:space="preserve"> deviates from its mean by more than </w:t>
      </w:r>
      <w:r w:rsidRPr="00267FC5">
        <w:rPr>
          <w:rFonts w:ascii="Arial" w:hAnsi="Arial" w:cs="Arial"/>
          <w:i/>
          <w:iCs/>
          <w:color w:val="333333"/>
          <w:shd w:val="clear" w:color="auto" w:fill="FFFFFF"/>
        </w:rPr>
        <w:t>k</w:t>
      </w:r>
      <w:r>
        <w:rPr>
          <w:rFonts w:ascii="Arial" w:hAnsi="Arial" w:cs="Arial"/>
          <w:color w:val="333333"/>
          <w:shd w:val="clear" w:color="auto" w:fill="FFFFFF"/>
        </w:rPr>
        <w:t xml:space="preserve"> standard deviations is bounded by </w:t>
      </w:r>
      <w:r w:rsidRPr="00267FC5">
        <w:rPr>
          <w:rFonts w:ascii="Arial" w:hAnsi="Arial" w:cs="Arial"/>
          <w:i/>
          <w:iCs/>
          <w:color w:val="333333"/>
          <w:shd w:val="clear" w:color="auto" w:fill="FFFFFF"/>
        </w:rPr>
        <w:t>1/k</w:t>
      </w:r>
      <w:r>
        <w:rPr>
          <w:rFonts w:ascii="Arial" w:hAnsi="Arial" w:cs="Arial"/>
          <w:color w:val="333333"/>
          <w:shd w:val="clear" w:color="auto" w:fill="FFFFFF"/>
          <w:vertAlign w:val="superscript"/>
        </w:rPr>
        <w:t>2</w:t>
      </w:r>
      <w:r>
        <w:rPr>
          <w:rFonts w:ascii="Arial" w:hAnsi="Arial" w:cs="Arial"/>
          <w:color w:val="333333"/>
          <w:shd w:val="clear" w:color="auto" w:fill="FFFFFF"/>
        </w:rPr>
        <w:t xml:space="preserve">. </w:t>
      </w:r>
      <w:r w:rsidRPr="00267FC5">
        <w:rPr>
          <w:rFonts w:ascii="Arial" w:hAnsi="Arial" w:cs="Arial"/>
          <w:i/>
          <w:iCs/>
          <w:color w:val="333333"/>
          <w:shd w:val="clear" w:color="auto" w:fill="FFFFFF"/>
        </w:rPr>
        <w:t>P(|X-μ|&gt;</w:t>
      </w:r>
      <w:proofErr w:type="spellStart"/>
      <w:r w:rsidRPr="00267FC5">
        <w:rPr>
          <w:rFonts w:ascii="Arial" w:hAnsi="Arial" w:cs="Arial"/>
          <w:i/>
          <w:iCs/>
          <w:color w:val="333333"/>
          <w:shd w:val="clear" w:color="auto" w:fill="FFFFFF"/>
        </w:rPr>
        <w:t>kσ</w:t>
      </w:r>
      <w:proofErr w:type="spellEnd"/>
      <w:r w:rsidRPr="00267FC5">
        <w:rPr>
          <w:rFonts w:ascii="Arial" w:hAnsi="Arial" w:cs="Arial"/>
          <w:i/>
          <w:iCs/>
          <w:color w:val="333333"/>
          <w:shd w:val="clear" w:color="auto" w:fill="FFFFFF"/>
        </w:rPr>
        <w:t>) ≤1/k</w:t>
      </w:r>
      <w:r w:rsidRPr="00267FC5">
        <w:rPr>
          <w:rFonts w:ascii="Arial" w:hAnsi="Arial" w:cs="Arial"/>
          <w:i/>
          <w:iCs/>
          <w:color w:val="333333"/>
          <w:shd w:val="clear" w:color="auto" w:fill="FFFFFF"/>
          <w:vertAlign w:val="superscript"/>
        </w:rPr>
        <w:t>2</w:t>
      </w:r>
      <w:r>
        <w:rPr>
          <w:rFonts w:ascii="Arial" w:hAnsi="Arial" w:cs="Arial"/>
          <w:color w:val="333333"/>
          <w:shd w:val="clear" w:color="auto" w:fill="FFFFFF"/>
        </w:rPr>
        <w:t xml:space="preserve">. We will apply this inequality to the metric function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oMath>
      <w:r>
        <w:rPr>
          <w:rFonts w:ascii="Arial" w:hAnsi="Arial" w:cs="Arial"/>
          <w:color w:val="333333"/>
          <w:shd w:val="clear" w:color="auto" w:fill="FFFFFF"/>
        </w:rPr>
        <w:t xml:space="preserve"> to obtain a probabilistic bound on the supremum distance between values of the process </w:t>
      </w:r>
      <w:r w:rsidRPr="00267FC5">
        <w:rPr>
          <w:rFonts w:ascii="Arial" w:hAnsi="Arial" w:cs="Arial"/>
          <w:i/>
          <w:iCs/>
          <w:color w:val="333333"/>
          <w:shd w:val="clear" w:color="auto" w:fill="FFFFFF"/>
        </w:rPr>
        <w:t>X</w:t>
      </w:r>
      <w:r>
        <w:rPr>
          <w:rFonts w:ascii="Arial" w:hAnsi="Arial" w:cs="Arial"/>
          <w:color w:val="333333"/>
          <w:shd w:val="clear" w:color="auto" w:fill="FFFFFF"/>
        </w:rPr>
        <w:t xml:space="preserve"> over the interval </w:t>
      </w:r>
      <w:r w:rsidRPr="00267FC5">
        <w:rPr>
          <w:rFonts w:ascii="Arial" w:hAnsi="Arial" w:cs="Arial"/>
          <w:i/>
          <w:iCs/>
          <w:color w:val="333333"/>
          <w:shd w:val="clear" w:color="auto" w:fill="FFFFFF"/>
        </w:rPr>
        <w:t>n</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n+1.</w:t>
      </w:r>
      <w:r>
        <w:rPr>
          <w:rFonts w:ascii="Arial" w:hAnsi="Arial" w:cs="Arial"/>
          <w:color w:val="333333"/>
          <w:shd w:val="clear" w:color="auto" w:fill="FFFFFF"/>
        </w:rPr>
        <w:t xml:space="preserve"> </w:t>
      </w:r>
    </w:p>
    <w:p w14:paraId="35AA20AE"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Proof. Define Y to be the random variable such that: </w:t>
      </w:r>
    </w:p>
    <w:p w14:paraId="5AB47778" w14:textId="77777777" w:rsidR="008D1943" w:rsidRDefault="00000000" w:rsidP="008D1943">
      <w:pPr>
        <w:spacing w:line="360" w:lineRule="auto"/>
        <w:jc w:val="center"/>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Y=</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 xml:space="preserve">     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oMath>
      </m:oMathPara>
    </w:p>
    <w:p w14:paraId="585822A4"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Then we have: </w:t>
      </w:r>
    </w:p>
    <w:p w14:paraId="4835C492" w14:textId="77777777" w:rsidR="008D1943" w:rsidRDefault="00000000" w:rsidP="008D1943">
      <w:pPr>
        <w:spacing w:line="360" w:lineRule="auto"/>
        <w:jc w:val="center"/>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 xml:space="preserve"> μ=E</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Y</m:t>
                </m:r>
              </m:e>
            </m:d>
            <m:r>
              <w:rPr>
                <w:rFonts w:ascii="Cambria Math" w:hAnsi="Cambria Math" w:cs="Arial"/>
                <w:color w:val="333333"/>
                <w:shd w:val="clear" w:color="auto" w:fill="FFFFFF"/>
              </w:rPr>
              <m:t>= 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oMath>
      <w:r w:rsidR="008D1943">
        <w:rPr>
          <w:rFonts w:ascii="Arial" w:hAnsi="Arial" w:cs="Arial"/>
          <w:color w:val="333333"/>
          <w:shd w:val="clear" w:color="auto" w:fill="FFFFFF"/>
        </w:rPr>
        <w:t>and</w:t>
      </w:r>
    </w:p>
    <w:p w14:paraId="51C2EA75" w14:textId="77777777" w:rsidR="008D1943" w:rsidRDefault="00000000" w:rsidP="008D1943">
      <w:pPr>
        <w:spacing w:line="360" w:lineRule="auto"/>
        <w:jc w:val="center"/>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=Var</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Y</m:t>
                  </m:r>
                </m:e>
              </m:d>
              <m:r>
                <w:rPr>
                  <w:rFonts w:ascii="Cambria Math" w:hAnsi="Cambria Math" w:cs="Arial"/>
                  <w:color w:val="333333"/>
                  <w:shd w:val="clear" w:color="auto" w:fill="FFFFFF"/>
                </w:rPr>
                <m:t>= Var(</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oMath>
      </m:oMathPara>
    </w:p>
    <w:p w14:paraId="3DA9670A"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Since the metric function is a distance measure, it is non-negative, and therefore </w:t>
      </w:r>
      <w:r w:rsidRPr="00267FC5">
        <w:rPr>
          <w:rFonts w:ascii="Arial" w:hAnsi="Arial" w:cs="Arial"/>
          <w:i/>
          <w:iCs/>
          <w:color w:val="333333"/>
          <w:shd w:val="clear" w:color="auto" w:fill="FFFFFF"/>
        </w:rPr>
        <w:t>Y</w:t>
      </w:r>
      <w:r>
        <w:rPr>
          <w:rFonts w:ascii="Arial" w:hAnsi="Arial" w:cs="Arial"/>
          <w:color w:val="333333"/>
          <w:shd w:val="clear" w:color="auto" w:fill="FFFFFF"/>
        </w:rPr>
        <w:t xml:space="preserve"> is also non-negative. We can choose </w:t>
      </w:r>
      <w:r w:rsidRPr="00267FC5">
        <w:rPr>
          <w:rFonts w:ascii="Arial" w:hAnsi="Arial" w:cs="Arial"/>
          <w:i/>
          <w:iCs/>
          <w:color w:val="333333"/>
          <w:shd w:val="clear" w:color="auto" w:fill="FFFFFF"/>
        </w:rPr>
        <w:t>k=2</w:t>
      </w:r>
      <w:r w:rsidRPr="00267FC5">
        <w:rPr>
          <w:rFonts w:ascii="Arial" w:hAnsi="Arial" w:cs="Arial"/>
          <w:i/>
          <w:iCs/>
          <w:color w:val="333333"/>
          <w:shd w:val="clear" w:color="auto" w:fill="FFFFFF"/>
          <w:vertAlign w:val="superscript"/>
        </w:rPr>
        <w:t>n</w:t>
      </w:r>
      <w:r>
        <w:rPr>
          <w:rFonts w:ascii="Arial" w:hAnsi="Arial" w:cs="Arial"/>
          <w:color w:val="333333"/>
          <w:shd w:val="clear" w:color="auto" w:fill="FFFFFF"/>
        </w:rPr>
        <w:t xml:space="preserve"> to obtain </w:t>
      </w:r>
      <w:r w:rsidRPr="00267FC5">
        <w:rPr>
          <w:rFonts w:ascii="Arial" w:hAnsi="Arial" w:cs="Arial"/>
          <w:i/>
          <w:iCs/>
          <w:color w:val="333333"/>
          <w:shd w:val="clear" w:color="auto" w:fill="FFFFFF"/>
        </w:rPr>
        <w:t>P(Y&gt;2</w:t>
      </w:r>
      <w:r w:rsidRPr="00267FC5">
        <w:rPr>
          <w:rFonts w:ascii="Arial" w:hAnsi="Arial" w:cs="Arial"/>
          <w:i/>
          <w:iCs/>
          <w:color w:val="333333"/>
          <w:shd w:val="clear" w:color="auto" w:fill="FFFFFF"/>
          <w:vertAlign w:val="superscript"/>
        </w:rPr>
        <w:t>n</w:t>
      </w:r>
      <w:r w:rsidRPr="00267FC5">
        <w:rPr>
          <w:rFonts w:ascii="Arial" w:hAnsi="Arial" w:cs="Arial"/>
          <w:i/>
          <w:iCs/>
          <w:color w:val="333333"/>
          <w:shd w:val="clear" w:color="auto" w:fill="FFFFFF"/>
        </w:rPr>
        <w:t>μ) ≤ Var(Y)/(2</w:t>
      </w:r>
      <w:r w:rsidRPr="00267FC5">
        <w:rPr>
          <w:rFonts w:ascii="Arial" w:hAnsi="Arial" w:cs="Arial"/>
          <w:i/>
          <w:iCs/>
          <w:color w:val="333333"/>
          <w:shd w:val="clear" w:color="auto" w:fill="FFFFFF"/>
          <w:vertAlign w:val="superscript"/>
        </w:rPr>
        <w:t>n</w:t>
      </w:r>
      <w:r w:rsidRPr="00267FC5">
        <w:rPr>
          <w:rFonts w:ascii="Arial" w:hAnsi="Arial" w:cs="Arial"/>
          <w:i/>
          <w:iCs/>
          <w:color w:val="333333"/>
          <w:shd w:val="clear" w:color="auto" w:fill="FFFFFF"/>
        </w:rPr>
        <w:t>μ)</w:t>
      </w:r>
      <w:r w:rsidRPr="00267FC5">
        <w:rPr>
          <w:rFonts w:ascii="Arial" w:hAnsi="Arial" w:cs="Arial"/>
          <w:i/>
          <w:iCs/>
          <w:color w:val="333333"/>
          <w:shd w:val="clear" w:color="auto" w:fill="FFFFFF"/>
          <w:vertAlign w:val="superscript"/>
        </w:rPr>
        <w:t>2</w:t>
      </w:r>
      <w:r>
        <w:rPr>
          <w:rFonts w:ascii="Arial" w:hAnsi="Arial" w:cs="Arial"/>
          <w:color w:val="333333"/>
          <w:shd w:val="clear" w:color="auto" w:fill="FFFFFF"/>
        </w:rPr>
        <w:t xml:space="preserve">, and since </w:t>
      </w:r>
      <w:r w:rsidRPr="00267FC5">
        <w:rPr>
          <w:rFonts w:ascii="Arial" w:hAnsi="Arial" w:cs="Arial"/>
          <w:i/>
          <w:iCs/>
          <w:color w:val="333333"/>
          <w:shd w:val="clear" w:color="auto" w:fill="FFFFFF"/>
        </w:rPr>
        <w:t>Y</w:t>
      </w:r>
      <w:r>
        <w:rPr>
          <w:rFonts w:ascii="Arial" w:hAnsi="Arial" w:cs="Arial"/>
          <w:color w:val="333333"/>
          <w:shd w:val="clear" w:color="auto" w:fill="FFFFFF"/>
        </w:rPr>
        <w:t xml:space="preserve"> is non-negative, we have </w:t>
      </w:r>
      <w:r w:rsidRPr="00267FC5">
        <w:rPr>
          <w:rFonts w:ascii="Arial" w:hAnsi="Arial" w:cs="Arial"/>
          <w:i/>
          <w:iCs/>
          <w:color w:val="333333"/>
          <w:shd w:val="clear" w:color="auto" w:fill="FFFFFF"/>
        </w:rPr>
        <w:t>E(Y)=μ ≥0</w:t>
      </w:r>
      <w:r>
        <w:rPr>
          <w:rFonts w:ascii="Arial" w:hAnsi="Arial" w:cs="Arial"/>
          <w:color w:val="333333"/>
          <w:shd w:val="clear" w:color="auto" w:fill="FFFFFF"/>
        </w:rPr>
        <w:t>, therefore (</w:t>
      </w:r>
      <w:r w:rsidRPr="00267FC5">
        <w:rPr>
          <w:rFonts w:ascii="Arial" w:hAnsi="Arial" w:cs="Arial"/>
          <w:i/>
          <w:iCs/>
          <w:color w:val="333333"/>
          <w:shd w:val="clear" w:color="auto" w:fill="FFFFFF"/>
        </w:rPr>
        <w:t>2</w:t>
      </w:r>
      <w:r w:rsidRPr="00267FC5">
        <w:rPr>
          <w:rFonts w:ascii="Arial" w:hAnsi="Arial" w:cs="Arial"/>
          <w:i/>
          <w:iCs/>
          <w:color w:val="333333"/>
          <w:shd w:val="clear" w:color="auto" w:fill="FFFFFF"/>
          <w:vertAlign w:val="superscript"/>
        </w:rPr>
        <w:t>n</w:t>
      </w:r>
      <w:r w:rsidRPr="00267FC5">
        <w:rPr>
          <w:rFonts w:ascii="Arial" w:hAnsi="Arial" w:cs="Arial"/>
          <w:i/>
          <w:iCs/>
          <w:color w:val="333333"/>
          <w:shd w:val="clear" w:color="auto" w:fill="FFFFFF"/>
        </w:rPr>
        <w:t>μ</w:t>
      </w:r>
      <w:r>
        <w:rPr>
          <w:rFonts w:ascii="Arial" w:hAnsi="Arial" w:cs="Arial"/>
          <w:color w:val="333333"/>
          <w:shd w:val="clear" w:color="auto" w:fill="FFFFFF"/>
        </w:rPr>
        <w:t>)</w:t>
      </w:r>
      <w:r>
        <w:rPr>
          <w:rFonts w:ascii="Arial" w:hAnsi="Arial" w:cs="Arial"/>
          <w:color w:val="333333"/>
          <w:shd w:val="clear" w:color="auto" w:fill="FFFFFF"/>
          <w:vertAlign w:val="superscript"/>
        </w:rPr>
        <w:t>2</w:t>
      </w:r>
      <w:r>
        <w:rPr>
          <w:rFonts w:ascii="Arial" w:hAnsi="Arial" w:cs="Arial"/>
          <w:color w:val="333333"/>
          <w:shd w:val="clear" w:color="auto" w:fill="FFFFFF"/>
        </w:rPr>
        <w:t xml:space="preserve"> ≥ 0. This means that the </w:t>
      </w:r>
      <w:r>
        <w:rPr>
          <w:rFonts w:ascii="Arial" w:hAnsi="Arial" w:cs="Arial"/>
          <w:color w:val="333333"/>
          <w:shd w:val="clear" w:color="auto" w:fill="FFFFFF"/>
        </w:rPr>
        <w:lastRenderedPageBreak/>
        <w:t xml:space="preserve">denominator of the fraction is non-negative. We can multiply and invert the inequality to obtain: </w:t>
      </w:r>
    </w:p>
    <w:p w14:paraId="26E2D0FD" w14:textId="77777777" w:rsidR="008D1943" w:rsidRDefault="00000000" w:rsidP="008D1943">
      <w:pPr>
        <w:spacing w:line="360" w:lineRule="auto"/>
        <w:ind w:hanging="142"/>
        <w:jc w:val="center"/>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P(</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 xml:space="preserve">     u∈[0,s]</m:t>
                  </m:r>
                </m:lim>
              </m:limLow>
            </m:fName>
            <m:e>
              <m:eqArr>
                <m:eqArrPr>
                  <m:ctrlPr>
                    <w:rPr>
                      <w:rFonts w:ascii="Cambria Math" w:hAnsi="Cambria Math" w:cs="Arial"/>
                      <w:i/>
                      <w:color w:val="333333"/>
                      <w:shd w:val="clear" w:color="auto" w:fill="FFFFFF"/>
                    </w:rPr>
                  </m:ctrlPr>
                </m:eqArr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begChr m:val="["/>
                      <m:endChr m:val="]"/>
                      <m:ctrlPr>
                        <w:rPr>
                          <w:rFonts w:ascii="Cambria Math" w:hAnsi="Cambria Math" w:cs="Arial"/>
                          <w:i/>
                          <w:color w:val="333333"/>
                          <w:shd w:val="clear" w:color="auto" w:fill="FFFFFF"/>
                        </w:rPr>
                      </m:ctrlPr>
                    </m:dPr>
                    <m:e>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e</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e</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2</m:t>
                              </m:r>
                            </m:e>
                            <m:sup>
                              <m:r>
                                <w:rPr>
                                  <w:rFonts w:ascii="Cambria Math" w:hAnsi="Cambria Math" w:cs="Arial"/>
                                  <w:color w:val="333333"/>
                                  <w:shd w:val="clear" w:color="auto" w:fill="FFFFFF"/>
                                </w:rPr>
                                <m:t>n</m:t>
                              </m:r>
                            </m:sup>
                          </m:sSup>
                        </m:den>
                      </m:f>
                    </m:e>
                  </m:d>
                  <m:r>
                    <w:rPr>
                      <w:rFonts w:ascii="Cambria Math" w:hAnsi="Cambria Math" w:cs="Arial"/>
                      <w:color w:val="333333"/>
                      <w:shd w:val="clear" w:color="auto" w:fill="FFFFFF"/>
                    </w:rPr>
                    <m:t>=P(Y&gt;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2</m:t>
                      </m:r>
                    </m:e>
                    <m:sup>
                      <m:r>
                        <w:rPr>
                          <w:rFonts w:ascii="Cambria Math" w:hAnsi="Cambria Math" w:cs="Arial"/>
                          <w:color w:val="333333"/>
                          <w:shd w:val="clear" w:color="auto" w:fill="FFFFFF"/>
                        </w:rPr>
                        <m:t>n</m:t>
                      </m:r>
                    </m:sup>
                  </m:sSup>
                  <m:r>
                    <w:rPr>
                      <w:rFonts w:ascii="Cambria Math" w:hAnsi="Cambria Math" w:cs="Arial"/>
                      <w:color w:val="333333"/>
                      <w:highlight w:val="green"/>
                      <w:shd w:val="clear" w:color="auto" w:fill="FFFFFF"/>
                    </w:rPr>
                    <m:t>μ)</m:t>
                  </m:r>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4</m:t>
                          </m:r>
                        </m:e>
                        <m:sup>
                          <m:r>
                            <w:rPr>
                              <w:rFonts w:ascii="Cambria Math" w:hAnsi="Cambria Math" w:cs="Arial"/>
                              <w:color w:val="333333"/>
                              <w:shd w:val="clear" w:color="auto" w:fill="FFFFFF"/>
                            </w:rPr>
                            <m:t>n</m:t>
                          </m:r>
                        </m:sup>
                      </m:sSup>
                    </m:den>
                  </m:f>
                  <m:r>
                    <w:rPr>
                      <w:rFonts w:ascii="Cambria Math" w:hAnsi="Cambria Math" w:cs="Arial"/>
                      <w:color w:val="333333"/>
                      <w:shd w:val="clear" w:color="auto" w:fill="FFFFFF"/>
                    </w:rPr>
                    <m:t>≤</m:t>
                  </m:r>
                </m:e>
                <m:e>
                  <m:r>
                    <w:rPr>
                      <w:rFonts w:ascii="Cambria Math" w:hAnsi="Cambria Math" w:cs="Arial"/>
                      <w:strike/>
                      <w:color w:val="333333"/>
                      <w:shd w:val="clear" w:color="auto" w:fill="FFFFFF"/>
                    </w:rPr>
                    <m:t>(</m:t>
                  </m:r>
                  <m:sSup>
                    <m:sSupPr>
                      <m:ctrlPr>
                        <w:rPr>
                          <w:rFonts w:ascii="Cambria Math" w:hAnsi="Cambria Math" w:cs="Arial"/>
                          <w:i/>
                          <w:strike/>
                          <w:color w:val="333333"/>
                          <w:shd w:val="clear" w:color="auto" w:fill="FFFFFF"/>
                        </w:rPr>
                      </m:ctrlPr>
                    </m:sSupPr>
                    <m:e>
                      <m:sSup>
                        <m:sSupPr>
                          <m:ctrlPr>
                            <w:rPr>
                              <w:rFonts w:ascii="Cambria Math" w:hAnsi="Cambria Math" w:cs="Arial"/>
                              <w:i/>
                              <w:strike/>
                              <w:color w:val="333333"/>
                              <w:shd w:val="clear" w:color="auto" w:fill="FFFFFF"/>
                            </w:rPr>
                          </m:ctrlPr>
                        </m:sSupPr>
                        <m:e>
                          <m:r>
                            <w:rPr>
                              <w:rFonts w:ascii="Cambria Math" w:hAnsi="Cambria Math" w:cs="Arial"/>
                              <w:strike/>
                              <w:color w:val="333333"/>
                              <w:shd w:val="clear" w:color="auto" w:fill="FFFFFF"/>
                            </w:rPr>
                            <m:t>2</m:t>
                          </m:r>
                        </m:e>
                        <m:sup>
                          <m:r>
                            <w:rPr>
                              <w:rFonts w:ascii="Cambria Math" w:hAnsi="Cambria Math" w:cs="Arial"/>
                              <w:strike/>
                              <w:color w:val="333333"/>
                              <w:shd w:val="clear" w:color="auto" w:fill="FFFFFF"/>
                            </w:rPr>
                            <m:t>n</m:t>
                          </m:r>
                        </m:sup>
                      </m:sSup>
                      <m:r>
                        <w:rPr>
                          <w:rFonts w:ascii="Cambria Math" w:hAnsi="Cambria Math" w:cs="Arial"/>
                          <w:strike/>
                          <w:color w:val="333333"/>
                          <w:shd w:val="clear" w:color="auto" w:fill="FFFFFF"/>
                        </w:rPr>
                        <m:t>)</m:t>
                      </m:r>
                    </m:e>
                    <m:sup>
                      <m:r>
                        <w:rPr>
                          <w:rFonts w:ascii="Cambria Math" w:hAnsi="Cambria Math" w:cs="Arial"/>
                          <w:strike/>
                          <w:color w:val="333333"/>
                          <w:shd w:val="clear" w:color="auto" w:fill="FFFFFF"/>
                        </w:rPr>
                        <m:t>2</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Var</m:t>
                      </m:r>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 xml:space="preserve">     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0,s</m:t>
                                  </m:r>
                                </m:e>
                              </m:d>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e</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e</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num>
                    <m:den>
                      <m:sSup>
                        <m:sSupPr>
                          <m:ctrlPr>
                            <w:rPr>
                              <w:rFonts w:ascii="Cambria Math" w:hAnsi="Cambria Math" w:cs="Arial"/>
                              <w:i/>
                              <w:strike/>
                              <w:color w:val="333333"/>
                              <w:shd w:val="clear" w:color="auto" w:fill="FFFFFF"/>
                            </w:rPr>
                          </m:ctrlPr>
                        </m:sSupPr>
                        <m:e>
                          <m:r>
                            <w:rPr>
                              <w:rFonts w:ascii="Cambria Math" w:hAnsi="Cambria Math" w:cs="Arial"/>
                              <w:strike/>
                              <w:color w:val="333333"/>
                              <w:shd w:val="clear" w:color="auto" w:fill="FFFFFF"/>
                            </w:rPr>
                            <m:t>2</m:t>
                          </m:r>
                        </m:e>
                        <m:sup>
                          <m:r>
                            <w:rPr>
                              <w:rFonts w:ascii="Cambria Math" w:hAnsi="Cambria Math" w:cs="Arial"/>
                              <w:strike/>
                              <w:color w:val="333333"/>
                              <w:shd w:val="clear" w:color="auto" w:fill="FFFFFF"/>
                            </w:rPr>
                            <m:t>n</m:t>
                          </m:r>
                        </m:sup>
                      </m:sSup>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 xml:space="preserve"> 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0,s</m:t>
                                  </m:r>
                                </m:e>
                              </m:d>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e</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e</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e>
                      </m:func>
                    </m:den>
                  </m:f>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2</m:t>
                      </m:r>
                    </m:e>
                    <m:sup>
                      <m:r>
                        <w:rPr>
                          <w:rFonts w:ascii="Cambria Math" w:hAnsi="Cambria Math" w:cs="Arial"/>
                          <w:color w:val="333333"/>
                          <w:shd w:val="clear" w:color="auto" w:fill="FFFFFF"/>
                        </w:rPr>
                        <m:t>n</m:t>
                      </m:r>
                    </m:sup>
                  </m:sSup>
                  <m:f>
                    <m:fPr>
                      <m:ctrlPr>
                        <w:rPr>
                          <w:rFonts w:ascii="Cambria Math" w:hAnsi="Cambria Math" w:cs="Arial"/>
                          <w:i/>
                          <w:color w:val="333333"/>
                          <w:shd w:val="clear" w:color="auto" w:fill="FFFFFF"/>
                        </w:rPr>
                      </m:ctrlPr>
                    </m:fPr>
                    <m:num>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Var(J</m:t>
                          </m:r>
                        </m:e>
                        <m:sub>
                          <m:r>
                            <w:rPr>
                              <w:rFonts w:ascii="Cambria Math" w:hAnsi="Cambria Math" w:cs="Arial"/>
                              <w:color w:val="333333"/>
                              <w:shd w:val="clear" w:color="auto" w:fill="FFFFFF"/>
                            </w:rPr>
                            <m:t>n</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num>
                    <m:den>
                      <m:r>
                        <w:rPr>
                          <w:rFonts w:ascii="Cambria Math" w:hAnsi="Cambria Math" w:cs="Arial"/>
                          <w:color w:val="333333"/>
                          <w:shd w:val="clear" w:color="auto" w:fill="FFFFFF"/>
                        </w:rPr>
                        <m:t>E(</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J</m:t>
                          </m:r>
                        </m:e>
                        <m:sub>
                          <m:r>
                            <w:rPr>
                              <w:rFonts w:ascii="Cambria Math" w:hAnsi="Cambria Math" w:cs="Arial"/>
                              <w:color w:val="333333"/>
                              <w:shd w:val="clear" w:color="auto" w:fill="FFFFFF"/>
                            </w:rPr>
                            <m:t>n</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den>
                  </m:f>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2</m:t>
                      </m:r>
                    </m:e>
                    <m:sup>
                      <m:r>
                        <w:rPr>
                          <w:rFonts w:ascii="Cambria Math" w:hAnsi="Cambria Math" w:cs="Arial"/>
                          <w:color w:val="333333"/>
                          <w:shd w:val="clear" w:color="auto" w:fill="FFFFFF"/>
                        </w:rPr>
                        <m:t>n</m:t>
                      </m:r>
                    </m:sup>
                  </m:sSup>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J</m:t>
                      </m:r>
                    </m:e>
                    <m:sub>
                      <m:r>
                        <w:rPr>
                          <w:rFonts w:ascii="Cambria Math" w:hAnsi="Cambria Math" w:cs="Arial"/>
                          <w:color w:val="333333"/>
                          <w:shd w:val="clear" w:color="auto" w:fill="FFFFFF"/>
                        </w:rPr>
                        <m:t>n</m:t>
                      </m:r>
                    </m:sub>
                  </m:sSub>
                  <m:r>
                    <w:rPr>
                      <w:rFonts w:ascii="Cambria Math" w:hAnsi="Cambria Math" w:cs="Arial"/>
                      <w:color w:val="333333"/>
                      <w:shd w:val="clear" w:color="auto" w:fill="FFFFFF"/>
                    </w:rPr>
                    <m:t>(t)</m:t>
                  </m:r>
                </m:e>
              </m:eqArr>
            </m:e>
          </m:func>
        </m:oMath>
      </m:oMathPara>
    </w:p>
    <w:p w14:paraId="66783208" w14:textId="77777777" w:rsidR="008D1943" w:rsidRDefault="008D1943" w:rsidP="008D1943">
      <w:pPr>
        <w:spacing w:line="360" w:lineRule="auto"/>
        <w:jc w:val="right"/>
        <w:rPr>
          <w:rFonts w:ascii="Arial" w:hAnsi="Arial" w:cs="Arial"/>
          <w:color w:val="333333"/>
          <w:shd w:val="clear" w:color="auto" w:fill="FFFFFF"/>
        </w:rPr>
      </w:pPr>
      <w:r>
        <w:rPr>
          <w:rFonts w:ascii="Arial" w:hAnsi="Arial" w:cs="Arial"/>
          <w:color w:val="333333"/>
          <w:shd w:val="clear" w:color="auto" w:fill="FFFFFF"/>
        </w:rPr>
        <w:t xml:space="preserve">5.1.18 </w:t>
      </w:r>
    </w:p>
    <w:p w14:paraId="2C24389F" w14:textId="77777777" w:rsidR="008D1943" w:rsidRDefault="008D1943" w:rsidP="008D1943">
      <w:pPr>
        <w:spacing w:line="360" w:lineRule="auto"/>
        <w:ind w:firstLine="720"/>
        <w:rPr>
          <w:rFonts w:ascii="Arial" w:hAnsi="Arial" w:cs="Arial"/>
          <w:color w:val="333333"/>
          <w:shd w:val="clear" w:color="auto" w:fill="FFFFFF"/>
        </w:rPr>
      </w:pPr>
      <w:r>
        <w:rPr>
          <w:rFonts w:ascii="Arial" w:hAnsi="Arial" w:cs="Arial"/>
          <w:color w:val="333333"/>
          <w:shd w:val="clear" w:color="auto" w:fill="FFFFFF"/>
        </w:rPr>
        <w:t>We will now use Borel-Cantelli lemma</w:t>
      </w:r>
      <w:sdt>
        <w:sdtPr>
          <w:rPr>
            <w:rFonts w:ascii="Arial" w:hAnsi="Arial" w:cs="Arial"/>
            <w:color w:val="333333"/>
            <w:shd w:val="clear" w:color="auto" w:fill="FFFFFF"/>
          </w:rPr>
          <w:id w:val="177173869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Ste05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[87]</w:t>
          </w:r>
          <w:r>
            <w:rPr>
              <w:rFonts w:ascii="Arial" w:hAnsi="Arial" w:cs="Arial"/>
              <w:color w:val="333333"/>
              <w:shd w:val="clear" w:color="auto" w:fill="FFFFFF"/>
            </w:rPr>
            <w:fldChar w:fldCharType="end"/>
          </w:r>
        </w:sdtContent>
      </w:sdt>
      <w:r>
        <w:rPr>
          <w:rFonts w:ascii="Arial" w:hAnsi="Arial" w:cs="Arial"/>
          <w:color w:val="333333"/>
          <w:shd w:val="clear" w:color="auto" w:fill="FFFFFF"/>
        </w:rPr>
        <w:t>. Let {</w:t>
      </w:r>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perscript"/>
        </w:rPr>
        <w:t>n</w:t>
      </w:r>
      <w:r>
        <w:rPr>
          <w:rFonts w:ascii="Arial" w:hAnsi="Arial" w:cs="Arial"/>
          <w:color w:val="333333"/>
          <w:shd w:val="clear" w:color="auto" w:fill="FFFFFF"/>
        </w:rPr>
        <w:t xml:space="preserve">} be a sequence of events in the sample space </w:t>
      </w:r>
      <w:r w:rsidRPr="00267FC5">
        <w:rPr>
          <w:rFonts w:ascii="Arial" w:hAnsi="Arial" w:cs="Arial"/>
          <w:i/>
          <w:iCs/>
          <w:color w:val="333333"/>
          <w:shd w:val="clear" w:color="auto" w:fill="FFFFFF"/>
        </w:rPr>
        <w:t>Ω</w:t>
      </w:r>
      <w:r>
        <w:rPr>
          <w:rFonts w:ascii="Arial" w:hAnsi="Arial" w:cs="Arial"/>
          <w:color w:val="333333"/>
          <w:shd w:val="clear" w:color="auto" w:fill="FFFFFF"/>
        </w:rPr>
        <w:t xml:space="preserve">; then, if the sum of the probabilities of the events in the sequence is finite, then the probability of the intersection of all the events is zero i.e., </w:t>
      </w:r>
      <m:oMath>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r>
              <w:rPr>
                <w:rFonts w:ascii="Cambria Math" w:hAnsi="Cambria Math" w:cs="Arial"/>
                <w:color w:val="333333"/>
                <w:shd w:val="clear" w:color="auto" w:fill="FFFFFF"/>
              </w:rPr>
              <m:t>Pr</m:t>
            </m:r>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m:t>
                    </m:r>
                  </m:e>
                  <m:sub>
                    <m:r>
                      <w:rPr>
                        <w:rFonts w:ascii="Cambria Math" w:hAnsi="Cambria Math" w:cs="Arial"/>
                        <w:color w:val="333333"/>
                        <w:shd w:val="clear" w:color="auto" w:fill="FFFFFF"/>
                      </w:rPr>
                      <m:t>n</m:t>
                    </m:r>
                  </m:sub>
                </m:sSub>
              </m:e>
            </m:d>
            <m:r>
              <w:rPr>
                <w:rFonts w:ascii="Cambria Math" w:hAnsi="Cambria Math" w:cs="Arial"/>
                <w:color w:val="333333"/>
                <w:shd w:val="clear" w:color="auto" w:fill="FFFFFF"/>
              </w:rPr>
              <m:t>&lt;∞ then</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Pr</m:t>
                </m:r>
                <m:ctrlPr>
                  <w:rPr>
                    <w:rFonts w:ascii="Cambria Math" w:hAnsi="Cambria Math" w:cs="Arial"/>
                    <w:i/>
                    <w:color w:val="333333"/>
                    <w:shd w:val="clear" w:color="auto" w:fill="FFFFFF"/>
                  </w:rPr>
                </m:ctrlPr>
              </m:fName>
              <m:e>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s</m:t>
                        </m:r>
                      </m:sup>
                    </m:sSup>
                  </m:e>
                </m:d>
              </m:e>
            </m:func>
            <m:r>
              <w:rPr>
                <w:rFonts w:ascii="Cambria Math" w:hAnsi="Cambria Math" w:cs="Arial"/>
                <w:color w:val="333333"/>
                <w:shd w:val="clear" w:color="auto" w:fill="FFFFFF"/>
              </w:rPr>
              <m:t xml:space="preserve">=0 where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s</m:t>
                </m:r>
              </m:sup>
            </m:sSup>
            <m:r>
              <w:rPr>
                <w:rFonts w:ascii="Cambria Math" w:hAnsi="Cambria Math" w:cs="Arial"/>
                <w:color w:val="333333"/>
                <w:shd w:val="clear" w:color="auto" w:fill="FFFFFF"/>
              </w:rPr>
              <m:t>=</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m=n</m:t>
                    </m:r>
                  </m:sub>
                  <m:sup>
                    <m:r>
                      <w:rPr>
                        <w:rFonts w:ascii="Cambria Math" w:hAnsi="Cambria Math" w:cs="Arial"/>
                        <w:color w:val="333333"/>
                        <w:shd w:val="clear" w:color="auto" w:fill="FFFFFF"/>
                      </w:rPr>
                      <m: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m:t>
                        </m:r>
                      </m:e>
                      <m:sub>
                        <m:r>
                          <w:rPr>
                            <w:rFonts w:ascii="Cambria Math" w:hAnsi="Cambria Math" w:cs="Arial"/>
                            <w:color w:val="333333"/>
                            <w:shd w:val="clear" w:color="auto" w:fill="FFFFFF"/>
                          </w:rPr>
                          <m:t>m</m:t>
                        </m:r>
                      </m:sub>
                    </m:sSub>
                  </m:e>
                </m:nary>
              </m:e>
            </m:nary>
            <m:r>
              <w:rPr>
                <w:rFonts w:ascii="Cambria Math" w:hAnsi="Cambria Math" w:cs="Arial"/>
                <w:color w:val="333333"/>
                <w:shd w:val="clear" w:color="auto" w:fill="FFFFFF"/>
              </w:rPr>
              <m:t xml:space="preserve">  </m:t>
            </m:r>
          </m:e>
        </m:nary>
      </m:oMath>
      <w:r>
        <w:rPr>
          <w:rFonts w:ascii="Arial" w:hAnsi="Arial" w:cs="Arial"/>
          <w:color w:val="333333"/>
          <w:shd w:val="clear" w:color="auto" w:fill="FFFFFF"/>
        </w:rPr>
        <w:t>. If the events {</w:t>
      </w:r>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perscript"/>
        </w:rPr>
        <w:t>n</w:t>
      </w:r>
      <w:r>
        <w:rPr>
          <w:rFonts w:ascii="Arial" w:hAnsi="Arial" w:cs="Arial"/>
          <w:color w:val="333333"/>
          <w:shd w:val="clear" w:color="auto" w:fill="FFFFFF"/>
        </w:rPr>
        <w:t>} are independent, then</w:t>
      </w:r>
    </w:p>
    <w:p w14:paraId="049CEBD4" w14:textId="77777777" w:rsidR="008D1943" w:rsidRDefault="00000000" w:rsidP="008D1943">
      <w:pPr>
        <w:spacing w:line="360" w:lineRule="auto"/>
        <w:jc w:val="center"/>
        <w:rPr>
          <w:rFonts w:ascii="Arial" w:hAnsi="Arial" w:cs="Arial"/>
          <w:color w:val="333333"/>
          <w:shd w:val="clear" w:color="auto" w:fill="FFFFFF"/>
        </w:rPr>
      </w:pPr>
      <m:oMathPara>
        <m:oMath>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r>
                <w:rPr>
                  <w:rFonts w:ascii="Cambria Math" w:hAnsi="Cambria Math" w:cs="Arial"/>
                  <w:color w:val="333333"/>
                  <w:shd w:val="clear" w:color="auto" w:fill="FFFFFF"/>
                </w:rPr>
                <m:t>Pr=∞ then</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Pr</m:t>
                  </m:r>
                  <m:ctrlPr>
                    <w:rPr>
                      <w:rFonts w:ascii="Cambria Math" w:hAnsi="Cambria Math" w:cs="Arial"/>
                      <w:i/>
                      <w:color w:val="333333"/>
                      <w:shd w:val="clear" w:color="auto" w:fill="FFFFFF"/>
                    </w:rPr>
                  </m:ctrlPr>
                </m:fName>
                <m:e>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s</m:t>
                          </m:r>
                        </m:sup>
                      </m:sSup>
                    </m:e>
                  </m:d>
                </m:e>
              </m:func>
              <m:r>
                <w:rPr>
                  <w:rFonts w:ascii="Cambria Math" w:hAnsi="Cambria Math" w:cs="Arial"/>
                  <w:color w:val="333333"/>
                  <w:shd w:val="clear" w:color="auto" w:fill="FFFFFF"/>
                </w:rPr>
                <m:t xml:space="preserve">=1 where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s</m:t>
                  </m:r>
                </m:sup>
              </m:sSup>
              <m:r>
                <w:rPr>
                  <w:rFonts w:ascii="Cambria Math" w:hAnsi="Cambria Math" w:cs="Arial"/>
                  <w:color w:val="333333"/>
                  <w:shd w:val="clear" w:color="auto" w:fill="FFFFFF"/>
                </w:rPr>
                <m:t>=</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m=n</m:t>
                      </m:r>
                    </m:sub>
                    <m:sup>
                      <m:r>
                        <w:rPr>
                          <w:rFonts w:ascii="Cambria Math" w:hAnsi="Cambria Math" w:cs="Arial"/>
                          <w:color w:val="333333"/>
                          <w:shd w:val="clear" w:color="auto" w:fill="FFFFFF"/>
                        </w:rPr>
                        <m: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m:t>
                          </m:r>
                        </m:e>
                        <m:sub>
                          <m:r>
                            <w:rPr>
                              <w:rFonts w:ascii="Cambria Math" w:hAnsi="Cambria Math" w:cs="Arial"/>
                              <w:color w:val="333333"/>
                              <w:shd w:val="clear" w:color="auto" w:fill="FFFFFF"/>
                            </w:rPr>
                            <m:t>m</m:t>
                          </m:r>
                        </m:sub>
                      </m:sSub>
                      <m:r>
                        <w:rPr>
                          <w:rFonts w:ascii="Cambria Math" w:hAnsi="Cambria Math" w:cs="Arial"/>
                          <w:color w:val="333333"/>
                          <w:shd w:val="clear" w:color="auto" w:fill="FFFFFF"/>
                        </w:rPr>
                        <m:t>.</m:t>
                      </m:r>
                    </m:e>
                  </m:nary>
                </m:e>
              </m:nary>
              <m:r>
                <w:rPr>
                  <w:rFonts w:ascii="Cambria Math" w:hAnsi="Cambria Math" w:cs="Arial"/>
                  <w:color w:val="333333"/>
                  <w:shd w:val="clear" w:color="auto" w:fill="FFFFFF"/>
                </w:rPr>
                <m:t xml:space="preserve">  </m:t>
              </m:r>
            </m:e>
          </m:nary>
        </m:oMath>
      </m:oMathPara>
    </w:p>
    <w:p w14:paraId="130FE31C" w14:textId="77777777" w:rsidR="008D1943" w:rsidRDefault="008D1943" w:rsidP="008D1943">
      <w:pPr>
        <w:spacing w:line="360" w:lineRule="auto"/>
        <w:ind w:firstLine="720"/>
        <w:rPr>
          <w:rFonts w:ascii="Arial" w:hAnsi="Arial" w:cs="Arial"/>
          <w:color w:val="333333"/>
          <w:shd w:val="clear" w:color="auto" w:fill="FFFFFF"/>
        </w:rPr>
      </w:pPr>
      <w:r>
        <w:rPr>
          <w:rFonts w:ascii="Arial" w:hAnsi="Arial" w:cs="Arial"/>
          <w:color w:val="333333"/>
          <w:shd w:val="clear" w:color="auto" w:fill="FFFFFF"/>
        </w:rPr>
        <w:t>Conversely, if the events are independent and the sum of their probabilities diverges, then the probability of the intersection of all the events is 1. To understand this, consider the first case where the sum probabilities is finite. We can define a new sequence of events {</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bscript"/>
        </w:rPr>
        <w:t>n</w:t>
      </w:r>
      <w:proofErr w:type="spellEnd"/>
      <w:r>
        <w:rPr>
          <w:rFonts w:ascii="Arial" w:hAnsi="Arial" w:cs="Arial"/>
          <w:color w:val="333333"/>
          <w:shd w:val="clear" w:color="auto" w:fill="FFFFFF"/>
        </w:rPr>
        <w:t xml:space="preserve">} as follows: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F</m:t>
            </m:r>
          </m:e>
          <m:sub>
            <m:r>
              <w:rPr>
                <w:rFonts w:ascii="Cambria Math" w:hAnsi="Cambria Math" w:cs="Arial"/>
                <w:color w:val="333333"/>
                <w:shd w:val="clear" w:color="auto" w:fill="FFFFFF"/>
              </w:rPr>
              <m:t>n</m:t>
            </m:r>
          </m:sub>
        </m:sSub>
        <m:r>
          <w:rPr>
            <w:rFonts w:ascii="Cambria Math" w:hAnsi="Cambria Math" w:cs="Arial"/>
            <w:color w:val="333333"/>
            <w:shd w:val="clear" w:color="auto" w:fill="FFFFFF"/>
          </w:rPr>
          <m:t>=</m:t>
        </m:r>
        <m:nary>
          <m:naryPr>
            <m:chr m:val="⋃"/>
            <m:limLoc m:val="undOvr"/>
            <m:supHide m:val="1"/>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m≥n</m:t>
            </m:r>
          </m:sub>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m:t>
                </m:r>
              </m:e>
              <m:sub>
                <m:r>
                  <w:rPr>
                    <w:rFonts w:ascii="Cambria Math" w:hAnsi="Cambria Math" w:cs="Arial"/>
                    <w:color w:val="333333"/>
                    <w:shd w:val="clear" w:color="auto" w:fill="FFFFFF"/>
                  </w:rPr>
                  <m:t>n</m:t>
                </m:r>
              </m:sub>
            </m:sSub>
          </m:e>
        </m:nary>
      </m:oMath>
      <w:r>
        <w:rPr>
          <w:rFonts w:ascii="Arial" w:hAnsi="Arial" w:cs="Arial"/>
          <w:color w:val="333333"/>
          <w:shd w:val="clear" w:color="auto" w:fill="FFFFFF"/>
        </w:rPr>
        <w:t xml:space="preserve">. That is the union of all the events in the sequence </w:t>
      </w:r>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bscript"/>
        </w:rPr>
        <w:t>n</w:t>
      </w:r>
      <w:r>
        <w:rPr>
          <w:rFonts w:ascii="Arial" w:hAnsi="Arial" w:cs="Arial"/>
          <w:color w:val="333333"/>
          <w:shd w:val="clear" w:color="auto" w:fill="FFFFFF"/>
        </w:rPr>
        <w:t xml:space="preserve"> starting from index </w:t>
      </w:r>
      <w:r w:rsidRPr="00267FC5">
        <w:rPr>
          <w:rFonts w:ascii="Arial" w:hAnsi="Arial" w:cs="Arial"/>
          <w:i/>
          <w:iCs/>
          <w:color w:val="333333"/>
          <w:shd w:val="clear" w:color="auto" w:fill="FFFFFF"/>
        </w:rPr>
        <w:t>n</w:t>
      </w:r>
      <w:r>
        <w:rPr>
          <w:rFonts w:ascii="Arial" w:hAnsi="Arial" w:cs="Arial"/>
          <w:color w:val="333333"/>
          <w:shd w:val="clear" w:color="auto" w:fill="FFFFFF"/>
        </w:rPr>
        <w:t xml:space="preserve">. Intuitively, </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bscript"/>
        </w:rPr>
        <w:t>n</w:t>
      </w:r>
      <w:proofErr w:type="spellEnd"/>
      <w:r>
        <w:rPr>
          <w:rFonts w:ascii="Arial" w:hAnsi="Arial" w:cs="Arial"/>
          <w:color w:val="333333"/>
          <w:shd w:val="clear" w:color="auto" w:fill="FFFFFF"/>
        </w:rPr>
        <w:t xml:space="preserve"> represents the event that at least one of the events </w:t>
      </w:r>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bscript"/>
        </w:rPr>
        <w:t>n</w:t>
      </w:r>
      <w:r>
        <w:rPr>
          <w:rFonts w:ascii="Arial" w:hAnsi="Arial" w:cs="Arial"/>
          <w:color w:val="333333"/>
          <w:shd w:val="clear" w:color="auto" w:fill="FFFFFF"/>
        </w:rPr>
        <w:t xml:space="preserve"> occurs starting from index n. Since the sum of the probabilities of the events in the sequence is finite, we have:  </w:t>
      </w:r>
      <m:oMath>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r>
              <w:rPr>
                <w:rFonts w:ascii="Cambria Math" w:hAnsi="Cambria Math" w:cs="Arial"/>
                <w:color w:val="333333"/>
                <w:shd w:val="clear" w:color="auto" w:fill="FFFFFF"/>
              </w:rPr>
              <m:t>P</m:t>
            </m:r>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m:t>
                    </m:r>
                  </m:e>
                  <m:sub>
                    <m:r>
                      <w:rPr>
                        <w:rFonts w:ascii="Cambria Math" w:hAnsi="Cambria Math" w:cs="Arial"/>
                        <w:color w:val="333333"/>
                        <w:shd w:val="clear" w:color="auto" w:fill="FFFFFF"/>
                      </w:rPr>
                      <m:t>n</m:t>
                    </m:r>
                  </m:sub>
                </m:sSub>
              </m:e>
            </m:d>
            <m:r>
              <w:rPr>
                <w:rFonts w:ascii="Cambria Math" w:hAnsi="Cambria Math" w:cs="Arial"/>
                <w:color w:val="333333"/>
                <w:shd w:val="clear" w:color="auto" w:fill="FFFFFF"/>
              </w:rPr>
              <m:t>&lt;∞</m:t>
            </m:r>
          </m:e>
        </m:nary>
      </m:oMath>
      <w:r>
        <w:rPr>
          <w:rFonts w:ascii="Arial" w:hAnsi="Arial" w:cs="Arial"/>
          <w:color w:val="333333"/>
          <w:shd w:val="clear" w:color="auto" w:fill="FFFFFF"/>
        </w:rPr>
        <w:t xml:space="preserve">. This implies that the sum of the probabilities of the events in the sequence is also finite since </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bscript"/>
        </w:rPr>
        <w:t>n</w:t>
      </w:r>
      <w:proofErr w:type="spellEnd"/>
      <w:r>
        <w:rPr>
          <w:rFonts w:ascii="Arial" w:hAnsi="Arial" w:cs="Arial"/>
          <w:color w:val="333333"/>
          <w:shd w:val="clear" w:color="auto" w:fill="FFFFFF"/>
        </w:rPr>
        <w:t xml:space="preserve"> is </w:t>
      </w:r>
      <w:r w:rsidRPr="00B6635D">
        <w:rPr>
          <w:rFonts w:ascii="Arial" w:hAnsi="Arial" w:cs="Arial"/>
          <w:color w:val="333333"/>
          <w:shd w:val="clear" w:color="auto" w:fill="FFFFFF"/>
        </w:rPr>
        <w:t>the</w:t>
      </w:r>
      <w:r>
        <w:rPr>
          <w:rFonts w:ascii="Arial" w:hAnsi="Arial" w:cs="Arial"/>
          <w:color w:val="333333"/>
          <w:shd w:val="clear" w:color="auto" w:fill="FFFFFF"/>
        </w:rPr>
        <w:t xml:space="preserve"> union of a finite number of events </w:t>
      </w:r>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bscript"/>
        </w:rPr>
        <w:t>n</w:t>
      </w:r>
      <w:r>
        <w:rPr>
          <w:rFonts w:ascii="Arial" w:hAnsi="Arial" w:cs="Arial"/>
          <w:color w:val="333333"/>
          <w:shd w:val="clear" w:color="auto" w:fill="FFFFFF"/>
        </w:rPr>
        <w:t>. Therefore, we have:</w:t>
      </w:r>
    </w:p>
    <w:p w14:paraId="63885A66" w14:textId="77777777" w:rsidR="008D1943" w:rsidRDefault="00000000" w:rsidP="008D1943">
      <w:pPr>
        <w:spacing w:line="360" w:lineRule="auto"/>
        <w:jc w:val="both"/>
        <w:rPr>
          <w:rFonts w:ascii="Arial" w:hAnsi="Arial" w:cs="Arial"/>
          <w:color w:val="333333"/>
          <w:shd w:val="clear" w:color="auto" w:fill="FFFFFF"/>
        </w:rPr>
      </w:pPr>
      <m:oMathPara>
        <m:oMath>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r>
                <w:rPr>
                  <w:rFonts w:ascii="Cambria Math" w:hAnsi="Cambria Math" w:cs="Arial"/>
                  <w:color w:val="333333"/>
                  <w:shd w:val="clear" w:color="auto" w:fill="FFFFFF"/>
                </w:rPr>
                <m:t>Pr</m:t>
              </m:r>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m:t>
                      </m:r>
                    </m:e>
                    <m:sub>
                      <m:r>
                        <w:rPr>
                          <w:rFonts w:ascii="Cambria Math" w:hAnsi="Cambria Math" w:cs="Arial"/>
                          <w:color w:val="333333"/>
                          <w:shd w:val="clear" w:color="auto" w:fill="FFFFFF"/>
                        </w:rPr>
                        <m:t>n</m:t>
                      </m:r>
                    </m:sub>
                  </m:sSub>
                </m:e>
              </m:d>
              <m:r>
                <w:rPr>
                  <w:rFonts w:ascii="Cambria Math" w:hAnsi="Cambria Math" w:cs="Arial"/>
                  <w:color w:val="333333"/>
                  <w:shd w:val="clear" w:color="auto" w:fill="FFFFFF"/>
                </w:rPr>
                <m:t xml:space="preserve">= </m:t>
              </m:r>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d>
                    <m:dPr>
                      <m:ctrlPr>
                        <w:rPr>
                          <w:rFonts w:ascii="Cambria Math" w:hAnsi="Cambria Math" w:cs="Arial"/>
                          <w:i/>
                          <w:color w:val="333333"/>
                          <w:shd w:val="clear" w:color="auto" w:fill="FFFFFF"/>
                        </w:rPr>
                      </m:ctrlPr>
                    </m:dPr>
                    <m:e>
                      <m:nary>
                        <m:naryPr>
                          <m:chr m:val="⋃"/>
                          <m:limLoc m:val="undOvr"/>
                          <m:supHide m:val="1"/>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m≥n</m:t>
                          </m:r>
                        </m:sub>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m:t>
                              </m:r>
                            </m:e>
                            <m:sub>
                              <m:r>
                                <w:rPr>
                                  <w:rFonts w:ascii="Cambria Math" w:hAnsi="Cambria Math" w:cs="Arial"/>
                                  <w:color w:val="333333"/>
                                  <w:shd w:val="clear" w:color="auto" w:fill="FFFFFF"/>
                                </w:rPr>
                                <m:t>n</m:t>
                              </m:r>
                            </m:sub>
                          </m:sSub>
                        </m:e>
                      </m:nary>
                    </m:e>
                  </m:d>
                  <m:r>
                    <w:rPr>
                      <w:rFonts w:ascii="Cambria Math" w:hAnsi="Cambria Math" w:cs="Arial"/>
                      <w:color w:val="333333"/>
                      <w:shd w:val="clear" w:color="auto" w:fill="FFFFFF"/>
                    </w:rPr>
                    <m:t>≤</m:t>
                  </m:r>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nary>
                        <m:naryPr>
                          <m:chr m:val="∑"/>
                          <m:limLoc m:val="undOvr"/>
                          <m:supHide m:val="1"/>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m≥n</m:t>
                          </m:r>
                        </m:sub>
                        <m:sup/>
                        <m:e>
                          <m:r>
                            <w:rPr>
                              <w:rFonts w:ascii="Cambria Math" w:hAnsi="Cambria Math" w:cs="Arial"/>
                              <w:color w:val="333333"/>
                              <w:shd w:val="clear" w:color="auto" w:fill="FFFFFF"/>
                            </w:rPr>
                            <m:t>P(</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m:t>
                              </m:r>
                            </m:e>
                            <m:sub>
                              <m:r>
                                <w:rPr>
                                  <w:rFonts w:ascii="Cambria Math" w:hAnsi="Cambria Math" w:cs="Arial"/>
                                  <w:color w:val="333333"/>
                                  <w:shd w:val="clear" w:color="auto" w:fill="FFFFFF"/>
                                </w:rPr>
                                <m:t>n</m:t>
                              </m:r>
                            </m:sub>
                          </m:sSub>
                          <m:r>
                            <w:rPr>
                              <w:rFonts w:ascii="Cambria Math" w:hAnsi="Cambria Math" w:cs="Arial"/>
                              <w:color w:val="333333"/>
                              <w:shd w:val="clear" w:color="auto" w:fill="FFFFFF"/>
                            </w:rPr>
                            <m:t>)</m:t>
                          </m:r>
                        </m:e>
                      </m:nary>
                    </m:e>
                  </m:nary>
                </m:e>
              </m:nary>
              <m:r>
                <w:rPr>
                  <w:rFonts w:ascii="Cambria Math" w:hAnsi="Cambria Math" w:cs="Arial"/>
                  <w:color w:val="333333"/>
                  <w:shd w:val="clear" w:color="auto" w:fill="FFFFFF"/>
                </w:rPr>
                <m:t xml:space="preserve"> = </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r>
                    <w:rPr>
                      <w:rFonts w:ascii="Cambria Math" w:hAnsi="Cambria Math" w:cs="Arial"/>
                      <w:color w:val="333333"/>
                      <w:shd w:val="clear" w:color="auto" w:fill="FFFFFF"/>
                    </w:rPr>
                    <m:t>P</m:t>
                  </m:r>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m:t>
                          </m:r>
                        </m:e>
                        <m:sub>
                          <m:r>
                            <w:rPr>
                              <w:rFonts w:ascii="Cambria Math" w:hAnsi="Cambria Math" w:cs="Arial"/>
                              <w:color w:val="333333"/>
                              <w:shd w:val="clear" w:color="auto" w:fill="FFFFFF"/>
                            </w:rPr>
                            <m:t>n</m:t>
                          </m:r>
                        </m:sub>
                      </m:sSub>
                    </m:e>
                  </m:d>
                  <m:r>
                    <w:rPr>
                      <w:rFonts w:ascii="Cambria Math" w:hAnsi="Cambria Math" w:cs="Arial"/>
                      <w:color w:val="333333"/>
                      <w:shd w:val="clear" w:color="auto" w:fill="FFFFFF"/>
                    </w:rPr>
                    <m:t>+P</m:t>
                  </m:r>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m:t>
                          </m:r>
                        </m:e>
                        <m:sub>
                          <m:r>
                            <w:rPr>
                              <w:rFonts w:ascii="Cambria Math" w:hAnsi="Cambria Math" w:cs="Arial"/>
                              <w:color w:val="333333"/>
                              <w:shd w:val="clear" w:color="auto" w:fill="FFFFFF"/>
                            </w:rPr>
                            <m:t>n+1</m:t>
                          </m:r>
                        </m:sub>
                      </m:sSub>
                    </m:e>
                  </m:d>
                  <m:r>
                    <w:rPr>
                      <w:rFonts w:ascii="Cambria Math" w:hAnsi="Cambria Math" w:cs="Arial"/>
                      <w:color w:val="333333"/>
                      <w:shd w:val="clear" w:color="auto" w:fill="FFFFFF"/>
                    </w:rPr>
                    <m:t>+…)</m:t>
                  </m:r>
                </m:e>
              </m:nary>
              <m:r>
                <w:rPr>
                  <w:rFonts w:ascii="Cambria Math" w:hAnsi="Cambria Math" w:cs="Arial"/>
                  <w:color w:val="333333"/>
                  <w:shd w:val="clear" w:color="auto" w:fill="FFFFFF"/>
                </w:rPr>
                <m:t xml:space="preserve"> </m:t>
              </m:r>
            </m:e>
          </m:nary>
          <m:r>
            <w:rPr>
              <w:rFonts w:ascii="Cambria Math" w:hAnsi="Cambria Math" w:cs="Arial"/>
              <w:color w:val="333333"/>
              <w:shd w:val="clear" w:color="auto" w:fill="FFFFFF"/>
            </w:rPr>
            <m:t xml:space="preserve"> </m:t>
          </m:r>
        </m:oMath>
      </m:oMathPara>
    </w:p>
    <w:p w14:paraId="0100E1DC" w14:textId="77777777" w:rsidR="008D1943" w:rsidRDefault="008D1943" w:rsidP="008D1943">
      <w:pPr>
        <w:spacing w:line="360" w:lineRule="auto"/>
        <w:ind w:firstLine="720"/>
        <w:jc w:val="both"/>
        <w:rPr>
          <w:rFonts w:ascii="Arial" w:hAnsi="Arial" w:cs="Arial"/>
          <w:color w:val="333333"/>
          <w:shd w:val="clear" w:color="auto" w:fill="FFFFFF"/>
        </w:rPr>
      </w:pPr>
      <w:r w:rsidRPr="009138E5">
        <w:rPr>
          <w:rFonts w:ascii="Arial" w:hAnsi="Arial" w:cs="Arial"/>
          <w:color w:val="333333"/>
          <w:shd w:val="clear" w:color="auto" w:fill="FFFFFF"/>
        </w:rPr>
        <w:t xml:space="preserve">The last step follows from the fact that the events </w:t>
      </w:r>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bscript"/>
        </w:rPr>
        <w:t>n</w:t>
      </w:r>
      <w:r w:rsidRPr="009138E5">
        <w:rPr>
          <w:rFonts w:ascii="Arial" w:hAnsi="Arial" w:cs="Arial"/>
          <w:color w:val="333333"/>
          <w:shd w:val="clear" w:color="auto" w:fill="FFFFFF"/>
        </w:rPr>
        <w:t xml:space="preserve"> are non-negative and therefore the sum can be rearranged. Now, let</w:t>
      </w:r>
      <w:r>
        <w:rPr>
          <w:rFonts w:ascii="Arial" w:hAnsi="Arial" w:cs="Arial"/>
          <w:color w:val="333333"/>
          <w:shd w:val="clear" w:color="auto" w:fill="FFFFFF"/>
        </w:rPr>
        <w:t xml:space="preserve"> us</w:t>
      </w:r>
      <w:r w:rsidRPr="009138E5">
        <w:rPr>
          <w:rFonts w:ascii="Arial" w:hAnsi="Arial" w:cs="Arial"/>
          <w:color w:val="333333"/>
          <w:shd w:val="clear" w:color="auto" w:fill="FFFFFF"/>
        </w:rPr>
        <w:t xml:space="preserve"> consider the event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s</m:t>
            </m:r>
          </m:sup>
        </m:sSup>
        <m:r>
          <w:rPr>
            <w:rFonts w:ascii="Cambria Math" w:hAnsi="Cambria Math" w:cs="Arial"/>
            <w:color w:val="333333"/>
            <w:shd w:val="clear" w:color="auto" w:fill="FFFFFF"/>
          </w:rPr>
          <m:t>=</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F</m:t>
                </m:r>
              </m:e>
              <m:sub>
                <m:r>
                  <w:rPr>
                    <w:rFonts w:ascii="Cambria Math" w:hAnsi="Cambria Math" w:cs="Arial"/>
                    <w:color w:val="333333"/>
                    <w:shd w:val="clear" w:color="auto" w:fill="FFFFFF"/>
                  </w:rPr>
                  <m:t>n</m:t>
                </m:r>
              </m:sub>
            </m:sSub>
          </m:e>
        </m:nary>
      </m:oMath>
      <w:r w:rsidRPr="009138E5">
        <w:rPr>
          <w:rFonts w:ascii="Arial" w:hAnsi="Arial" w:cs="Arial"/>
          <w:color w:val="333333"/>
          <w:shd w:val="clear" w:color="auto" w:fill="FFFFFF"/>
        </w:rPr>
        <w:t xml:space="preserve">. Intuitively, </w:t>
      </w:r>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perscript"/>
        </w:rPr>
        <w:t>s</w:t>
      </w:r>
      <w:r w:rsidRPr="009138E5">
        <w:rPr>
          <w:rFonts w:ascii="Arial" w:hAnsi="Arial" w:cs="Arial"/>
          <w:color w:val="333333"/>
          <w:shd w:val="clear" w:color="auto" w:fill="FFFFFF"/>
        </w:rPr>
        <w:t xml:space="preserve"> represents the event that infinitely many of the events </w:t>
      </w:r>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bscript"/>
        </w:rPr>
        <w:t>n</w:t>
      </w:r>
      <w:r w:rsidRPr="009138E5">
        <w:rPr>
          <w:rFonts w:ascii="Arial" w:hAnsi="Arial" w:cs="Arial"/>
          <w:color w:val="333333"/>
          <w:shd w:val="clear" w:color="auto" w:fill="FFFFFF"/>
        </w:rPr>
        <w:t xml:space="preserve"> occur. We can write </w:t>
      </w:r>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perscript"/>
        </w:rPr>
        <w:t>s</w:t>
      </w:r>
      <w:r w:rsidRPr="009138E5">
        <w:rPr>
          <w:rFonts w:ascii="Arial" w:hAnsi="Arial" w:cs="Arial"/>
          <w:color w:val="333333"/>
          <w:shd w:val="clear" w:color="auto" w:fill="FFFFFF"/>
        </w:rPr>
        <w:t xml:space="preserve"> as a countable intersection of the events {</w:t>
      </w:r>
      <w:proofErr w:type="spellStart"/>
      <w:r w:rsidRPr="00267FC5">
        <w:rPr>
          <w:rFonts w:ascii="Arial" w:hAnsi="Arial" w:cs="Arial"/>
          <w:i/>
          <w:iCs/>
          <w:color w:val="333333"/>
          <w:shd w:val="clear" w:color="auto" w:fill="FFFFFF"/>
        </w:rPr>
        <w:t>Fn</w:t>
      </w:r>
      <w:proofErr w:type="spellEnd"/>
      <w:r w:rsidRPr="009138E5">
        <w:rPr>
          <w:rFonts w:ascii="Arial" w:hAnsi="Arial" w:cs="Arial"/>
          <w:color w:val="333333"/>
          <w:shd w:val="clear" w:color="auto" w:fill="FFFFFF"/>
        </w:rPr>
        <w:t xml:space="preserve">}, </w:t>
      </w:r>
      <w:proofErr w:type="gramStart"/>
      <w:r w:rsidRPr="009138E5">
        <w:rPr>
          <w:rFonts w:ascii="Arial" w:hAnsi="Arial" w:cs="Arial"/>
          <w:color w:val="333333"/>
          <w:shd w:val="clear" w:color="auto" w:fill="FFFFFF"/>
        </w:rPr>
        <w:t>i.e.</w:t>
      </w:r>
      <w:r>
        <w:rPr>
          <w:rFonts w:ascii="Arial" w:hAnsi="Arial" w:cs="Arial"/>
          <w:color w:val="333333"/>
          <w:shd w:val="clear" w:color="auto" w:fill="FFFFFF"/>
        </w:rPr>
        <w:t>,</w:t>
      </w:r>
      <w:r w:rsidRPr="009138E5">
        <w:rPr>
          <w:rFonts w:ascii="Arial" w:hAnsi="Arial" w:cs="Arial"/>
          <w:color w:val="333333"/>
          <w:shd w:val="clear" w:color="auto" w:fill="FFFFFF"/>
        </w:rPr>
        <w:t>:</w:t>
      </w:r>
      <w:proofErr w:type="gramEnd"/>
      <w:r w:rsidRPr="009138E5">
        <w:rPr>
          <w:rFonts w:ascii="Arial" w:hAnsi="Arial" w:cs="Arial"/>
          <w:color w:val="333333"/>
          <w:shd w:val="clear" w:color="auto" w:fill="FFFFFF"/>
        </w:rPr>
        <w:t xml:space="preserve">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s</m:t>
            </m:r>
          </m:sup>
        </m:sSup>
        <m:r>
          <w:rPr>
            <w:rFonts w:ascii="Cambria Math" w:hAnsi="Cambria Math" w:cs="Arial"/>
            <w:color w:val="333333"/>
            <w:shd w:val="clear" w:color="auto" w:fill="FFFFFF"/>
          </w:rPr>
          <m:t>=</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F</m:t>
                </m:r>
              </m:e>
              <m:sub>
                <m:r>
                  <w:rPr>
                    <w:rFonts w:ascii="Cambria Math" w:hAnsi="Cambria Math" w:cs="Arial"/>
                    <w:color w:val="333333"/>
                    <w:shd w:val="clear" w:color="auto" w:fill="FFFFFF"/>
                  </w:rPr>
                  <m:t>n</m:t>
                </m:r>
              </m:sub>
            </m:sSub>
          </m:e>
        </m:nary>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r>
              <m:rPr>
                <m:sty m:val="p"/>
              </m:rPr>
              <w:rPr>
                <w:rFonts w:ascii="Cambria Math" w:hAnsi="Cambria Math" w:cs="Arial"/>
                <w:color w:val="333333"/>
                <w:shd w:val="clear" w:color="auto" w:fill="FFFFFF"/>
              </w:rPr>
              <m:t>lim</m:t>
            </m:r>
            <m:r>
              <w:rPr>
                <w:rFonts w:ascii="Cambria Math" w:hAnsi="Cambria Math" w:cs="Arial"/>
                <w:color w:val="333333"/>
                <w:shd w:val="clear" w:color="auto" w:fill="FFFFFF"/>
              </w:rPr>
              <m:t> </m:t>
            </m:r>
            <m:r>
              <m:rPr>
                <m:sty m:val="p"/>
              </m:rPr>
              <w:rPr>
                <w:rFonts w:ascii="Cambria Math" w:hAnsi="Cambria Math" w:cs="Arial"/>
                <w:color w:val="333333"/>
                <w:shd w:val="clear" w:color="auto" w:fill="FFFFFF"/>
              </w:rPr>
              <m:t>sup</m:t>
            </m:r>
          </m:fName>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F</m:t>
                </m:r>
              </m:e>
              <m:sub>
                <m:r>
                  <w:rPr>
                    <w:rFonts w:ascii="Cambria Math" w:hAnsi="Cambria Math" w:cs="Arial"/>
                    <w:color w:val="333333"/>
                    <w:shd w:val="clear" w:color="auto" w:fill="FFFFFF"/>
                  </w:rPr>
                  <m:t>n</m:t>
                </m:r>
              </m:sub>
            </m:sSub>
          </m:e>
        </m:func>
      </m:oMath>
      <w:r w:rsidRPr="009138E5">
        <w:rPr>
          <w:rFonts w:ascii="Arial" w:hAnsi="Arial" w:cs="Arial"/>
          <w:color w:val="333333"/>
          <w:shd w:val="clear" w:color="auto" w:fill="FFFFFF"/>
        </w:rPr>
        <w:t xml:space="preserve"> where </w:t>
      </w:r>
      <w:proofErr w:type="spellStart"/>
      <w:r w:rsidRPr="00267FC5">
        <w:rPr>
          <w:rFonts w:ascii="Arial" w:hAnsi="Arial" w:cs="Arial"/>
          <w:i/>
          <w:iCs/>
          <w:color w:val="333333"/>
          <w:shd w:val="clear" w:color="auto" w:fill="FFFFFF"/>
        </w:rPr>
        <w:t>lim</w:t>
      </w:r>
      <w:proofErr w:type="spellEnd"/>
      <w:r w:rsidRPr="00267FC5">
        <w:rPr>
          <w:rFonts w:ascii="Arial" w:hAnsi="Arial" w:cs="Arial"/>
          <w:i/>
          <w:iCs/>
          <w:color w:val="333333"/>
          <w:shd w:val="clear" w:color="auto" w:fill="FFFFFF"/>
        </w:rPr>
        <w:t xml:space="preserve"> sup</w:t>
      </w:r>
      <w:r w:rsidRPr="009138E5">
        <w:rPr>
          <w:rFonts w:ascii="Arial" w:hAnsi="Arial" w:cs="Arial"/>
          <w:color w:val="333333"/>
          <w:shd w:val="clear" w:color="auto" w:fill="FFFFFF"/>
        </w:rPr>
        <w:t xml:space="preserve"> is the limit supremum of the sequence {</w:t>
      </w:r>
      <w:proofErr w:type="spellStart"/>
      <w:r w:rsidRPr="00267FC5">
        <w:rPr>
          <w:rFonts w:ascii="Arial" w:hAnsi="Arial" w:cs="Arial"/>
          <w:i/>
          <w:iCs/>
          <w:color w:val="333333"/>
          <w:shd w:val="clear" w:color="auto" w:fill="FFFFFF"/>
        </w:rPr>
        <w:t>Fn</w:t>
      </w:r>
      <w:proofErr w:type="spellEnd"/>
      <w:r w:rsidRPr="009138E5">
        <w:rPr>
          <w:rFonts w:ascii="Arial" w:hAnsi="Arial" w:cs="Arial"/>
          <w:color w:val="333333"/>
          <w:shd w:val="clear" w:color="auto" w:fill="FFFFFF"/>
        </w:rPr>
        <w:t xml:space="preserve">}. In other words, </w:t>
      </w:r>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perscript"/>
        </w:rPr>
        <w:t>s</w:t>
      </w:r>
      <w:r w:rsidRPr="009138E5">
        <w:rPr>
          <w:rFonts w:ascii="Arial" w:hAnsi="Arial" w:cs="Arial"/>
          <w:color w:val="333333"/>
          <w:shd w:val="clear" w:color="auto" w:fill="FFFFFF"/>
        </w:rPr>
        <w:t xml:space="preserve"> is the set of </w:t>
      </w:r>
      <w:r w:rsidRPr="009138E5">
        <w:rPr>
          <w:rFonts w:ascii="Arial" w:hAnsi="Arial" w:cs="Arial"/>
          <w:color w:val="333333"/>
          <w:shd w:val="clear" w:color="auto" w:fill="FFFFFF"/>
        </w:rPr>
        <w:lastRenderedPageBreak/>
        <w:t xml:space="preserve">all outcomes that belong to infinitely many of the events </w:t>
      </w:r>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bscript"/>
        </w:rPr>
        <w:t>n</w:t>
      </w:r>
      <w:r w:rsidRPr="009138E5">
        <w:rPr>
          <w:rFonts w:ascii="Arial" w:hAnsi="Arial" w:cs="Arial"/>
          <w:color w:val="333333"/>
          <w:shd w:val="clear" w:color="auto" w:fill="FFFFFF"/>
        </w:rPr>
        <w:t>. Since the sum of the probabilities of the events in the sequence {</w:t>
      </w:r>
      <w:proofErr w:type="spellStart"/>
      <w:r w:rsidRPr="00267FC5">
        <w:rPr>
          <w:rFonts w:ascii="Arial" w:hAnsi="Arial" w:cs="Arial"/>
          <w:i/>
          <w:iCs/>
          <w:color w:val="333333"/>
          <w:shd w:val="clear" w:color="auto" w:fill="FFFFFF"/>
        </w:rPr>
        <w:t>Fn</w:t>
      </w:r>
      <w:proofErr w:type="spellEnd"/>
      <w:r w:rsidRPr="009138E5">
        <w:rPr>
          <w:rFonts w:ascii="Arial" w:hAnsi="Arial" w:cs="Arial"/>
          <w:color w:val="333333"/>
          <w:shd w:val="clear" w:color="auto" w:fill="FFFFFF"/>
        </w:rPr>
        <w:t xml:space="preserve">} is finite, we can apply the first Borel-Cantelli lemma to conclude that: </w:t>
      </w:r>
      <w:proofErr w:type="spellStart"/>
      <w:proofErr w:type="gramStart"/>
      <w:r w:rsidRPr="00267FC5">
        <w:rPr>
          <w:rFonts w:ascii="Arial" w:hAnsi="Arial" w:cs="Arial"/>
          <w:i/>
          <w:iCs/>
          <w:color w:val="333333"/>
          <w:shd w:val="clear" w:color="auto" w:fill="FFFFFF"/>
        </w:rPr>
        <w:t>Pr</w:t>
      </w:r>
      <w:proofErr w:type="spellEnd"/>
      <w:r w:rsidRPr="00267FC5">
        <w:rPr>
          <w:rFonts w:ascii="Arial" w:hAnsi="Arial" w:cs="Arial"/>
          <w:i/>
          <w:iCs/>
          <w:color w:val="333333"/>
          <w:shd w:val="clear" w:color="auto" w:fill="FFFFFF"/>
        </w:rPr>
        <w:t>(</w:t>
      </w:r>
      <w:proofErr w:type="spellStart"/>
      <w:proofErr w:type="gramEnd"/>
      <w:r w:rsidRPr="00267FC5">
        <w:rPr>
          <w:rFonts w:ascii="Arial" w:hAnsi="Arial" w:cs="Arial"/>
          <w:i/>
          <w:iCs/>
          <w:color w:val="333333"/>
          <w:shd w:val="clear" w:color="auto" w:fill="FFFFFF"/>
        </w:rPr>
        <w:t>lim</w:t>
      </w:r>
      <w:proofErr w:type="spellEnd"/>
      <w:r w:rsidRPr="00267FC5">
        <w:rPr>
          <w:rFonts w:ascii="Arial" w:hAnsi="Arial" w:cs="Arial"/>
          <w:i/>
          <w:iCs/>
          <w:color w:val="333333"/>
          <w:shd w:val="clear" w:color="auto" w:fill="FFFFFF"/>
        </w:rPr>
        <w:t xml:space="preserve"> sup </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bscript"/>
        </w:rPr>
        <w:t>n</w:t>
      </w:r>
      <w:proofErr w:type="spellEnd"/>
      <w:r w:rsidRPr="00267FC5">
        <w:rPr>
          <w:rFonts w:ascii="Arial" w:hAnsi="Arial" w:cs="Arial"/>
          <w:i/>
          <w:iCs/>
          <w:color w:val="333333"/>
          <w:shd w:val="clear" w:color="auto" w:fill="FFFFFF"/>
        </w:rPr>
        <w:t>) = 0</w:t>
      </w:r>
      <w:r w:rsidRPr="009138E5">
        <w:rPr>
          <w:rFonts w:ascii="Arial" w:hAnsi="Arial" w:cs="Arial"/>
          <w:color w:val="333333"/>
          <w:shd w:val="clear" w:color="auto" w:fill="FFFFFF"/>
        </w:rPr>
        <w:t xml:space="preserve">. Therefore, we have shown that </w:t>
      </w:r>
      <w:proofErr w:type="spellStart"/>
      <w:proofErr w:type="gramStart"/>
      <w:r w:rsidRPr="00267FC5">
        <w:rPr>
          <w:rFonts w:ascii="Arial" w:hAnsi="Arial" w:cs="Arial"/>
          <w:i/>
          <w:iCs/>
          <w:color w:val="333333"/>
          <w:shd w:val="clear" w:color="auto" w:fill="FFFFFF"/>
        </w:rPr>
        <w:t>Pr</w:t>
      </w:r>
      <w:proofErr w:type="spellEnd"/>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perscript"/>
        </w:rPr>
        <w:t>s</w:t>
      </w:r>
      <w:r w:rsidRPr="00267FC5">
        <w:rPr>
          <w:rFonts w:ascii="Arial" w:hAnsi="Arial" w:cs="Arial"/>
          <w:i/>
          <w:iCs/>
          <w:color w:val="333333"/>
          <w:shd w:val="clear" w:color="auto" w:fill="FFFFFF"/>
        </w:rPr>
        <w:t xml:space="preserve">) = </w:t>
      </w:r>
      <w:proofErr w:type="spellStart"/>
      <w:proofErr w:type="gramStart"/>
      <w:r w:rsidRPr="00267FC5">
        <w:rPr>
          <w:rFonts w:ascii="Arial" w:hAnsi="Arial" w:cs="Arial"/>
          <w:i/>
          <w:iCs/>
          <w:color w:val="333333"/>
          <w:shd w:val="clear" w:color="auto" w:fill="FFFFFF"/>
        </w:rPr>
        <w:t>Pr</w:t>
      </w:r>
      <w:proofErr w:type="spellEnd"/>
      <w:r w:rsidRPr="00267FC5">
        <w:rPr>
          <w:rFonts w:ascii="Arial" w:hAnsi="Arial" w:cs="Arial"/>
          <w:i/>
          <w:iCs/>
          <w:color w:val="333333"/>
          <w:shd w:val="clear" w:color="auto" w:fill="FFFFFF"/>
        </w:rPr>
        <w:t>(</w:t>
      </w:r>
      <w:proofErr w:type="spellStart"/>
      <w:proofErr w:type="gramEnd"/>
      <w:r w:rsidRPr="00267FC5">
        <w:rPr>
          <w:rFonts w:ascii="Arial" w:hAnsi="Arial" w:cs="Arial"/>
          <w:i/>
          <w:iCs/>
          <w:color w:val="333333"/>
          <w:shd w:val="clear" w:color="auto" w:fill="FFFFFF"/>
        </w:rPr>
        <w:t>lim</w:t>
      </w:r>
      <w:proofErr w:type="spellEnd"/>
      <w:r w:rsidRPr="00267FC5">
        <w:rPr>
          <w:rFonts w:ascii="Arial" w:hAnsi="Arial" w:cs="Arial"/>
          <w:i/>
          <w:iCs/>
          <w:color w:val="333333"/>
          <w:shd w:val="clear" w:color="auto" w:fill="FFFFFF"/>
        </w:rPr>
        <w:t xml:space="preserve"> sup </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bscript"/>
        </w:rPr>
        <w:t>n</w:t>
      </w:r>
      <w:proofErr w:type="spellEnd"/>
      <w:r w:rsidRPr="00267FC5">
        <w:rPr>
          <w:rFonts w:ascii="Arial" w:hAnsi="Arial" w:cs="Arial"/>
          <w:i/>
          <w:iCs/>
          <w:color w:val="333333"/>
          <w:shd w:val="clear" w:color="auto" w:fill="FFFFFF"/>
        </w:rPr>
        <w:t>) = 0</w:t>
      </w:r>
      <w:r w:rsidRPr="009138E5">
        <w:rPr>
          <w:rFonts w:ascii="Arial" w:hAnsi="Arial" w:cs="Arial"/>
          <w:color w:val="333333"/>
          <w:shd w:val="clear" w:color="auto" w:fill="FFFFFF"/>
        </w:rPr>
        <w:t xml:space="preserve">, which completes the proof of the first case. </w:t>
      </w:r>
      <w:r>
        <w:rPr>
          <w:rFonts w:ascii="Arial" w:hAnsi="Arial" w:cs="Arial"/>
          <w:color w:val="333333"/>
          <w:shd w:val="clear" w:color="auto" w:fill="FFFFFF"/>
        </w:rPr>
        <w:t>W</w:t>
      </w:r>
      <w:r w:rsidRPr="009138E5">
        <w:rPr>
          <w:rFonts w:ascii="Arial" w:hAnsi="Arial" w:cs="Arial"/>
          <w:color w:val="333333"/>
          <w:shd w:val="clear" w:color="auto" w:fill="FFFFFF"/>
        </w:rPr>
        <w:t>e don’t need</w:t>
      </w:r>
      <w:r>
        <w:rPr>
          <w:rFonts w:ascii="Arial" w:hAnsi="Arial" w:cs="Arial"/>
          <w:color w:val="333333"/>
          <w:shd w:val="clear" w:color="auto" w:fill="FFFFFF"/>
        </w:rPr>
        <w:t xml:space="preserve"> t</w:t>
      </w:r>
      <w:r w:rsidRPr="009138E5">
        <w:rPr>
          <w:rFonts w:ascii="Arial" w:hAnsi="Arial" w:cs="Arial"/>
          <w:color w:val="333333"/>
          <w:shd w:val="clear" w:color="auto" w:fill="FFFFFF"/>
        </w:rPr>
        <w:t xml:space="preserve">he second case here because </w:t>
      </w:r>
      <w:r w:rsidRPr="00267FC5">
        <w:rPr>
          <w:rFonts w:ascii="Arial" w:hAnsi="Arial" w:cs="Arial"/>
          <w:i/>
          <w:iCs/>
          <w:color w:val="333333"/>
          <w:shd w:val="clear" w:color="auto" w:fill="FFFFFF"/>
        </w:rPr>
        <w:t>J</w:t>
      </w:r>
      <w:r w:rsidRPr="00267FC5">
        <w:rPr>
          <w:rFonts w:ascii="Arial" w:hAnsi="Arial" w:cs="Arial"/>
          <w:i/>
          <w:iCs/>
          <w:color w:val="333333"/>
          <w:shd w:val="clear" w:color="auto" w:fill="FFFFFF"/>
          <w:vertAlign w:val="subscript"/>
        </w:rPr>
        <w:t>n</w:t>
      </w:r>
      <w:r w:rsidRPr="00267FC5">
        <w:rPr>
          <w:rFonts w:ascii="Arial" w:hAnsi="Arial" w:cs="Arial"/>
          <w:i/>
          <w:iCs/>
          <w:color w:val="333333"/>
          <w:shd w:val="clear" w:color="auto" w:fill="FFFFFF"/>
        </w:rPr>
        <w:t>(T)</w:t>
      </w:r>
      <w:r w:rsidRPr="009138E5">
        <w:rPr>
          <w:rFonts w:ascii="Arial" w:hAnsi="Arial" w:cs="Arial"/>
          <w:color w:val="333333"/>
          <w:shd w:val="clear" w:color="auto" w:fill="FFFFFF"/>
        </w:rPr>
        <w:t xml:space="preserve"> is convergent. Having shown the convergence, we will now apply the Borel-Cantelli lemma. Let {</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bscript"/>
        </w:rPr>
        <w:t>n</w:t>
      </w:r>
      <w:proofErr w:type="spellEnd"/>
      <w:r w:rsidRPr="00267FC5">
        <w:rPr>
          <w:rFonts w:ascii="Arial" w:hAnsi="Arial" w:cs="Arial"/>
          <w:i/>
          <w:iCs/>
          <w:color w:val="333333"/>
          <w:shd w:val="clear" w:color="auto" w:fill="FFFFFF"/>
        </w:rPr>
        <w:t>(x)</w:t>
      </w:r>
      <w:r w:rsidRPr="009138E5">
        <w:rPr>
          <w:rFonts w:ascii="Arial" w:hAnsi="Arial" w:cs="Arial"/>
          <w:color w:val="333333"/>
          <w:shd w:val="clear" w:color="auto" w:fill="FFFFFF"/>
        </w:rPr>
        <w:t xml:space="preserve">} be a sequence of measurable functions on [0,1] with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f</w:t>
      </w:r>
      <w:r w:rsidRPr="00267FC5">
        <w:rPr>
          <w:rFonts w:ascii="Arial" w:hAnsi="Arial" w:cs="Arial"/>
          <w:i/>
          <w:iCs/>
          <w:color w:val="333333"/>
          <w:shd w:val="clear" w:color="auto" w:fill="FFFFFF"/>
          <w:vertAlign w:val="subscript"/>
        </w:rPr>
        <w:t>n</w:t>
      </w:r>
      <w:proofErr w:type="spellEnd"/>
      <w:r w:rsidRPr="00267FC5">
        <w:rPr>
          <w:rFonts w:ascii="Arial" w:hAnsi="Arial" w:cs="Arial"/>
          <w:i/>
          <w:iCs/>
          <w:color w:val="333333"/>
          <w:shd w:val="clear" w:color="auto" w:fill="FFFFFF"/>
        </w:rPr>
        <w:t>(x)| &lt; ∞</w:t>
      </w:r>
      <w:r w:rsidRPr="009138E5">
        <w:rPr>
          <w:rFonts w:ascii="Arial" w:hAnsi="Arial" w:cs="Arial"/>
          <w:color w:val="333333"/>
          <w:shd w:val="clear" w:color="auto" w:fill="FFFFFF"/>
        </w:rPr>
        <w:t xml:space="preserve"> for </w:t>
      </w:r>
      <w:proofErr w:type="spellStart"/>
      <w:r w:rsidRPr="009138E5">
        <w:rPr>
          <w:rFonts w:ascii="Arial" w:hAnsi="Arial" w:cs="Arial"/>
          <w:color w:val="333333"/>
          <w:shd w:val="clear" w:color="auto" w:fill="FFFFFF"/>
        </w:rPr>
        <w:t>a.e.</w:t>
      </w:r>
      <w:proofErr w:type="spellEnd"/>
      <w:r w:rsidRPr="009138E5">
        <w:rPr>
          <w:rFonts w:ascii="Arial" w:hAnsi="Arial" w:cs="Arial"/>
          <w:color w:val="333333"/>
          <w:shd w:val="clear" w:color="auto" w:fill="FFFFFF"/>
        </w:rPr>
        <w:t xml:space="preserve"> </w:t>
      </w:r>
      <w:r w:rsidRPr="00267FC5">
        <w:rPr>
          <w:rFonts w:ascii="Arial" w:hAnsi="Arial" w:cs="Arial"/>
          <w:i/>
          <w:iCs/>
          <w:color w:val="333333"/>
          <w:shd w:val="clear" w:color="auto" w:fill="FFFFFF"/>
        </w:rPr>
        <w:t xml:space="preserve">x </w:t>
      </w:r>
      <w:proofErr w:type="gramStart"/>
      <w:r w:rsidRPr="00267FC5">
        <w:rPr>
          <w:rFonts w:ascii="Cambria Math" w:hAnsi="Cambria Math" w:cs="Cambria Math"/>
          <w:i/>
          <w:iCs/>
          <w:color w:val="333333"/>
          <w:shd w:val="clear" w:color="auto" w:fill="FFFFFF"/>
          <w:lang w:eastAsia="ja-JP"/>
        </w:rPr>
        <w:t>⊂</w:t>
      </w:r>
      <w:r w:rsidRPr="00267FC5">
        <w:rPr>
          <w:rFonts w:ascii="Arial" w:hAnsi="Arial" w:cs="Arial"/>
          <w:i/>
          <w:iCs/>
          <w:color w:val="333333"/>
          <w:shd w:val="clear" w:color="auto" w:fill="FFFFFF"/>
          <w:lang w:eastAsia="ja-JP"/>
        </w:rPr>
        <w:t>[</w:t>
      </w:r>
      <w:proofErr w:type="gramEnd"/>
      <w:r w:rsidRPr="00267FC5">
        <w:rPr>
          <w:rFonts w:ascii="Arial" w:hAnsi="Arial" w:cs="Arial"/>
          <w:i/>
          <w:iCs/>
          <w:color w:val="333333"/>
          <w:shd w:val="clear" w:color="auto" w:fill="FFFFFF"/>
          <w:lang w:eastAsia="ja-JP"/>
        </w:rPr>
        <w:t>0,1]</w:t>
      </w:r>
      <w:r w:rsidRPr="009138E5">
        <w:rPr>
          <w:rFonts w:ascii="Arial" w:hAnsi="Arial" w:cs="Arial"/>
          <w:color w:val="333333"/>
          <w:shd w:val="clear" w:color="auto" w:fill="FFFFFF"/>
          <w:lang w:eastAsia="ja-JP"/>
        </w:rPr>
        <w:t>. Then</w:t>
      </w:r>
      <w:r>
        <w:rPr>
          <w:rFonts w:ascii="Arial" w:hAnsi="Arial" w:cs="Arial"/>
          <w:color w:val="333333"/>
          <w:shd w:val="clear" w:color="auto" w:fill="FFFFFF"/>
          <w:lang w:eastAsia="ja-JP"/>
        </w:rPr>
        <w:t>,</w:t>
      </w:r>
      <w:r w:rsidRPr="009138E5">
        <w:rPr>
          <w:rFonts w:ascii="Arial" w:hAnsi="Arial" w:cs="Arial"/>
          <w:color w:val="333333"/>
          <w:shd w:val="clear" w:color="auto" w:fill="FFFFFF"/>
          <w:lang w:eastAsia="ja-JP"/>
        </w:rPr>
        <w:t xml:space="preserve"> there exists a sequence {</w:t>
      </w:r>
      <w:proofErr w:type="spellStart"/>
      <w:r w:rsidRPr="00267FC5">
        <w:rPr>
          <w:rFonts w:ascii="Arial" w:hAnsi="Arial" w:cs="Arial"/>
          <w:i/>
          <w:iCs/>
          <w:color w:val="333333"/>
          <w:shd w:val="clear" w:color="auto" w:fill="FFFFFF"/>
          <w:lang w:eastAsia="ja-JP"/>
        </w:rPr>
        <w:t>c</w:t>
      </w:r>
      <w:r w:rsidRPr="00267FC5">
        <w:rPr>
          <w:rFonts w:ascii="Arial" w:hAnsi="Arial" w:cs="Arial"/>
          <w:i/>
          <w:iCs/>
          <w:color w:val="333333"/>
          <w:shd w:val="clear" w:color="auto" w:fill="FFFFFF"/>
          <w:vertAlign w:val="subscript"/>
          <w:lang w:eastAsia="ja-JP"/>
        </w:rPr>
        <w:t>n</w:t>
      </w:r>
      <w:proofErr w:type="spellEnd"/>
      <w:r w:rsidRPr="009138E5">
        <w:rPr>
          <w:rFonts w:ascii="Arial" w:hAnsi="Arial" w:cs="Arial"/>
          <w:color w:val="333333"/>
          <w:shd w:val="clear" w:color="auto" w:fill="FFFFFF"/>
          <w:lang w:eastAsia="ja-JP"/>
        </w:rPr>
        <w:t>} of posi</w:t>
      </w:r>
      <w:r>
        <w:rPr>
          <w:rFonts w:ascii="Arial" w:hAnsi="Arial" w:cs="Arial"/>
          <w:color w:val="333333"/>
          <w:shd w:val="clear" w:color="auto" w:fill="FFFFFF"/>
          <w:lang w:eastAsia="ja-JP"/>
        </w:rPr>
        <w:t>ti</w:t>
      </w:r>
      <w:r w:rsidRPr="009138E5">
        <w:rPr>
          <w:rFonts w:ascii="Arial" w:hAnsi="Arial" w:cs="Arial"/>
          <w:color w:val="333333"/>
          <w:shd w:val="clear" w:color="auto" w:fill="FFFFFF"/>
          <w:lang w:eastAsia="ja-JP"/>
        </w:rPr>
        <w:t xml:space="preserve">ve real numbers such that </w:t>
      </w:r>
      <w:proofErr w:type="spellStart"/>
      <w:r w:rsidRPr="00267FC5">
        <w:rPr>
          <w:rFonts w:ascii="Arial" w:hAnsi="Arial" w:cs="Arial"/>
          <w:i/>
          <w:iCs/>
          <w:color w:val="333333"/>
          <w:shd w:val="clear" w:color="auto" w:fill="FFFFFF"/>
          <w:lang w:eastAsia="ja-JP"/>
        </w:rPr>
        <w:t>f</w:t>
      </w:r>
      <w:r w:rsidRPr="00267FC5">
        <w:rPr>
          <w:rFonts w:ascii="Arial" w:hAnsi="Arial" w:cs="Arial"/>
          <w:i/>
          <w:iCs/>
          <w:color w:val="333333"/>
          <w:shd w:val="clear" w:color="auto" w:fill="FFFFFF"/>
          <w:vertAlign w:val="subscript"/>
          <w:lang w:eastAsia="ja-JP"/>
        </w:rPr>
        <w:t>n</w:t>
      </w:r>
      <w:proofErr w:type="spellEnd"/>
      <w:r w:rsidRPr="00267FC5">
        <w:rPr>
          <w:rFonts w:ascii="Arial" w:hAnsi="Arial" w:cs="Arial"/>
          <w:i/>
          <w:iCs/>
          <w:color w:val="333333"/>
          <w:shd w:val="clear" w:color="auto" w:fill="FFFFFF"/>
          <w:lang w:eastAsia="ja-JP"/>
        </w:rPr>
        <w:t>(x)/</w:t>
      </w:r>
      <w:proofErr w:type="spellStart"/>
      <w:r w:rsidRPr="00267FC5">
        <w:rPr>
          <w:rFonts w:ascii="Arial" w:hAnsi="Arial" w:cs="Arial"/>
          <w:i/>
          <w:iCs/>
          <w:color w:val="333333"/>
          <w:shd w:val="clear" w:color="auto" w:fill="FFFFFF"/>
          <w:lang w:eastAsia="ja-JP"/>
        </w:rPr>
        <w:t>c</w:t>
      </w:r>
      <w:r w:rsidRPr="00267FC5">
        <w:rPr>
          <w:rFonts w:ascii="Arial" w:hAnsi="Arial" w:cs="Arial"/>
          <w:i/>
          <w:iCs/>
          <w:color w:val="333333"/>
          <w:shd w:val="clear" w:color="auto" w:fill="FFFFFF"/>
          <w:vertAlign w:val="subscript"/>
          <w:lang w:eastAsia="ja-JP"/>
        </w:rPr>
        <w:t>n</w:t>
      </w:r>
      <w:proofErr w:type="spellEnd"/>
      <w:r w:rsidRPr="00267FC5">
        <w:rPr>
          <w:rFonts w:ascii="Arial" w:hAnsi="Arial" w:cs="Arial"/>
          <w:i/>
          <w:iCs/>
          <w:color w:val="333333"/>
          <w:shd w:val="clear" w:color="auto" w:fill="FFFFFF"/>
          <w:lang w:eastAsia="ja-JP"/>
        </w:rPr>
        <w:t xml:space="preserve"> -&gt; 0</w:t>
      </w:r>
      <w:r w:rsidRPr="009138E5">
        <w:rPr>
          <w:rFonts w:ascii="Arial" w:hAnsi="Arial" w:cs="Arial"/>
          <w:color w:val="333333"/>
          <w:shd w:val="clear" w:color="auto" w:fill="FFFFFF"/>
          <w:lang w:eastAsia="ja-JP"/>
        </w:rPr>
        <w:t xml:space="preserve"> </w:t>
      </w:r>
      <w:proofErr w:type="spellStart"/>
      <w:r w:rsidRPr="009138E5">
        <w:rPr>
          <w:rFonts w:ascii="Arial" w:hAnsi="Arial" w:cs="Arial"/>
          <w:color w:val="333333"/>
          <w:shd w:val="clear" w:color="auto" w:fill="FFFFFF"/>
          <w:lang w:eastAsia="ja-JP"/>
        </w:rPr>
        <w:t>a.e.</w:t>
      </w:r>
      <w:proofErr w:type="spellEnd"/>
      <w:r w:rsidRPr="009138E5">
        <w:rPr>
          <w:rFonts w:ascii="Arial" w:hAnsi="Arial" w:cs="Arial"/>
          <w:color w:val="333333"/>
          <w:shd w:val="clear" w:color="auto" w:fill="FFFFFF"/>
          <w:lang w:eastAsia="ja-JP"/>
        </w:rPr>
        <w:t xml:space="preserve"> </w:t>
      </w:r>
      <w:r w:rsidRPr="00267FC5">
        <w:rPr>
          <w:rFonts w:ascii="Arial" w:hAnsi="Arial" w:cs="Arial"/>
          <w:i/>
          <w:iCs/>
          <w:color w:val="333333"/>
          <w:shd w:val="clear" w:color="auto" w:fill="FFFFFF"/>
          <w:lang w:eastAsia="ja-JP"/>
        </w:rPr>
        <w:t>x</w:t>
      </w:r>
      <w:r w:rsidRPr="009138E5">
        <w:rPr>
          <w:rFonts w:ascii="Arial" w:hAnsi="Arial" w:cs="Arial"/>
          <w:color w:val="333333"/>
          <w:shd w:val="clear" w:color="auto" w:fill="FFFFFF"/>
          <w:lang w:eastAsia="ja-JP"/>
        </w:rPr>
        <w:t xml:space="preserve"> </w:t>
      </w:r>
      <w:proofErr w:type="gramStart"/>
      <w:r w:rsidRPr="009138E5">
        <w:rPr>
          <w:rFonts w:ascii="Cambria Math" w:hAnsi="Cambria Math" w:cs="Cambria Math"/>
          <w:color w:val="333333"/>
          <w:shd w:val="clear" w:color="auto" w:fill="FFFFFF"/>
          <w:lang w:eastAsia="ja-JP"/>
        </w:rPr>
        <w:t>⊂</w:t>
      </w:r>
      <w:r w:rsidRPr="009138E5">
        <w:rPr>
          <w:rFonts w:ascii="Arial" w:hAnsi="Arial" w:cs="Arial"/>
          <w:color w:val="333333"/>
          <w:shd w:val="clear" w:color="auto" w:fill="FFFFFF"/>
          <w:lang w:eastAsia="ja-JP"/>
        </w:rPr>
        <w:t>[</w:t>
      </w:r>
      <w:proofErr w:type="gramEnd"/>
      <w:r w:rsidRPr="009138E5">
        <w:rPr>
          <w:rFonts w:ascii="Arial" w:hAnsi="Arial" w:cs="Arial"/>
          <w:color w:val="333333"/>
          <w:shd w:val="clear" w:color="auto" w:fill="FFFFFF"/>
          <w:lang w:eastAsia="ja-JP"/>
        </w:rPr>
        <w:t xml:space="preserve">0,1]. </w:t>
      </w:r>
      <w:r w:rsidRPr="009138E5">
        <w:rPr>
          <w:rFonts w:ascii="Arial" w:hAnsi="Arial" w:cs="Arial"/>
          <w:color w:val="333333"/>
          <w:shd w:val="clear" w:color="auto" w:fill="FFFFFF"/>
        </w:rPr>
        <w:t xml:space="preserve"> Suppose there is a sequence such that </w:t>
      </w:r>
      <w:r w:rsidRPr="00267FC5">
        <w:rPr>
          <w:rFonts w:ascii="Arial" w:hAnsi="Arial" w:cs="Arial"/>
          <w:i/>
          <w:iCs/>
          <w:color w:val="333333"/>
          <w:shd w:val="clear" w:color="auto" w:fill="FFFFFF"/>
        </w:rPr>
        <w:t>m(E</w:t>
      </w:r>
      <w:r w:rsidRPr="00267FC5">
        <w:rPr>
          <w:rFonts w:ascii="Arial" w:hAnsi="Arial" w:cs="Arial"/>
          <w:i/>
          <w:iCs/>
          <w:color w:val="333333"/>
          <w:shd w:val="clear" w:color="auto" w:fill="FFFFFF"/>
          <w:vertAlign w:val="subscript"/>
        </w:rPr>
        <w:t>n</w:t>
      </w:r>
      <w:r w:rsidRPr="00267FC5">
        <w:rPr>
          <w:rFonts w:ascii="Arial" w:hAnsi="Arial" w:cs="Arial"/>
          <w:i/>
          <w:iCs/>
          <w:color w:val="333333"/>
          <w:shd w:val="clear" w:color="auto" w:fill="FFFFFF"/>
        </w:rPr>
        <w:t>) ≤ 2</w:t>
      </w:r>
      <w:r w:rsidRPr="00267FC5">
        <w:rPr>
          <w:rFonts w:ascii="Arial" w:hAnsi="Arial" w:cs="Arial"/>
          <w:i/>
          <w:iCs/>
          <w:color w:val="333333"/>
          <w:shd w:val="clear" w:color="auto" w:fill="FFFFFF"/>
          <w:vertAlign w:val="superscript"/>
        </w:rPr>
        <w:t>-n</w:t>
      </w:r>
      <w:r w:rsidRPr="009138E5">
        <w:rPr>
          <w:rFonts w:ascii="Arial" w:hAnsi="Arial" w:cs="Arial"/>
          <w:color w:val="333333"/>
          <w:shd w:val="clear" w:color="auto" w:fill="FFFFFF"/>
        </w:rPr>
        <w:t xml:space="preserve">. </w:t>
      </w:r>
    </w:p>
    <w:p w14:paraId="19E5707E" w14:textId="77777777" w:rsidR="008D1943" w:rsidRPr="009138E5" w:rsidRDefault="008D1943" w:rsidP="008D1943">
      <w:pPr>
        <w:spacing w:line="360" w:lineRule="auto"/>
        <w:ind w:firstLine="720"/>
        <w:jc w:val="both"/>
        <w:rPr>
          <w:rFonts w:ascii="Arial" w:hAnsi="Arial" w:cs="Arial"/>
          <w:color w:val="333333"/>
          <w:shd w:val="clear" w:color="auto" w:fill="FFFFFF"/>
        </w:rPr>
      </w:pPr>
      <w:r w:rsidRPr="009138E5">
        <w:rPr>
          <w:rFonts w:ascii="Arial" w:hAnsi="Arial" w:cs="Arial"/>
          <w:color w:val="333333"/>
          <w:shd w:val="clear" w:color="auto" w:fill="FFFFFF"/>
        </w:rPr>
        <w:t xml:space="preserve">Then from </w:t>
      </w:r>
      <w:r>
        <w:rPr>
          <w:rFonts w:ascii="Arial" w:hAnsi="Arial" w:cs="Arial"/>
          <w:color w:val="333333"/>
          <w:shd w:val="clear" w:color="auto" w:fill="FFFFFF"/>
        </w:rPr>
        <w:t xml:space="preserve">the </w:t>
      </w:r>
      <w:r w:rsidRPr="009138E5">
        <w:rPr>
          <w:rFonts w:ascii="Arial" w:hAnsi="Arial" w:cs="Arial"/>
          <w:color w:val="333333"/>
          <w:shd w:val="clear" w:color="auto" w:fill="FFFFFF"/>
        </w:rPr>
        <w:t>lemma</w:t>
      </w:r>
      <w:r>
        <w:rPr>
          <w:rFonts w:ascii="Arial" w:hAnsi="Arial" w:cs="Arial"/>
          <w:color w:val="333333"/>
          <w:shd w:val="clear" w:color="auto" w:fill="FFFFFF"/>
        </w:rPr>
        <w:t>,</w:t>
      </w:r>
      <w:r w:rsidRPr="009138E5">
        <w:rPr>
          <w:rFonts w:ascii="Arial" w:hAnsi="Arial" w:cs="Arial"/>
          <w:color w:val="333333"/>
          <w:shd w:val="clear" w:color="auto" w:fill="FFFFFF"/>
        </w:rPr>
        <w:t xml:space="preserve"> it follows that </w:t>
      </w:r>
      <w:r w:rsidRPr="00267FC5">
        <w:rPr>
          <w:rFonts w:ascii="Arial" w:hAnsi="Arial" w:cs="Arial"/>
          <w:i/>
          <w:iCs/>
          <w:color w:val="333333"/>
          <w:shd w:val="clear" w:color="auto" w:fill="FFFFFF"/>
        </w:rPr>
        <w:t>P(|f(x)|&gt; N/n) &gt; 2</w:t>
      </w:r>
      <w:r w:rsidRPr="00267FC5">
        <w:rPr>
          <w:rFonts w:ascii="Arial" w:hAnsi="Arial" w:cs="Arial"/>
          <w:i/>
          <w:iCs/>
          <w:color w:val="333333"/>
          <w:shd w:val="clear" w:color="auto" w:fill="FFFFFF"/>
          <w:vertAlign w:val="superscript"/>
        </w:rPr>
        <w:t>-n</w:t>
      </w:r>
      <w:r w:rsidRPr="009138E5">
        <w:rPr>
          <w:rFonts w:ascii="Arial" w:hAnsi="Arial" w:cs="Arial"/>
          <w:color w:val="333333"/>
          <w:shd w:val="clear" w:color="auto" w:fill="FFFFFF"/>
        </w:rPr>
        <w:t>. Going back to our proof, and using Borel-Cantelli lemma:</w:t>
      </w:r>
    </w:p>
    <w:p w14:paraId="121954C3" w14:textId="77777777" w:rsidR="008D1943" w:rsidRDefault="00000000" w:rsidP="008D1943">
      <w:pPr>
        <w:spacing w:line="360" w:lineRule="auto"/>
        <w:jc w:val="both"/>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P</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 xml:space="preserve">     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sSup>
                  <m:sSupPr>
                    <m:ctrlPr>
                      <w:rPr>
                        <w:rFonts w:ascii="Cambria Math" w:hAnsi="Cambria Math" w:cs="Arial"/>
                        <w:i/>
                        <w:color w:val="333333"/>
                        <w:shd w:val="clear" w:color="auto" w:fill="FFFFFF"/>
                      </w:rPr>
                    </m:ctrlPr>
                  </m:sSupPr>
                  <m:e>
                    <m:rad>
                      <m:radPr>
                        <m:degHide m:val="1"/>
                        <m:ctrlPr>
                          <w:rPr>
                            <w:rFonts w:ascii="Cambria Math" w:hAnsi="Cambria Math" w:cs="Arial"/>
                            <w:i/>
                            <w:color w:val="333333"/>
                            <w:shd w:val="clear" w:color="auto" w:fill="FFFFFF"/>
                          </w:rPr>
                        </m:ctrlPr>
                      </m:radPr>
                      <m:deg/>
                      <m:e>
                        <m:r>
                          <w:rPr>
                            <w:rFonts w:ascii="Cambria Math" w:hAnsi="Cambria Math" w:cs="Arial"/>
                            <w:color w:val="333333"/>
                            <w:shd w:val="clear" w:color="auto" w:fill="FFFFFF"/>
                          </w:rPr>
                          <m:t>2</m:t>
                        </m:r>
                      </m:e>
                    </m:rad>
                  </m:e>
                  <m:sup>
                    <m:r>
                      <w:rPr>
                        <w:rFonts w:ascii="Cambria Math" w:hAnsi="Cambria Math" w:cs="Arial"/>
                        <w:color w:val="333333"/>
                        <w:shd w:val="clear" w:color="auto" w:fill="FFFFFF"/>
                      </w:rPr>
                      <m:t>n</m:t>
                    </m:r>
                  </m:sup>
                </m:sSup>
              </m:den>
            </m:f>
            <m:r>
              <w:rPr>
                <w:rFonts w:ascii="Cambria Math" w:hAnsi="Cambria Math" w:cs="Arial"/>
                <w:color w:val="333333"/>
                <w:shd w:val="clear" w:color="auto" w:fill="FFFFFF"/>
              </w:rPr>
              <m:t xml:space="preserve"> infinitely often=0. </m:t>
            </m:r>
          </m:e>
        </m:func>
      </m:oMath>
      <w:r w:rsidR="008D1943" w:rsidRPr="009138E5">
        <w:rPr>
          <w:rFonts w:ascii="Arial" w:hAnsi="Arial" w:cs="Arial"/>
          <w:color w:val="333333"/>
          <w:shd w:val="clear" w:color="auto" w:fill="FFFFFF"/>
        </w:rPr>
        <w:t xml:space="preserve"> This means that the probability of the event that the supremum of the d</w:t>
      </w:r>
      <w:r w:rsidR="008D1943" w:rsidRPr="009138E5">
        <w:rPr>
          <w:rFonts w:ascii="Arial" w:hAnsi="Arial" w:cs="Arial"/>
          <w:color w:val="333333"/>
          <w:shd w:val="clear" w:color="auto" w:fill="FFFFFF"/>
          <w:vertAlign w:val="superscript"/>
        </w:rPr>
        <w:t>2</w:t>
      </w:r>
      <w:r w:rsidR="008D1943" w:rsidRPr="009138E5">
        <w:rPr>
          <w:rFonts w:ascii="Arial" w:hAnsi="Arial" w:cs="Arial"/>
          <w:color w:val="333333"/>
          <w:shd w:val="clear" w:color="auto" w:fill="FFFFFF"/>
        </w:rPr>
        <w:t xml:space="preserve"> distance between </w:t>
      </w:r>
      <m:oMath>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oMath>
      <w:r w:rsidR="008D1943" w:rsidRPr="009138E5">
        <w:rPr>
          <w:rFonts w:ascii="Arial" w:hAnsi="Arial" w:cs="Arial"/>
          <w:color w:val="333333"/>
          <w:shd w:val="clear" w:color="auto" w:fill="FFFFFF"/>
        </w:rPr>
        <w:t xml:space="preserve"> is greater than </w:t>
      </w:r>
      <m:oMath>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sSup>
              <m:sSupPr>
                <m:ctrlPr>
                  <w:rPr>
                    <w:rFonts w:ascii="Cambria Math" w:hAnsi="Cambria Math" w:cs="Arial"/>
                    <w:i/>
                    <w:color w:val="333333"/>
                    <w:shd w:val="clear" w:color="auto" w:fill="FFFFFF"/>
                  </w:rPr>
                </m:ctrlPr>
              </m:sSupPr>
              <m:e>
                <m:rad>
                  <m:radPr>
                    <m:degHide m:val="1"/>
                    <m:ctrlPr>
                      <w:rPr>
                        <w:rFonts w:ascii="Cambria Math" w:hAnsi="Cambria Math" w:cs="Arial"/>
                        <w:i/>
                        <w:color w:val="333333"/>
                        <w:shd w:val="clear" w:color="auto" w:fill="FFFFFF"/>
                      </w:rPr>
                    </m:ctrlPr>
                  </m:radPr>
                  <m:deg/>
                  <m:e>
                    <m:r>
                      <w:rPr>
                        <w:rFonts w:ascii="Cambria Math" w:hAnsi="Cambria Math" w:cs="Arial"/>
                        <w:color w:val="333333"/>
                        <w:shd w:val="clear" w:color="auto" w:fill="FFFFFF"/>
                      </w:rPr>
                      <m:t>2</m:t>
                    </m:r>
                  </m:e>
                </m:rad>
              </m:e>
              <m:sup>
                <m:r>
                  <w:rPr>
                    <w:rFonts w:ascii="Cambria Math" w:hAnsi="Cambria Math" w:cs="Arial"/>
                    <w:color w:val="333333"/>
                    <w:shd w:val="clear" w:color="auto" w:fill="FFFFFF"/>
                  </w:rPr>
                  <m:t>n</m:t>
                </m:r>
              </m:sup>
            </m:sSup>
          </m:den>
        </m:f>
        <m:r>
          <w:rPr>
            <w:rFonts w:ascii="Cambria Math" w:hAnsi="Cambria Math" w:cs="Arial"/>
            <w:color w:val="333333"/>
            <w:shd w:val="clear" w:color="auto" w:fill="FFFFFF"/>
          </w:rPr>
          <m:t xml:space="preserve"> </m:t>
        </m:r>
      </m:oMath>
      <w:r w:rsidR="008D1943" w:rsidRPr="009138E5">
        <w:rPr>
          <w:rFonts w:ascii="Arial" w:hAnsi="Arial" w:cs="Arial"/>
          <w:color w:val="333333"/>
          <w:shd w:val="clear" w:color="auto" w:fill="FFFFFF"/>
        </w:rPr>
        <w:t xml:space="preserve"> for infinitely many values of </w:t>
      </w:r>
      <w:r w:rsidR="008D1943" w:rsidRPr="00267FC5">
        <w:rPr>
          <w:rFonts w:ascii="Arial" w:hAnsi="Arial" w:cs="Arial"/>
          <w:i/>
          <w:iCs/>
          <w:color w:val="333333"/>
          <w:shd w:val="clear" w:color="auto" w:fill="FFFFFF"/>
        </w:rPr>
        <w:t>n</w:t>
      </w:r>
      <w:r w:rsidR="008D1943" w:rsidRPr="009138E5">
        <w:rPr>
          <w:rFonts w:ascii="Arial" w:hAnsi="Arial" w:cs="Arial"/>
          <w:color w:val="333333"/>
          <w:shd w:val="clear" w:color="auto" w:fill="FFFFFF"/>
        </w:rPr>
        <w:t xml:space="preserve"> is zero. </w:t>
      </w:r>
      <w:r w:rsidR="008D1943">
        <w:rPr>
          <w:rFonts w:ascii="Arial" w:hAnsi="Arial" w:cs="Arial"/>
          <w:color w:val="333333"/>
          <w:shd w:val="clear" w:color="auto" w:fill="FFFFFF"/>
        </w:rPr>
        <w:t>Following from this, we can say that:</w:t>
      </w:r>
    </w:p>
    <w:p w14:paraId="70D58AA6" w14:textId="77777777" w:rsidR="008D1943" w:rsidRDefault="00000000" w:rsidP="008D1943">
      <w:pPr>
        <w:spacing w:line="360" w:lineRule="auto"/>
        <w:jc w:val="right"/>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 xml:space="preserve">     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sSup>
                  <m:sSupPr>
                    <m:ctrlPr>
                      <w:rPr>
                        <w:rFonts w:ascii="Cambria Math" w:hAnsi="Cambria Math" w:cs="Arial"/>
                        <w:i/>
                        <w:color w:val="333333"/>
                        <w:shd w:val="clear" w:color="auto" w:fill="FFFFFF"/>
                      </w:rPr>
                    </m:ctrlPr>
                  </m:sSupPr>
                  <m:e>
                    <m:rad>
                      <m:radPr>
                        <m:degHide m:val="1"/>
                        <m:ctrlPr>
                          <w:rPr>
                            <w:rFonts w:ascii="Cambria Math" w:hAnsi="Cambria Math" w:cs="Arial"/>
                            <w:i/>
                            <w:color w:val="333333"/>
                            <w:shd w:val="clear" w:color="auto" w:fill="FFFFFF"/>
                          </w:rPr>
                        </m:ctrlPr>
                      </m:radPr>
                      <m:deg/>
                      <m:e>
                        <m:r>
                          <w:rPr>
                            <w:rFonts w:ascii="Cambria Math" w:hAnsi="Cambria Math" w:cs="Arial"/>
                            <w:color w:val="333333"/>
                            <w:shd w:val="clear" w:color="auto" w:fill="FFFFFF"/>
                          </w:rPr>
                          <m:t>2</m:t>
                        </m:r>
                      </m:e>
                    </m:rad>
                  </m:e>
                  <m:sup>
                    <m:r>
                      <w:rPr>
                        <w:rFonts w:ascii="Cambria Math" w:hAnsi="Cambria Math" w:cs="Arial"/>
                        <w:color w:val="333333"/>
                        <w:shd w:val="clear" w:color="auto" w:fill="FFFFFF"/>
                      </w:rPr>
                      <m:t>n</m:t>
                    </m:r>
                  </m:sup>
                </m:sSup>
              </m:den>
            </m:f>
            <m:r>
              <w:rPr>
                <w:rFonts w:ascii="Cambria Math" w:hAnsi="Cambria Math" w:cs="Arial"/>
                <w:color w:val="333333"/>
                <w:shd w:val="clear" w:color="auto" w:fill="FFFFFF"/>
              </w:rPr>
              <m:t xml:space="preserve">  </m:t>
            </m:r>
          </m:e>
        </m:func>
      </m:oMath>
      <w:r w:rsidR="008D1943">
        <w:rPr>
          <w:rFonts w:ascii="Arial" w:hAnsi="Arial" w:cs="Arial"/>
          <w:color w:val="333333"/>
          <w:shd w:val="clear" w:color="auto" w:fill="FFFFFF"/>
        </w:rPr>
        <w:t xml:space="preserve">                                  5.1.19</w:t>
      </w:r>
    </w:p>
    <w:p w14:paraId="4B3507A4" w14:textId="7BCA6AE3"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We will now formally prove this important result. </w:t>
      </w:r>
      <w:r w:rsidRPr="009138E5">
        <w:rPr>
          <w:rFonts w:ascii="Arial" w:hAnsi="Arial" w:cs="Arial"/>
          <w:color w:val="333333"/>
          <w:shd w:val="clear" w:color="auto" w:fill="FFFFFF"/>
        </w:rPr>
        <w:t xml:space="preserve">The value </w:t>
      </w:r>
      <w:r w:rsidRPr="00267FC5">
        <w:rPr>
          <w:rFonts w:ascii="Arial" w:hAnsi="Arial" w:cs="Arial"/>
          <w:i/>
          <w:iCs/>
          <w:color w:val="333333"/>
          <w:shd w:val="clear" w:color="auto" w:fill="FFFFFF"/>
        </w:rPr>
        <w:t>1/√2</w:t>
      </w:r>
      <w:r w:rsidRPr="009138E5">
        <w:rPr>
          <w:rFonts w:ascii="Arial" w:hAnsi="Arial" w:cs="Arial"/>
          <w:color w:val="333333"/>
          <w:shd w:val="clear" w:color="auto" w:fill="FFFFFF"/>
        </w:rPr>
        <w:t xml:space="preserve"> comes from the fact that we are interested in the probability of the event that the supremum of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perscript"/>
        </w:rPr>
        <w:t>2</w:t>
      </w:r>
      <w:r w:rsidRPr="009138E5">
        <w:rPr>
          <w:rFonts w:ascii="Arial" w:hAnsi="Arial" w:cs="Arial"/>
          <w:color w:val="333333"/>
          <w:shd w:val="clear" w:color="auto" w:fill="FFFFFF"/>
        </w:rPr>
        <w:t xml:space="preserve"> distance between </w:t>
      </w:r>
      <m:oMath>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and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oMath>
      <w:r w:rsidRPr="009138E5">
        <w:rPr>
          <w:rFonts w:ascii="Arial" w:hAnsi="Arial" w:cs="Arial"/>
          <w:color w:val="333333"/>
          <w:shd w:val="clear" w:color="auto" w:fill="FFFFFF"/>
        </w:rPr>
        <w:t xml:space="preserve"> is greater than </w:t>
      </w:r>
      <w:r w:rsidRPr="00267FC5">
        <w:rPr>
          <w:rFonts w:ascii="Arial" w:hAnsi="Arial" w:cs="Arial"/>
          <w:i/>
          <w:iCs/>
          <w:color w:val="333333"/>
          <w:shd w:val="clear" w:color="auto" w:fill="FFFFFF"/>
        </w:rPr>
        <w:t>(1/√</w:t>
      </w:r>
      <w:proofErr w:type="gramStart"/>
      <w:r w:rsidRPr="00267FC5">
        <w:rPr>
          <w:rFonts w:ascii="Arial" w:hAnsi="Arial" w:cs="Arial"/>
          <w:i/>
          <w:iCs/>
          <w:color w:val="333333"/>
          <w:shd w:val="clear" w:color="auto" w:fill="FFFFFF"/>
        </w:rPr>
        <w:t>2)</w:t>
      </w:r>
      <w:r w:rsidRPr="00267FC5">
        <w:rPr>
          <w:rFonts w:ascii="Arial" w:hAnsi="Arial" w:cs="Arial"/>
          <w:i/>
          <w:iCs/>
          <w:color w:val="333333"/>
          <w:shd w:val="clear" w:color="auto" w:fill="FFFFFF"/>
          <w:vertAlign w:val="superscript"/>
        </w:rPr>
        <w:t>n</w:t>
      </w:r>
      <w:proofErr w:type="gramEnd"/>
      <w:r w:rsidRPr="009138E5">
        <w:rPr>
          <w:rFonts w:ascii="Arial" w:hAnsi="Arial" w:cs="Arial"/>
          <w:color w:val="333333"/>
          <w:shd w:val="clear" w:color="auto" w:fill="FFFFFF"/>
        </w:rPr>
        <w:t xml:space="preserve"> for infinitely many values of </w:t>
      </w:r>
      <w:r w:rsidRPr="00267FC5">
        <w:rPr>
          <w:rFonts w:ascii="Arial" w:hAnsi="Arial" w:cs="Arial"/>
          <w:i/>
          <w:iCs/>
          <w:color w:val="333333"/>
          <w:shd w:val="clear" w:color="auto" w:fill="FFFFFF"/>
        </w:rPr>
        <w:t>n</w:t>
      </w:r>
      <w:r w:rsidRPr="009138E5">
        <w:rPr>
          <w:rFonts w:ascii="Arial" w:hAnsi="Arial" w:cs="Arial"/>
          <w:color w:val="333333"/>
          <w:shd w:val="clear" w:color="auto" w:fill="FFFFFF"/>
        </w:rPr>
        <w:t xml:space="preserve">. The value </w:t>
      </w:r>
      <w:r w:rsidRPr="00267FC5">
        <w:rPr>
          <w:rFonts w:ascii="Arial" w:hAnsi="Arial" w:cs="Arial"/>
          <w:i/>
          <w:iCs/>
          <w:color w:val="333333"/>
          <w:shd w:val="clear" w:color="auto" w:fill="FFFFFF"/>
        </w:rPr>
        <w:t>1/√2</w:t>
      </w:r>
      <w:r w:rsidRPr="009138E5">
        <w:rPr>
          <w:rFonts w:ascii="Arial" w:hAnsi="Arial" w:cs="Arial"/>
          <w:color w:val="333333"/>
          <w:shd w:val="clear" w:color="auto" w:fill="FFFFFF"/>
        </w:rPr>
        <w:t xml:space="preserve"> is chosen because it is a convenient</w:t>
      </w:r>
      <w:r>
        <w:rPr>
          <w:rFonts w:ascii="Arial" w:hAnsi="Arial" w:cs="Arial"/>
          <w:color w:val="333333"/>
          <w:shd w:val="clear" w:color="auto" w:fill="FFFFFF"/>
        </w:rPr>
        <w:t xml:space="preserve"> threshold that ensures the convergence of the series </w:t>
      </w:r>
      <m:oMath>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J</m:t>
                </m:r>
              </m:e>
              <m:sub>
                <m:r>
                  <w:rPr>
                    <w:rFonts w:ascii="Cambria Math" w:hAnsi="Cambria Math" w:cs="Arial"/>
                    <w:color w:val="333333"/>
                    <w:shd w:val="clear" w:color="auto" w:fill="FFFFFF"/>
                  </w:rPr>
                  <m:t>n</m:t>
                </m:r>
              </m:sub>
            </m:sSub>
            <m:r>
              <w:rPr>
                <w:rFonts w:ascii="Cambria Math" w:hAnsi="Cambria Math" w:cs="Arial"/>
                <w:color w:val="333333"/>
                <w:shd w:val="clear" w:color="auto" w:fill="FFFFFF"/>
              </w:rPr>
              <m:t>(t)</m:t>
            </m:r>
          </m:e>
        </m:nary>
        <m:r>
          <w:rPr>
            <w:rFonts w:ascii="Cambria Math" w:hAnsi="Cambria Math" w:cs="Arial"/>
            <w:color w:val="333333"/>
            <w:shd w:val="clear" w:color="auto" w:fill="FFFFFF"/>
          </w:rPr>
          <m:t xml:space="preserve"> </m:t>
        </m:r>
      </m:oMath>
      <w:r>
        <w:rPr>
          <w:rFonts w:ascii="Arial" w:hAnsi="Arial" w:cs="Arial"/>
          <w:color w:val="333333"/>
          <w:shd w:val="clear" w:color="auto" w:fill="FFFFFF"/>
        </w:rPr>
        <w:t xml:space="preserve">in the statement of the problem. In particular, the converges of the series implies that the sequence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oMath>
      <w:r>
        <w:rPr>
          <w:rFonts w:ascii="Arial" w:hAnsi="Arial" w:cs="Arial"/>
          <w:color w:val="333333"/>
          <w:shd w:val="clear" w:color="auto" w:fill="FFFFFF"/>
        </w:rPr>
        <w:t xml:space="preserve"> converges almost surely in the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perscript"/>
        </w:rPr>
        <w:t>2</w:t>
      </w:r>
      <w:r>
        <w:rPr>
          <w:rFonts w:ascii="Arial" w:hAnsi="Arial" w:cs="Arial"/>
          <w:color w:val="333333"/>
          <w:shd w:val="clear" w:color="auto" w:fill="FFFFFF"/>
        </w:rPr>
        <w:t xml:space="preserve"> metric, which is a stronger condition than the almost surely convergence in the Euclidean metric since the latter is a special case of a </w:t>
      </w:r>
      <w:r w:rsidRPr="00267FC5">
        <w:rPr>
          <w:rFonts w:ascii="Arial" w:hAnsi="Arial" w:cs="Arial"/>
          <w:i/>
          <w:iCs/>
          <w:color w:val="333333"/>
          <w:shd w:val="clear" w:color="auto" w:fill="FFFFFF"/>
        </w:rPr>
        <w:t>d</w:t>
      </w:r>
      <w:r w:rsidRPr="00267FC5">
        <w:rPr>
          <w:rFonts w:ascii="Arial" w:hAnsi="Arial" w:cs="Arial"/>
          <w:i/>
          <w:iCs/>
          <w:color w:val="333333"/>
          <w:shd w:val="clear" w:color="auto" w:fill="FFFFFF"/>
          <w:vertAlign w:val="superscript"/>
        </w:rPr>
        <w:t>2</w:t>
      </w:r>
      <w:r>
        <w:rPr>
          <w:rFonts w:ascii="Arial" w:hAnsi="Arial" w:cs="Arial"/>
          <w:color w:val="333333"/>
          <w:shd w:val="clear" w:color="auto" w:fill="FFFFFF"/>
        </w:rPr>
        <w:t xml:space="preserve"> metric. The choice of the threshold </w:t>
      </w:r>
      <w:r w:rsidRPr="00267FC5">
        <w:rPr>
          <w:rFonts w:ascii="Arial" w:hAnsi="Arial" w:cs="Arial"/>
          <w:i/>
          <w:iCs/>
          <w:color w:val="333333"/>
          <w:shd w:val="clear" w:color="auto" w:fill="FFFFFF"/>
        </w:rPr>
        <w:t>(1/√2)</w:t>
      </w:r>
      <w:r w:rsidRPr="00267FC5">
        <w:rPr>
          <w:rFonts w:ascii="Arial" w:hAnsi="Arial" w:cs="Arial"/>
          <w:i/>
          <w:iCs/>
          <w:color w:val="333333"/>
          <w:shd w:val="clear" w:color="auto" w:fill="FFFFFF"/>
          <w:vertAlign w:val="superscript"/>
        </w:rPr>
        <w:t>n</w:t>
      </w:r>
      <w:r>
        <w:rPr>
          <w:rFonts w:ascii="Arial" w:hAnsi="Arial" w:cs="Arial"/>
          <w:color w:val="333333"/>
          <w:shd w:val="clear" w:color="auto" w:fill="FFFFFF"/>
        </w:rPr>
        <w:t xml:space="preserve"> is motivated by the fact that it ensures that the rate of growth of </w:t>
      </w: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E(sup</m:t>
                </m:r>
              </m:e>
              <m:lim>
                <m:r>
                  <w:rPr>
                    <w:rFonts w:ascii="Cambria Math" w:hAnsi="Cambria Math" w:cs="Arial"/>
                    <w:color w:val="333333"/>
                    <w:shd w:val="clear" w:color="auto" w:fill="FFFFFF"/>
                  </w:rPr>
                  <m:t xml:space="preserve">     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oMath>
      <w:r>
        <w:rPr>
          <w:rFonts w:ascii="Arial" w:hAnsi="Arial" w:cs="Arial"/>
          <w:color w:val="333333"/>
          <w:shd w:val="clear" w:color="auto" w:fill="FFFFFF"/>
        </w:rPr>
        <w:t xml:space="preserve">is bounded by </w:t>
      </w:r>
      <w:r w:rsidRPr="00267FC5">
        <w:rPr>
          <w:rFonts w:ascii="Arial" w:hAnsi="Arial" w:cs="Arial"/>
          <w:i/>
          <w:iCs/>
          <w:color w:val="333333"/>
          <w:shd w:val="clear" w:color="auto" w:fill="FFFFFF"/>
        </w:rPr>
        <w:t>√2</w:t>
      </w:r>
      <w:ins w:id="1193" w:author="George Urumov" w:date="2025-10-29T11:36:00Z" w16du:dateUtc="2025-10-29T11:36:00Z">
        <w:r w:rsidR="007E4453">
          <w:rPr>
            <w:rFonts w:ascii="Arial" w:hAnsi="Arial" w:cs="Arial"/>
            <w:i/>
            <w:iCs/>
            <w:color w:val="333333"/>
            <w:shd w:val="clear" w:color="auto" w:fill="FFFFFF"/>
          </w:rPr>
          <w:t>.</w:t>
        </w:r>
      </w:ins>
      <w:r w:rsidRPr="007E4453">
        <w:rPr>
          <w:rFonts w:ascii="Arial" w:hAnsi="Arial" w:cs="Arial"/>
          <w:strike/>
          <w:color w:val="333333"/>
          <w:shd w:val="clear" w:color="auto" w:fill="FFFFFF"/>
          <w:rPrChange w:id="1194" w:author="George Urumov" w:date="2025-10-29T11:36:00Z" w16du:dateUtc="2025-10-29T11:36:00Z">
            <w:rPr>
              <w:rFonts w:ascii="Arial" w:hAnsi="Arial" w:cs="Arial"/>
              <w:color w:val="333333"/>
              <w:shd w:val="clear" w:color="auto" w:fill="FFFFFF"/>
            </w:rPr>
          </w:rPrChange>
        </w:rPr>
        <w:t xml:space="preserve"> </w:t>
      </w:r>
      <w:r w:rsidRPr="007E4453">
        <w:rPr>
          <w:rFonts w:ascii="Arial" w:hAnsi="Arial" w:cs="Arial"/>
          <w:strike/>
          <w:color w:val="333333"/>
          <w:highlight w:val="green"/>
          <w:shd w:val="clear" w:color="auto" w:fill="FFFFFF"/>
          <w:rPrChange w:id="1195" w:author="George Urumov" w:date="2025-10-29T11:36:00Z" w16du:dateUtc="2025-10-29T11:36:00Z">
            <w:rPr>
              <w:rFonts w:ascii="Arial" w:hAnsi="Arial" w:cs="Arial"/>
              <w:color w:val="333333"/>
              <w:shd w:val="clear" w:color="auto" w:fill="FFFFFF"/>
            </w:rPr>
          </w:rPrChange>
        </w:rPr>
        <w:t xml:space="preserve">times the logarithm of </w:t>
      </w:r>
      <w:r w:rsidRPr="007E4453">
        <w:rPr>
          <w:rFonts w:ascii="Arial" w:hAnsi="Arial" w:cs="Arial"/>
          <w:i/>
          <w:iCs/>
          <w:strike/>
          <w:color w:val="333333"/>
          <w:highlight w:val="green"/>
          <w:shd w:val="clear" w:color="auto" w:fill="FFFFFF"/>
          <w:rPrChange w:id="1196" w:author="George Urumov" w:date="2025-10-29T11:36:00Z" w16du:dateUtc="2025-10-29T11:36:00Z">
            <w:rPr>
              <w:rFonts w:ascii="Arial" w:hAnsi="Arial" w:cs="Arial"/>
              <w:i/>
              <w:iCs/>
              <w:color w:val="333333"/>
              <w:shd w:val="clear" w:color="auto" w:fill="FFFFFF"/>
            </w:rPr>
          </w:rPrChange>
        </w:rPr>
        <w:t>n</w:t>
      </w:r>
      <w:r w:rsidRPr="007E4453">
        <w:rPr>
          <w:rFonts w:ascii="Arial" w:hAnsi="Arial" w:cs="Arial"/>
          <w:strike/>
          <w:color w:val="333333"/>
          <w:highlight w:val="green"/>
          <w:shd w:val="clear" w:color="auto" w:fill="FFFFFF"/>
          <w:rPrChange w:id="1197" w:author="George Urumov" w:date="2025-10-29T11:36:00Z" w16du:dateUtc="2025-10-29T11:36:00Z">
            <w:rPr>
              <w:rFonts w:ascii="Arial" w:hAnsi="Arial" w:cs="Arial"/>
              <w:color w:val="333333"/>
              <w:shd w:val="clear" w:color="auto" w:fill="FFFFFF"/>
            </w:rPr>
          </w:rPrChange>
        </w:rPr>
        <w:t>.</w:t>
      </w:r>
      <w:r>
        <w:rPr>
          <w:rFonts w:ascii="Arial" w:hAnsi="Arial" w:cs="Arial"/>
          <w:color w:val="333333"/>
          <w:shd w:val="clear" w:color="auto" w:fill="FFFFFF"/>
        </w:rPr>
        <w:t xml:space="preserve"> </w:t>
      </w:r>
      <w:r w:rsidRPr="007E4453">
        <w:rPr>
          <w:rFonts w:ascii="Arial" w:hAnsi="Arial" w:cs="Arial"/>
          <w:strike/>
          <w:color w:val="333333"/>
          <w:highlight w:val="green"/>
          <w:shd w:val="clear" w:color="auto" w:fill="FFFFFF"/>
          <w:rPrChange w:id="1198" w:author="George Urumov" w:date="2025-10-29T11:37:00Z" w16du:dateUtc="2025-10-29T11:37:00Z">
            <w:rPr>
              <w:rFonts w:ascii="Arial" w:hAnsi="Arial" w:cs="Arial"/>
              <w:color w:val="333333"/>
              <w:shd w:val="clear" w:color="auto" w:fill="FFFFFF"/>
            </w:rPr>
          </w:rPrChange>
        </w:rPr>
        <w:t xml:space="preserve">The logarithm comes from the asymptotic behaviour of the harmonic series, which is related to the rate of growth of the sum of the variances of the random variables in the sequence </w:t>
      </w:r>
      <m:oMath>
        <m:sSubSup>
          <m:sSubSupPr>
            <m:ctrlPr>
              <w:rPr>
                <w:rFonts w:ascii="Cambria Math" w:hAnsi="Cambria Math" w:cs="Arial"/>
                <w:i/>
                <w:strike/>
                <w:color w:val="333333"/>
                <w:highlight w:val="green"/>
                <w:shd w:val="clear" w:color="auto" w:fill="FFFFFF"/>
                <w:rPrChange w:id="1199" w:author="George Urumov" w:date="2025-10-29T11:37:00Z" w16du:dateUtc="2025-10-29T11:37:00Z">
                  <w:rPr>
                    <w:rFonts w:ascii="Cambria Math" w:hAnsi="Cambria Math" w:cs="Arial"/>
                    <w:i/>
                    <w:color w:val="333333"/>
                    <w:shd w:val="clear" w:color="auto" w:fill="FFFFFF"/>
                  </w:rPr>
                </w:rPrChange>
              </w:rPr>
            </m:ctrlPr>
          </m:sSubSupPr>
          <m:e>
            <m:r>
              <w:rPr>
                <w:rFonts w:ascii="Cambria Math" w:hAnsi="Cambria Math" w:cs="Arial"/>
                <w:strike/>
                <w:color w:val="333333"/>
                <w:highlight w:val="green"/>
                <w:shd w:val="clear" w:color="auto" w:fill="FFFFFF"/>
                <w:rPrChange w:id="1200" w:author="George Urumov" w:date="2025-10-29T11:37:00Z" w16du:dateUtc="2025-10-29T11:37:00Z">
                  <w:rPr>
                    <w:rFonts w:ascii="Cambria Math" w:hAnsi="Cambria Math" w:cs="Arial"/>
                    <w:color w:val="333333"/>
                    <w:shd w:val="clear" w:color="auto" w:fill="FFFFFF"/>
                  </w:rPr>
                </w:rPrChange>
              </w:rPr>
              <m:t>X</m:t>
            </m:r>
          </m:e>
          <m:sub>
            <m:r>
              <w:rPr>
                <w:rFonts w:ascii="Cambria Math" w:hAnsi="Cambria Math" w:cs="Arial"/>
                <w:strike/>
                <w:color w:val="333333"/>
                <w:highlight w:val="green"/>
                <w:shd w:val="clear" w:color="auto" w:fill="FFFFFF"/>
                <w:rPrChange w:id="1201" w:author="George Urumov" w:date="2025-10-29T11:37:00Z" w16du:dateUtc="2025-10-29T11:37:00Z">
                  <w:rPr>
                    <w:rFonts w:ascii="Cambria Math" w:hAnsi="Cambria Math" w:cs="Arial"/>
                    <w:color w:val="333333"/>
                    <w:shd w:val="clear" w:color="auto" w:fill="FFFFFF"/>
                  </w:rPr>
                </w:rPrChange>
              </w:rPr>
              <m:t>n</m:t>
            </m:r>
          </m:sub>
          <m:sup>
            <m:r>
              <w:rPr>
                <w:rFonts w:ascii="Cambria Math" w:hAnsi="Cambria Math" w:cs="Arial"/>
                <w:strike/>
                <w:color w:val="333333"/>
                <w:highlight w:val="green"/>
                <w:shd w:val="clear" w:color="auto" w:fill="FFFFFF"/>
                <w:rPrChange w:id="1202" w:author="George Urumov" w:date="2025-10-29T11:37:00Z" w16du:dateUtc="2025-10-29T11:37:00Z">
                  <w:rPr>
                    <w:rFonts w:ascii="Cambria Math" w:hAnsi="Cambria Math" w:cs="Arial"/>
                    <w:color w:val="333333"/>
                    <w:shd w:val="clear" w:color="auto" w:fill="FFFFFF"/>
                  </w:rPr>
                </w:rPrChange>
              </w:rPr>
              <m:t>ε</m:t>
            </m:r>
          </m:sup>
        </m:sSubSup>
        <m:d>
          <m:dPr>
            <m:ctrlPr>
              <w:rPr>
                <w:rFonts w:ascii="Cambria Math" w:hAnsi="Cambria Math" w:cs="Arial"/>
                <w:i/>
                <w:strike/>
                <w:color w:val="333333"/>
                <w:highlight w:val="green"/>
                <w:shd w:val="clear" w:color="auto" w:fill="FFFFFF"/>
                <w:rPrChange w:id="1203" w:author="George Urumov" w:date="2025-10-29T11:37:00Z" w16du:dateUtc="2025-10-29T11:37:00Z">
                  <w:rPr>
                    <w:rFonts w:ascii="Cambria Math" w:hAnsi="Cambria Math" w:cs="Arial"/>
                    <w:i/>
                    <w:color w:val="333333"/>
                    <w:shd w:val="clear" w:color="auto" w:fill="FFFFFF"/>
                  </w:rPr>
                </w:rPrChange>
              </w:rPr>
            </m:ctrlPr>
          </m:dPr>
          <m:e>
            <m:r>
              <w:rPr>
                <w:rFonts w:ascii="Cambria Math" w:hAnsi="Cambria Math" w:cs="Arial"/>
                <w:strike/>
                <w:color w:val="333333"/>
                <w:highlight w:val="green"/>
                <w:shd w:val="clear" w:color="auto" w:fill="FFFFFF"/>
                <w:rPrChange w:id="1204" w:author="George Urumov" w:date="2025-10-29T11:37:00Z" w16du:dateUtc="2025-10-29T11:37:00Z">
                  <w:rPr>
                    <w:rFonts w:ascii="Cambria Math" w:hAnsi="Cambria Math" w:cs="Arial"/>
                    <w:color w:val="333333"/>
                    <w:shd w:val="clear" w:color="auto" w:fill="FFFFFF"/>
                  </w:rPr>
                </w:rPrChange>
              </w:rPr>
              <m:t>u</m:t>
            </m:r>
          </m:e>
        </m:d>
        <m:r>
          <w:rPr>
            <w:rFonts w:ascii="Cambria Math" w:hAnsi="Cambria Math" w:cs="Arial"/>
            <w:strike/>
            <w:color w:val="333333"/>
            <w:highlight w:val="green"/>
            <w:shd w:val="clear" w:color="auto" w:fill="FFFFFF"/>
            <w:rPrChange w:id="1205" w:author="George Urumov" w:date="2025-10-29T11:37:00Z" w16du:dateUtc="2025-10-29T11:37:00Z">
              <w:rPr>
                <w:rFonts w:ascii="Cambria Math" w:hAnsi="Cambria Math" w:cs="Arial"/>
                <w:color w:val="333333"/>
                <w:shd w:val="clear" w:color="auto" w:fill="FFFFFF"/>
              </w:rPr>
            </w:rPrChange>
          </w:rPr>
          <m:t>}.</m:t>
        </m:r>
      </m:oMath>
      <w:r>
        <w:rPr>
          <w:rFonts w:ascii="Arial" w:hAnsi="Arial" w:cs="Arial"/>
          <w:color w:val="333333"/>
          <w:shd w:val="clear" w:color="auto" w:fill="FFFFFF"/>
        </w:rPr>
        <w:t xml:space="preserve"> </w:t>
      </w:r>
    </w:p>
    <w:p w14:paraId="4C72EE14"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The sum of the variances of the random variables is equal to </w:t>
      </w:r>
      <w:r>
        <w:rPr>
          <w:rFonts w:ascii="Arial" w:hAnsi="Arial" w:cs="Arial"/>
          <w:i/>
          <w:iCs/>
          <w:color w:val="333333"/>
          <w:shd w:val="clear" w:color="auto" w:fill="FFFFFF"/>
        </w:rPr>
        <w:t>n</w:t>
      </w:r>
      <w:r>
        <w:rPr>
          <w:rFonts w:ascii="Arial" w:hAnsi="Arial" w:cs="Arial"/>
          <w:color w:val="333333"/>
          <w:shd w:val="clear" w:color="auto" w:fill="FFFFFF"/>
        </w:rPr>
        <w:t xml:space="preserve">, since they are independent standard normal random variables. Therefore, the sum of the variances of </w:t>
      </w:r>
      <w:r>
        <w:rPr>
          <w:rFonts w:ascii="Arial" w:hAnsi="Arial" w:cs="Arial"/>
          <w:color w:val="333333"/>
          <w:shd w:val="clear" w:color="auto" w:fill="FFFFFF"/>
        </w:rPr>
        <w:lastRenderedPageBreak/>
        <w:t xml:space="preserve">the random variables in the sequence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m:t>
        </m:r>
      </m:oMath>
      <w:r>
        <w:rPr>
          <w:rFonts w:ascii="Arial" w:hAnsi="Arial" w:cs="Arial"/>
          <w:color w:val="333333"/>
          <w:shd w:val="clear" w:color="auto" w:fill="FFFFFF"/>
        </w:rPr>
        <w:t xml:space="preserve"> up to time </w:t>
      </w:r>
      <w:r w:rsidRPr="00267FC5">
        <w:rPr>
          <w:rFonts w:ascii="Arial" w:hAnsi="Arial" w:cs="Arial"/>
          <w:i/>
          <w:iCs/>
          <w:color w:val="333333"/>
          <w:shd w:val="clear" w:color="auto" w:fill="FFFFFF"/>
        </w:rPr>
        <w:t>n</w:t>
      </w:r>
      <w:r>
        <w:rPr>
          <w:rFonts w:ascii="Arial" w:hAnsi="Arial" w:cs="Arial"/>
          <w:color w:val="333333"/>
          <w:shd w:val="clear" w:color="auto" w:fill="FFFFFF"/>
        </w:rPr>
        <w:t xml:space="preserve"> is equal to: </w:t>
      </w:r>
      <m:oMath>
        <m:r>
          <w:rPr>
            <w:rFonts w:ascii="Cambria Math" w:hAnsi="Cambria Math" w:cs="Arial"/>
            <w:color w:val="333333"/>
            <w:shd w:val="clear" w:color="auto" w:fill="FFFFFF"/>
          </w:rPr>
          <m:t>Var</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ε</m:t>
                </m:r>
              </m:e>
              <m:sub>
                <m:r>
                  <w:rPr>
                    <w:rFonts w:ascii="Cambria Math" w:hAnsi="Cambria Math" w:cs="Arial"/>
                    <w:color w:val="333333"/>
                    <w:shd w:val="clear" w:color="auto" w:fill="FFFFFF"/>
                  </w:rPr>
                  <m:t>jn</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Sub>
            <m:r>
              <w:rPr>
                <w:rFonts w:ascii="Cambria Math" w:hAnsi="Cambria Math" w:cs="Arial"/>
                <w:color w:val="333333"/>
                <w:shd w:val="clear" w:color="auto" w:fill="FFFFFF"/>
              </w:rPr>
              <m:t>=</m:t>
            </m:r>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2</m:t>
                    </m:r>
                  </m:sup>
                </m:sSubSup>
              </m:e>
            </m:nary>
            <m:r>
              <w:rPr>
                <w:rFonts w:ascii="Cambria Math" w:hAnsi="Cambria Math" w:cs="Arial"/>
                <w:color w:val="333333"/>
                <w:shd w:val="clear" w:color="auto" w:fill="FFFFFF"/>
              </w:rPr>
              <m:t>Var</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ε</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r>
              <w:rPr>
                <w:rFonts w:ascii="Cambria Math" w:hAnsi="Cambria Math" w:cs="Arial"/>
                <w:color w:val="333333"/>
                <w:shd w:val="clear" w:color="auto" w:fill="FFFFFF"/>
              </w:rPr>
              <m:t>=n</m:t>
            </m:r>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2</m:t>
                    </m:r>
                  </m:sup>
                </m:sSubSup>
              </m:e>
            </m:nary>
          </m:e>
        </m:nary>
      </m:oMath>
      <w:r>
        <w:rPr>
          <w:rFonts w:ascii="Arial" w:hAnsi="Arial" w:cs="Arial"/>
          <w:color w:val="333333"/>
          <w:shd w:val="clear" w:color="auto" w:fill="FFFFFF"/>
        </w:rPr>
        <w:t>.</w:t>
      </w:r>
    </w:p>
    <w:p w14:paraId="70244463"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We can use the fact that </w:t>
      </w:r>
      <m:oMath>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2</m:t>
                </m:r>
              </m:sup>
            </m:sSubSup>
          </m:e>
        </m:nary>
      </m:oMath>
      <w:r>
        <w:rPr>
          <w:rFonts w:ascii="Arial" w:hAnsi="Arial" w:cs="Arial"/>
          <w:color w:val="333333"/>
          <w:shd w:val="clear" w:color="auto" w:fill="FFFFFF"/>
        </w:rPr>
        <w:t xml:space="preserve"> is bounded by 1 for all </w:t>
      </w:r>
      <w:r>
        <w:rPr>
          <w:rFonts w:ascii="Arial" w:hAnsi="Arial" w:cs="Arial"/>
          <w:i/>
          <w:iCs/>
          <w:color w:val="333333"/>
          <w:shd w:val="clear" w:color="auto" w:fill="FFFFFF"/>
        </w:rPr>
        <w:t>n</w:t>
      </w:r>
      <w:r>
        <w:rPr>
          <w:rFonts w:ascii="Arial" w:hAnsi="Arial" w:cs="Arial"/>
          <w:color w:val="333333"/>
          <w:shd w:val="clear" w:color="auto" w:fill="FFFFFF"/>
        </w:rPr>
        <w:t xml:space="preserve">, since </w:t>
      </w:r>
      <w:r>
        <w:rPr>
          <w:rFonts w:ascii="Arial" w:hAnsi="Arial" w:cs="Arial"/>
          <w:i/>
          <w:iCs/>
          <w:color w:val="333333"/>
          <w:shd w:val="clear" w:color="auto" w:fill="FFFFFF"/>
        </w:rPr>
        <w:t>u</w:t>
      </w:r>
      <w:r>
        <w:rPr>
          <w:rFonts w:ascii="Arial" w:hAnsi="Arial" w:cs="Arial"/>
          <w:color w:val="333333"/>
          <w:shd w:val="clear" w:color="auto" w:fill="FFFFFF"/>
        </w:rPr>
        <w:t xml:space="preserve"> belongs to the unit ball in R</w:t>
      </w:r>
      <w:r>
        <w:rPr>
          <w:rFonts w:ascii="Arial" w:hAnsi="Arial" w:cs="Arial"/>
          <w:color w:val="333333"/>
          <w:shd w:val="clear" w:color="auto" w:fill="FFFFFF"/>
          <w:vertAlign w:val="superscript"/>
        </w:rPr>
        <w:t>d</w:t>
      </w:r>
      <w:r>
        <w:rPr>
          <w:rFonts w:ascii="Arial" w:hAnsi="Arial" w:cs="Arial"/>
          <w:color w:val="333333"/>
          <w:shd w:val="clear" w:color="auto" w:fill="FFFFFF"/>
          <w:vertAlign w:val="subscript"/>
        </w:rPr>
        <w:t xml:space="preserve">. </w:t>
      </w:r>
      <w:r>
        <w:rPr>
          <w:rFonts w:ascii="Arial" w:hAnsi="Arial" w:cs="Arial"/>
          <w:color w:val="333333"/>
          <w:shd w:val="clear" w:color="auto" w:fill="FFFFFF"/>
        </w:rPr>
        <w:t xml:space="preserve">Therefore, we have </w:t>
      </w:r>
      <m:oMath>
        <m:r>
          <w:rPr>
            <w:rFonts w:ascii="Cambria Math" w:hAnsi="Cambria Math" w:cs="Arial"/>
            <w:color w:val="333333"/>
            <w:shd w:val="clear" w:color="auto" w:fill="FFFFFF"/>
          </w:rPr>
          <m:t>Var</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ε</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n</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Sub>
            <m:r>
              <w:rPr>
                <w:rFonts w:ascii="Cambria Math" w:hAnsi="Cambria Math" w:cs="Arial"/>
                <w:color w:val="333333"/>
                <w:shd w:val="clear" w:color="auto" w:fill="FFFFFF"/>
              </w:rPr>
              <m:t>≤n</m:t>
            </m:r>
          </m:e>
        </m:nary>
      </m:oMath>
      <w:r>
        <w:rPr>
          <w:rFonts w:ascii="Arial" w:hAnsi="Arial" w:cs="Arial"/>
          <w:color w:val="333333"/>
          <w:shd w:val="clear" w:color="auto" w:fill="FFFFFF"/>
        </w:rPr>
        <w:t>. Using this result, we can re-write.</w:t>
      </w:r>
    </w:p>
    <w:p w14:paraId="3A6082FA" w14:textId="77777777" w:rsidR="008D1943" w:rsidRDefault="00000000" w:rsidP="008D1943">
      <w:pPr>
        <w:spacing w:line="360" w:lineRule="auto"/>
        <w:jc w:val="center"/>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E(sup</m:t>
                </m:r>
              </m:e>
              <m:lim>
                <m:r>
                  <w:rPr>
                    <w:rFonts w:ascii="Cambria Math" w:hAnsi="Cambria Math" w:cs="Arial"/>
                    <w:color w:val="333333"/>
                    <w:shd w:val="clear" w:color="auto" w:fill="FFFFFF"/>
                  </w:rPr>
                  <m:t xml:space="preserve">     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≤√2</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r>
                  <w:rPr>
                    <w:rFonts w:ascii="Cambria Math" w:hAnsi="Cambria Math" w:cs="Arial"/>
                    <w:color w:val="333333"/>
                    <w:shd w:val="clear" w:color="auto" w:fill="FFFFFF"/>
                  </w:rPr>
                  <m:t>[Var[</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ε</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n</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Sub>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1/2</m:t>
                        </m:r>
                      </m:sup>
                    </m:sSup>
                    <m:r>
                      <w:rPr>
                        <w:rFonts w:ascii="Cambria Math" w:hAnsi="Cambria Math" w:cs="Arial"/>
                        <w:color w:val="333333"/>
                        <w:shd w:val="clear" w:color="auto" w:fill="FFFFFF"/>
                      </w:rPr>
                      <m:t>≤√2</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r>
                          <w:rPr>
                            <w:rFonts w:ascii="Cambria Math" w:hAnsi="Cambria Math" w:cs="Arial"/>
                            <w:color w:val="333333"/>
                            <w:shd w:val="clear" w:color="auto" w:fill="FFFFFF"/>
                          </w:rPr>
                          <m:t>√n</m:t>
                        </m:r>
                      </m:e>
                    </m:nary>
                  </m:e>
                </m:nary>
              </m:e>
            </m:nary>
          </m:e>
        </m:func>
      </m:oMath>
      <w:r w:rsidR="008D1943">
        <w:rPr>
          <w:rFonts w:ascii="Arial" w:hAnsi="Arial" w:cs="Arial"/>
          <w:color w:val="333333"/>
          <w:shd w:val="clear" w:color="auto" w:fill="FFFFFF"/>
        </w:rPr>
        <w:t>,</w:t>
      </w:r>
    </w:p>
    <w:p w14:paraId="238D71C9" w14:textId="77777777" w:rsidR="008D1943" w:rsidRDefault="008D1943" w:rsidP="008D1943">
      <w:pPr>
        <w:spacing w:line="360" w:lineRule="auto"/>
        <w:jc w:val="both"/>
        <w:rPr>
          <w:rFonts w:ascii="Arial" w:hAnsi="Arial" w:cs="Arial"/>
          <w:strike/>
          <w:color w:val="333333"/>
          <w:shd w:val="clear" w:color="auto" w:fill="FFFFFF"/>
        </w:rPr>
      </w:pPr>
      <w:r>
        <w:rPr>
          <w:rFonts w:ascii="Arial" w:hAnsi="Arial" w:cs="Arial"/>
          <w:color w:val="333333"/>
          <w:shd w:val="clear" w:color="auto" w:fill="FFFFFF"/>
        </w:rPr>
        <w:t xml:space="preserve">where the </w:t>
      </w:r>
      <w:r w:rsidRPr="002A6E06">
        <w:rPr>
          <w:rFonts w:ascii="Arial" w:hAnsi="Arial" w:cs="Arial"/>
          <w:color w:val="333333"/>
          <w:shd w:val="clear" w:color="auto" w:fill="FFFFFF"/>
        </w:rPr>
        <w:t xml:space="preserve">last inequality follows from the fact that the sum of the variances of the random variables in the sequence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m:t>
        </m:r>
      </m:oMath>
      <w:r w:rsidRPr="002A6E06">
        <w:rPr>
          <w:rFonts w:ascii="Arial" w:hAnsi="Arial" w:cs="Arial"/>
          <w:color w:val="333333"/>
          <w:shd w:val="clear" w:color="auto" w:fill="FFFFFF"/>
        </w:rPr>
        <w:t xml:space="preserve"> up to time </w:t>
      </w:r>
      <w:r w:rsidRPr="002A6E06">
        <w:rPr>
          <w:rFonts w:ascii="Arial" w:hAnsi="Arial" w:cs="Arial"/>
          <w:i/>
          <w:iCs/>
          <w:color w:val="333333"/>
          <w:shd w:val="clear" w:color="auto" w:fill="FFFFFF"/>
        </w:rPr>
        <w:t>n</w:t>
      </w:r>
      <w:r w:rsidRPr="002A6E06">
        <w:rPr>
          <w:rFonts w:ascii="Arial" w:hAnsi="Arial" w:cs="Arial"/>
          <w:color w:val="333333"/>
          <w:shd w:val="clear" w:color="auto" w:fill="FFFFFF"/>
        </w:rPr>
        <w:t xml:space="preserve"> is bounded by </w:t>
      </w:r>
      <w:r w:rsidRPr="002A6E06">
        <w:rPr>
          <w:rFonts w:ascii="Arial" w:hAnsi="Arial" w:cs="Arial"/>
          <w:i/>
          <w:iCs/>
          <w:color w:val="333333"/>
          <w:shd w:val="clear" w:color="auto" w:fill="FFFFFF"/>
        </w:rPr>
        <w:t>n</w:t>
      </w:r>
      <w:r w:rsidRPr="007233C1">
        <w:rPr>
          <w:rFonts w:ascii="Arial" w:hAnsi="Arial" w:cs="Arial"/>
          <w:strike/>
          <w:color w:val="333333"/>
          <w:highlight w:val="green"/>
          <w:shd w:val="clear" w:color="auto" w:fill="FFFFFF"/>
        </w:rPr>
        <w:t xml:space="preserve">. We also use a well-known result in mathematics originally proved by Euler that the sum of the harmonic series i.e., the sum of the reciprocals of the positive integers is asymptotically bound by the natural logarithm of the number of terms in the series. </w:t>
      </w:r>
      <w:r w:rsidRPr="007233C1">
        <w:rPr>
          <w:rFonts w:ascii="Arial" w:hAnsi="Arial" w:cs="Arial"/>
          <w:i/>
          <w:iCs/>
          <w:strike/>
          <w:color w:val="333333"/>
          <w:highlight w:val="green"/>
          <w:shd w:val="clear" w:color="auto" w:fill="FFFFFF"/>
        </w:rPr>
        <w:t xml:space="preserve">1 + ½ + 1/3 + …+1/n </w:t>
      </w:r>
      <w:r w:rsidRPr="007233C1">
        <w:rPr>
          <w:rFonts w:ascii="Cambria Math" w:hAnsi="Cambria Math" w:cs="Cambria Math"/>
          <w:i/>
          <w:iCs/>
          <w:strike/>
          <w:color w:val="333333"/>
          <w:highlight w:val="green"/>
          <w:shd w:val="clear" w:color="auto" w:fill="FFFFFF"/>
        </w:rPr>
        <w:t>≃</w:t>
      </w:r>
      <w:r w:rsidRPr="007233C1">
        <w:rPr>
          <w:rFonts w:ascii="Arial" w:hAnsi="Arial" w:cs="Arial"/>
          <w:i/>
          <w:iCs/>
          <w:strike/>
          <w:color w:val="333333"/>
          <w:highlight w:val="green"/>
          <w:shd w:val="clear" w:color="auto" w:fill="FFFFFF"/>
        </w:rPr>
        <w:t>ln(n) + ɣ</w:t>
      </w:r>
      <w:r w:rsidRPr="007233C1">
        <w:rPr>
          <w:rFonts w:ascii="Arial" w:hAnsi="Arial" w:cs="Arial"/>
          <w:strike/>
          <w:color w:val="333333"/>
          <w:highlight w:val="green"/>
          <w:shd w:val="clear" w:color="auto" w:fill="FFFFFF"/>
        </w:rPr>
        <w:t xml:space="preserve"> as </w:t>
      </w:r>
      <w:r w:rsidRPr="007233C1">
        <w:rPr>
          <w:rFonts w:ascii="Arial" w:hAnsi="Arial" w:cs="Arial"/>
          <w:i/>
          <w:iCs/>
          <w:strike/>
          <w:color w:val="333333"/>
          <w:highlight w:val="green"/>
          <w:shd w:val="clear" w:color="auto" w:fill="FFFFFF"/>
        </w:rPr>
        <w:t>n-&gt;∞</w:t>
      </w:r>
      <w:r w:rsidRPr="007233C1">
        <w:rPr>
          <w:rFonts w:ascii="Arial" w:hAnsi="Arial" w:cs="Arial"/>
          <w:strike/>
          <w:color w:val="333333"/>
          <w:highlight w:val="green"/>
          <w:shd w:val="clear" w:color="auto" w:fill="FFFFFF"/>
        </w:rPr>
        <w:t>, where ɣ is the Euler-</w:t>
      </w:r>
      <w:proofErr w:type="spellStart"/>
      <w:r w:rsidRPr="007233C1">
        <w:rPr>
          <w:rFonts w:ascii="Arial" w:hAnsi="Arial" w:cs="Arial"/>
          <w:strike/>
          <w:color w:val="333333"/>
          <w:highlight w:val="green"/>
          <w:shd w:val="clear" w:color="auto" w:fill="FFFFFF"/>
        </w:rPr>
        <w:t>Mascheroni</w:t>
      </w:r>
      <w:proofErr w:type="spellEnd"/>
      <w:r w:rsidRPr="007233C1">
        <w:rPr>
          <w:rFonts w:ascii="Arial" w:hAnsi="Arial" w:cs="Arial"/>
          <w:strike/>
          <w:color w:val="333333"/>
          <w:highlight w:val="green"/>
          <w:shd w:val="clear" w:color="auto" w:fill="FFFFFF"/>
        </w:rPr>
        <w:t xml:space="preserve"> constant. So, in this context above, the sum of </w:t>
      </w:r>
      <w:r w:rsidRPr="007233C1">
        <w:rPr>
          <w:rFonts w:ascii="Arial" w:hAnsi="Arial" w:cs="Arial"/>
          <w:i/>
          <w:iCs/>
          <w:strike/>
          <w:color w:val="333333"/>
          <w:highlight w:val="green"/>
          <w:shd w:val="clear" w:color="auto" w:fill="FFFFFF"/>
        </w:rPr>
        <w:t>√n</w:t>
      </w:r>
      <w:r w:rsidRPr="007233C1">
        <w:rPr>
          <w:rFonts w:ascii="Arial" w:hAnsi="Arial" w:cs="Arial"/>
          <w:strike/>
          <w:color w:val="333333"/>
          <w:highlight w:val="green"/>
          <w:shd w:val="clear" w:color="auto" w:fill="FFFFFF"/>
        </w:rPr>
        <w:t xml:space="preserve"> grows slowly compared to the harmonic series and is bounded by </w:t>
      </w:r>
      <w:r w:rsidRPr="007233C1">
        <w:rPr>
          <w:rFonts w:ascii="Arial" w:hAnsi="Arial" w:cs="Arial"/>
          <w:i/>
          <w:iCs/>
          <w:strike/>
          <w:color w:val="333333"/>
          <w:highlight w:val="green"/>
          <w:shd w:val="clear" w:color="auto" w:fill="FFFFFF"/>
        </w:rPr>
        <w:t>ln(n)</w:t>
      </w:r>
      <w:r w:rsidRPr="007233C1">
        <w:rPr>
          <w:rFonts w:ascii="Arial" w:hAnsi="Arial" w:cs="Arial"/>
          <w:strike/>
          <w:color w:val="333333"/>
          <w:highlight w:val="green"/>
          <w:shd w:val="clear" w:color="auto" w:fill="FFFFFF"/>
        </w:rPr>
        <w:t xml:space="preserve">. So, </w:t>
      </w:r>
      <m:oMath>
        <m:nary>
          <m:naryPr>
            <m:chr m:val="∑"/>
            <m:limLoc m:val="undOvr"/>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n=1</m:t>
            </m:r>
          </m:sub>
          <m:sup>
            <m:r>
              <w:rPr>
                <w:rFonts w:ascii="Cambria Math" w:hAnsi="Cambria Math" w:cs="Arial"/>
                <w:strike/>
                <w:color w:val="333333"/>
                <w:highlight w:val="green"/>
                <w:shd w:val="clear" w:color="auto" w:fill="FFFFFF"/>
              </w:rPr>
              <m:t>∞</m:t>
            </m:r>
          </m:sup>
          <m:e>
            <m:f>
              <m:fPr>
                <m:ctrlPr>
                  <w:rPr>
                    <w:rFonts w:ascii="Cambria Math" w:hAnsi="Cambria Math" w:cs="Arial"/>
                    <w:i/>
                    <w:strike/>
                    <w:color w:val="333333"/>
                    <w:highlight w:val="green"/>
                    <w:shd w:val="clear" w:color="auto" w:fill="FFFFFF"/>
                  </w:rPr>
                </m:ctrlPr>
              </m:fPr>
              <m:num>
                <m:r>
                  <w:rPr>
                    <w:rFonts w:ascii="Cambria Math" w:hAnsi="Cambria Math" w:cs="Arial"/>
                    <w:strike/>
                    <w:color w:val="333333"/>
                    <w:highlight w:val="green"/>
                    <w:shd w:val="clear" w:color="auto" w:fill="FFFFFF"/>
                  </w:rPr>
                  <m:t>√n</m:t>
                </m:r>
              </m:num>
              <m:den>
                <m:r>
                  <m:rPr>
                    <m:sty m:val="p"/>
                  </m:rPr>
                  <w:rPr>
                    <w:rFonts w:ascii="Cambria Math" w:hAnsi="Cambria Math" w:cs="Arial"/>
                    <w:strike/>
                    <w:color w:val="333333"/>
                    <w:highlight w:val="green"/>
                    <w:shd w:val="clear" w:color="auto" w:fill="FFFFFF"/>
                  </w:rPr>
                  <m:t>ln⁡</m:t>
                </m:r>
                <m:r>
                  <w:rPr>
                    <w:rFonts w:ascii="Cambria Math" w:hAnsi="Cambria Math" w:cs="Arial"/>
                    <w:strike/>
                    <w:color w:val="333333"/>
                    <w:highlight w:val="green"/>
                    <w:shd w:val="clear" w:color="auto" w:fill="FFFFFF"/>
                  </w:rPr>
                  <m:t>(n)</m:t>
                </m:r>
              </m:den>
            </m:f>
            <m:r>
              <w:rPr>
                <w:rFonts w:ascii="Cambria Math" w:hAnsi="Cambria Math" w:cs="Arial"/>
                <w:strike/>
                <w:color w:val="333333"/>
                <w:highlight w:val="green"/>
                <w:shd w:val="clear" w:color="auto" w:fill="FFFFFF"/>
              </w:rPr>
              <m:t>= ∞</m:t>
            </m:r>
          </m:e>
        </m:nary>
      </m:oMath>
      <w:r w:rsidRPr="007233C1">
        <w:rPr>
          <w:rFonts w:ascii="Arial" w:hAnsi="Arial" w:cs="Arial"/>
          <w:strike/>
          <w:color w:val="333333"/>
          <w:highlight w:val="green"/>
          <w:shd w:val="clear" w:color="auto" w:fill="FFFFFF"/>
        </w:rPr>
        <w:t xml:space="preserve"> which follows from the fact that the integral </w:t>
      </w:r>
      <w:r w:rsidRPr="007233C1">
        <w:rPr>
          <w:rFonts w:ascii="Arial" w:hAnsi="Arial" w:cs="Arial"/>
          <w:i/>
          <w:iCs/>
          <w:strike/>
          <w:color w:val="333333"/>
          <w:highlight w:val="green"/>
          <w:shd w:val="clear" w:color="auto" w:fill="FFFFFF"/>
        </w:rPr>
        <w:t>1/√x</w:t>
      </w:r>
      <w:r w:rsidRPr="007233C1">
        <w:rPr>
          <w:rFonts w:ascii="Arial" w:hAnsi="Arial" w:cs="Arial"/>
          <w:strike/>
          <w:color w:val="333333"/>
          <w:highlight w:val="green"/>
          <w:shd w:val="clear" w:color="auto" w:fill="FFFFFF"/>
        </w:rPr>
        <w:t xml:space="preserve"> from 1 to ∞ is infinite, and the comparison test for series. Heuristically, the numerator grows faster than the denominator, so the sum of the series is infinite. This is why we choose the threshold </w:t>
      </w:r>
      <m:oMath>
        <m:f>
          <m:fPr>
            <m:ctrlPr>
              <w:rPr>
                <w:rFonts w:ascii="Cambria Math" w:hAnsi="Cambria Math" w:cs="Arial"/>
                <w:i/>
                <w:strike/>
                <w:color w:val="333333"/>
                <w:highlight w:val="green"/>
                <w:shd w:val="clear" w:color="auto" w:fill="FFFFFF"/>
              </w:rPr>
            </m:ctrlPr>
          </m:fPr>
          <m:num>
            <m:r>
              <w:rPr>
                <w:rFonts w:ascii="Cambria Math" w:hAnsi="Cambria Math" w:cs="Arial"/>
                <w:strike/>
                <w:color w:val="333333"/>
                <w:highlight w:val="green"/>
                <w:shd w:val="clear" w:color="auto" w:fill="FFFFFF"/>
              </w:rPr>
              <m:t>1</m:t>
            </m:r>
          </m:num>
          <m:den>
            <m:sSup>
              <m:sSupPr>
                <m:ctrlPr>
                  <w:rPr>
                    <w:rFonts w:ascii="Cambria Math" w:hAnsi="Cambria Math" w:cs="Arial"/>
                    <w:i/>
                    <w:strike/>
                    <w:color w:val="333333"/>
                    <w:highlight w:val="green"/>
                    <w:shd w:val="clear" w:color="auto" w:fill="FFFFFF"/>
                  </w:rPr>
                </m:ctrlPr>
              </m:sSupPr>
              <m:e>
                <m:rad>
                  <m:radPr>
                    <m:degHide m:val="1"/>
                    <m:ctrlPr>
                      <w:rPr>
                        <w:rFonts w:ascii="Cambria Math" w:hAnsi="Cambria Math" w:cs="Arial"/>
                        <w:i/>
                        <w:strike/>
                        <w:color w:val="333333"/>
                        <w:highlight w:val="green"/>
                        <w:shd w:val="clear" w:color="auto" w:fill="FFFFFF"/>
                      </w:rPr>
                    </m:ctrlPr>
                  </m:radPr>
                  <m:deg/>
                  <m:e>
                    <m:r>
                      <w:rPr>
                        <w:rFonts w:ascii="Cambria Math" w:hAnsi="Cambria Math" w:cs="Arial"/>
                        <w:strike/>
                        <w:color w:val="333333"/>
                        <w:highlight w:val="green"/>
                        <w:shd w:val="clear" w:color="auto" w:fill="FFFFFF"/>
                      </w:rPr>
                      <m:t>2</m:t>
                    </m:r>
                  </m:e>
                </m:rad>
              </m:e>
              <m:sup>
                <m:r>
                  <w:rPr>
                    <w:rFonts w:ascii="Cambria Math" w:hAnsi="Cambria Math" w:cs="Arial"/>
                    <w:strike/>
                    <w:color w:val="333333"/>
                    <w:highlight w:val="green"/>
                    <w:shd w:val="clear" w:color="auto" w:fill="FFFFFF"/>
                  </w:rPr>
                  <m:t>n</m:t>
                </m:r>
              </m:sup>
            </m:sSup>
          </m:den>
        </m:f>
        <m:r>
          <w:rPr>
            <w:rFonts w:ascii="Cambria Math" w:hAnsi="Cambria Math" w:cs="Arial"/>
            <w:strike/>
            <w:color w:val="333333"/>
            <w:highlight w:val="green"/>
            <w:shd w:val="clear" w:color="auto" w:fill="FFFFFF"/>
          </w:rPr>
          <m:t xml:space="preserve"> </m:t>
        </m:r>
      </m:oMath>
      <w:r w:rsidRPr="007233C1">
        <w:rPr>
          <w:rFonts w:ascii="Arial" w:hAnsi="Arial" w:cs="Arial"/>
          <w:strike/>
          <w:color w:val="333333"/>
          <w:highlight w:val="green"/>
          <w:shd w:val="clear" w:color="auto" w:fill="FFFFFF"/>
        </w:rPr>
        <w:t xml:space="preserve"> in the statement of the Borel-Cantelli lemma to ensure that the rate of growth  of </w:t>
      </w:r>
      <m:oMath>
        <m:func>
          <m:funcPr>
            <m:ctrlPr>
              <w:rPr>
                <w:rFonts w:ascii="Cambria Math" w:hAnsi="Cambria Math" w:cs="Arial"/>
                <w:i/>
                <w:strike/>
                <w:color w:val="333333"/>
                <w:highlight w:val="green"/>
                <w:shd w:val="clear" w:color="auto" w:fill="FFFFFF"/>
              </w:rPr>
            </m:ctrlPr>
          </m:funcPr>
          <m:fName>
            <m:limLow>
              <m:limLowPr>
                <m:ctrlPr>
                  <w:rPr>
                    <w:rFonts w:ascii="Cambria Math" w:hAnsi="Cambria Math" w:cs="Arial"/>
                    <w:i/>
                    <w:strike/>
                    <w:color w:val="333333"/>
                    <w:highlight w:val="green"/>
                    <w:shd w:val="clear" w:color="auto" w:fill="FFFFFF"/>
                  </w:rPr>
                </m:ctrlPr>
              </m:limLowPr>
              <m:e>
                <m:r>
                  <m:rPr>
                    <m:sty m:val="p"/>
                  </m:rPr>
                  <w:rPr>
                    <w:rFonts w:ascii="Cambria Math" w:hAnsi="Cambria Math" w:cs="Arial"/>
                    <w:strike/>
                    <w:color w:val="333333"/>
                    <w:highlight w:val="green"/>
                    <w:shd w:val="clear" w:color="auto" w:fill="FFFFFF"/>
                  </w:rPr>
                  <m:t>E(sup</m:t>
                </m:r>
              </m:e>
              <m:lim>
                <m:r>
                  <w:rPr>
                    <w:rFonts w:ascii="Cambria Math" w:hAnsi="Cambria Math" w:cs="Arial"/>
                    <w:strike/>
                    <w:color w:val="333333"/>
                    <w:highlight w:val="green"/>
                    <w:shd w:val="clear" w:color="auto" w:fill="FFFFFF"/>
                  </w:rPr>
                  <m:t xml:space="preserve">     u∈[0,s]</m:t>
                </m:r>
              </m:lim>
            </m:limLow>
          </m:fName>
          <m:e>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d</m:t>
                </m:r>
              </m:e>
              <m:sub>
                <m:r>
                  <w:rPr>
                    <w:rFonts w:ascii="Cambria Math" w:hAnsi="Cambria Math" w:cs="Arial"/>
                    <w:strike/>
                    <w:color w:val="333333"/>
                    <w:highlight w:val="green"/>
                    <w:shd w:val="clear" w:color="auto" w:fill="FFFFFF"/>
                  </w:rPr>
                  <m:t>∞</m:t>
                </m:r>
              </m:sub>
              <m:sup>
                <m:r>
                  <w:rPr>
                    <w:rFonts w:ascii="Cambria Math" w:hAnsi="Cambria Math" w:cs="Arial"/>
                    <w:strike/>
                    <w:color w:val="333333"/>
                    <w:highlight w:val="green"/>
                    <w:shd w:val="clear" w:color="auto" w:fill="FFFFFF"/>
                  </w:rPr>
                  <m:t>2</m:t>
                </m:r>
              </m:sup>
            </m:sSubSup>
            <m:r>
              <w:rPr>
                <w:rFonts w:ascii="Cambria Math" w:hAnsi="Cambria Math" w:cs="Arial"/>
                <w:strike/>
                <w:color w:val="333333"/>
                <w:highlight w:val="green"/>
                <w:shd w:val="clear" w:color="auto" w:fill="FFFFFF"/>
              </w:rPr>
              <m:t xml:space="preserve"> [</m:t>
            </m:r>
            <m:d>
              <m:dPr>
                <m:ctrlPr>
                  <w:rPr>
                    <w:rFonts w:ascii="Cambria Math" w:hAnsi="Cambria Math" w:cs="Arial"/>
                    <w:i/>
                    <w:strike/>
                    <w:color w:val="333333"/>
                    <w:highlight w:val="green"/>
                    <w:shd w:val="clear" w:color="auto" w:fill="FFFFFF"/>
                  </w:rPr>
                </m:ctrlPr>
              </m:dPr>
              <m:e>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n</m:t>
                    </m:r>
                  </m:sub>
                  <m:sup>
                    <m:r>
                      <w:rPr>
                        <w:rFonts w:ascii="Cambria Math" w:hAnsi="Cambria Math" w:cs="Arial"/>
                        <w:strike/>
                        <w:color w:val="333333"/>
                        <w:highlight w:val="green"/>
                        <w:shd w:val="clear" w:color="auto" w:fill="FFFFFF"/>
                      </w:rPr>
                      <m:t>ε</m:t>
                    </m:r>
                  </m:sup>
                </m:sSub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u</m:t>
                    </m:r>
                  </m:e>
                </m:d>
                <m:r>
                  <w:rPr>
                    <w:rFonts w:ascii="Cambria Math" w:hAnsi="Cambria Math" w:cs="Arial"/>
                    <w:strike/>
                    <w:color w:val="333333"/>
                    <w:highlight w:val="green"/>
                    <w:shd w:val="clear" w:color="auto" w:fill="FFFFFF"/>
                  </w:rPr>
                  <m:t xml:space="preserve">, </m:t>
                </m:r>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n-1</m:t>
                    </m:r>
                  </m:sub>
                  <m:sup>
                    <m:r>
                      <w:rPr>
                        <w:rFonts w:ascii="Cambria Math" w:hAnsi="Cambria Math" w:cs="Arial"/>
                        <w:strike/>
                        <w:color w:val="333333"/>
                        <w:highlight w:val="green"/>
                        <w:shd w:val="clear" w:color="auto" w:fill="FFFFFF"/>
                      </w:rPr>
                      <m:t>ε</m:t>
                    </m:r>
                  </m:sup>
                </m:sSub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u</m:t>
                    </m:r>
                  </m:e>
                </m:d>
              </m:e>
            </m:d>
            <m:r>
              <w:rPr>
                <w:rFonts w:ascii="Cambria Math" w:hAnsi="Cambria Math" w:cs="Arial"/>
                <w:strike/>
                <w:color w:val="333333"/>
                <w:highlight w:val="green"/>
                <w:shd w:val="clear" w:color="auto" w:fill="FFFFFF"/>
              </w:rPr>
              <m:t xml:space="preserve"> ≤√2</m:t>
            </m:r>
            <m:nary>
              <m:naryPr>
                <m:chr m:val="∑"/>
                <m:limLoc m:val="undOvr"/>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n=1</m:t>
                </m:r>
              </m:sub>
              <m:sup>
                <m:r>
                  <w:rPr>
                    <w:rFonts w:ascii="Cambria Math" w:hAnsi="Cambria Math" w:cs="Arial"/>
                    <w:strike/>
                    <w:color w:val="333333"/>
                    <w:highlight w:val="green"/>
                    <w:shd w:val="clear" w:color="auto" w:fill="FFFFFF"/>
                  </w:rPr>
                  <m:t>∞</m:t>
                </m:r>
              </m:sup>
              <m:e>
                <m:r>
                  <w:rPr>
                    <w:rFonts w:ascii="Cambria Math" w:hAnsi="Cambria Math" w:cs="Arial"/>
                    <w:strike/>
                    <w:color w:val="333333"/>
                    <w:highlight w:val="green"/>
                    <w:shd w:val="clear" w:color="auto" w:fill="FFFFFF"/>
                  </w:rPr>
                  <m:t>[Var[</m:t>
                </m:r>
                <m:nary>
                  <m:naryPr>
                    <m:chr m:val="∑"/>
                    <m:limLoc m:val="undOvr"/>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j=1</m:t>
                    </m:r>
                  </m:sub>
                  <m:sup>
                    <m:r>
                      <w:rPr>
                        <w:rFonts w:ascii="Cambria Math" w:hAnsi="Cambria Math" w:cs="Arial"/>
                        <w:strike/>
                        <w:color w:val="333333"/>
                        <w:highlight w:val="green"/>
                        <w:shd w:val="clear" w:color="auto" w:fill="FFFFFF"/>
                      </w:rPr>
                      <m:t>n</m:t>
                    </m:r>
                  </m:sup>
                  <m:e>
                    <m:sSub>
                      <m:sSubPr>
                        <m:ctrlPr>
                          <w:rPr>
                            <w:rFonts w:ascii="Cambria Math" w:hAnsi="Cambria Math" w:cs="Arial"/>
                            <w:i/>
                            <w:strike/>
                            <w:color w:val="333333"/>
                            <w:highlight w:val="green"/>
                            <w:shd w:val="clear" w:color="auto" w:fill="FFFFFF"/>
                          </w:rPr>
                        </m:ctrlPr>
                      </m:sSubPr>
                      <m:e>
                        <m:r>
                          <w:rPr>
                            <w:rFonts w:ascii="Cambria Math" w:hAnsi="Cambria Math" w:cs="Arial"/>
                            <w:strike/>
                            <w:color w:val="333333"/>
                            <w:highlight w:val="green"/>
                            <w:shd w:val="clear" w:color="auto" w:fill="FFFFFF"/>
                          </w:rPr>
                          <m:t>ε</m:t>
                        </m:r>
                      </m:e>
                      <m:sub>
                        <m:r>
                          <w:rPr>
                            <w:rFonts w:ascii="Cambria Math" w:hAnsi="Cambria Math" w:cs="Arial"/>
                            <w:strike/>
                            <w:color w:val="333333"/>
                            <w:highlight w:val="green"/>
                            <w:shd w:val="clear" w:color="auto" w:fill="FFFFFF"/>
                          </w:rPr>
                          <m:t>jn</m:t>
                        </m:r>
                      </m:sub>
                    </m:sSub>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T</m:t>
                        </m:r>
                      </m:e>
                    </m:d>
                    <m:sSub>
                      <m:sSubPr>
                        <m:ctrlPr>
                          <w:rPr>
                            <w:rFonts w:ascii="Cambria Math" w:hAnsi="Cambria Math" w:cs="Arial"/>
                            <w:i/>
                            <w:strike/>
                            <w:color w:val="333333"/>
                            <w:highlight w:val="green"/>
                            <w:shd w:val="clear" w:color="auto" w:fill="FFFFFF"/>
                          </w:rPr>
                        </m:ctrlPr>
                      </m:sSubPr>
                      <m:e>
                        <m:r>
                          <w:rPr>
                            <w:rFonts w:ascii="Cambria Math" w:hAnsi="Cambria Math" w:cs="Arial"/>
                            <w:strike/>
                            <w:color w:val="333333"/>
                            <w:highlight w:val="green"/>
                            <w:shd w:val="clear" w:color="auto" w:fill="FFFFFF"/>
                          </w:rPr>
                          <m:t>u</m:t>
                        </m:r>
                      </m:e>
                      <m:sub>
                        <m:r>
                          <w:rPr>
                            <w:rFonts w:ascii="Cambria Math" w:hAnsi="Cambria Math" w:cs="Arial"/>
                            <w:strike/>
                            <w:color w:val="333333"/>
                            <w:highlight w:val="green"/>
                            <w:shd w:val="clear" w:color="auto" w:fill="FFFFFF"/>
                          </w:rPr>
                          <m:t>j</m:t>
                        </m:r>
                      </m:sub>
                    </m:sSub>
                    <m:r>
                      <w:rPr>
                        <w:rFonts w:ascii="Cambria Math" w:hAnsi="Cambria Math" w:cs="Arial"/>
                        <w:strike/>
                        <w:color w:val="333333"/>
                        <w:highlight w:val="green"/>
                        <w:shd w:val="clear" w:color="auto" w:fill="FFFFFF"/>
                      </w:rPr>
                      <m:t>]</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1/2</m:t>
                        </m:r>
                      </m:sup>
                    </m:sSup>
                    <m:r>
                      <w:rPr>
                        <w:rFonts w:ascii="Cambria Math" w:hAnsi="Cambria Math" w:cs="Arial"/>
                        <w:strike/>
                        <w:color w:val="333333"/>
                        <w:highlight w:val="green"/>
                        <w:shd w:val="clear" w:color="auto" w:fill="FFFFFF"/>
                      </w:rPr>
                      <m:t>≤√2</m:t>
                    </m:r>
                    <m:nary>
                      <m:naryPr>
                        <m:chr m:val="∑"/>
                        <m:limLoc m:val="undOvr"/>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n=1</m:t>
                        </m:r>
                      </m:sub>
                      <m:sup>
                        <m:r>
                          <w:rPr>
                            <w:rFonts w:ascii="Cambria Math" w:hAnsi="Cambria Math" w:cs="Arial"/>
                            <w:strike/>
                            <w:color w:val="333333"/>
                            <w:highlight w:val="green"/>
                            <w:shd w:val="clear" w:color="auto" w:fill="FFFFFF"/>
                          </w:rPr>
                          <m:t>∞</m:t>
                        </m:r>
                      </m:sup>
                      <m:e>
                        <m:r>
                          <w:rPr>
                            <w:rFonts w:ascii="Cambria Math" w:hAnsi="Cambria Math" w:cs="Arial"/>
                            <w:strike/>
                            <w:color w:val="333333"/>
                            <w:highlight w:val="green"/>
                            <w:shd w:val="clear" w:color="auto" w:fill="FFFFFF"/>
                          </w:rPr>
                          <m:t>√n≤√2</m:t>
                        </m:r>
                        <m:r>
                          <m:rPr>
                            <m:sty m:val="p"/>
                          </m:rPr>
                          <w:rPr>
                            <w:rFonts w:ascii="Cambria Math" w:hAnsi="Cambria Math" w:cs="Arial"/>
                            <w:strike/>
                            <w:color w:val="333333"/>
                            <w:highlight w:val="green"/>
                            <w:shd w:val="clear" w:color="auto" w:fill="FFFFFF"/>
                          </w:rPr>
                          <m:t>ln⁡</m:t>
                        </m:r>
                        <m:r>
                          <w:rPr>
                            <w:rFonts w:ascii="Cambria Math" w:hAnsi="Cambria Math" w:cs="Arial"/>
                            <w:strike/>
                            <w:color w:val="333333"/>
                            <w:highlight w:val="green"/>
                            <w:shd w:val="clear" w:color="auto" w:fill="FFFFFF"/>
                          </w:rPr>
                          <m:t>(n)</m:t>
                        </m:r>
                      </m:e>
                    </m:nary>
                  </m:e>
                </m:nary>
              </m:e>
            </m:nary>
          </m:e>
        </m:func>
      </m:oMath>
      <w:r w:rsidRPr="007233C1">
        <w:rPr>
          <w:rFonts w:ascii="Arial" w:hAnsi="Arial" w:cs="Arial"/>
          <w:strike/>
          <w:color w:val="333333"/>
          <w:highlight w:val="green"/>
          <w:shd w:val="clear" w:color="auto" w:fill="FFFFFF"/>
        </w:rPr>
        <w:t xml:space="preserve"> is bounded.</w:t>
      </w:r>
      <w:r w:rsidRPr="007233C1">
        <w:rPr>
          <w:rFonts w:ascii="Arial" w:hAnsi="Arial" w:cs="Arial"/>
          <w:strike/>
          <w:color w:val="333333"/>
          <w:shd w:val="clear" w:color="auto" w:fill="FFFFFF"/>
        </w:rPr>
        <w:t xml:space="preserve"> </w:t>
      </w:r>
    </w:p>
    <w:p w14:paraId="0452F202" w14:textId="77777777" w:rsidR="008D1943" w:rsidRPr="0084578D" w:rsidRDefault="008D1943" w:rsidP="008D1943">
      <w:pPr>
        <w:spacing w:line="360" w:lineRule="auto"/>
        <w:jc w:val="both"/>
        <w:rPr>
          <w:rFonts w:ascii="Arial" w:hAnsi="Arial" w:cs="Arial"/>
          <w:color w:val="333333"/>
          <w:highlight w:val="yellow"/>
          <w:shd w:val="clear" w:color="auto" w:fill="FFFFFF"/>
          <w:rPrChange w:id="1206" w:author="George Urumov" w:date="2025-10-28T16:08:00Z" w16du:dateUtc="2025-10-28T16:08:00Z">
            <w:rPr>
              <w:rFonts w:ascii="Arial" w:hAnsi="Arial" w:cs="Arial"/>
              <w:color w:val="333333"/>
              <w:shd w:val="clear" w:color="auto" w:fill="FFFFFF"/>
            </w:rPr>
          </w:rPrChange>
        </w:rPr>
      </w:pPr>
      <w:r w:rsidRPr="0084578D">
        <w:rPr>
          <w:rFonts w:ascii="Arial" w:hAnsi="Arial" w:cs="Arial"/>
          <w:color w:val="333333"/>
          <w:highlight w:val="yellow"/>
          <w:shd w:val="clear" w:color="auto" w:fill="FFFFFF"/>
          <w:rPrChange w:id="1207" w:author="George Urumov" w:date="2025-10-28T16:08:00Z" w16du:dateUtc="2025-10-28T16:08:00Z">
            <w:rPr>
              <w:rFonts w:ascii="Arial" w:hAnsi="Arial" w:cs="Arial"/>
              <w:color w:val="333333"/>
              <w:shd w:val="clear" w:color="auto" w:fill="FFFFFF"/>
            </w:rPr>
          </w:rPrChange>
        </w:rPr>
        <w:t xml:space="preserve">Let </w:t>
      </w:r>
      <m:oMath>
        <m:func>
          <m:funcPr>
            <m:ctrlPr>
              <w:rPr>
                <w:rFonts w:ascii="Cambria Math" w:hAnsi="Cambria Math" w:cs="Arial"/>
                <w:i/>
                <w:color w:val="333333"/>
                <w:highlight w:val="yellow"/>
                <w:shd w:val="clear" w:color="auto" w:fill="FFFFFF"/>
                <w:rPrChange w:id="1208" w:author="George Urumov" w:date="2025-10-28T16:08:00Z" w16du:dateUtc="2025-10-28T16:08:00Z">
                  <w:rPr>
                    <w:rFonts w:ascii="Cambria Math" w:hAnsi="Cambria Math" w:cs="Arial"/>
                    <w:i/>
                    <w:color w:val="333333"/>
                    <w:shd w:val="clear" w:color="auto" w:fill="FFFFFF"/>
                  </w:rPr>
                </w:rPrChange>
              </w:rPr>
            </m:ctrlPr>
          </m:funcPr>
          <m:fName>
            <m:limLow>
              <m:limLowPr>
                <m:ctrlPr>
                  <w:rPr>
                    <w:rFonts w:ascii="Cambria Math" w:hAnsi="Cambria Math" w:cs="Arial"/>
                    <w:i/>
                    <w:color w:val="333333"/>
                    <w:highlight w:val="yellow"/>
                    <w:shd w:val="clear" w:color="auto" w:fill="FFFFFF"/>
                    <w:rPrChange w:id="1209" w:author="George Urumov" w:date="2025-10-28T16:08:00Z" w16du:dateUtc="2025-10-28T16:08:00Z">
                      <w:rPr>
                        <w:rFonts w:ascii="Cambria Math" w:hAnsi="Cambria Math" w:cs="Arial"/>
                        <w:i/>
                        <w:color w:val="333333"/>
                        <w:shd w:val="clear" w:color="auto" w:fill="FFFFFF"/>
                      </w:rPr>
                    </w:rPrChange>
                  </w:rPr>
                </m:ctrlPr>
              </m:limLowPr>
              <m:e>
                <m:sSub>
                  <m:sSubPr>
                    <m:ctrlPr>
                      <w:rPr>
                        <w:rFonts w:ascii="Cambria Math" w:hAnsi="Cambria Math" w:cs="Arial"/>
                        <w:color w:val="333333"/>
                        <w:highlight w:val="yellow"/>
                        <w:shd w:val="clear" w:color="auto" w:fill="FFFFFF"/>
                        <w:rPrChange w:id="1210" w:author="George Urumov" w:date="2025-10-28T16:08:00Z" w16du:dateUtc="2025-10-28T16:08:00Z">
                          <w:rPr>
                            <w:rFonts w:ascii="Cambria Math" w:hAnsi="Cambria Math" w:cs="Arial"/>
                            <w:color w:val="333333"/>
                            <w:shd w:val="clear" w:color="auto" w:fill="FFFFFF"/>
                          </w:rPr>
                        </w:rPrChange>
                      </w:rPr>
                    </m:ctrlPr>
                  </m:sSubPr>
                  <m:e>
                    <m:r>
                      <w:rPr>
                        <w:rFonts w:ascii="Cambria Math" w:hAnsi="Cambria Math" w:cs="Arial"/>
                        <w:color w:val="333333"/>
                        <w:highlight w:val="yellow"/>
                        <w:shd w:val="clear" w:color="auto" w:fill="FFFFFF"/>
                        <w:rPrChange w:id="1211" w:author="George Urumov" w:date="2025-10-28T16:08:00Z" w16du:dateUtc="2025-10-28T16:08:00Z">
                          <w:rPr>
                            <w:rFonts w:ascii="Cambria Math" w:hAnsi="Cambria Math" w:cs="Arial"/>
                            <w:color w:val="333333"/>
                            <w:shd w:val="clear" w:color="auto" w:fill="FFFFFF"/>
                          </w:rPr>
                        </w:rPrChange>
                      </w:rPr>
                      <m:t>Y</m:t>
                    </m:r>
                  </m:e>
                  <m:sub>
                    <m:r>
                      <w:rPr>
                        <w:rFonts w:ascii="Cambria Math" w:hAnsi="Cambria Math" w:cs="Arial"/>
                        <w:color w:val="333333"/>
                        <w:highlight w:val="yellow"/>
                        <w:shd w:val="clear" w:color="auto" w:fill="FFFFFF"/>
                        <w:rPrChange w:id="1212" w:author="George Urumov" w:date="2025-10-28T16:08:00Z" w16du:dateUtc="2025-10-28T16:08:00Z">
                          <w:rPr>
                            <w:rFonts w:ascii="Cambria Math" w:hAnsi="Cambria Math" w:cs="Arial"/>
                            <w:color w:val="333333"/>
                            <w:shd w:val="clear" w:color="auto" w:fill="FFFFFF"/>
                          </w:rPr>
                        </w:rPrChange>
                      </w:rPr>
                      <m:t>n</m:t>
                    </m:r>
                  </m:sub>
                </m:sSub>
                <m:r>
                  <m:rPr>
                    <m:sty m:val="p"/>
                  </m:rPr>
                  <w:rPr>
                    <w:rFonts w:ascii="Cambria Math" w:hAnsi="Cambria Math" w:cs="Arial"/>
                    <w:color w:val="333333"/>
                    <w:highlight w:val="yellow"/>
                    <w:shd w:val="clear" w:color="auto" w:fill="FFFFFF"/>
                    <w:rPrChange w:id="1213" w:author="George Urumov" w:date="2025-10-28T16:08:00Z" w16du:dateUtc="2025-10-28T16:08:00Z">
                      <w:rPr>
                        <w:rFonts w:ascii="Cambria Math" w:hAnsi="Cambria Math" w:cs="Arial"/>
                        <w:color w:val="333333"/>
                        <w:shd w:val="clear" w:color="auto" w:fill="FFFFFF"/>
                      </w:rPr>
                    </w:rPrChange>
                  </w:rPr>
                  <m:t>=sup</m:t>
                </m:r>
              </m:e>
              <m:lim>
                <m:r>
                  <w:rPr>
                    <w:rFonts w:ascii="Cambria Math" w:hAnsi="Cambria Math" w:cs="Arial"/>
                    <w:color w:val="333333"/>
                    <w:highlight w:val="yellow"/>
                    <w:shd w:val="clear" w:color="auto" w:fill="FFFFFF"/>
                    <w:rPrChange w:id="1214" w:author="George Urumov" w:date="2025-10-28T16:08:00Z" w16du:dateUtc="2025-10-28T16:08:00Z">
                      <w:rPr>
                        <w:rFonts w:ascii="Cambria Math" w:hAnsi="Cambria Math" w:cs="Arial"/>
                        <w:color w:val="333333"/>
                        <w:shd w:val="clear" w:color="auto" w:fill="FFFFFF"/>
                      </w:rPr>
                    </w:rPrChange>
                  </w:rPr>
                  <m:t xml:space="preserve">       u∈[0,s]</m:t>
                </m:r>
              </m:lim>
            </m:limLow>
          </m:fName>
          <m:e>
            <m:sSubSup>
              <m:sSubSupPr>
                <m:ctrlPr>
                  <w:rPr>
                    <w:rFonts w:ascii="Cambria Math" w:hAnsi="Cambria Math" w:cs="Arial"/>
                    <w:i/>
                    <w:color w:val="333333"/>
                    <w:highlight w:val="yellow"/>
                    <w:shd w:val="clear" w:color="auto" w:fill="FFFFFF"/>
                    <w:rPrChange w:id="1215" w:author="George Urumov" w:date="2025-10-28T16:08:00Z" w16du:dateUtc="2025-10-28T16:08:00Z">
                      <w:rPr>
                        <w:rFonts w:ascii="Cambria Math" w:hAnsi="Cambria Math" w:cs="Arial"/>
                        <w:i/>
                        <w:color w:val="333333"/>
                        <w:shd w:val="clear" w:color="auto" w:fill="FFFFFF"/>
                      </w:rPr>
                    </w:rPrChange>
                  </w:rPr>
                </m:ctrlPr>
              </m:sSubSupPr>
              <m:e>
                <m:r>
                  <w:rPr>
                    <w:rFonts w:ascii="Cambria Math" w:hAnsi="Cambria Math" w:cs="Arial"/>
                    <w:color w:val="333333"/>
                    <w:highlight w:val="yellow"/>
                    <w:shd w:val="clear" w:color="auto" w:fill="FFFFFF"/>
                    <w:rPrChange w:id="1216" w:author="George Urumov" w:date="2025-10-28T16:08:00Z" w16du:dateUtc="2025-10-28T16:08:00Z">
                      <w:rPr>
                        <w:rFonts w:ascii="Cambria Math" w:hAnsi="Cambria Math" w:cs="Arial"/>
                        <w:color w:val="333333"/>
                        <w:shd w:val="clear" w:color="auto" w:fill="FFFFFF"/>
                      </w:rPr>
                    </w:rPrChange>
                  </w:rPr>
                  <m:t>d</m:t>
                </m:r>
              </m:e>
              <m:sub>
                <m:r>
                  <w:rPr>
                    <w:rFonts w:ascii="Cambria Math" w:hAnsi="Cambria Math" w:cs="Arial"/>
                    <w:color w:val="333333"/>
                    <w:highlight w:val="yellow"/>
                    <w:shd w:val="clear" w:color="auto" w:fill="FFFFFF"/>
                    <w:rPrChange w:id="1217" w:author="George Urumov" w:date="2025-10-28T16:08:00Z" w16du:dateUtc="2025-10-28T16:08:00Z">
                      <w:rPr>
                        <w:rFonts w:ascii="Cambria Math" w:hAnsi="Cambria Math" w:cs="Arial"/>
                        <w:color w:val="333333"/>
                        <w:shd w:val="clear" w:color="auto" w:fill="FFFFFF"/>
                      </w:rPr>
                    </w:rPrChange>
                  </w:rPr>
                  <m:t>∞</m:t>
                </m:r>
              </m:sub>
              <m:sup>
                <m:r>
                  <w:rPr>
                    <w:rFonts w:ascii="Cambria Math" w:hAnsi="Cambria Math" w:cs="Arial"/>
                    <w:color w:val="333333"/>
                    <w:highlight w:val="yellow"/>
                    <w:shd w:val="clear" w:color="auto" w:fill="FFFFFF"/>
                    <w:rPrChange w:id="1218" w:author="George Urumov" w:date="2025-10-28T16:08:00Z" w16du:dateUtc="2025-10-28T16:08:00Z">
                      <w:rPr>
                        <w:rFonts w:ascii="Cambria Math" w:hAnsi="Cambria Math" w:cs="Arial"/>
                        <w:color w:val="333333"/>
                        <w:shd w:val="clear" w:color="auto" w:fill="FFFFFF"/>
                      </w:rPr>
                    </w:rPrChange>
                  </w:rPr>
                  <m:t>2</m:t>
                </m:r>
              </m:sup>
            </m:sSubSup>
            <m:r>
              <w:rPr>
                <w:rFonts w:ascii="Cambria Math" w:hAnsi="Cambria Math" w:cs="Arial"/>
                <w:color w:val="333333"/>
                <w:highlight w:val="yellow"/>
                <w:shd w:val="clear" w:color="auto" w:fill="FFFFFF"/>
                <w:rPrChange w:id="1219" w:author="George Urumov" w:date="2025-10-28T16:08:00Z" w16du:dateUtc="2025-10-28T16:08:00Z">
                  <w:rPr>
                    <w:rFonts w:ascii="Cambria Math" w:hAnsi="Cambria Math" w:cs="Arial"/>
                    <w:color w:val="333333"/>
                    <w:shd w:val="clear" w:color="auto" w:fill="FFFFFF"/>
                  </w:rPr>
                </w:rPrChange>
              </w:rPr>
              <m:t xml:space="preserve"> [</m:t>
            </m:r>
            <m:d>
              <m:dPr>
                <m:ctrlPr>
                  <w:rPr>
                    <w:rFonts w:ascii="Cambria Math" w:hAnsi="Cambria Math" w:cs="Arial"/>
                    <w:i/>
                    <w:color w:val="333333"/>
                    <w:highlight w:val="yellow"/>
                    <w:shd w:val="clear" w:color="auto" w:fill="FFFFFF"/>
                    <w:rPrChange w:id="1220" w:author="George Urumov" w:date="2025-10-28T16:08:00Z" w16du:dateUtc="2025-10-28T16:08:00Z">
                      <w:rPr>
                        <w:rFonts w:ascii="Cambria Math" w:hAnsi="Cambria Math" w:cs="Arial"/>
                        <w:i/>
                        <w:color w:val="333333"/>
                        <w:shd w:val="clear" w:color="auto" w:fill="FFFFFF"/>
                      </w:rPr>
                    </w:rPrChange>
                  </w:rPr>
                </m:ctrlPr>
              </m:dPr>
              <m:e>
                <m:sSubSup>
                  <m:sSubSupPr>
                    <m:ctrlPr>
                      <w:rPr>
                        <w:rFonts w:ascii="Cambria Math" w:hAnsi="Cambria Math" w:cs="Arial"/>
                        <w:i/>
                        <w:color w:val="333333"/>
                        <w:highlight w:val="yellow"/>
                        <w:shd w:val="clear" w:color="auto" w:fill="FFFFFF"/>
                        <w:rPrChange w:id="1221" w:author="George Urumov" w:date="2025-10-28T16:08:00Z" w16du:dateUtc="2025-10-28T16:08:00Z">
                          <w:rPr>
                            <w:rFonts w:ascii="Cambria Math" w:hAnsi="Cambria Math" w:cs="Arial"/>
                            <w:i/>
                            <w:color w:val="333333"/>
                            <w:shd w:val="clear" w:color="auto" w:fill="FFFFFF"/>
                          </w:rPr>
                        </w:rPrChange>
                      </w:rPr>
                    </m:ctrlPr>
                  </m:sSubSupPr>
                  <m:e>
                    <m:r>
                      <w:rPr>
                        <w:rFonts w:ascii="Cambria Math" w:hAnsi="Cambria Math" w:cs="Arial"/>
                        <w:color w:val="333333"/>
                        <w:highlight w:val="yellow"/>
                        <w:shd w:val="clear" w:color="auto" w:fill="FFFFFF"/>
                        <w:rPrChange w:id="1222" w:author="George Urumov" w:date="2025-10-28T16:08:00Z" w16du:dateUtc="2025-10-28T16:08:00Z">
                          <w:rPr>
                            <w:rFonts w:ascii="Cambria Math" w:hAnsi="Cambria Math" w:cs="Arial"/>
                            <w:color w:val="333333"/>
                            <w:shd w:val="clear" w:color="auto" w:fill="FFFFFF"/>
                          </w:rPr>
                        </w:rPrChange>
                      </w:rPr>
                      <m:t>X</m:t>
                    </m:r>
                  </m:e>
                  <m:sub>
                    <m:r>
                      <w:rPr>
                        <w:rFonts w:ascii="Cambria Math" w:hAnsi="Cambria Math" w:cs="Arial"/>
                        <w:color w:val="333333"/>
                        <w:highlight w:val="yellow"/>
                        <w:shd w:val="clear" w:color="auto" w:fill="FFFFFF"/>
                        <w:rPrChange w:id="1223" w:author="George Urumov" w:date="2025-10-28T16:08:00Z" w16du:dateUtc="2025-10-28T16:08:00Z">
                          <w:rPr>
                            <w:rFonts w:ascii="Cambria Math" w:hAnsi="Cambria Math" w:cs="Arial"/>
                            <w:color w:val="333333"/>
                            <w:shd w:val="clear" w:color="auto" w:fill="FFFFFF"/>
                          </w:rPr>
                        </w:rPrChange>
                      </w:rPr>
                      <m:t>n</m:t>
                    </m:r>
                  </m:sub>
                  <m:sup>
                    <m:r>
                      <w:rPr>
                        <w:rFonts w:ascii="Cambria Math" w:hAnsi="Cambria Math" w:cs="Arial"/>
                        <w:color w:val="333333"/>
                        <w:highlight w:val="yellow"/>
                        <w:shd w:val="clear" w:color="auto" w:fill="FFFFFF"/>
                        <w:rPrChange w:id="1224" w:author="George Urumov" w:date="2025-10-28T16:08:00Z" w16du:dateUtc="2025-10-28T16:08:00Z">
                          <w:rPr>
                            <w:rFonts w:ascii="Cambria Math" w:hAnsi="Cambria Math" w:cs="Arial"/>
                            <w:color w:val="333333"/>
                            <w:shd w:val="clear" w:color="auto" w:fill="FFFFFF"/>
                          </w:rPr>
                        </w:rPrChange>
                      </w:rPr>
                      <m:t>ε</m:t>
                    </m:r>
                  </m:sup>
                </m:sSubSup>
                <m:d>
                  <m:dPr>
                    <m:ctrlPr>
                      <w:rPr>
                        <w:rFonts w:ascii="Cambria Math" w:hAnsi="Cambria Math" w:cs="Arial"/>
                        <w:i/>
                        <w:color w:val="333333"/>
                        <w:highlight w:val="yellow"/>
                        <w:shd w:val="clear" w:color="auto" w:fill="FFFFFF"/>
                        <w:rPrChange w:id="1225" w:author="George Urumov" w:date="2025-10-28T16:08:00Z" w16du:dateUtc="2025-10-28T16:08:00Z">
                          <w:rPr>
                            <w:rFonts w:ascii="Cambria Math" w:hAnsi="Cambria Math" w:cs="Arial"/>
                            <w:i/>
                            <w:color w:val="333333"/>
                            <w:shd w:val="clear" w:color="auto" w:fill="FFFFFF"/>
                          </w:rPr>
                        </w:rPrChange>
                      </w:rPr>
                    </m:ctrlPr>
                  </m:dPr>
                  <m:e>
                    <m:r>
                      <w:rPr>
                        <w:rFonts w:ascii="Cambria Math" w:hAnsi="Cambria Math" w:cs="Arial"/>
                        <w:color w:val="333333"/>
                        <w:highlight w:val="yellow"/>
                        <w:shd w:val="clear" w:color="auto" w:fill="FFFFFF"/>
                        <w:rPrChange w:id="1226" w:author="George Urumov" w:date="2025-10-28T16:08:00Z" w16du:dateUtc="2025-10-28T16:08:00Z">
                          <w:rPr>
                            <w:rFonts w:ascii="Cambria Math" w:hAnsi="Cambria Math" w:cs="Arial"/>
                            <w:color w:val="333333"/>
                            <w:shd w:val="clear" w:color="auto" w:fill="FFFFFF"/>
                          </w:rPr>
                        </w:rPrChange>
                      </w:rPr>
                      <m:t>u</m:t>
                    </m:r>
                  </m:e>
                </m:d>
                <m:r>
                  <w:rPr>
                    <w:rFonts w:ascii="Cambria Math" w:hAnsi="Cambria Math" w:cs="Arial"/>
                    <w:color w:val="333333"/>
                    <w:highlight w:val="yellow"/>
                    <w:shd w:val="clear" w:color="auto" w:fill="FFFFFF"/>
                    <w:rPrChange w:id="1227" w:author="George Urumov" w:date="2025-10-28T16:08:00Z" w16du:dateUtc="2025-10-28T16:08:00Z">
                      <w:rPr>
                        <w:rFonts w:ascii="Cambria Math" w:hAnsi="Cambria Math" w:cs="Arial"/>
                        <w:color w:val="333333"/>
                        <w:shd w:val="clear" w:color="auto" w:fill="FFFFFF"/>
                      </w:rPr>
                    </w:rPrChange>
                  </w:rPr>
                  <m:t xml:space="preserve">, </m:t>
                </m:r>
                <m:sSubSup>
                  <m:sSubSupPr>
                    <m:ctrlPr>
                      <w:rPr>
                        <w:rFonts w:ascii="Cambria Math" w:hAnsi="Cambria Math" w:cs="Arial"/>
                        <w:i/>
                        <w:color w:val="333333"/>
                        <w:highlight w:val="yellow"/>
                        <w:shd w:val="clear" w:color="auto" w:fill="FFFFFF"/>
                        <w:rPrChange w:id="1228" w:author="George Urumov" w:date="2025-10-28T16:08:00Z" w16du:dateUtc="2025-10-28T16:08:00Z">
                          <w:rPr>
                            <w:rFonts w:ascii="Cambria Math" w:hAnsi="Cambria Math" w:cs="Arial"/>
                            <w:i/>
                            <w:color w:val="333333"/>
                            <w:shd w:val="clear" w:color="auto" w:fill="FFFFFF"/>
                          </w:rPr>
                        </w:rPrChange>
                      </w:rPr>
                    </m:ctrlPr>
                  </m:sSubSupPr>
                  <m:e>
                    <m:r>
                      <w:rPr>
                        <w:rFonts w:ascii="Cambria Math" w:hAnsi="Cambria Math" w:cs="Arial"/>
                        <w:color w:val="333333"/>
                        <w:highlight w:val="yellow"/>
                        <w:shd w:val="clear" w:color="auto" w:fill="FFFFFF"/>
                        <w:rPrChange w:id="1229" w:author="George Urumov" w:date="2025-10-28T16:08:00Z" w16du:dateUtc="2025-10-28T16:08:00Z">
                          <w:rPr>
                            <w:rFonts w:ascii="Cambria Math" w:hAnsi="Cambria Math" w:cs="Arial"/>
                            <w:color w:val="333333"/>
                            <w:shd w:val="clear" w:color="auto" w:fill="FFFFFF"/>
                          </w:rPr>
                        </w:rPrChange>
                      </w:rPr>
                      <m:t>X</m:t>
                    </m:r>
                  </m:e>
                  <m:sub>
                    <m:r>
                      <w:rPr>
                        <w:rFonts w:ascii="Cambria Math" w:hAnsi="Cambria Math" w:cs="Arial"/>
                        <w:color w:val="333333"/>
                        <w:highlight w:val="yellow"/>
                        <w:shd w:val="clear" w:color="auto" w:fill="FFFFFF"/>
                        <w:rPrChange w:id="1230" w:author="George Urumov" w:date="2025-10-28T16:08:00Z" w16du:dateUtc="2025-10-28T16:08:00Z">
                          <w:rPr>
                            <w:rFonts w:ascii="Cambria Math" w:hAnsi="Cambria Math" w:cs="Arial"/>
                            <w:color w:val="333333"/>
                            <w:shd w:val="clear" w:color="auto" w:fill="FFFFFF"/>
                          </w:rPr>
                        </w:rPrChange>
                      </w:rPr>
                      <m:t>n-1</m:t>
                    </m:r>
                  </m:sub>
                  <m:sup>
                    <m:r>
                      <w:rPr>
                        <w:rFonts w:ascii="Cambria Math" w:hAnsi="Cambria Math" w:cs="Arial"/>
                        <w:color w:val="333333"/>
                        <w:highlight w:val="yellow"/>
                        <w:shd w:val="clear" w:color="auto" w:fill="FFFFFF"/>
                        <w:rPrChange w:id="1231" w:author="George Urumov" w:date="2025-10-28T16:08:00Z" w16du:dateUtc="2025-10-28T16:08:00Z">
                          <w:rPr>
                            <w:rFonts w:ascii="Cambria Math" w:hAnsi="Cambria Math" w:cs="Arial"/>
                            <w:color w:val="333333"/>
                            <w:shd w:val="clear" w:color="auto" w:fill="FFFFFF"/>
                          </w:rPr>
                        </w:rPrChange>
                      </w:rPr>
                      <m:t>ε</m:t>
                    </m:r>
                  </m:sup>
                </m:sSubSup>
                <m:d>
                  <m:dPr>
                    <m:ctrlPr>
                      <w:rPr>
                        <w:rFonts w:ascii="Cambria Math" w:hAnsi="Cambria Math" w:cs="Arial"/>
                        <w:i/>
                        <w:color w:val="333333"/>
                        <w:highlight w:val="yellow"/>
                        <w:shd w:val="clear" w:color="auto" w:fill="FFFFFF"/>
                        <w:rPrChange w:id="1232" w:author="George Urumov" w:date="2025-10-28T16:08:00Z" w16du:dateUtc="2025-10-28T16:08:00Z">
                          <w:rPr>
                            <w:rFonts w:ascii="Cambria Math" w:hAnsi="Cambria Math" w:cs="Arial"/>
                            <w:i/>
                            <w:color w:val="333333"/>
                            <w:shd w:val="clear" w:color="auto" w:fill="FFFFFF"/>
                          </w:rPr>
                        </w:rPrChange>
                      </w:rPr>
                    </m:ctrlPr>
                  </m:dPr>
                  <m:e>
                    <m:r>
                      <w:rPr>
                        <w:rFonts w:ascii="Cambria Math" w:hAnsi="Cambria Math" w:cs="Arial"/>
                        <w:color w:val="333333"/>
                        <w:highlight w:val="yellow"/>
                        <w:shd w:val="clear" w:color="auto" w:fill="FFFFFF"/>
                        <w:rPrChange w:id="1233" w:author="George Urumov" w:date="2025-10-28T16:08:00Z" w16du:dateUtc="2025-10-28T16:08:00Z">
                          <w:rPr>
                            <w:rFonts w:ascii="Cambria Math" w:hAnsi="Cambria Math" w:cs="Arial"/>
                            <w:color w:val="333333"/>
                            <w:shd w:val="clear" w:color="auto" w:fill="FFFFFF"/>
                          </w:rPr>
                        </w:rPrChange>
                      </w:rPr>
                      <m:t>u</m:t>
                    </m:r>
                  </m:e>
                </m:d>
              </m:e>
            </m:d>
            <m:r>
              <w:rPr>
                <w:rFonts w:ascii="Cambria Math" w:hAnsi="Cambria Math" w:cs="Arial"/>
                <w:color w:val="333333"/>
                <w:highlight w:val="yellow"/>
                <w:shd w:val="clear" w:color="auto" w:fill="FFFFFF"/>
                <w:rPrChange w:id="1234" w:author="George Urumov" w:date="2025-10-28T16:08:00Z" w16du:dateUtc="2025-10-28T16:08:00Z">
                  <w:rPr>
                    <w:rFonts w:ascii="Cambria Math" w:hAnsi="Cambria Math" w:cs="Arial"/>
                    <w:color w:val="333333"/>
                    <w:shd w:val="clear" w:color="auto" w:fill="FFFFFF"/>
                  </w:rPr>
                </w:rPrChange>
              </w:rPr>
              <m:t xml:space="preserve"> ≥0. </m:t>
            </m:r>
          </m:e>
        </m:func>
        <m:r>
          <w:rPr>
            <w:rFonts w:ascii="Cambria Math" w:hAnsi="Cambria Math" w:cs="Arial"/>
            <w:color w:val="333333"/>
            <w:highlight w:val="yellow"/>
            <w:shd w:val="clear" w:color="auto" w:fill="FFFFFF"/>
            <w:rPrChange w:id="1235" w:author="George Urumov" w:date="2025-10-28T16:08:00Z" w16du:dateUtc="2025-10-28T16:08:00Z">
              <w:rPr>
                <w:rFonts w:ascii="Cambria Math" w:hAnsi="Cambria Math" w:cs="Arial"/>
                <w:color w:val="333333"/>
                <w:shd w:val="clear" w:color="auto" w:fill="FFFFFF"/>
              </w:rPr>
            </w:rPrChange>
          </w:rPr>
          <m:t xml:space="preserve"> </m:t>
        </m:r>
      </m:oMath>
      <w:r w:rsidRPr="0084578D">
        <w:rPr>
          <w:rFonts w:ascii="Arial" w:hAnsi="Arial" w:cs="Arial"/>
          <w:color w:val="333333"/>
          <w:highlight w:val="yellow"/>
          <w:shd w:val="clear" w:color="auto" w:fill="FFFFFF"/>
          <w:rPrChange w:id="1236" w:author="George Urumov" w:date="2025-10-28T16:08:00Z" w16du:dateUtc="2025-10-28T16:08:00Z">
            <w:rPr>
              <w:rFonts w:ascii="Arial" w:hAnsi="Arial" w:cs="Arial"/>
              <w:color w:val="333333"/>
              <w:shd w:val="clear" w:color="auto" w:fill="FFFFFF"/>
            </w:rPr>
          </w:rPrChange>
        </w:rPr>
        <w:t xml:space="preserve">Set the threshold </w:t>
      </w:r>
      <m:oMath>
        <m:sSub>
          <m:sSubPr>
            <m:ctrlPr>
              <w:rPr>
                <w:rFonts w:ascii="Cambria Math" w:hAnsi="Cambria Math" w:cs="Arial"/>
                <w:i/>
                <w:color w:val="333333"/>
                <w:highlight w:val="yellow"/>
                <w:shd w:val="clear" w:color="auto" w:fill="FFFFFF"/>
                <w:rPrChange w:id="1237" w:author="George Urumov" w:date="2025-10-28T16:08:00Z" w16du:dateUtc="2025-10-28T16:08:00Z">
                  <w:rPr>
                    <w:rFonts w:ascii="Cambria Math" w:hAnsi="Cambria Math" w:cs="Arial"/>
                    <w:i/>
                    <w:color w:val="333333"/>
                    <w:shd w:val="clear" w:color="auto" w:fill="FFFFFF"/>
                  </w:rPr>
                </w:rPrChange>
              </w:rPr>
            </m:ctrlPr>
          </m:sSubPr>
          <m:e>
            <m:r>
              <w:rPr>
                <w:rFonts w:ascii="Cambria Math" w:hAnsi="Cambria Math" w:cs="Arial"/>
                <w:color w:val="333333"/>
                <w:highlight w:val="yellow"/>
                <w:shd w:val="clear" w:color="auto" w:fill="FFFFFF"/>
                <w:rPrChange w:id="1238" w:author="George Urumov" w:date="2025-10-28T16:08:00Z" w16du:dateUtc="2025-10-28T16:08:00Z">
                  <w:rPr>
                    <w:rFonts w:ascii="Cambria Math" w:hAnsi="Cambria Math" w:cs="Arial"/>
                    <w:color w:val="333333"/>
                    <w:shd w:val="clear" w:color="auto" w:fill="FFFFFF"/>
                  </w:rPr>
                </w:rPrChange>
              </w:rPr>
              <m:t>τ</m:t>
            </m:r>
          </m:e>
          <m:sub>
            <m:r>
              <w:rPr>
                <w:rFonts w:ascii="Cambria Math" w:hAnsi="Cambria Math" w:cs="Arial"/>
                <w:color w:val="333333"/>
                <w:highlight w:val="yellow"/>
                <w:shd w:val="clear" w:color="auto" w:fill="FFFFFF"/>
                <w:rPrChange w:id="1239" w:author="George Urumov" w:date="2025-10-28T16:08:00Z" w16du:dateUtc="2025-10-28T16:08:00Z">
                  <w:rPr>
                    <w:rFonts w:ascii="Cambria Math" w:hAnsi="Cambria Math" w:cs="Arial"/>
                    <w:color w:val="333333"/>
                    <w:shd w:val="clear" w:color="auto" w:fill="FFFFFF"/>
                  </w:rPr>
                </w:rPrChange>
              </w:rPr>
              <m:t>n</m:t>
            </m:r>
          </m:sub>
        </m:sSub>
        <m:r>
          <w:rPr>
            <w:rFonts w:ascii="Cambria Math" w:hAnsi="Cambria Math" w:cs="Arial"/>
            <w:color w:val="333333"/>
            <w:highlight w:val="yellow"/>
            <w:shd w:val="clear" w:color="auto" w:fill="FFFFFF"/>
            <w:rPrChange w:id="1240" w:author="George Urumov" w:date="2025-10-28T16:08:00Z" w16du:dateUtc="2025-10-28T16:08:00Z">
              <w:rPr>
                <w:rFonts w:ascii="Cambria Math" w:hAnsi="Cambria Math" w:cs="Arial"/>
                <w:color w:val="333333"/>
                <w:shd w:val="clear" w:color="auto" w:fill="FFFFFF"/>
              </w:rPr>
            </w:rPrChange>
          </w:rPr>
          <m:t>≔1/√2</m:t>
        </m:r>
      </m:oMath>
      <w:r w:rsidRPr="0084578D">
        <w:rPr>
          <w:rFonts w:ascii="Arial" w:hAnsi="Arial" w:cs="Arial"/>
          <w:color w:val="333333"/>
          <w:highlight w:val="yellow"/>
          <w:shd w:val="clear" w:color="auto" w:fill="FFFFFF"/>
          <w:rPrChange w:id="1241" w:author="George Urumov" w:date="2025-10-28T16:08:00Z" w16du:dateUtc="2025-10-28T16:08:00Z">
            <w:rPr>
              <w:rFonts w:ascii="Arial" w:hAnsi="Arial" w:cs="Arial"/>
              <w:color w:val="333333"/>
              <w:shd w:val="clear" w:color="auto" w:fill="FFFFFF"/>
            </w:rPr>
          </w:rPrChange>
        </w:rPr>
        <w:t xml:space="preserve">. By Chebyshev (Markov), </w:t>
      </w:r>
      <m:oMath>
        <m:r>
          <w:rPr>
            <w:rFonts w:ascii="Cambria Math" w:hAnsi="Cambria Math" w:cs="Arial"/>
            <w:color w:val="333333"/>
            <w:highlight w:val="yellow"/>
            <w:shd w:val="clear" w:color="auto" w:fill="FFFFFF"/>
            <w:rPrChange w:id="1242" w:author="George Urumov" w:date="2025-10-28T16:08:00Z" w16du:dateUtc="2025-10-28T16:08:00Z">
              <w:rPr>
                <w:rFonts w:ascii="Cambria Math" w:hAnsi="Cambria Math" w:cs="Arial"/>
                <w:color w:val="333333"/>
                <w:shd w:val="clear" w:color="auto" w:fill="FFFFFF"/>
              </w:rPr>
            </w:rPrChange>
          </w:rPr>
          <m:t>P</m:t>
        </m:r>
        <m:d>
          <m:dPr>
            <m:ctrlPr>
              <w:rPr>
                <w:rFonts w:ascii="Cambria Math" w:hAnsi="Cambria Math" w:cs="Arial"/>
                <w:i/>
                <w:color w:val="333333"/>
                <w:highlight w:val="yellow"/>
                <w:shd w:val="clear" w:color="auto" w:fill="FFFFFF"/>
                <w:rPrChange w:id="1243" w:author="George Urumov" w:date="2025-10-28T16:08:00Z" w16du:dateUtc="2025-10-28T16:08:00Z">
                  <w:rPr>
                    <w:rFonts w:ascii="Cambria Math" w:hAnsi="Cambria Math" w:cs="Arial"/>
                    <w:i/>
                    <w:color w:val="333333"/>
                    <w:shd w:val="clear" w:color="auto" w:fill="FFFFFF"/>
                  </w:rPr>
                </w:rPrChange>
              </w:rPr>
            </m:ctrlPr>
          </m:dPr>
          <m:e>
            <m:sSub>
              <m:sSubPr>
                <m:ctrlPr>
                  <w:rPr>
                    <w:rFonts w:ascii="Cambria Math" w:hAnsi="Cambria Math" w:cs="Arial"/>
                    <w:i/>
                    <w:color w:val="333333"/>
                    <w:highlight w:val="yellow"/>
                    <w:shd w:val="clear" w:color="auto" w:fill="FFFFFF"/>
                    <w:rPrChange w:id="1244" w:author="George Urumov" w:date="2025-10-28T16:08:00Z" w16du:dateUtc="2025-10-28T16:08:00Z">
                      <w:rPr>
                        <w:rFonts w:ascii="Cambria Math" w:hAnsi="Cambria Math" w:cs="Arial"/>
                        <w:i/>
                        <w:color w:val="333333"/>
                        <w:shd w:val="clear" w:color="auto" w:fill="FFFFFF"/>
                      </w:rPr>
                    </w:rPrChange>
                  </w:rPr>
                </m:ctrlPr>
              </m:sSubPr>
              <m:e>
                <m:r>
                  <w:rPr>
                    <w:rFonts w:ascii="Cambria Math" w:hAnsi="Cambria Math" w:cs="Arial"/>
                    <w:color w:val="333333"/>
                    <w:highlight w:val="yellow"/>
                    <w:shd w:val="clear" w:color="auto" w:fill="FFFFFF"/>
                    <w:rPrChange w:id="1245" w:author="George Urumov" w:date="2025-10-28T16:08:00Z" w16du:dateUtc="2025-10-28T16:08:00Z">
                      <w:rPr>
                        <w:rFonts w:ascii="Cambria Math" w:hAnsi="Cambria Math" w:cs="Arial"/>
                        <w:color w:val="333333"/>
                        <w:shd w:val="clear" w:color="auto" w:fill="FFFFFF"/>
                      </w:rPr>
                    </w:rPrChange>
                  </w:rPr>
                  <m:t>Y</m:t>
                </m:r>
              </m:e>
              <m:sub>
                <m:r>
                  <w:rPr>
                    <w:rFonts w:ascii="Cambria Math" w:hAnsi="Cambria Math" w:cs="Arial"/>
                    <w:color w:val="333333"/>
                    <w:highlight w:val="yellow"/>
                    <w:shd w:val="clear" w:color="auto" w:fill="FFFFFF"/>
                    <w:rPrChange w:id="1246" w:author="George Urumov" w:date="2025-10-28T16:08:00Z" w16du:dateUtc="2025-10-28T16:08:00Z">
                      <w:rPr>
                        <w:rFonts w:ascii="Cambria Math" w:hAnsi="Cambria Math" w:cs="Arial"/>
                        <w:color w:val="333333"/>
                        <w:shd w:val="clear" w:color="auto" w:fill="FFFFFF"/>
                      </w:rPr>
                    </w:rPrChange>
                  </w:rPr>
                  <m:t>n</m:t>
                </m:r>
              </m:sub>
            </m:sSub>
            <m:r>
              <w:rPr>
                <w:rFonts w:ascii="Cambria Math" w:hAnsi="Cambria Math" w:cs="Arial"/>
                <w:color w:val="333333"/>
                <w:highlight w:val="yellow"/>
                <w:shd w:val="clear" w:color="auto" w:fill="FFFFFF"/>
                <w:rPrChange w:id="1247" w:author="George Urumov" w:date="2025-10-28T16:08:00Z" w16du:dateUtc="2025-10-28T16:08:00Z">
                  <w:rPr>
                    <w:rFonts w:ascii="Cambria Math" w:hAnsi="Cambria Math" w:cs="Arial"/>
                    <w:color w:val="333333"/>
                    <w:shd w:val="clear" w:color="auto" w:fill="FFFFFF"/>
                  </w:rPr>
                </w:rPrChange>
              </w:rPr>
              <m:t xml:space="preserve">&gt; </m:t>
            </m:r>
            <m:f>
              <m:fPr>
                <m:ctrlPr>
                  <w:rPr>
                    <w:rFonts w:ascii="Cambria Math" w:hAnsi="Cambria Math" w:cs="Arial"/>
                    <w:i/>
                    <w:color w:val="333333"/>
                    <w:highlight w:val="yellow"/>
                    <w:shd w:val="clear" w:color="auto" w:fill="FFFFFF"/>
                    <w:rPrChange w:id="1248" w:author="George Urumov" w:date="2025-10-28T16:08:00Z" w16du:dateUtc="2025-10-28T16:08:00Z">
                      <w:rPr>
                        <w:rFonts w:ascii="Cambria Math" w:hAnsi="Cambria Math" w:cs="Arial"/>
                        <w:i/>
                        <w:color w:val="333333"/>
                        <w:shd w:val="clear" w:color="auto" w:fill="FFFFFF"/>
                      </w:rPr>
                    </w:rPrChange>
                  </w:rPr>
                </m:ctrlPr>
              </m:fPr>
              <m:num>
                <m:r>
                  <w:rPr>
                    <w:rFonts w:ascii="Cambria Math" w:hAnsi="Cambria Math" w:cs="Arial"/>
                    <w:color w:val="333333"/>
                    <w:highlight w:val="yellow"/>
                    <w:shd w:val="clear" w:color="auto" w:fill="FFFFFF"/>
                    <w:rPrChange w:id="1249" w:author="George Urumov" w:date="2025-10-28T16:08:00Z" w16du:dateUtc="2025-10-28T16:08:00Z">
                      <w:rPr>
                        <w:rFonts w:ascii="Cambria Math" w:hAnsi="Cambria Math" w:cs="Arial"/>
                        <w:color w:val="333333"/>
                        <w:shd w:val="clear" w:color="auto" w:fill="FFFFFF"/>
                      </w:rPr>
                    </w:rPrChange>
                  </w:rPr>
                  <m:t>1</m:t>
                </m:r>
              </m:num>
              <m:den>
                <m:rad>
                  <m:radPr>
                    <m:degHide m:val="1"/>
                    <m:ctrlPr>
                      <w:rPr>
                        <w:rFonts w:ascii="Cambria Math" w:hAnsi="Cambria Math" w:cs="Arial"/>
                        <w:i/>
                        <w:color w:val="333333"/>
                        <w:highlight w:val="yellow"/>
                        <w:shd w:val="clear" w:color="auto" w:fill="FFFFFF"/>
                        <w:rPrChange w:id="1250" w:author="George Urumov" w:date="2025-10-28T16:08:00Z" w16du:dateUtc="2025-10-28T16:08:00Z">
                          <w:rPr>
                            <w:rFonts w:ascii="Cambria Math" w:hAnsi="Cambria Math" w:cs="Arial"/>
                            <w:i/>
                            <w:color w:val="333333"/>
                            <w:shd w:val="clear" w:color="auto" w:fill="FFFFFF"/>
                          </w:rPr>
                        </w:rPrChange>
                      </w:rPr>
                    </m:ctrlPr>
                  </m:radPr>
                  <m:deg/>
                  <m:e>
                    <m:sSup>
                      <m:sSupPr>
                        <m:ctrlPr>
                          <w:rPr>
                            <w:rFonts w:ascii="Cambria Math" w:hAnsi="Cambria Math" w:cs="Arial"/>
                            <w:i/>
                            <w:color w:val="333333"/>
                            <w:highlight w:val="yellow"/>
                            <w:shd w:val="clear" w:color="auto" w:fill="FFFFFF"/>
                            <w:rPrChange w:id="1251" w:author="George Urumov" w:date="2025-10-28T16:08:00Z" w16du:dateUtc="2025-10-28T16:08:00Z">
                              <w:rPr>
                                <w:rFonts w:ascii="Cambria Math" w:hAnsi="Cambria Math" w:cs="Arial"/>
                                <w:i/>
                                <w:color w:val="333333"/>
                                <w:shd w:val="clear" w:color="auto" w:fill="FFFFFF"/>
                              </w:rPr>
                            </w:rPrChange>
                          </w:rPr>
                        </m:ctrlPr>
                      </m:sSupPr>
                      <m:e>
                        <m:r>
                          <w:rPr>
                            <w:rFonts w:ascii="Cambria Math" w:hAnsi="Cambria Math" w:cs="Arial"/>
                            <w:color w:val="333333"/>
                            <w:highlight w:val="yellow"/>
                            <w:shd w:val="clear" w:color="auto" w:fill="FFFFFF"/>
                            <w:rPrChange w:id="1252" w:author="George Urumov" w:date="2025-10-28T16:08:00Z" w16du:dateUtc="2025-10-28T16:08:00Z">
                              <w:rPr>
                                <w:rFonts w:ascii="Cambria Math" w:hAnsi="Cambria Math" w:cs="Arial"/>
                                <w:color w:val="333333"/>
                                <w:shd w:val="clear" w:color="auto" w:fill="FFFFFF"/>
                              </w:rPr>
                            </w:rPrChange>
                          </w:rPr>
                          <m:t>2</m:t>
                        </m:r>
                      </m:e>
                      <m:sup>
                        <m:r>
                          <w:rPr>
                            <w:rFonts w:ascii="Cambria Math" w:hAnsi="Cambria Math" w:cs="Arial"/>
                            <w:color w:val="333333"/>
                            <w:highlight w:val="yellow"/>
                            <w:shd w:val="clear" w:color="auto" w:fill="FFFFFF"/>
                            <w:rPrChange w:id="1253" w:author="George Urumov" w:date="2025-10-28T16:08:00Z" w16du:dateUtc="2025-10-28T16:08:00Z">
                              <w:rPr>
                                <w:rFonts w:ascii="Cambria Math" w:hAnsi="Cambria Math" w:cs="Arial"/>
                                <w:color w:val="333333"/>
                                <w:shd w:val="clear" w:color="auto" w:fill="FFFFFF"/>
                              </w:rPr>
                            </w:rPrChange>
                          </w:rPr>
                          <m:t>n</m:t>
                        </m:r>
                      </m:sup>
                    </m:sSup>
                  </m:e>
                </m:rad>
              </m:den>
            </m:f>
          </m:e>
        </m:d>
        <m:r>
          <w:rPr>
            <w:rFonts w:ascii="Cambria Math" w:hAnsi="Cambria Math" w:cs="Arial"/>
            <w:color w:val="333333"/>
            <w:highlight w:val="yellow"/>
            <w:shd w:val="clear" w:color="auto" w:fill="FFFFFF"/>
            <w:rPrChange w:id="1254" w:author="George Urumov" w:date="2025-10-28T16:08:00Z" w16du:dateUtc="2025-10-28T16:08:00Z">
              <w:rPr>
                <w:rFonts w:ascii="Cambria Math" w:hAnsi="Cambria Math" w:cs="Arial"/>
                <w:color w:val="333333"/>
                <w:shd w:val="clear" w:color="auto" w:fill="FFFFFF"/>
              </w:rPr>
            </w:rPrChange>
          </w:rPr>
          <m:t>≤</m:t>
        </m:r>
        <m:f>
          <m:fPr>
            <m:ctrlPr>
              <w:rPr>
                <w:rFonts w:ascii="Cambria Math" w:hAnsi="Cambria Math" w:cs="Arial"/>
                <w:i/>
                <w:color w:val="333333"/>
                <w:highlight w:val="yellow"/>
                <w:shd w:val="clear" w:color="auto" w:fill="FFFFFF"/>
                <w:rPrChange w:id="1255" w:author="George Urumov" w:date="2025-10-28T16:08:00Z" w16du:dateUtc="2025-10-28T16:08:00Z">
                  <w:rPr>
                    <w:rFonts w:ascii="Cambria Math" w:hAnsi="Cambria Math" w:cs="Arial"/>
                    <w:i/>
                    <w:color w:val="333333"/>
                    <w:shd w:val="clear" w:color="auto" w:fill="FFFFFF"/>
                  </w:rPr>
                </w:rPrChange>
              </w:rPr>
            </m:ctrlPr>
          </m:fPr>
          <m:num>
            <m:r>
              <w:rPr>
                <w:rFonts w:ascii="Cambria Math" w:hAnsi="Cambria Math" w:cs="Arial"/>
                <w:color w:val="333333"/>
                <w:highlight w:val="yellow"/>
                <w:shd w:val="clear" w:color="auto" w:fill="FFFFFF"/>
                <w:rPrChange w:id="1256" w:author="George Urumov" w:date="2025-10-28T16:08:00Z" w16du:dateUtc="2025-10-28T16:08:00Z">
                  <w:rPr>
                    <w:rFonts w:ascii="Cambria Math" w:hAnsi="Cambria Math" w:cs="Arial"/>
                    <w:color w:val="333333"/>
                    <w:shd w:val="clear" w:color="auto" w:fill="FFFFFF"/>
                  </w:rPr>
                </w:rPrChange>
              </w:rPr>
              <m:t>E</m:t>
            </m:r>
            <m:d>
              <m:dPr>
                <m:begChr m:val="["/>
                <m:endChr m:val="]"/>
                <m:ctrlPr>
                  <w:rPr>
                    <w:rFonts w:ascii="Cambria Math" w:hAnsi="Cambria Math" w:cs="Arial"/>
                    <w:i/>
                    <w:color w:val="333333"/>
                    <w:highlight w:val="yellow"/>
                    <w:shd w:val="clear" w:color="auto" w:fill="FFFFFF"/>
                    <w:rPrChange w:id="1257" w:author="George Urumov" w:date="2025-10-28T16:08:00Z" w16du:dateUtc="2025-10-28T16:08:00Z">
                      <w:rPr>
                        <w:rFonts w:ascii="Cambria Math" w:hAnsi="Cambria Math" w:cs="Arial"/>
                        <w:i/>
                        <w:color w:val="333333"/>
                        <w:shd w:val="clear" w:color="auto" w:fill="FFFFFF"/>
                      </w:rPr>
                    </w:rPrChange>
                  </w:rPr>
                </m:ctrlPr>
              </m:dPr>
              <m:e>
                <m:sSubSup>
                  <m:sSubSupPr>
                    <m:ctrlPr>
                      <w:rPr>
                        <w:rFonts w:ascii="Cambria Math" w:hAnsi="Cambria Math" w:cs="Arial"/>
                        <w:i/>
                        <w:color w:val="333333"/>
                        <w:highlight w:val="yellow"/>
                        <w:shd w:val="clear" w:color="auto" w:fill="FFFFFF"/>
                        <w:rPrChange w:id="1258" w:author="George Urumov" w:date="2025-10-28T16:08:00Z" w16du:dateUtc="2025-10-28T16:08:00Z">
                          <w:rPr>
                            <w:rFonts w:ascii="Cambria Math" w:hAnsi="Cambria Math" w:cs="Arial"/>
                            <w:i/>
                            <w:color w:val="333333"/>
                            <w:shd w:val="clear" w:color="auto" w:fill="FFFFFF"/>
                          </w:rPr>
                        </w:rPrChange>
                      </w:rPr>
                    </m:ctrlPr>
                  </m:sSubSupPr>
                  <m:e>
                    <m:r>
                      <w:rPr>
                        <w:rFonts w:ascii="Cambria Math" w:hAnsi="Cambria Math" w:cs="Arial"/>
                        <w:color w:val="333333"/>
                        <w:highlight w:val="yellow"/>
                        <w:shd w:val="clear" w:color="auto" w:fill="FFFFFF"/>
                        <w:rPrChange w:id="1259" w:author="George Urumov" w:date="2025-10-28T16:08:00Z" w16du:dateUtc="2025-10-28T16:08:00Z">
                          <w:rPr>
                            <w:rFonts w:ascii="Cambria Math" w:hAnsi="Cambria Math" w:cs="Arial"/>
                            <w:color w:val="333333"/>
                            <w:shd w:val="clear" w:color="auto" w:fill="FFFFFF"/>
                          </w:rPr>
                        </w:rPrChange>
                      </w:rPr>
                      <m:t>Y</m:t>
                    </m:r>
                  </m:e>
                  <m:sub>
                    <m:r>
                      <w:rPr>
                        <w:rFonts w:ascii="Cambria Math" w:hAnsi="Cambria Math" w:cs="Arial"/>
                        <w:color w:val="333333"/>
                        <w:highlight w:val="yellow"/>
                        <w:shd w:val="clear" w:color="auto" w:fill="FFFFFF"/>
                        <w:rPrChange w:id="1260" w:author="George Urumov" w:date="2025-10-28T16:08:00Z" w16du:dateUtc="2025-10-28T16:08:00Z">
                          <w:rPr>
                            <w:rFonts w:ascii="Cambria Math" w:hAnsi="Cambria Math" w:cs="Arial"/>
                            <w:color w:val="333333"/>
                            <w:shd w:val="clear" w:color="auto" w:fill="FFFFFF"/>
                          </w:rPr>
                        </w:rPrChange>
                      </w:rPr>
                      <m:t>n</m:t>
                    </m:r>
                  </m:sub>
                  <m:sup>
                    <m:r>
                      <w:rPr>
                        <w:rFonts w:ascii="Cambria Math" w:hAnsi="Cambria Math" w:cs="Arial"/>
                        <w:color w:val="333333"/>
                        <w:highlight w:val="yellow"/>
                        <w:shd w:val="clear" w:color="auto" w:fill="FFFFFF"/>
                        <w:rPrChange w:id="1261" w:author="George Urumov" w:date="2025-10-28T16:08:00Z" w16du:dateUtc="2025-10-28T16:08:00Z">
                          <w:rPr>
                            <w:rFonts w:ascii="Cambria Math" w:hAnsi="Cambria Math" w:cs="Arial"/>
                            <w:color w:val="333333"/>
                            <w:shd w:val="clear" w:color="auto" w:fill="FFFFFF"/>
                          </w:rPr>
                        </w:rPrChange>
                      </w:rPr>
                      <m:t>2</m:t>
                    </m:r>
                  </m:sup>
                </m:sSubSup>
              </m:e>
            </m:d>
          </m:num>
          <m:den>
            <m:sSup>
              <m:sSupPr>
                <m:ctrlPr>
                  <w:rPr>
                    <w:rFonts w:ascii="Cambria Math" w:hAnsi="Cambria Math" w:cs="Arial"/>
                    <w:i/>
                    <w:color w:val="333333"/>
                    <w:highlight w:val="yellow"/>
                    <w:shd w:val="clear" w:color="auto" w:fill="FFFFFF"/>
                    <w:rPrChange w:id="1262" w:author="George Urumov" w:date="2025-10-28T16:08:00Z" w16du:dateUtc="2025-10-28T16:08:00Z">
                      <w:rPr>
                        <w:rFonts w:ascii="Cambria Math" w:hAnsi="Cambria Math" w:cs="Arial"/>
                        <w:i/>
                        <w:color w:val="333333"/>
                        <w:shd w:val="clear" w:color="auto" w:fill="FFFFFF"/>
                      </w:rPr>
                    </w:rPrChange>
                  </w:rPr>
                </m:ctrlPr>
              </m:sSupPr>
              <m:e>
                <m:d>
                  <m:dPr>
                    <m:ctrlPr>
                      <w:rPr>
                        <w:rFonts w:ascii="Cambria Math" w:hAnsi="Cambria Math" w:cs="Arial"/>
                        <w:i/>
                        <w:color w:val="333333"/>
                        <w:highlight w:val="yellow"/>
                        <w:shd w:val="clear" w:color="auto" w:fill="FFFFFF"/>
                        <w:rPrChange w:id="1263" w:author="George Urumov" w:date="2025-10-28T16:08:00Z" w16du:dateUtc="2025-10-28T16:08:00Z">
                          <w:rPr>
                            <w:rFonts w:ascii="Cambria Math" w:hAnsi="Cambria Math" w:cs="Arial"/>
                            <w:i/>
                            <w:color w:val="333333"/>
                            <w:shd w:val="clear" w:color="auto" w:fill="FFFFFF"/>
                          </w:rPr>
                        </w:rPrChange>
                      </w:rPr>
                    </m:ctrlPr>
                  </m:dPr>
                  <m:e>
                    <m:f>
                      <m:fPr>
                        <m:ctrlPr>
                          <w:rPr>
                            <w:rFonts w:ascii="Cambria Math" w:hAnsi="Cambria Math" w:cs="Arial"/>
                            <w:i/>
                            <w:color w:val="333333"/>
                            <w:highlight w:val="yellow"/>
                            <w:shd w:val="clear" w:color="auto" w:fill="FFFFFF"/>
                            <w:rPrChange w:id="1264" w:author="George Urumov" w:date="2025-10-28T16:08:00Z" w16du:dateUtc="2025-10-28T16:08:00Z">
                              <w:rPr>
                                <w:rFonts w:ascii="Cambria Math" w:hAnsi="Cambria Math" w:cs="Arial"/>
                                <w:i/>
                                <w:color w:val="333333"/>
                                <w:shd w:val="clear" w:color="auto" w:fill="FFFFFF"/>
                              </w:rPr>
                            </w:rPrChange>
                          </w:rPr>
                        </m:ctrlPr>
                      </m:fPr>
                      <m:num>
                        <m:r>
                          <w:rPr>
                            <w:rFonts w:ascii="Cambria Math" w:hAnsi="Cambria Math" w:cs="Arial"/>
                            <w:color w:val="333333"/>
                            <w:highlight w:val="yellow"/>
                            <w:shd w:val="clear" w:color="auto" w:fill="FFFFFF"/>
                            <w:rPrChange w:id="1265" w:author="George Urumov" w:date="2025-10-28T16:08:00Z" w16du:dateUtc="2025-10-28T16:08:00Z">
                              <w:rPr>
                                <w:rFonts w:ascii="Cambria Math" w:hAnsi="Cambria Math" w:cs="Arial"/>
                                <w:color w:val="333333"/>
                                <w:shd w:val="clear" w:color="auto" w:fill="FFFFFF"/>
                              </w:rPr>
                            </w:rPrChange>
                          </w:rPr>
                          <m:t>1</m:t>
                        </m:r>
                      </m:num>
                      <m:den>
                        <m:rad>
                          <m:radPr>
                            <m:degHide m:val="1"/>
                            <m:ctrlPr>
                              <w:rPr>
                                <w:rFonts w:ascii="Cambria Math" w:hAnsi="Cambria Math" w:cs="Arial"/>
                                <w:i/>
                                <w:color w:val="333333"/>
                                <w:highlight w:val="yellow"/>
                                <w:shd w:val="clear" w:color="auto" w:fill="FFFFFF"/>
                                <w:rPrChange w:id="1266" w:author="George Urumov" w:date="2025-10-28T16:08:00Z" w16du:dateUtc="2025-10-28T16:08:00Z">
                                  <w:rPr>
                                    <w:rFonts w:ascii="Cambria Math" w:hAnsi="Cambria Math" w:cs="Arial"/>
                                    <w:i/>
                                    <w:color w:val="333333"/>
                                    <w:shd w:val="clear" w:color="auto" w:fill="FFFFFF"/>
                                  </w:rPr>
                                </w:rPrChange>
                              </w:rPr>
                            </m:ctrlPr>
                          </m:radPr>
                          <m:deg/>
                          <m:e>
                            <m:sSup>
                              <m:sSupPr>
                                <m:ctrlPr>
                                  <w:rPr>
                                    <w:rFonts w:ascii="Cambria Math" w:hAnsi="Cambria Math" w:cs="Arial"/>
                                    <w:i/>
                                    <w:color w:val="333333"/>
                                    <w:highlight w:val="yellow"/>
                                    <w:shd w:val="clear" w:color="auto" w:fill="FFFFFF"/>
                                    <w:rPrChange w:id="1267" w:author="George Urumov" w:date="2025-10-28T16:08:00Z" w16du:dateUtc="2025-10-28T16:08:00Z">
                                      <w:rPr>
                                        <w:rFonts w:ascii="Cambria Math" w:hAnsi="Cambria Math" w:cs="Arial"/>
                                        <w:i/>
                                        <w:color w:val="333333"/>
                                        <w:shd w:val="clear" w:color="auto" w:fill="FFFFFF"/>
                                      </w:rPr>
                                    </w:rPrChange>
                                  </w:rPr>
                                </m:ctrlPr>
                              </m:sSupPr>
                              <m:e>
                                <m:r>
                                  <w:rPr>
                                    <w:rFonts w:ascii="Cambria Math" w:hAnsi="Cambria Math" w:cs="Arial"/>
                                    <w:color w:val="333333"/>
                                    <w:highlight w:val="yellow"/>
                                    <w:shd w:val="clear" w:color="auto" w:fill="FFFFFF"/>
                                    <w:rPrChange w:id="1268" w:author="George Urumov" w:date="2025-10-28T16:08:00Z" w16du:dateUtc="2025-10-28T16:08:00Z">
                                      <w:rPr>
                                        <w:rFonts w:ascii="Cambria Math" w:hAnsi="Cambria Math" w:cs="Arial"/>
                                        <w:color w:val="333333"/>
                                        <w:shd w:val="clear" w:color="auto" w:fill="FFFFFF"/>
                                      </w:rPr>
                                    </w:rPrChange>
                                  </w:rPr>
                                  <m:t>2</m:t>
                                </m:r>
                              </m:e>
                              <m:sup>
                                <m:r>
                                  <w:rPr>
                                    <w:rFonts w:ascii="Cambria Math" w:hAnsi="Cambria Math" w:cs="Arial"/>
                                    <w:color w:val="333333"/>
                                    <w:highlight w:val="yellow"/>
                                    <w:shd w:val="clear" w:color="auto" w:fill="FFFFFF"/>
                                    <w:rPrChange w:id="1269" w:author="George Urumov" w:date="2025-10-28T16:08:00Z" w16du:dateUtc="2025-10-28T16:08:00Z">
                                      <w:rPr>
                                        <w:rFonts w:ascii="Cambria Math" w:hAnsi="Cambria Math" w:cs="Arial"/>
                                        <w:color w:val="333333"/>
                                        <w:shd w:val="clear" w:color="auto" w:fill="FFFFFF"/>
                                      </w:rPr>
                                    </w:rPrChange>
                                  </w:rPr>
                                  <m:t>n</m:t>
                                </m:r>
                              </m:sup>
                            </m:sSup>
                          </m:e>
                        </m:rad>
                      </m:den>
                    </m:f>
                  </m:e>
                </m:d>
              </m:e>
              <m:sup>
                <m:r>
                  <w:rPr>
                    <w:rFonts w:ascii="Cambria Math" w:hAnsi="Cambria Math" w:cs="Arial"/>
                    <w:color w:val="333333"/>
                    <w:highlight w:val="yellow"/>
                    <w:shd w:val="clear" w:color="auto" w:fill="FFFFFF"/>
                    <w:rPrChange w:id="1270" w:author="George Urumov" w:date="2025-10-28T16:08:00Z" w16du:dateUtc="2025-10-28T16:08:00Z">
                      <w:rPr>
                        <w:rFonts w:ascii="Cambria Math" w:hAnsi="Cambria Math" w:cs="Arial"/>
                        <w:color w:val="333333"/>
                        <w:shd w:val="clear" w:color="auto" w:fill="FFFFFF"/>
                      </w:rPr>
                    </w:rPrChange>
                  </w:rPr>
                  <m:t>2</m:t>
                </m:r>
              </m:sup>
            </m:sSup>
          </m:den>
        </m:f>
        <m:r>
          <w:rPr>
            <w:rFonts w:ascii="Cambria Math" w:hAnsi="Cambria Math" w:cs="Arial"/>
            <w:color w:val="333333"/>
            <w:highlight w:val="yellow"/>
            <w:shd w:val="clear" w:color="auto" w:fill="FFFFFF"/>
            <w:rPrChange w:id="1271" w:author="George Urumov" w:date="2025-10-28T16:08:00Z" w16du:dateUtc="2025-10-28T16:08:00Z">
              <w:rPr>
                <w:rFonts w:ascii="Cambria Math" w:hAnsi="Cambria Math" w:cs="Arial"/>
                <w:color w:val="333333"/>
                <w:shd w:val="clear" w:color="auto" w:fill="FFFFFF"/>
              </w:rPr>
            </w:rPrChange>
          </w:rPr>
          <m:t>=</m:t>
        </m:r>
        <m:sSup>
          <m:sSupPr>
            <m:ctrlPr>
              <w:rPr>
                <w:rFonts w:ascii="Cambria Math" w:hAnsi="Cambria Math" w:cs="Arial"/>
                <w:i/>
                <w:color w:val="333333"/>
                <w:highlight w:val="yellow"/>
                <w:shd w:val="clear" w:color="auto" w:fill="FFFFFF"/>
                <w:rPrChange w:id="1272" w:author="George Urumov" w:date="2025-10-28T16:08:00Z" w16du:dateUtc="2025-10-28T16:08:00Z">
                  <w:rPr>
                    <w:rFonts w:ascii="Cambria Math" w:hAnsi="Cambria Math" w:cs="Arial"/>
                    <w:i/>
                    <w:color w:val="333333"/>
                    <w:shd w:val="clear" w:color="auto" w:fill="FFFFFF"/>
                  </w:rPr>
                </w:rPrChange>
              </w:rPr>
            </m:ctrlPr>
          </m:sSupPr>
          <m:e>
            <m:r>
              <w:rPr>
                <w:rFonts w:ascii="Cambria Math" w:hAnsi="Cambria Math" w:cs="Arial"/>
                <w:color w:val="333333"/>
                <w:highlight w:val="yellow"/>
                <w:shd w:val="clear" w:color="auto" w:fill="FFFFFF"/>
                <w:rPrChange w:id="1273" w:author="George Urumov" w:date="2025-10-28T16:08:00Z" w16du:dateUtc="2025-10-28T16:08:00Z">
                  <w:rPr>
                    <w:rFonts w:ascii="Cambria Math" w:hAnsi="Cambria Math" w:cs="Arial"/>
                    <w:color w:val="333333"/>
                    <w:shd w:val="clear" w:color="auto" w:fill="FFFFFF"/>
                  </w:rPr>
                </w:rPrChange>
              </w:rPr>
              <m:t>2</m:t>
            </m:r>
          </m:e>
          <m:sup>
            <m:r>
              <w:rPr>
                <w:rFonts w:ascii="Cambria Math" w:hAnsi="Cambria Math" w:cs="Arial"/>
                <w:color w:val="333333"/>
                <w:highlight w:val="yellow"/>
                <w:shd w:val="clear" w:color="auto" w:fill="FFFFFF"/>
                <w:rPrChange w:id="1274" w:author="George Urumov" w:date="2025-10-28T16:08:00Z" w16du:dateUtc="2025-10-28T16:08:00Z">
                  <w:rPr>
                    <w:rFonts w:ascii="Cambria Math" w:hAnsi="Cambria Math" w:cs="Arial"/>
                    <w:color w:val="333333"/>
                    <w:shd w:val="clear" w:color="auto" w:fill="FFFFFF"/>
                  </w:rPr>
                </w:rPrChange>
              </w:rPr>
              <m:t>n</m:t>
            </m:r>
          </m:sup>
        </m:sSup>
        <m:r>
          <w:rPr>
            <w:rFonts w:ascii="Cambria Math" w:hAnsi="Cambria Math" w:cs="Arial"/>
            <w:color w:val="333333"/>
            <w:highlight w:val="yellow"/>
            <w:shd w:val="clear" w:color="auto" w:fill="FFFFFF"/>
            <w:rPrChange w:id="1275" w:author="George Urumov" w:date="2025-10-28T16:08:00Z" w16du:dateUtc="2025-10-28T16:08:00Z">
              <w:rPr>
                <w:rFonts w:ascii="Cambria Math" w:hAnsi="Cambria Math" w:cs="Arial"/>
                <w:color w:val="333333"/>
                <w:shd w:val="clear" w:color="auto" w:fill="FFFFFF"/>
              </w:rPr>
            </w:rPrChange>
          </w:rPr>
          <m:t>E[</m:t>
        </m:r>
        <m:sSubSup>
          <m:sSubSupPr>
            <m:ctrlPr>
              <w:rPr>
                <w:rFonts w:ascii="Cambria Math" w:hAnsi="Cambria Math" w:cs="Arial"/>
                <w:i/>
                <w:color w:val="333333"/>
                <w:highlight w:val="yellow"/>
                <w:shd w:val="clear" w:color="auto" w:fill="FFFFFF"/>
                <w:rPrChange w:id="1276" w:author="George Urumov" w:date="2025-10-28T16:08:00Z" w16du:dateUtc="2025-10-28T16:08:00Z">
                  <w:rPr>
                    <w:rFonts w:ascii="Cambria Math" w:hAnsi="Cambria Math" w:cs="Arial"/>
                    <w:i/>
                    <w:color w:val="333333"/>
                    <w:shd w:val="clear" w:color="auto" w:fill="FFFFFF"/>
                  </w:rPr>
                </w:rPrChange>
              </w:rPr>
            </m:ctrlPr>
          </m:sSubSupPr>
          <m:e>
            <m:r>
              <w:rPr>
                <w:rFonts w:ascii="Cambria Math" w:hAnsi="Cambria Math" w:cs="Arial"/>
                <w:color w:val="333333"/>
                <w:highlight w:val="yellow"/>
                <w:shd w:val="clear" w:color="auto" w:fill="FFFFFF"/>
                <w:rPrChange w:id="1277" w:author="George Urumov" w:date="2025-10-28T16:08:00Z" w16du:dateUtc="2025-10-28T16:08:00Z">
                  <w:rPr>
                    <w:rFonts w:ascii="Cambria Math" w:hAnsi="Cambria Math" w:cs="Arial"/>
                    <w:color w:val="333333"/>
                    <w:shd w:val="clear" w:color="auto" w:fill="FFFFFF"/>
                  </w:rPr>
                </w:rPrChange>
              </w:rPr>
              <m:t>Y</m:t>
            </m:r>
          </m:e>
          <m:sub>
            <m:r>
              <w:rPr>
                <w:rFonts w:ascii="Cambria Math" w:hAnsi="Cambria Math" w:cs="Arial"/>
                <w:color w:val="333333"/>
                <w:highlight w:val="yellow"/>
                <w:shd w:val="clear" w:color="auto" w:fill="FFFFFF"/>
                <w:rPrChange w:id="1278" w:author="George Urumov" w:date="2025-10-28T16:08:00Z" w16du:dateUtc="2025-10-28T16:08:00Z">
                  <w:rPr>
                    <w:rFonts w:ascii="Cambria Math" w:hAnsi="Cambria Math" w:cs="Arial"/>
                    <w:color w:val="333333"/>
                    <w:shd w:val="clear" w:color="auto" w:fill="FFFFFF"/>
                  </w:rPr>
                </w:rPrChange>
              </w:rPr>
              <m:t>n</m:t>
            </m:r>
          </m:sub>
          <m:sup>
            <m:r>
              <w:rPr>
                <w:rFonts w:ascii="Cambria Math" w:hAnsi="Cambria Math" w:cs="Arial"/>
                <w:color w:val="333333"/>
                <w:highlight w:val="yellow"/>
                <w:shd w:val="clear" w:color="auto" w:fill="FFFFFF"/>
                <w:rPrChange w:id="1279" w:author="George Urumov" w:date="2025-10-28T16:08:00Z" w16du:dateUtc="2025-10-28T16:08:00Z">
                  <w:rPr>
                    <w:rFonts w:ascii="Cambria Math" w:hAnsi="Cambria Math" w:cs="Arial"/>
                    <w:color w:val="333333"/>
                    <w:shd w:val="clear" w:color="auto" w:fill="FFFFFF"/>
                  </w:rPr>
                </w:rPrChange>
              </w:rPr>
              <m:t>2</m:t>
            </m:r>
          </m:sup>
        </m:sSubSup>
        <m:r>
          <w:rPr>
            <w:rFonts w:ascii="Cambria Math" w:hAnsi="Cambria Math" w:cs="Arial"/>
            <w:color w:val="333333"/>
            <w:highlight w:val="yellow"/>
            <w:shd w:val="clear" w:color="auto" w:fill="FFFFFF"/>
            <w:rPrChange w:id="1280" w:author="George Urumov" w:date="2025-10-28T16:08:00Z" w16du:dateUtc="2025-10-28T16:08:00Z">
              <w:rPr>
                <w:rFonts w:ascii="Cambria Math" w:hAnsi="Cambria Math" w:cs="Arial"/>
                <w:color w:val="333333"/>
                <w:shd w:val="clear" w:color="auto" w:fill="FFFFFF"/>
              </w:rPr>
            </w:rPrChange>
          </w:rPr>
          <m:t>]</m:t>
        </m:r>
      </m:oMath>
      <w:r w:rsidRPr="0084578D">
        <w:rPr>
          <w:rFonts w:ascii="Arial" w:hAnsi="Arial" w:cs="Arial"/>
          <w:color w:val="333333"/>
          <w:highlight w:val="yellow"/>
          <w:shd w:val="clear" w:color="auto" w:fill="FFFFFF"/>
          <w:rPrChange w:id="1281" w:author="George Urumov" w:date="2025-10-28T16:08:00Z" w16du:dateUtc="2025-10-28T16:08:00Z">
            <w:rPr>
              <w:rFonts w:ascii="Arial" w:hAnsi="Arial" w:cs="Arial"/>
              <w:color w:val="333333"/>
              <w:shd w:val="clear" w:color="auto" w:fill="FFFFFF"/>
            </w:rPr>
          </w:rPrChange>
        </w:rPr>
        <w:t>.By the Borel-Cantelli lemma</w:t>
      </w:r>
      <w:del w:id="1282" w:author="George Urumov" w:date="2025-10-28T16:11:00Z" w16du:dateUtc="2025-10-28T16:11:00Z">
        <w:r w:rsidRPr="0084578D" w:rsidDel="00DB0CEA">
          <w:rPr>
            <w:rFonts w:ascii="Arial" w:hAnsi="Arial" w:cs="Arial"/>
            <w:color w:val="333333"/>
            <w:highlight w:val="yellow"/>
            <w:shd w:val="clear" w:color="auto" w:fill="FFFFFF"/>
            <w:rPrChange w:id="1283" w:author="George Urumov" w:date="2025-10-28T16:08:00Z" w16du:dateUtc="2025-10-28T16:08:00Z">
              <w:rPr>
                <w:rFonts w:ascii="Arial" w:hAnsi="Arial" w:cs="Arial"/>
                <w:color w:val="333333"/>
                <w:shd w:val="clear" w:color="auto" w:fill="FFFFFF"/>
              </w:rPr>
            </w:rPrChange>
          </w:rPr>
          <w:delText>n</w:delText>
        </w:r>
      </w:del>
      <w:r w:rsidRPr="0084578D">
        <w:rPr>
          <w:rFonts w:ascii="Arial" w:hAnsi="Arial" w:cs="Arial"/>
          <w:color w:val="333333"/>
          <w:highlight w:val="yellow"/>
          <w:shd w:val="clear" w:color="auto" w:fill="FFFFFF"/>
          <w:rPrChange w:id="1284" w:author="George Urumov" w:date="2025-10-28T16:08:00Z" w16du:dateUtc="2025-10-28T16:08:00Z">
            <w:rPr>
              <w:rFonts w:ascii="Arial" w:hAnsi="Arial" w:cs="Arial"/>
              <w:color w:val="333333"/>
              <w:shd w:val="clear" w:color="auto" w:fill="FFFFFF"/>
            </w:rPr>
          </w:rPrChange>
        </w:rPr>
        <w:t>,</w:t>
      </w:r>
    </w:p>
    <w:p w14:paraId="7D1ADCDD" w14:textId="77777777" w:rsidR="008D1943" w:rsidRPr="0084578D" w:rsidRDefault="008D1943" w:rsidP="008D1943">
      <w:pPr>
        <w:spacing w:line="360" w:lineRule="auto"/>
        <w:jc w:val="both"/>
        <w:rPr>
          <w:rFonts w:ascii="Arial" w:hAnsi="Arial" w:cs="Arial"/>
          <w:color w:val="333333"/>
          <w:highlight w:val="yellow"/>
          <w:shd w:val="clear" w:color="auto" w:fill="FFFFFF"/>
          <w:rPrChange w:id="1285" w:author="George Urumov" w:date="2025-10-28T16:08:00Z" w16du:dateUtc="2025-10-28T16:08:00Z">
            <w:rPr>
              <w:rFonts w:ascii="Arial" w:hAnsi="Arial" w:cs="Arial"/>
              <w:color w:val="333333"/>
              <w:shd w:val="clear" w:color="auto" w:fill="FFFFFF"/>
            </w:rPr>
          </w:rPrChange>
        </w:rPr>
      </w:pPr>
      <m:oMathPara>
        <m:oMath>
          <m:r>
            <w:rPr>
              <w:rFonts w:ascii="Cambria Math" w:hAnsi="Cambria Math" w:cs="Arial"/>
              <w:color w:val="333333"/>
              <w:highlight w:val="yellow"/>
              <w:shd w:val="clear" w:color="auto" w:fill="FFFFFF"/>
              <w:rPrChange w:id="1286" w:author="George Urumov" w:date="2025-10-28T16:08:00Z" w16du:dateUtc="2025-10-28T16:08:00Z">
                <w:rPr>
                  <w:rFonts w:ascii="Cambria Math" w:hAnsi="Cambria Math" w:cs="Arial"/>
                  <w:color w:val="333333"/>
                  <w:shd w:val="clear" w:color="auto" w:fill="FFFFFF"/>
                </w:rPr>
              </w:rPrChange>
            </w:rPr>
            <m:t>P</m:t>
          </m:r>
          <m:d>
            <m:dPr>
              <m:ctrlPr>
                <w:rPr>
                  <w:rFonts w:ascii="Cambria Math" w:hAnsi="Cambria Math" w:cs="Arial"/>
                  <w:i/>
                  <w:color w:val="333333"/>
                  <w:highlight w:val="yellow"/>
                  <w:shd w:val="clear" w:color="auto" w:fill="FFFFFF"/>
                  <w:rPrChange w:id="1287" w:author="George Urumov" w:date="2025-10-28T16:08:00Z" w16du:dateUtc="2025-10-28T16:08:00Z">
                    <w:rPr>
                      <w:rFonts w:ascii="Cambria Math" w:hAnsi="Cambria Math" w:cs="Arial"/>
                      <w:i/>
                      <w:color w:val="333333"/>
                      <w:shd w:val="clear" w:color="auto" w:fill="FFFFFF"/>
                    </w:rPr>
                  </w:rPrChange>
                </w:rPr>
              </m:ctrlPr>
            </m:dPr>
            <m:e>
              <m:sSub>
                <m:sSubPr>
                  <m:ctrlPr>
                    <w:rPr>
                      <w:rFonts w:ascii="Cambria Math" w:hAnsi="Cambria Math" w:cs="Arial"/>
                      <w:i/>
                      <w:color w:val="333333"/>
                      <w:highlight w:val="yellow"/>
                      <w:shd w:val="clear" w:color="auto" w:fill="FFFFFF"/>
                      <w:rPrChange w:id="1288" w:author="George Urumov" w:date="2025-10-28T16:08:00Z" w16du:dateUtc="2025-10-28T16:08:00Z">
                        <w:rPr>
                          <w:rFonts w:ascii="Cambria Math" w:hAnsi="Cambria Math" w:cs="Arial"/>
                          <w:i/>
                          <w:color w:val="333333"/>
                          <w:shd w:val="clear" w:color="auto" w:fill="FFFFFF"/>
                        </w:rPr>
                      </w:rPrChange>
                    </w:rPr>
                  </m:ctrlPr>
                </m:sSubPr>
                <m:e>
                  <m:r>
                    <w:rPr>
                      <w:rFonts w:ascii="Cambria Math" w:hAnsi="Cambria Math" w:cs="Arial"/>
                      <w:color w:val="333333"/>
                      <w:highlight w:val="yellow"/>
                      <w:shd w:val="clear" w:color="auto" w:fill="FFFFFF"/>
                      <w:rPrChange w:id="1289" w:author="George Urumov" w:date="2025-10-28T16:08:00Z" w16du:dateUtc="2025-10-28T16:08:00Z">
                        <w:rPr>
                          <w:rFonts w:ascii="Cambria Math" w:hAnsi="Cambria Math" w:cs="Arial"/>
                          <w:color w:val="333333"/>
                          <w:shd w:val="clear" w:color="auto" w:fill="FFFFFF"/>
                        </w:rPr>
                      </w:rPrChange>
                    </w:rPr>
                    <m:t>Y</m:t>
                  </m:r>
                </m:e>
                <m:sub>
                  <m:r>
                    <w:rPr>
                      <w:rFonts w:ascii="Cambria Math" w:hAnsi="Cambria Math" w:cs="Arial"/>
                      <w:color w:val="333333"/>
                      <w:highlight w:val="yellow"/>
                      <w:shd w:val="clear" w:color="auto" w:fill="FFFFFF"/>
                      <w:rPrChange w:id="1290" w:author="George Urumov" w:date="2025-10-28T16:08:00Z" w16du:dateUtc="2025-10-28T16:08:00Z">
                        <w:rPr>
                          <w:rFonts w:ascii="Cambria Math" w:hAnsi="Cambria Math" w:cs="Arial"/>
                          <w:color w:val="333333"/>
                          <w:shd w:val="clear" w:color="auto" w:fill="FFFFFF"/>
                        </w:rPr>
                      </w:rPrChange>
                    </w:rPr>
                    <m:t>n</m:t>
                  </m:r>
                </m:sub>
              </m:sSub>
              <m:r>
                <w:rPr>
                  <w:rFonts w:ascii="Cambria Math" w:hAnsi="Cambria Math" w:cs="Arial"/>
                  <w:color w:val="333333"/>
                  <w:highlight w:val="yellow"/>
                  <w:shd w:val="clear" w:color="auto" w:fill="FFFFFF"/>
                  <w:rPrChange w:id="1291" w:author="George Urumov" w:date="2025-10-28T16:08:00Z" w16du:dateUtc="2025-10-28T16:08:00Z">
                    <w:rPr>
                      <w:rFonts w:ascii="Cambria Math" w:hAnsi="Cambria Math" w:cs="Arial"/>
                      <w:color w:val="333333"/>
                      <w:shd w:val="clear" w:color="auto" w:fill="FFFFFF"/>
                    </w:rPr>
                  </w:rPrChange>
                </w:rPr>
                <m:t xml:space="preserve">&gt; </m:t>
              </m:r>
              <m:f>
                <m:fPr>
                  <m:ctrlPr>
                    <w:rPr>
                      <w:rFonts w:ascii="Cambria Math" w:hAnsi="Cambria Math" w:cs="Arial"/>
                      <w:i/>
                      <w:color w:val="333333"/>
                      <w:highlight w:val="yellow"/>
                      <w:shd w:val="clear" w:color="auto" w:fill="FFFFFF"/>
                      <w:rPrChange w:id="1292" w:author="George Urumov" w:date="2025-10-28T16:08:00Z" w16du:dateUtc="2025-10-28T16:08:00Z">
                        <w:rPr>
                          <w:rFonts w:ascii="Cambria Math" w:hAnsi="Cambria Math" w:cs="Arial"/>
                          <w:i/>
                          <w:color w:val="333333"/>
                          <w:shd w:val="clear" w:color="auto" w:fill="FFFFFF"/>
                        </w:rPr>
                      </w:rPrChange>
                    </w:rPr>
                  </m:ctrlPr>
                </m:fPr>
                <m:num>
                  <m:r>
                    <w:rPr>
                      <w:rFonts w:ascii="Cambria Math" w:hAnsi="Cambria Math" w:cs="Arial"/>
                      <w:color w:val="333333"/>
                      <w:highlight w:val="yellow"/>
                      <w:shd w:val="clear" w:color="auto" w:fill="FFFFFF"/>
                      <w:rPrChange w:id="1293" w:author="George Urumov" w:date="2025-10-28T16:08:00Z" w16du:dateUtc="2025-10-28T16:08:00Z">
                        <w:rPr>
                          <w:rFonts w:ascii="Cambria Math" w:hAnsi="Cambria Math" w:cs="Arial"/>
                          <w:color w:val="333333"/>
                          <w:shd w:val="clear" w:color="auto" w:fill="FFFFFF"/>
                        </w:rPr>
                      </w:rPrChange>
                    </w:rPr>
                    <m:t>1</m:t>
                  </m:r>
                </m:num>
                <m:den>
                  <m:rad>
                    <m:radPr>
                      <m:degHide m:val="1"/>
                      <m:ctrlPr>
                        <w:rPr>
                          <w:rFonts w:ascii="Cambria Math" w:hAnsi="Cambria Math" w:cs="Arial"/>
                          <w:i/>
                          <w:color w:val="333333"/>
                          <w:highlight w:val="yellow"/>
                          <w:shd w:val="clear" w:color="auto" w:fill="FFFFFF"/>
                          <w:rPrChange w:id="1294" w:author="George Urumov" w:date="2025-10-28T16:08:00Z" w16du:dateUtc="2025-10-28T16:08:00Z">
                            <w:rPr>
                              <w:rFonts w:ascii="Cambria Math" w:hAnsi="Cambria Math" w:cs="Arial"/>
                              <w:i/>
                              <w:color w:val="333333"/>
                              <w:shd w:val="clear" w:color="auto" w:fill="FFFFFF"/>
                            </w:rPr>
                          </w:rPrChange>
                        </w:rPr>
                      </m:ctrlPr>
                    </m:radPr>
                    <m:deg/>
                    <m:e>
                      <m:sSup>
                        <m:sSupPr>
                          <m:ctrlPr>
                            <w:rPr>
                              <w:rFonts w:ascii="Cambria Math" w:hAnsi="Cambria Math" w:cs="Arial"/>
                              <w:i/>
                              <w:color w:val="333333"/>
                              <w:highlight w:val="yellow"/>
                              <w:shd w:val="clear" w:color="auto" w:fill="FFFFFF"/>
                              <w:rPrChange w:id="1295" w:author="George Urumov" w:date="2025-10-28T16:08:00Z" w16du:dateUtc="2025-10-28T16:08:00Z">
                                <w:rPr>
                                  <w:rFonts w:ascii="Cambria Math" w:hAnsi="Cambria Math" w:cs="Arial"/>
                                  <w:i/>
                                  <w:color w:val="333333"/>
                                  <w:shd w:val="clear" w:color="auto" w:fill="FFFFFF"/>
                                </w:rPr>
                              </w:rPrChange>
                            </w:rPr>
                          </m:ctrlPr>
                        </m:sSupPr>
                        <m:e>
                          <m:r>
                            <w:rPr>
                              <w:rFonts w:ascii="Cambria Math" w:hAnsi="Cambria Math" w:cs="Arial"/>
                              <w:color w:val="333333"/>
                              <w:highlight w:val="yellow"/>
                              <w:shd w:val="clear" w:color="auto" w:fill="FFFFFF"/>
                              <w:rPrChange w:id="1296" w:author="George Urumov" w:date="2025-10-28T16:08:00Z" w16du:dateUtc="2025-10-28T16:08:00Z">
                                <w:rPr>
                                  <w:rFonts w:ascii="Cambria Math" w:hAnsi="Cambria Math" w:cs="Arial"/>
                                  <w:color w:val="333333"/>
                                  <w:shd w:val="clear" w:color="auto" w:fill="FFFFFF"/>
                                </w:rPr>
                              </w:rPrChange>
                            </w:rPr>
                            <m:t>2</m:t>
                          </m:r>
                        </m:e>
                        <m:sup>
                          <m:r>
                            <w:rPr>
                              <w:rFonts w:ascii="Cambria Math" w:hAnsi="Cambria Math" w:cs="Arial"/>
                              <w:color w:val="333333"/>
                              <w:highlight w:val="yellow"/>
                              <w:shd w:val="clear" w:color="auto" w:fill="FFFFFF"/>
                              <w:rPrChange w:id="1297" w:author="George Urumov" w:date="2025-10-28T16:08:00Z" w16du:dateUtc="2025-10-28T16:08:00Z">
                                <w:rPr>
                                  <w:rFonts w:ascii="Cambria Math" w:hAnsi="Cambria Math" w:cs="Arial"/>
                                  <w:color w:val="333333"/>
                                  <w:shd w:val="clear" w:color="auto" w:fill="FFFFFF"/>
                                </w:rPr>
                              </w:rPrChange>
                            </w:rPr>
                            <m:t>n</m:t>
                          </m:r>
                        </m:sup>
                      </m:sSup>
                    </m:e>
                  </m:rad>
                </m:den>
              </m:f>
              <m:r>
                <w:rPr>
                  <w:rFonts w:ascii="Cambria Math" w:hAnsi="Cambria Math" w:cs="Arial"/>
                  <w:color w:val="333333"/>
                  <w:highlight w:val="yellow"/>
                  <w:shd w:val="clear" w:color="auto" w:fill="FFFFFF"/>
                  <w:rPrChange w:id="1298" w:author="George Urumov" w:date="2025-10-28T16:08:00Z" w16du:dateUtc="2025-10-28T16:08:00Z">
                    <w:rPr>
                      <w:rFonts w:ascii="Cambria Math" w:hAnsi="Cambria Math" w:cs="Arial"/>
                      <w:color w:val="333333"/>
                      <w:shd w:val="clear" w:color="auto" w:fill="FFFFFF"/>
                    </w:rPr>
                  </w:rPrChange>
                </w:rPr>
                <m:t xml:space="preserve"> infinitely often (i.o. </m:t>
              </m:r>
            </m:e>
          </m:d>
          <m:r>
            <w:rPr>
              <w:rFonts w:ascii="Cambria Math" w:hAnsi="Cambria Math" w:cs="Arial"/>
              <w:color w:val="333333"/>
              <w:highlight w:val="yellow"/>
              <w:shd w:val="clear" w:color="auto" w:fill="FFFFFF"/>
              <w:rPrChange w:id="1299" w:author="George Urumov" w:date="2025-10-28T16:08:00Z" w16du:dateUtc="2025-10-28T16:08:00Z">
                <w:rPr>
                  <w:rFonts w:ascii="Cambria Math" w:hAnsi="Cambria Math" w:cs="Arial"/>
                  <w:color w:val="333333"/>
                  <w:shd w:val="clear" w:color="auto" w:fill="FFFFFF"/>
                </w:rPr>
              </w:rPrChange>
            </w:rPr>
            <m:t>=0.</m:t>
          </m:r>
        </m:oMath>
      </m:oMathPara>
    </w:p>
    <w:p w14:paraId="0A97F596" w14:textId="77777777" w:rsidR="008D1943" w:rsidRPr="007233C1" w:rsidRDefault="008D1943" w:rsidP="008D1943">
      <w:pPr>
        <w:tabs>
          <w:tab w:val="left" w:pos="3171"/>
        </w:tabs>
        <w:spacing w:line="360" w:lineRule="auto"/>
        <w:jc w:val="both"/>
        <w:rPr>
          <w:rFonts w:ascii="Arial" w:hAnsi="Arial" w:cs="Arial"/>
          <w:strike/>
          <w:color w:val="333333"/>
          <w:shd w:val="clear" w:color="auto" w:fill="FFFFFF"/>
        </w:rPr>
      </w:pPr>
      <w:r w:rsidRPr="0084578D">
        <w:rPr>
          <w:rFonts w:ascii="Arial" w:hAnsi="Arial" w:cs="Arial"/>
          <w:color w:val="333333"/>
          <w:highlight w:val="yellow"/>
          <w:shd w:val="clear" w:color="auto" w:fill="FFFFFF"/>
          <w:rPrChange w:id="1300" w:author="George Urumov" w:date="2025-10-28T16:08:00Z" w16du:dateUtc="2025-10-28T16:08:00Z">
            <w:rPr>
              <w:rFonts w:ascii="Arial" w:hAnsi="Arial" w:cs="Arial"/>
              <w:color w:val="333333"/>
              <w:shd w:val="clear" w:color="auto" w:fill="FFFFFF"/>
            </w:rPr>
          </w:rPrChange>
        </w:rPr>
        <w:t xml:space="preserve">Then, </w:t>
      </w:r>
      <w:proofErr w:type="spellStart"/>
      <w:r w:rsidRPr="0084578D">
        <w:rPr>
          <w:rFonts w:ascii="Arial" w:hAnsi="Arial" w:cs="Arial"/>
          <w:color w:val="333333"/>
          <w:highlight w:val="yellow"/>
          <w:shd w:val="clear" w:color="auto" w:fill="FFFFFF"/>
          <w:rPrChange w:id="1301" w:author="George Urumov" w:date="2025-10-28T16:08:00Z" w16du:dateUtc="2025-10-28T16:08:00Z">
            <w:rPr>
              <w:rFonts w:ascii="Arial" w:hAnsi="Arial" w:cs="Arial"/>
              <w:color w:val="333333"/>
              <w:shd w:val="clear" w:color="auto" w:fill="FFFFFF"/>
            </w:rPr>
          </w:rPrChange>
        </w:rPr>
        <w:t>a.s.</w:t>
      </w:r>
      <w:proofErr w:type="spellEnd"/>
      <w:r w:rsidRPr="0084578D">
        <w:rPr>
          <w:rFonts w:ascii="Arial" w:hAnsi="Arial" w:cs="Arial"/>
          <w:color w:val="333333"/>
          <w:highlight w:val="yellow"/>
          <w:shd w:val="clear" w:color="auto" w:fill="FFFFFF"/>
          <w:rPrChange w:id="1302" w:author="George Urumov" w:date="2025-10-28T16:08:00Z" w16du:dateUtc="2025-10-28T16:08:00Z">
            <w:rPr>
              <w:rFonts w:ascii="Arial" w:hAnsi="Arial" w:cs="Arial"/>
              <w:color w:val="333333"/>
              <w:shd w:val="clear" w:color="auto" w:fill="FFFFFF"/>
            </w:rPr>
          </w:rPrChange>
        </w:rPr>
        <w:t xml:space="preserve"> </w:t>
      </w:r>
      <m:oMath>
        <m:sSub>
          <m:sSubPr>
            <m:ctrlPr>
              <w:rPr>
                <w:rFonts w:ascii="Cambria Math" w:hAnsi="Cambria Math" w:cs="Arial"/>
                <w:i/>
                <w:color w:val="333333"/>
                <w:highlight w:val="yellow"/>
                <w:shd w:val="clear" w:color="auto" w:fill="FFFFFF"/>
                <w:rPrChange w:id="1303" w:author="George Urumov" w:date="2025-10-28T16:08:00Z" w16du:dateUtc="2025-10-28T16:08:00Z">
                  <w:rPr>
                    <w:rFonts w:ascii="Cambria Math" w:hAnsi="Cambria Math" w:cs="Arial"/>
                    <w:i/>
                    <w:color w:val="333333"/>
                    <w:shd w:val="clear" w:color="auto" w:fill="FFFFFF"/>
                  </w:rPr>
                </w:rPrChange>
              </w:rPr>
            </m:ctrlPr>
          </m:sSubPr>
          <m:e>
            <m:r>
              <w:rPr>
                <w:rFonts w:ascii="Cambria Math" w:hAnsi="Cambria Math" w:cs="Arial"/>
                <w:color w:val="333333"/>
                <w:highlight w:val="yellow"/>
                <w:shd w:val="clear" w:color="auto" w:fill="FFFFFF"/>
                <w:rPrChange w:id="1304" w:author="George Urumov" w:date="2025-10-28T16:08:00Z" w16du:dateUtc="2025-10-28T16:08:00Z">
                  <w:rPr>
                    <w:rFonts w:ascii="Cambria Math" w:hAnsi="Cambria Math" w:cs="Arial"/>
                    <w:color w:val="333333"/>
                    <w:shd w:val="clear" w:color="auto" w:fill="FFFFFF"/>
                  </w:rPr>
                </w:rPrChange>
              </w:rPr>
              <m:t>Y</m:t>
            </m:r>
          </m:e>
          <m:sub>
            <m:r>
              <w:rPr>
                <w:rFonts w:ascii="Cambria Math" w:hAnsi="Cambria Math" w:cs="Arial"/>
                <w:color w:val="333333"/>
                <w:highlight w:val="yellow"/>
                <w:shd w:val="clear" w:color="auto" w:fill="FFFFFF"/>
                <w:rPrChange w:id="1305" w:author="George Urumov" w:date="2025-10-28T16:08:00Z" w16du:dateUtc="2025-10-28T16:08:00Z">
                  <w:rPr>
                    <w:rFonts w:ascii="Cambria Math" w:hAnsi="Cambria Math" w:cs="Arial"/>
                    <w:color w:val="333333"/>
                    <w:shd w:val="clear" w:color="auto" w:fill="FFFFFF"/>
                  </w:rPr>
                </w:rPrChange>
              </w:rPr>
              <m:t>n</m:t>
            </m:r>
          </m:sub>
        </m:sSub>
        <m:r>
          <w:rPr>
            <w:rFonts w:ascii="Cambria Math" w:hAnsi="Cambria Math" w:cs="Arial"/>
            <w:color w:val="333333"/>
            <w:highlight w:val="yellow"/>
            <w:shd w:val="clear" w:color="auto" w:fill="FFFFFF"/>
            <w:rPrChange w:id="1306" w:author="George Urumov" w:date="2025-10-28T16:08:00Z" w16du:dateUtc="2025-10-28T16:08:00Z">
              <w:rPr>
                <w:rFonts w:ascii="Cambria Math" w:hAnsi="Cambria Math" w:cs="Arial"/>
                <w:color w:val="333333"/>
                <w:shd w:val="clear" w:color="auto" w:fill="FFFFFF"/>
              </w:rPr>
            </w:rPrChange>
          </w:rPr>
          <m:t xml:space="preserve">≤ </m:t>
        </m:r>
        <m:f>
          <m:fPr>
            <m:ctrlPr>
              <w:rPr>
                <w:rFonts w:ascii="Cambria Math" w:hAnsi="Cambria Math" w:cs="Arial"/>
                <w:i/>
                <w:color w:val="333333"/>
                <w:highlight w:val="yellow"/>
                <w:shd w:val="clear" w:color="auto" w:fill="FFFFFF"/>
                <w:rPrChange w:id="1307" w:author="George Urumov" w:date="2025-10-28T16:08:00Z" w16du:dateUtc="2025-10-28T16:08:00Z">
                  <w:rPr>
                    <w:rFonts w:ascii="Cambria Math" w:hAnsi="Cambria Math" w:cs="Arial"/>
                    <w:i/>
                    <w:color w:val="333333"/>
                    <w:shd w:val="clear" w:color="auto" w:fill="FFFFFF"/>
                  </w:rPr>
                </w:rPrChange>
              </w:rPr>
            </m:ctrlPr>
          </m:fPr>
          <m:num>
            <m:r>
              <w:rPr>
                <w:rFonts w:ascii="Cambria Math" w:hAnsi="Cambria Math" w:cs="Arial"/>
                <w:color w:val="333333"/>
                <w:highlight w:val="yellow"/>
                <w:shd w:val="clear" w:color="auto" w:fill="FFFFFF"/>
                <w:rPrChange w:id="1308" w:author="George Urumov" w:date="2025-10-28T16:08:00Z" w16du:dateUtc="2025-10-28T16:08:00Z">
                  <w:rPr>
                    <w:rFonts w:ascii="Cambria Math" w:hAnsi="Cambria Math" w:cs="Arial"/>
                    <w:color w:val="333333"/>
                    <w:shd w:val="clear" w:color="auto" w:fill="FFFFFF"/>
                  </w:rPr>
                </w:rPrChange>
              </w:rPr>
              <m:t>1</m:t>
            </m:r>
          </m:num>
          <m:den>
            <m:rad>
              <m:radPr>
                <m:degHide m:val="1"/>
                <m:ctrlPr>
                  <w:rPr>
                    <w:rFonts w:ascii="Cambria Math" w:hAnsi="Cambria Math" w:cs="Arial"/>
                    <w:i/>
                    <w:color w:val="333333"/>
                    <w:highlight w:val="yellow"/>
                    <w:shd w:val="clear" w:color="auto" w:fill="FFFFFF"/>
                    <w:rPrChange w:id="1309" w:author="George Urumov" w:date="2025-10-28T16:08:00Z" w16du:dateUtc="2025-10-28T16:08:00Z">
                      <w:rPr>
                        <w:rFonts w:ascii="Cambria Math" w:hAnsi="Cambria Math" w:cs="Arial"/>
                        <w:i/>
                        <w:color w:val="333333"/>
                        <w:shd w:val="clear" w:color="auto" w:fill="FFFFFF"/>
                      </w:rPr>
                    </w:rPrChange>
                  </w:rPr>
                </m:ctrlPr>
              </m:radPr>
              <m:deg/>
              <m:e>
                <m:sSup>
                  <m:sSupPr>
                    <m:ctrlPr>
                      <w:rPr>
                        <w:rFonts w:ascii="Cambria Math" w:hAnsi="Cambria Math" w:cs="Arial"/>
                        <w:i/>
                        <w:color w:val="333333"/>
                        <w:highlight w:val="yellow"/>
                        <w:shd w:val="clear" w:color="auto" w:fill="FFFFFF"/>
                        <w:rPrChange w:id="1310" w:author="George Urumov" w:date="2025-10-28T16:08:00Z" w16du:dateUtc="2025-10-28T16:08:00Z">
                          <w:rPr>
                            <w:rFonts w:ascii="Cambria Math" w:hAnsi="Cambria Math" w:cs="Arial"/>
                            <w:i/>
                            <w:color w:val="333333"/>
                            <w:shd w:val="clear" w:color="auto" w:fill="FFFFFF"/>
                          </w:rPr>
                        </w:rPrChange>
                      </w:rPr>
                    </m:ctrlPr>
                  </m:sSupPr>
                  <m:e>
                    <m:r>
                      <w:rPr>
                        <w:rFonts w:ascii="Cambria Math" w:hAnsi="Cambria Math" w:cs="Arial"/>
                        <w:color w:val="333333"/>
                        <w:highlight w:val="yellow"/>
                        <w:shd w:val="clear" w:color="auto" w:fill="FFFFFF"/>
                        <w:rPrChange w:id="1311" w:author="George Urumov" w:date="2025-10-28T16:08:00Z" w16du:dateUtc="2025-10-28T16:08:00Z">
                          <w:rPr>
                            <w:rFonts w:ascii="Cambria Math" w:hAnsi="Cambria Math" w:cs="Arial"/>
                            <w:color w:val="333333"/>
                            <w:shd w:val="clear" w:color="auto" w:fill="FFFFFF"/>
                          </w:rPr>
                        </w:rPrChange>
                      </w:rPr>
                      <m:t>2</m:t>
                    </m:r>
                  </m:e>
                  <m:sup>
                    <m:r>
                      <w:rPr>
                        <w:rFonts w:ascii="Cambria Math" w:hAnsi="Cambria Math" w:cs="Arial"/>
                        <w:color w:val="333333"/>
                        <w:highlight w:val="yellow"/>
                        <w:shd w:val="clear" w:color="auto" w:fill="FFFFFF"/>
                        <w:rPrChange w:id="1312" w:author="George Urumov" w:date="2025-10-28T16:08:00Z" w16du:dateUtc="2025-10-28T16:08:00Z">
                          <w:rPr>
                            <w:rFonts w:ascii="Cambria Math" w:hAnsi="Cambria Math" w:cs="Arial"/>
                            <w:color w:val="333333"/>
                            <w:shd w:val="clear" w:color="auto" w:fill="FFFFFF"/>
                          </w:rPr>
                        </w:rPrChange>
                      </w:rPr>
                      <m:t>n</m:t>
                    </m:r>
                  </m:sup>
                </m:sSup>
              </m:e>
            </m:rad>
          </m:den>
        </m:f>
      </m:oMath>
      <w:r w:rsidRPr="0084578D">
        <w:rPr>
          <w:rFonts w:ascii="Arial" w:hAnsi="Arial" w:cs="Arial"/>
          <w:strike/>
          <w:color w:val="333333"/>
          <w:highlight w:val="yellow"/>
          <w:shd w:val="clear" w:color="auto" w:fill="FFFFFF"/>
          <w:rPrChange w:id="1313" w:author="George Urumov" w:date="2025-10-28T16:08:00Z" w16du:dateUtc="2025-10-28T16:08:00Z">
            <w:rPr>
              <w:rFonts w:ascii="Arial" w:hAnsi="Arial" w:cs="Arial"/>
              <w:strike/>
              <w:color w:val="333333"/>
              <w:shd w:val="clear" w:color="auto" w:fill="FFFFFF"/>
            </w:rPr>
          </w:rPrChange>
        </w:rPr>
        <w:t xml:space="preserve"> </w:t>
      </w:r>
      <w:r w:rsidRPr="0084578D">
        <w:rPr>
          <w:rFonts w:ascii="Arial" w:hAnsi="Arial" w:cs="Arial"/>
          <w:color w:val="333333"/>
          <w:highlight w:val="yellow"/>
          <w:shd w:val="clear" w:color="auto" w:fill="FFFFFF"/>
          <w:rPrChange w:id="1314" w:author="George Urumov" w:date="2025-10-28T16:08:00Z" w16du:dateUtc="2025-10-28T16:08:00Z">
            <w:rPr>
              <w:rFonts w:ascii="Arial" w:hAnsi="Arial" w:cs="Arial"/>
              <w:color w:val="333333"/>
              <w:shd w:val="clear" w:color="auto" w:fill="FFFFFF"/>
            </w:rPr>
          </w:rPrChange>
        </w:rPr>
        <w:t xml:space="preserve">for all sufficiently large </w:t>
      </w:r>
      <w:r w:rsidRPr="0084578D">
        <w:rPr>
          <w:rFonts w:ascii="Arial" w:hAnsi="Arial" w:cs="Arial"/>
          <w:i/>
          <w:iCs/>
          <w:color w:val="333333"/>
          <w:highlight w:val="yellow"/>
          <w:shd w:val="clear" w:color="auto" w:fill="FFFFFF"/>
          <w:rPrChange w:id="1315" w:author="George Urumov" w:date="2025-10-28T16:08:00Z" w16du:dateUtc="2025-10-28T16:08:00Z">
            <w:rPr>
              <w:rFonts w:ascii="Arial" w:hAnsi="Arial" w:cs="Arial"/>
              <w:i/>
              <w:iCs/>
              <w:color w:val="333333"/>
              <w:shd w:val="clear" w:color="auto" w:fill="FFFFFF"/>
            </w:rPr>
          </w:rPrChange>
        </w:rPr>
        <w:t>n</w:t>
      </w:r>
      <w:r w:rsidRPr="0084578D">
        <w:rPr>
          <w:rFonts w:ascii="Arial" w:hAnsi="Arial" w:cs="Arial"/>
          <w:color w:val="333333"/>
          <w:highlight w:val="yellow"/>
          <w:shd w:val="clear" w:color="auto" w:fill="FFFFFF"/>
          <w:rPrChange w:id="1316" w:author="George Urumov" w:date="2025-10-28T16:08:00Z" w16du:dateUtc="2025-10-28T16:08:00Z">
            <w:rPr>
              <w:rFonts w:ascii="Arial" w:hAnsi="Arial" w:cs="Arial"/>
              <w:color w:val="333333"/>
              <w:shd w:val="clear" w:color="auto" w:fill="FFFFFF"/>
            </w:rPr>
          </w:rPrChange>
        </w:rPr>
        <w:t xml:space="preserve">, i.e. </w:t>
      </w:r>
      <m:oMath>
        <m:sSub>
          <m:sSubPr>
            <m:ctrlPr>
              <w:rPr>
                <w:rFonts w:ascii="Cambria Math" w:hAnsi="Cambria Math" w:cs="Arial"/>
                <w:i/>
                <w:color w:val="333333"/>
                <w:highlight w:val="yellow"/>
                <w:shd w:val="clear" w:color="auto" w:fill="FFFFFF"/>
                <w:rPrChange w:id="1317" w:author="George Urumov" w:date="2025-10-28T16:08:00Z" w16du:dateUtc="2025-10-28T16:08:00Z">
                  <w:rPr>
                    <w:rFonts w:ascii="Cambria Math" w:hAnsi="Cambria Math" w:cs="Arial"/>
                    <w:i/>
                    <w:color w:val="333333"/>
                    <w:shd w:val="clear" w:color="auto" w:fill="FFFFFF"/>
                  </w:rPr>
                </w:rPrChange>
              </w:rPr>
            </m:ctrlPr>
          </m:sSubPr>
          <m:e>
            <m:r>
              <w:rPr>
                <w:rFonts w:ascii="Cambria Math" w:hAnsi="Cambria Math" w:cs="Arial"/>
                <w:color w:val="333333"/>
                <w:highlight w:val="yellow"/>
                <w:shd w:val="clear" w:color="auto" w:fill="FFFFFF"/>
                <w:rPrChange w:id="1318" w:author="George Urumov" w:date="2025-10-28T16:08:00Z" w16du:dateUtc="2025-10-28T16:08:00Z">
                  <w:rPr>
                    <w:rFonts w:ascii="Cambria Math" w:hAnsi="Cambria Math" w:cs="Arial"/>
                    <w:color w:val="333333"/>
                    <w:shd w:val="clear" w:color="auto" w:fill="FFFFFF"/>
                  </w:rPr>
                </w:rPrChange>
              </w:rPr>
              <m:t>Y</m:t>
            </m:r>
          </m:e>
          <m:sub>
            <m:r>
              <w:rPr>
                <w:rFonts w:ascii="Cambria Math" w:hAnsi="Cambria Math" w:cs="Arial"/>
                <w:color w:val="333333"/>
                <w:highlight w:val="yellow"/>
                <w:shd w:val="clear" w:color="auto" w:fill="FFFFFF"/>
                <w:rPrChange w:id="1319" w:author="George Urumov" w:date="2025-10-28T16:08:00Z" w16du:dateUtc="2025-10-28T16:08:00Z">
                  <w:rPr>
                    <w:rFonts w:ascii="Cambria Math" w:hAnsi="Cambria Math" w:cs="Arial"/>
                    <w:color w:val="333333"/>
                    <w:shd w:val="clear" w:color="auto" w:fill="FFFFFF"/>
                  </w:rPr>
                </w:rPrChange>
              </w:rPr>
              <m:t>n</m:t>
            </m:r>
          </m:sub>
        </m:sSub>
        <m:r>
          <w:rPr>
            <w:rFonts w:ascii="Cambria Math" w:hAnsi="Cambria Math" w:cs="Arial"/>
            <w:color w:val="333333"/>
            <w:highlight w:val="yellow"/>
            <w:shd w:val="clear" w:color="auto" w:fill="FFFFFF"/>
            <w:rPrChange w:id="1320" w:author="George Urumov" w:date="2025-10-28T16:08:00Z" w16du:dateUtc="2025-10-28T16:08:00Z">
              <w:rPr>
                <w:rFonts w:ascii="Cambria Math" w:hAnsi="Cambria Math" w:cs="Arial"/>
                <w:color w:val="333333"/>
                <w:shd w:val="clear" w:color="auto" w:fill="FFFFFF"/>
              </w:rPr>
            </w:rPrChange>
          </w:rPr>
          <m:t>→0 a.s.</m:t>
        </m:r>
      </m:oMath>
      <w:r w:rsidRPr="0084578D">
        <w:rPr>
          <w:rFonts w:ascii="Arial" w:hAnsi="Arial" w:cs="Arial"/>
          <w:color w:val="333333"/>
          <w:highlight w:val="yellow"/>
          <w:shd w:val="clear" w:color="auto" w:fill="FFFFFF"/>
          <w:rPrChange w:id="1321" w:author="George Urumov" w:date="2025-10-28T16:08:00Z" w16du:dateUtc="2025-10-28T16:08:00Z">
            <w:rPr>
              <w:rFonts w:ascii="Arial" w:hAnsi="Arial" w:cs="Arial"/>
              <w:color w:val="333333"/>
              <w:shd w:val="clear" w:color="auto" w:fill="FFFFFF"/>
            </w:rPr>
          </w:rPrChange>
        </w:rPr>
        <w:t xml:space="preserve"> at a geometric rate with the threshold </w:t>
      </w:r>
      <m:oMath>
        <m:r>
          <w:rPr>
            <w:rFonts w:ascii="Cambria Math" w:hAnsi="Cambria Math" w:cs="Arial"/>
            <w:color w:val="333333"/>
            <w:highlight w:val="yellow"/>
            <w:shd w:val="clear" w:color="auto" w:fill="FFFFFF"/>
            <w:rPrChange w:id="1322" w:author="George Urumov" w:date="2025-10-28T16:08:00Z" w16du:dateUtc="2025-10-28T16:08:00Z">
              <w:rPr>
                <w:rFonts w:ascii="Cambria Math" w:hAnsi="Cambria Math" w:cs="Arial"/>
                <w:color w:val="333333"/>
                <w:shd w:val="clear" w:color="auto" w:fill="FFFFFF"/>
              </w:rPr>
            </w:rPrChange>
          </w:rPr>
          <m:t>1/√2.</m:t>
        </m:r>
      </m:oMath>
      <w:r>
        <w:rPr>
          <w:rFonts w:ascii="Arial" w:hAnsi="Arial" w:cs="Arial"/>
          <w:color w:val="333333"/>
          <w:shd w:val="clear" w:color="auto" w:fill="FFFFFF"/>
        </w:rPr>
        <w:t xml:space="preserve"> Now, r</w:t>
      </w:r>
      <w:proofErr w:type="spellStart"/>
      <w:r w:rsidRPr="009138E5">
        <w:rPr>
          <w:rFonts w:ascii="Arial" w:hAnsi="Arial" w:cs="Arial"/>
          <w:color w:val="333333"/>
          <w:shd w:val="clear" w:color="auto" w:fill="FFFFFF"/>
        </w:rPr>
        <w:t>ecall</w:t>
      </w:r>
      <w:proofErr w:type="spellEnd"/>
      <w:r w:rsidRPr="009138E5">
        <w:rPr>
          <w:rFonts w:ascii="Arial" w:hAnsi="Arial" w:cs="Arial"/>
          <w:color w:val="333333"/>
          <w:shd w:val="clear" w:color="auto" w:fill="FFFFFF"/>
        </w:rPr>
        <w:t xml:space="preserve"> that the sequence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(u)+</m:t>
        </m:r>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ε</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n</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oMath>
      <w:r w:rsidRPr="009138E5">
        <w:rPr>
          <w:rFonts w:ascii="Arial" w:hAnsi="Arial" w:cs="Arial"/>
          <w:color w:val="333333"/>
          <w:shd w:val="clear" w:color="auto" w:fill="FFFFFF"/>
        </w:rPr>
        <w:t xml:space="preserve"> represents independent standard normal </w:t>
      </w:r>
      <w:r>
        <w:rPr>
          <w:rFonts w:ascii="Arial" w:hAnsi="Arial" w:cs="Arial"/>
          <w:color w:val="333333"/>
          <w:shd w:val="clear" w:color="auto" w:fill="FFFFFF"/>
        </w:rPr>
        <w:t xml:space="preserve">variables. Therefore, the distance between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d</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(ε</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n</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e>
        </m:nary>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ε</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n-1</m:t>
            </m:r>
          </m:sup>
        </m:sSubSup>
        <m:r>
          <w:rPr>
            <w:rFonts w:ascii="Cambria Math" w:hAnsi="Cambria Math" w:cs="Arial"/>
            <w:color w:val="333333"/>
            <w:shd w:val="clear" w:color="auto" w:fill="FFFFFF"/>
          </w:rPr>
          <m:t>(t)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2</m:t>
            </m:r>
          </m:sup>
        </m:sSubSup>
      </m:oMath>
      <w:r>
        <w:rPr>
          <w:rFonts w:ascii="Arial" w:hAnsi="Arial" w:cs="Arial"/>
          <w:color w:val="333333"/>
          <w:shd w:val="clear" w:color="auto" w:fill="FFFFFF"/>
        </w:rPr>
        <w:t xml:space="preserve">. Now we will use the fact that these are independent random variables with mean 0 and variance 1. Therefore </w:t>
      </w:r>
      <w:proofErr w:type="gramStart"/>
      <w:r w:rsidRPr="00267FC5">
        <w:rPr>
          <w:rFonts w:ascii="Arial" w:hAnsi="Arial" w:cs="Arial"/>
          <w:i/>
          <w:iCs/>
          <w:color w:val="333333"/>
          <w:shd w:val="clear" w:color="auto" w:fill="FFFFFF"/>
        </w:rPr>
        <w:t>Var</w:t>
      </w:r>
      <w:r>
        <w:rPr>
          <w:rFonts w:ascii="Arial" w:hAnsi="Arial" w:cs="Arial"/>
          <w:color w:val="333333"/>
          <w:shd w:val="clear" w:color="auto" w:fill="FFFFFF"/>
        </w:rPr>
        <w:t>(</w:t>
      </w:r>
      <w:proofErr w:type="gramEnd"/>
      <m:oMath>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(ε</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n</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e>
        </m:nary>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ε</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n-1</m:t>
            </m:r>
          </m:sup>
        </m:sSubSup>
        <m:r>
          <w:rPr>
            <w:rFonts w:ascii="Cambria Math" w:hAnsi="Cambria Math" w:cs="Arial"/>
            <w:color w:val="333333"/>
            <w:shd w:val="clear" w:color="auto" w:fill="FFFFFF"/>
          </w:rPr>
          <m:t>(t)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oMath>
      <w:r>
        <w:rPr>
          <w:rFonts w:ascii="Arial" w:hAnsi="Arial" w:cs="Arial"/>
          <w:color w:val="333333"/>
          <w:shd w:val="clear" w:color="auto" w:fill="FFFFFF"/>
        </w:rPr>
        <w:t xml:space="preserve"> is equal to the sum of their variances which is 2 and the </w:t>
      </w:r>
      <w:r>
        <w:rPr>
          <w:rFonts w:ascii="Arial" w:hAnsi="Arial" w:cs="Arial"/>
          <w:color w:val="333333"/>
          <w:shd w:val="clear" w:color="auto" w:fill="FFFFFF"/>
        </w:rPr>
        <w:lastRenderedPageBreak/>
        <w:t xml:space="preserve">covariance term is zero. Using this we can write that: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E[d</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(ε</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n</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e>
        </m:nary>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ε</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n-1</m:t>
            </m:r>
          </m:sup>
        </m:sSubSup>
        <m:r>
          <w:rPr>
            <w:rFonts w:ascii="Cambria Math" w:hAnsi="Cambria Math" w:cs="Arial"/>
            <w:color w:val="333333"/>
            <w:shd w:val="clear" w:color="auto" w:fill="FFFFFF"/>
          </w:rPr>
          <m:t>(t)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=2</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2</m:t>
                </m:r>
              </m:sup>
            </m:sSubSup>
          </m:e>
        </m:nary>
        <m:r>
          <w:rPr>
            <w:rFonts w:ascii="Cambria Math" w:hAnsi="Cambria Math" w:cs="Arial"/>
            <w:color w:val="333333"/>
            <w:shd w:val="clear" w:color="auto" w:fill="FFFFFF"/>
          </w:rPr>
          <m:t xml:space="preserve"> . </m:t>
        </m:r>
      </m:oMath>
      <w:r>
        <w:rPr>
          <w:rFonts w:ascii="Arial" w:hAnsi="Arial" w:cs="Arial"/>
          <w:color w:val="333333"/>
          <w:shd w:val="clear" w:color="auto" w:fill="FFFFFF"/>
        </w:rPr>
        <w:t xml:space="preserve">With unit ball, </w:t>
      </w:r>
      <m:oMath>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2</m:t>
                </m:r>
              </m:sup>
            </m:sSubSup>
          </m:e>
        </m:nary>
        <m:r>
          <w:rPr>
            <w:rFonts w:ascii="Cambria Math" w:hAnsi="Cambria Math" w:cs="Arial"/>
            <w:color w:val="333333"/>
            <w:shd w:val="clear" w:color="auto" w:fill="FFFFFF"/>
          </w:rPr>
          <m:t>≤1</m:t>
        </m:r>
      </m:oMath>
      <w:r>
        <w:rPr>
          <w:rFonts w:ascii="Arial" w:hAnsi="Arial" w:cs="Arial"/>
          <w:color w:val="333333"/>
          <w:shd w:val="clear" w:color="auto" w:fill="FFFFFF"/>
        </w:rPr>
        <w:t>, so taking the square root, we have:</w:t>
      </w:r>
    </w:p>
    <w:p w14:paraId="02B5332B" w14:textId="77777777" w:rsidR="008D1943" w:rsidRPr="00137A50" w:rsidRDefault="00000000" w:rsidP="008D1943">
      <w:pPr>
        <w:spacing w:line="360" w:lineRule="auto"/>
        <w:jc w:val="both"/>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E(sup</m:t>
                  </m:r>
                </m:e>
                <m:lim>
                  <m:r>
                    <w:rPr>
                      <w:rFonts w:ascii="Cambria Math" w:hAnsi="Cambria Math" w:cs="Arial"/>
                      <w:color w:val="333333"/>
                      <w:shd w:val="clear" w:color="auto" w:fill="FFFFFF"/>
                    </w:rPr>
                    <m:t xml:space="preserve">     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≤√2E[</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n=1</m:t>
                  </m:r>
                </m:sub>
                <m:sup>
                  <m:r>
                    <w:rPr>
                      <w:rFonts w:ascii="Cambria Math" w:hAnsi="Cambria Math" w:cs="Arial"/>
                      <w:color w:val="333333"/>
                      <w:shd w:val="clear" w:color="auto" w:fill="FFFFFF"/>
                    </w:rPr>
                    <m: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u</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2</m:t>
                      </m:r>
                    </m:sup>
                  </m:sSub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1/2</m:t>
                      </m:r>
                    </m:sup>
                  </m:sSup>
                  <m:r>
                    <w:rPr>
                      <w:rFonts w:ascii="Cambria Math" w:hAnsi="Cambria Math" w:cs="Arial"/>
                      <w:color w:val="333333"/>
                      <w:shd w:val="clear" w:color="auto" w:fill="FFFFFF"/>
                    </w:rPr>
                    <m:t>≤√2</m:t>
                  </m:r>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j=1</m:t>
                      </m:r>
                    </m:sub>
                    <m:sup>
                      <m:r>
                        <w:rPr>
                          <w:rFonts w:ascii="Cambria Math" w:hAnsi="Cambria Math" w:cs="Arial"/>
                          <w:color w:val="333333"/>
                          <w:shd w:val="clear" w:color="auto" w:fill="FFFFFF"/>
                        </w:rPr>
                        <m:t>n</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E(|u</m:t>
                          </m:r>
                        </m:e>
                        <m:sub>
                          <m:r>
                            <w:rPr>
                              <w:rFonts w:ascii="Cambria Math" w:hAnsi="Cambria Math" w:cs="Arial"/>
                              <w:color w:val="333333"/>
                              <w:shd w:val="clear" w:color="auto" w:fill="FFFFFF"/>
                            </w:rPr>
                            <m:t>j</m:t>
                          </m:r>
                        </m:sub>
                      </m:sSub>
                      <m:r>
                        <w:rPr>
                          <w:rFonts w:ascii="Cambria Math" w:hAnsi="Cambria Math" w:cs="Arial"/>
                          <w:color w:val="333333"/>
                          <w:shd w:val="clear" w:color="auto" w:fill="FFFFFF"/>
                        </w:rPr>
                        <m:t>|)</m:t>
                      </m:r>
                    </m:e>
                  </m:nary>
                </m:e>
              </m:nary>
            </m:e>
          </m:func>
          <m:r>
            <w:rPr>
              <w:rFonts w:ascii="Cambria Math" w:hAnsi="Cambria Math" w:cs="Arial"/>
              <w:color w:val="333333"/>
              <w:shd w:val="clear" w:color="auto" w:fill="FFFFFF"/>
            </w:rPr>
            <m:t>≤√2</m:t>
          </m:r>
          <m:r>
            <m:rPr>
              <m:sty m:val="p"/>
            </m:rPr>
            <w:rPr>
              <w:rFonts w:ascii="Cambria Math" w:hAnsi="Cambria Math" w:cs="Arial"/>
              <w:strike/>
              <w:color w:val="333333"/>
              <w:highlight w:val="green"/>
              <w:shd w:val="clear" w:color="auto" w:fill="FFFFFF"/>
            </w:rPr>
            <m:t>ln⁡</m:t>
          </m:r>
          <m:r>
            <w:rPr>
              <w:rFonts w:ascii="Cambria Math" w:hAnsi="Cambria Math" w:cs="Arial"/>
              <w:strike/>
              <w:color w:val="333333"/>
              <w:highlight w:val="green"/>
              <w:shd w:val="clear" w:color="auto" w:fill="FFFFFF"/>
            </w:rPr>
            <m:t>(n)</m:t>
          </m:r>
        </m:oMath>
      </m:oMathPara>
    </w:p>
    <w:p w14:paraId="7C78AA85"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Therefore, by the Borel-Cantelli lemma, we can conclude that the probability of the event that the supremum of the d</w:t>
      </w:r>
      <w:r>
        <w:rPr>
          <w:rFonts w:ascii="Arial" w:hAnsi="Arial" w:cs="Arial"/>
          <w:color w:val="333333"/>
          <w:shd w:val="clear" w:color="auto" w:fill="FFFFFF"/>
          <w:vertAlign w:val="superscript"/>
        </w:rPr>
        <w:t>2</w:t>
      </w:r>
      <w:r>
        <w:rPr>
          <w:rFonts w:ascii="Arial" w:hAnsi="Arial" w:cs="Arial"/>
          <w:color w:val="333333"/>
          <w:shd w:val="clear" w:color="auto" w:fill="FFFFFF"/>
        </w:rPr>
        <w:t xml:space="preserve"> distance between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and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(u)</m:t>
        </m:r>
      </m:oMath>
      <w:r>
        <w:rPr>
          <w:rFonts w:ascii="Arial" w:hAnsi="Arial" w:cs="Arial"/>
          <w:color w:val="333333"/>
          <w:shd w:val="clear" w:color="auto" w:fill="FFFFFF"/>
        </w:rPr>
        <w:t xml:space="preserve"> is greater than </w:t>
      </w:r>
      <m:oMath>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sSup>
              <m:sSupPr>
                <m:ctrlPr>
                  <w:rPr>
                    <w:rFonts w:ascii="Cambria Math" w:hAnsi="Cambria Math" w:cs="Arial"/>
                    <w:i/>
                    <w:color w:val="333333"/>
                    <w:shd w:val="clear" w:color="auto" w:fill="FFFFFF"/>
                  </w:rPr>
                </m:ctrlPr>
              </m:sSupPr>
              <m:e>
                <m:rad>
                  <m:radPr>
                    <m:degHide m:val="1"/>
                    <m:ctrlPr>
                      <w:rPr>
                        <w:rFonts w:ascii="Cambria Math" w:hAnsi="Cambria Math" w:cs="Arial"/>
                        <w:i/>
                        <w:color w:val="333333"/>
                        <w:shd w:val="clear" w:color="auto" w:fill="FFFFFF"/>
                      </w:rPr>
                    </m:ctrlPr>
                  </m:radPr>
                  <m:deg/>
                  <m:e>
                    <m:r>
                      <w:rPr>
                        <w:rFonts w:ascii="Cambria Math" w:hAnsi="Cambria Math" w:cs="Arial"/>
                        <w:color w:val="333333"/>
                        <w:shd w:val="clear" w:color="auto" w:fill="FFFFFF"/>
                      </w:rPr>
                      <m:t>2</m:t>
                    </m:r>
                  </m:e>
                </m:rad>
              </m:e>
              <m:sup>
                <m:r>
                  <w:rPr>
                    <w:rFonts w:ascii="Cambria Math" w:hAnsi="Cambria Math" w:cs="Arial"/>
                    <w:color w:val="333333"/>
                    <w:shd w:val="clear" w:color="auto" w:fill="FFFFFF"/>
                  </w:rPr>
                  <m:t>n</m:t>
                </m:r>
              </m:sup>
            </m:sSup>
          </m:den>
        </m:f>
        <m:r>
          <w:rPr>
            <w:rFonts w:ascii="Cambria Math" w:hAnsi="Cambria Math" w:cs="Arial"/>
            <w:color w:val="333333"/>
            <w:shd w:val="clear" w:color="auto" w:fill="FFFFFF"/>
          </w:rPr>
          <m:t xml:space="preserve"> </m:t>
        </m:r>
      </m:oMath>
      <w:r w:rsidRPr="009138E5">
        <w:rPr>
          <w:rFonts w:ascii="Arial" w:hAnsi="Arial" w:cs="Arial"/>
          <w:color w:val="333333"/>
          <w:shd w:val="clear" w:color="auto" w:fill="FFFFFF"/>
        </w:rPr>
        <w:t xml:space="preserve"> </w:t>
      </w:r>
      <w:r>
        <w:rPr>
          <w:rFonts w:ascii="Arial" w:hAnsi="Arial" w:cs="Arial"/>
          <w:color w:val="333333"/>
          <w:shd w:val="clear" w:color="auto" w:fill="FFFFFF"/>
        </w:rPr>
        <w:t>for infinitely many values of n is zero. So, we have proven that:</w:t>
      </w:r>
    </w:p>
    <w:p w14:paraId="3C32AF79" w14:textId="77777777" w:rsidR="008D1943" w:rsidRPr="00691619" w:rsidRDefault="00000000" w:rsidP="008D1943">
      <w:pPr>
        <w:spacing w:line="360" w:lineRule="auto"/>
        <w:jc w:val="right"/>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 xml:space="preserve">     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sSup>
                  <m:sSupPr>
                    <m:ctrlPr>
                      <w:rPr>
                        <w:rFonts w:ascii="Cambria Math" w:hAnsi="Cambria Math" w:cs="Arial"/>
                        <w:i/>
                        <w:color w:val="333333"/>
                        <w:shd w:val="clear" w:color="auto" w:fill="FFFFFF"/>
                      </w:rPr>
                    </m:ctrlPr>
                  </m:sSupPr>
                  <m:e>
                    <m:rad>
                      <m:radPr>
                        <m:degHide m:val="1"/>
                        <m:ctrlPr>
                          <w:rPr>
                            <w:rFonts w:ascii="Cambria Math" w:hAnsi="Cambria Math" w:cs="Arial"/>
                            <w:i/>
                            <w:color w:val="333333"/>
                            <w:shd w:val="clear" w:color="auto" w:fill="FFFFFF"/>
                          </w:rPr>
                        </m:ctrlPr>
                      </m:radPr>
                      <m:deg/>
                      <m:e>
                        <m:r>
                          <w:rPr>
                            <w:rFonts w:ascii="Cambria Math" w:hAnsi="Cambria Math" w:cs="Arial"/>
                            <w:color w:val="333333"/>
                            <w:shd w:val="clear" w:color="auto" w:fill="FFFFFF"/>
                          </w:rPr>
                          <m:t>2</m:t>
                        </m:r>
                      </m:e>
                    </m:rad>
                  </m:e>
                  <m:sup>
                    <m:r>
                      <w:rPr>
                        <w:rFonts w:ascii="Cambria Math" w:hAnsi="Cambria Math" w:cs="Arial"/>
                        <w:color w:val="333333"/>
                        <w:shd w:val="clear" w:color="auto" w:fill="FFFFFF"/>
                      </w:rPr>
                      <m:t>n</m:t>
                    </m:r>
                  </m:sup>
                </m:sSup>
              </m:den>
            </m:f>
            <m:r>
              <w:rPr>
                <w:rFonts w:ascii="Cambria Math" w:hAnsi="Cambria Math" w:cs="Arial"/>
                <w:color w:val="333333"/>
                <w:shd w:val="clear" w:color="auto" w:fill="FFFFFF"/>
              </w:rPr>
              <m:t xml:space="preserve">  </m:t>
            </m:r>
          </m:e>
        </m:func>
      </m:oMath>
      <w:r w:rsidR="008D1943">
        <w:rPr>
          <w:rFonts w:ascii="Arial" w:hAnsi="Arial" w:cs="Arial"/>
          <w:color w:val="333333"/>
          <w:shd w:val="clear" w:color="auto" w:fill="FFFFFF"/>
        </w:rPr>
        <w:tab/>
        <w:t xml:space="preserve">   </w:t>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t>5.1.20</w:t>
      </w:r>
    </w:p>
    <w:p w14:paraId="7F8288CC"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We will now complete the proof of the existence of a strong and unique solution. We know that as </w:t>
      </w:r>
      <w:r w:rsidRPr="00267FC5">
        <w:rPr>
          <w:rFonts w:ascii="Arial" w:hAnsi="Arial" w:cs="Arial"/>
          <w:i/>
          <w:iCs/>
          <w:color w:val="333333"/>
          <w:shd w:val="clear" w:color="auto" w:fill="FFFFFF"/>
        </w:rPr>
        <w:t>n</w:t>
      </w:r>
      <w:r>
        <w:rPr>
          <w:rFonts w:ascii="Arial" w:hAnsi="Arial" w:cs="Arial"/>
          <w:color w:val="333333"/>
          <w:shd w:val="clear" w:color="auto" w:fill="FFFFFF"/>
        </w:rPr>
        <w:t xml:space="preserve"> goes to infinity then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→approaches to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Pr>
          <w:rFonts w:ascii="Arial" w:hAnsi="Arial" w:cs="Arial"/>
          <w:color w:val="333333"/>
          <w:shd w:val="clear" w:color="auto" w:fill="FFFFFF"/>
        </w:rPr>
        <w:t xml:space="preserve"> so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)=0</m:t>
        </m:r>
      </m:oMath>
      <w:r>
        <w:rPr>
          <w:rFonts w:ascii="Arial" w:hAnsi="Arial" w:cs="Arial"/>
          <w:color w:val="333333"/>
          <w:shd w:val="clear" w:color="auto" w:fill="FFFFFF"/>
        </w:rPr>
        <w:t xml:space="preserve"> as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Sub>
        <m:r>
          <w:rPr>
            <w:rFonts w:ascii="Cambria Math" w:hAnsi="Cambria Math" w:cs="Arial"/>
            <w:color w:val="333333"/>
            <w:shd w:val="clear" w:color="auto" w:fill="FFFFFF"/>
          </w:rPr>
          <m:t>(x,x)=0</m:t>
        </m:r>
      </m:oMath>
      <w:r>
        <w:rPr>
          <w:rFonts w:ascii="Arial" w:hAnsi="Arial" w:cs="Arial"/>
          <w:color w:val="333333"/>
          <w:shd w:val="clear" w:color="auto" w:fill="FFFFFF"/>
        </w:rPr>
        <w:t xml:space="preserve"> </w:t>
      </w:r>
      <w:r w:rsidRPr="007233C1">
        <w:rPr>
          <w:rFonts w:ascii="Arial" w:hAnsi="Arial" w:cs="Arial"/>
          <w:i/>
          <w:iCs/>
          <w:color w:val="333333"/>
          <w:highlight w:val="green"/>
          <w:shd w:val="clear" w:color="auto" w:fill="FFFFFF"/>
        </w:rPr>
        <w:t>d(</w:t>
      </w:r>
      <w:proofErr w:type="spellStart"/>
      <w:r w:rsidRPr="007233C1">
        <w:rPr>
          <w:rFonts w:ascii="Arial" w:hAnsi="Arial" w:cs="Arial"/>
          <w:i/>
          <w:iCs/>
          <w:color w:val="333333"/>
          <w:highlight w:val="green"/>
          <w:shd w:val="clear" w:color="auto" w:fill="FFFFFF"/>
        </w:rPr>
        <w:t>a,a</w:t>
      </w:r>
      <w:proofErr w:type="spellEnd"/>
      <w:r w:rsidRPr="007233C1">
        <w:rPr>
          <w:rFonts w:ascii="Arial" w:hAnsi="Arial" w:cs="Arial"/>
          <w:i/>
          <w:iCs/>
          <w:color w:val="333333"/>
          <w:highlight w:val="green"/>
          <w:shd w:val="clear" w:color="auto" w:fill="FFFFFF"/>
        </w:rPr>
        <w:t>) = a - a = 0</w:t>
      </w:r>
      <w:r>
        <w:rPr>
          <w:rFonts w:ascii="Arial" w:hAnsi="Arial" w:cs="Arial"/>
          <w:color w:val="333333"/>
          <w:shd w:val="clear" w:color="auto" w:fill="FFFFFF"/>
        </w:rPr>
        <w:t xml:space="preserve">. In other words,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and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Pr>
          <w:rFonts w:ascii="Arial" w:hAnsi="Arial" w:cs="Arial"/>
          <w:color w:val="333333"/>
          <w:shd w:val="clear" w:color="auto" w:fill="FFFFFF"/>
        </w:rPr>
        <w:t xml:space="preserve"> become the same. Let us take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Pr>
          <w:rFonts w:ascii="Arial" w:hAnsi="Arial" w:cs="Arial"/>
          <w:color w:val="333333"/>
          <w:shd w:val="clear" w:color="auto" w:fill="FFFFFF"/>
        </w:rPr>
        <w:t xml:space="preserve"> as some continuous fuzzy stochastic process. Then, by the above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sup>
                <m:r>
                  <w:rPr>
                    <w:rFonts w:ascii="Cambria Math" w:hAnsi="Cambria Math" w:cs="Arial"/>
                    <w:color w:val="333333"/>
                    <w:shd w:val="clear" w:color="auto" w:fill="FFFFFF"/>
                  </w:rPr>
                  <m:t>a</m:t>
                </m:r>
              </m:sup>
            </m:sSup>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n-1</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sup>
                <m:r>
                  <w:rPr>
                    <w:rFonts w:ascii="Cambria Math" w:hAnsi="Cambria Math" w:cs="Arial"/>
                    <w:color w:val="333333"/>
                    <w:shd w:val="clear" w:color="auto" w:fill="FFFFFF"/>
                  </w:rPr>
                  <m:t>a</m:t>
                </m:r>
              </m:sup>
            </m:sSup>
          </m:e>
        </m:d>
        <m:r>
          <w:rPr>
            <w:rFonts w:ascii="Cambria Math" w:hAnsi="Cambria Math" w:cs="Arial"/>
            <w:color w:val="333333"/>
            <w:shd w:val="clear" w:color="auto" w:fill="FFFFFF"/>
          </w:rPr>
          <m:t>→0 as n→∞</m:t>
        </m:r>
      </m:oMath>
      <w:r>
        <w:rPr>
          <w:rFonts w:ascii="Arial" w:hAnsi="Arial" w:cs="Arial"/>
          <w:color w:val="333333"/>
          <w:shd w:val="clear" w:color="auto" w:fill="FFFFFF"/>
        </w:rPr>
        <w:t>. Hence, as n goes to infinity:</w:t>
      </w:r>
    </w:p>
    <w:p w14:paraId="4DC70420" w14:textId="77777777" w:rsidR="008D1943" w:rsidRDefault="008D1943" w:rsidP="008D1943">
      <w:pPr>
        <w:spacing w:line="360" w:lineRule="auto"/>
        <w:jc w:val="center"/>
        <w:rPr>
          <w:rFonts w:ascii="Arial" w:hAnsi="Arial" w:cs="Arial"/>
          <w:color w:val="333333"/>
          <w:shd w:val="clear" w:color="auto" w:fill="FFFFFF"/>
        </w:rPr>
      </w:pPr>
      <m:oMath>
        <m:r>
          <w:rPr>
            <w:rFonts w:ascii="Cambria Math" w:hAnsi="Cambria Math" w:cs="Arial"/>
            <w:color w:val="333333"/>
            <w:shd w:val="clear" w:color="auto" w:fill="FFFFFF"/>
          </w:rPr>
          <m:t>E</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t∈I</m:t>
                </m:r>
              </m:lim>
            </m:limLow>
            <m:r>
              <w:rPr>
                <w:rFonts w:ascii="Cambria Math" w:hAnsi="Cambria Math" w:cs="Arial"/>
                <w:color w:val="333333"/>
                <w:shd w:val="clear" w:color="auto" w:fill="FFFFFF"/>
              </w:rPr>
              <m:t>[</m:t>
            </m:r>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n</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=&gt;0</m:t>
                </m:r>
              </m:e>
            </m:nary>
          </m:e>
        </m:func>
      </m:oMath>
      <w:r>
        <w:rPr>
          <w:rFonts w:ascii="Arial" w:hAnsi="Arial" w:cs="Arial"/>
          <w:color w:val="333333"/>
          <w:shd w:val="clear" w:color="auto" w:fill="FFFFFF"/>
        </w:rPr>
        <w:t xml:space="preserve">, </w:t>
      </w:r>
    </w:p>
    <w:p w14:paraId="66F62FCA" w14:textId="77777777" w:rsidR="008D1943" w:rsidRPr="00D95972"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and this shows the existence of a strong solution. Q.E.D.</w:t>
      </w:r>
    </w:p>
    <w:p w14:paraId="0D94555E" w14:textId="77777777" w:rsidR="008D1943" w:rsidRPr="00D95972" w:rsidRDefault="00000000" w:rsidP="008D1943">
      <w:pPr>
        <w:spacing w:line="360" w:lineRule="auto"/>
        <w:jc w:val="right"/>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t∈I</m:t>
                </m:r>
              </m:lim>
            </m:limLow>
            <m:r>
              <w:rPr>
                <w:rFonts w:ascii="Cambria Math" w:hAnsi="Cambria Math" w:cs="Arial"/>
                <w:color w:val="333333"/>
                <w:shd w:val="clear" w:color="auto" w:fill="FFFFFF"/>
              </w:rPr>
              <m:t>[</m:t>
            </m:r>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)]=0</m:t>
                </m:r>
              </m:e>
            </m:nary>
          </m:e>
        </m:func>
      </m:oMath>
      <w:r w:rsidR="008D1943">
        <w:rPr>
          <w:rFonts w:ascii="Arial" w:hAnsi="Arial" w:cs="Arial"/>
          <w:color w:val="333333"/>
          <w:shd w:val="clear" w:color="auto" w:fill="FFFFFF"/>
        </w:rPr>
        <w:tab/>
      </w:r>
      <w:r w:rsidR="008D1943">
        <w:rPr>
          <w:rFonts w:ascii="Arial" w:hAnsi="Arial" w:cs="Arial"/>
          <w:color w:val="333333"/>
          <w:shd w:val="clear" w:color="auto" w:fill="FFFFFF"/>
        </w:rPr>
        <w:tab/>
        <w:t>5.1.21</w:t>
      </w:r>
    </w:p>
    <w:p w14:paraId="0E9BA9BA" w14:textId="77777777" w:rsidR="008D1943" w:rsidRDefault="008D1943" w:rsidP="008D1943">
      <w:pPr>
        <w:spacing w:line="360" w:lineRule="auto"/>
        <w:ind w:firstLine="720"/>
        <w:jc w:val="both"/>
        <w:rPr>
          <w:rFonts w:ascii="Arial" w:hAnsi="Arial" w:cs="Arial"/>
          <w:color w:val="333333"/>
          <w:shd w:val="clear" w:color="auto" w:fill="FFFFFF"/>
          <w:lang w:eastAsia="ja-JP"/>
        </w:rPr>
      </w:pPr>
      <w:r w:rsidRPr="00333802">
        <w:rPr>
          <w:rFonts w:ascii="Arial" w:hAnsi="Arial" w:cs="Arial"/>
          <w:color w:val="333333"/>
          <w:shd w:val="clear" w:color="auto" w:fill="FFFFFF"/>
        </w:rPr>
        <w:t xml:space="preserve">Now, we will show the uniqueness of the solution. For this we need </w:t>
      </w:r>
      <w:proofErr w:type="spellStart"/>
      <w:r w:rsidRPr="00333802">
        <w:rPr>
          <w:rFonts w:ascii="Arial" w:hAnsi="Arial" w:cs="Arial"/>
          <w:color w:val="333333"/>
          <w:shd w:val="clear" w:color="auto" w:fill="FFFFFF"/>
        </w:rPr>
        <w:t>Gronwall’s</w:t>
      </w:r>
      <w:proofErr w:type="spellEnd"/>
      <w:r w:rsidRPr="00333802">
        <w:rPr>
          <w:rFonts w:ascii="Arial" w:hAnsi="Arial" w:cs="Arial"/>
          <w:color w:val="333333"/>
          <w:shd w:val="clear" w:color="auto" w:fill="FFFFFF"/>
        </w:rPr>
        <w:t xml:space="preserve"> lemma and inequality</w:t>
      </w:r>
      <w:sdt>
        <w:sdtPr>
          <w:rPr>
            <w:rFonts w:ascii="Arial" w:hAnsi="Arial" w:cs="Arial"/>
            <w:color w:val="333333"/>
            <w:shd w:val="clear" w:color="auto" w:fill="FFFFFF"/>
          </w:rPr>
          <w:id w:val="-350874106"/>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Cod55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[88]</w:t>
          </w:r>
          <w:r>
            <w:rPr>
              <w:rFonts w:ascii="Arial" w:hAnsi="Arial" w:cs="Arial"/>
              <w:color w:val="333333"/>
              <w:shd w:val="clear" w:color="auto" w:fill="FFFFFF"/>
            </w:rPr>
            <w:fldChar w:fldCharType="end"/>
          </w:r>
        </w:sdtContent>
      </w:sdt>
      <w:r w:rsidRPr="00333802">
        <w:rPr>
          <w:rFonts w:ascii="Arial" w:hAnsi="Arial" w:cs="Arial"/>
          <w:color w:val="333333"/>
          <w:shd w:val="clear" w:color="auto" w:fill="FFFFFF"/>
        </w:rPr>
        <w:t xml:space="preserve">. Let </w:t>
      </w:r>
      <w:r w:rsidRPr="00267FC5">
        <w:rPr>
          <w:rFonts w:ascii="Arial" w:hAnsi="Arial" w:cs="Arial"/>
          <w:i/>
          <w:iCs/>
          <w:color w:val="333333"/>
          <w:shd w:val="clear" w:color="auto" w:fill="FFFFFF"/>
        </w:rPr>
        <w:t>y(t), f(t), g(t)</w:t>
      </w:r>
      <w:r w:rsidRPr="00333802">
        <w:rPr>
          <w:rFonts w:ascii="Arial" w:hAnsi="Arial" w:cs="Arial"/>
          <w:color w:val="333333"/>
          <w:shd w:val="clear" w:color="auto" w:fill="FFFFFF"/>
        </w:rPr>
        <w:t xml:space="preserve"> be non-negative function</w:t>
      </w:r>
      <w:r>
        <w:rPr>
          <w:rFonts w:ascii="Arial" w:hAnsi="Arial" w:cs="Arial"/>
          <w:color w:val="333333"/>
          <w:shd w:val="clear" w:color="auto" w:fill="FFFFFF"/>
        </w:rPr>
        <w:t>s</w:t>
      </w:r>
      <w:r w:rsidRPr="00333802">
        <w:rPr>
          <w:rFonts w:ascii="Arial" w:hAnsi="Arial" w:cs="Arial"/>
          <w:color w:val="333333"/>
          <w:shd w:val="clear" w:color="auto" w:fill="FFFFFF"/>
        </w:rPr>
        <w:t xml:space="preserve"> on a closed interval [</w:t>
      </w:r>
      <w:r w:rsidRPr="00267FC5">
        <w:rPr>
          <w:rFonts w:ascii="Arial" w:hAnsi="Arial" w:cs="Arial"/>
          <w:i/>
          <w:iCs/>
          <w:color w:val="333333"/>
          <w:shd w:val="clear" w:color="auto" w:fill="FFFFFF"/>
        </w:rPr>
        <w:t>a, b</w:t>
      </w:r>
      <w:r w:rsidRPr="00333802">
        <w:rPr>
          <w:rFonts w:ascii="Arial" w:hAnsi="Arial" w:cs="Arial"/>
          <w:color w:val="333333"/>
          <w:shd w:val="clear" w:color="auto" w:fill="FFFFFF"/>
        </w:rPr>
        <w:t xml:space="preserve">], where </w:t>
      </w:r>
      <w:r w:rsidRPr="00267FC5">
        <w:rPr>
          <w:rFonts w:ascii="Arial" w:hAnsi="Arial" w:cs="Arial"/>
          <w:i/>
          <w:iCs/>
          <w:color w:val="333333"/>
          <w:shd w:val="clear" w:color="auto" w:fill="FFFFFF"/>
        </w:rPr>
        <w:t>a&lt; b</w:t>
      </w:r>
      <w:r w:rsidRPr="00333802">
        <w:rPr>
          <w:rFonts w:ascii="Arial" w:hAnsi="Arial" w:cs="Arial"/>
          <w:color w:val="333333"/>
          <w:shd w:val="clear" w:color="auto" w:fill="FFFFFF"/>
        </w:rPr>
        <w:t xml:space="preserve">. If </w:t>
      </w:r>
      <w:r w:rsidRPr="00267FC5">
        <w:rPr>
          <w:rFonts w:ascii="Arial" w:hAnsi="Arial" w:cs="Arial"/>
          <w:i/>
          <w:iCs/>
          <w:color w:val="333333"/>
          <w:shd w:val="clear" w:color="auto" w:fill="FFFFFF"/>
        </w:rPr>
        <w:t>f(t)</w:t>
      </w:r>
      <w:r w:rsidRPr="00333802">
        <w:rPr>
          <w:rFonts w:ascii="Arial" w:hAnsi="Arial" w:cs="Arial"/>
          <w:color w:val="333333"/>
          <w:shd w:val="clear" w:color="auto" w:fill="FFFFFF"/>
        </w:rPr>
        <w:t xml:space="preserve"> satisfies inequality: </w:t>
      </w:r>
      <m:oMath>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a</m:t>
            </m:r>
          </m:sub>
          <m:sup>
            <m:r>
              <w:rPr>
                <w:rFonts w:ascii="Cambria Math" w:hAnsi="Cambria Math" w:cs="Arial"/>
                <w:color w:val="333333"/>
                <w:shd w:val="clear" w:color="auto" w:fill="FFFFFF"/>
              </w:rPr>
              <m:t>b</m:t>
            </m:r>
          </m:sup>
          <m:e>
            <m:r>
              <w:rPr>
                <w:rFonts w:ascii="Cambria Math" w:hAnsi="Cambria Math" w:cs="Arial"/>
                <w:color w:val="333333"/>
                <w:shd w:val="clear" w:color="auto" w:fill="FFFFFF"/>
              </w:rPr>
              <m:t>h</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oMath>
      <w:r w:rsidRPr="00333802">
        <w:rPr>
          <w:rFonts w:ascii="Arial" w:hAnsi="Arial" w:cs="Arial"/>
          <w:color w:val="333333"/>
          <w:shd w:val="clear" w:color="auto" w:fill="FFFFFF"/>
        </w:rPr>
        <w:t xml:space="preserve"> for all t </w:t>
      </w:r>
      <w:r w:rsidRPr="00333802">
        <w:rPr>
          <w:rFonts w:ascii="Cambria Math" w:hAnsi="Cambria Math" w:cs="Cambria Math"/>
          <w:color w:val="333333"/>
          <w:shd w:val="clear" w:color="auto" w:fill="FFFFFF"/>
          <w:lang w:eastAsia="ja-JP"/>
        </w:rPr>
        <w:t>⊂</w:t>
      </w:r>
      <w:r w:rsidRPr="00333802">
        <w:rPr>
          <w:rFonts w:ascii="Arial" w:hAnsi="Arial" w:cs="Arial"/>
          <w:color w:val="333333"/>
          <w:shd w:val="clear" w:color="auto" w:fill="FFFFFF"/>
          <w:lang w:eastAsia="ja-JP"/>
        </w:rPr>
        <w:t xml:space="preserve"> [</w:t>
      </w:r>
      <w:proofErr w:type="spellStart"/>
      <w:proofErr w:type="gramStart"/>
      <w:r w:rsidRPr="00333802">
        <w:rPr>
          <w:rFonts w:ascii="Arial" w:hAnsi="Arial" w:cs="Arial"/>
          <w:color w:val="333333"/>
          <w:shd w:val="clear" w:color="auto" w:fill="FFFFFF"/>
          <w:lang w:eastAsia="ja-JP"/>
        </w:rPr>
        <w:t>a,b</w:t>
      </w:r>
      <w:proofErr w:type="spellEnd"/>
      <w:proofErr w:type="gramEnd"/>
      <w:r w:rsidRPr="00333802">
        <w:rPr>
          <w:rFonts w:ascii="Arial" w:hAnsi="Arial" w:cs="Arial"/>
          <w:color w:val="333333"/>
          <w:shd w:val="clear" w:color="auto" w:fill="FFFFFF"/>
          <w:lang w:eastAsia="ja-JP"/>
        </w:rPr>
        <w:t>] then it follows that:</w:t>
      </w:r>
    </w:p>
    <w:p w14:paraId="04CB0F5A" w14:textId="77777777" w:rsidR="008D1943" w:rsidRDefault="008D1943" w:rsidP="008D1943">
      <w:pPr>
        <w:spacing w:line="360" w:lineRule="auto"/>
        <w:jc w:val="center"/>
        <w:rPr>
          <w:rFonts w:ascii="Arial" w:hAnsi="Arial" w:cs="Arial"/>
          <w:color w:val="333333"/>
          <w:shd w:val="clear" w:color="auto" w:fill="FFFFFF"/>
        </w:rPr>
      </w:pPr>
      <m:oMath>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a</m:t>
            </m:r>
          </m:sub>
          <m:sup>
            <m:r>
              <w:rPr>
                <w:rFonts w:ascii="Cambria Math" w:hAnsi="Cambria Math" w:cs="Arial"/>
                <w:color w:val="333333"/>
                <w:shd w:val="clear" w:color="auto" w:fill="FFFFFF"/>
              </w:rPr>
              <m:t>b</m:t>
            </m:r>
          </m:sup>
          <m:e>
            <m:r>
              <w:rPr>
                <w:rFonts w:ascii="Cambria Math" w:hAnsi="Cambria Math" w:cs="Arial"/>
                <w:color w:val="333333"/>
                <w:shd w:val="clear" w:color="auto" w:fill="FFFFFF"/>
              </w:rPr>
              <m:t>h</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h</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du</m:t>
                    </m:r>
                  </m:e>
                </m:nary>
              </m:sup>
            </m:sSup>
            <m:r>
              <w:rPr>
                <w:rFonts w:ascii="Cambria Math" w:hAnsi="Cambria Math" w:cs="Arial"/>
                <w:color w:val="333333"/>
                <w:shd w:val="clear" w:color="auto" w:fill="FFFFFF"/>
              </w:rPr>
              <m:t>ds</m:t>
            </m:r>
          </m:e>
        </m:nary>
      </m:oMath>
      <w:r w:rsidRPr="00333802">
        <w:rPr>
          <w:rFonts w:ascii="Arial" w:hAnsi="Arial" w:cs="Arial"/>
          <w:color w:val="333333"/>
          <w:shd w:val="clear" w:color="auto" w:fill="FFFFFF"/>
        </w:rPr>
        <w:t xml:space="preserve"> for all </w:t>
      </w:r>
      <w:r w:rsidRPr="00267FC5">
        <w:rPr>
          <w:rFonts w:ascii="Arial" w:hAnsi="Arial" w:cs="Arial"/>
          <w:i/>
          <w:iCs/>
          <w:color w:val="333333"/>
          <w:shd w:val="clear" w:color="auto" w:fill="FFFFFF"/>
        </w:rPr>
        <w:t xml:space="preserve">t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a,b</w:t>
      </w:r>
      <w:proofErr w:type="spellEnd"/>
      <w:proofErr w:type="gramEnd"/>
      <w:r w:rsidRPr="00267FC5">
        <w:rPr>
          <w:rFonts w:ascii="Arial" w:hAnsi="Arial" w:cs="Arial"/>
          <w:i/>
          <w:iCs/>
          <w:color w:val="333333"/>
          <w:shd w:val="clear" w:color="auto" w:fill="FFFFFF"/>
        </w:rPr>
        <w:t>]</w:t>
      </w:r>
      <w:r w:rsidRPr="00333802">
        <w:rPr>
          <w:rFonts w:ascii="Arial" w:hAnsi="Arial" w:cs="Arial"/>
          <w:color w:val="333333"/>
          <w:shd w:val="clear" w:color="auto" w:fill="FFFFFF"/>
        </w:rPr>
        <w:t>.</w:t>
      </w:r>
    </w:p>
    <w:p w14:paraId="7D18ADCF" w14:textId="77777777" w:rsidR="008D1943" w:rsidRDefault="008D1943" w:rsidP="008D1943">
      <w:pPr>
        <w:spacing w:line="360" w:lineRule="auto"/>
        <w:ind w:firstLine="720"/>
        <w:jc w:val="both"/>
        <w:rPr>
          <w:rFonts w:ascii="Arial" w:hAnsi="Arial" w:cs="Arial"/>
          <w:color w:val="333333"/>
          <w:shd w:val="clear" w:color="auto" w:fill="FFFFFF"/>
        </w:rPr>
      </w:pPr>
      <w:r w:rsidRPr="00333802">
        <w:rPr>
          <w:rFonts w:ascii="Arial" w:hAnsi="Arial" w:cs="Arial"/>
          <w:color w:val="333333"/>
          <w:shd w:val="clear" w:color="auto" w:fill="FFFFFF"/>
        </w:rPr>
        <w:t xml:space="preserve">A special case of </w:t>
      </w:r>
      <w:proofErr w:type="spellStart"/>
      <w:r w:rsidRPr="00333802">
        <w:rPr>
          <w:rFonts w:ascii="Arial" w:hAnsi="Arial" w:cs="Arial"/>
          <w:color w:val="333333"/>
          <w:shd w:val="clear" w:color="auto" w:fill="FFFFFF"/>
        </w:rPr>
        <w:t>Grownwall’s</w:t>
      </w:r>
      <w:proofErr w:type="spellEnd"/>
      <w:r w:rsidRPr="00333802">
        <w:rPr>
          <w:rFonts w:ascii="Arial" w:hAnsi="Arial" w:cs="Arial"/>
          <w:color w:val="333333"/>
          <w:shd w:val="clear" w:color="auto" w:fill="FFFFFF"/>
        </w:rPr>
        <w:t xml:space="preserve"> lemma arises when </w:t>
      </w:r>
      <w:r w:rsidRPr="00267FC5">
        <w:rPr>
          <w:rFonts w:ascii="Arial" w:hAnsi="Arial" w:cs="Arial"/>
          <w:i/>
          <w:iCs/>
          <w:color w:val="333333"/>
          <w:shd w:val="clear" w:color="auto" w:fill="FFFFFF"/>
        </w:rPr>
        <w:t>g(t)</w:t>
      </w:r>
      <w:r w:rsidRPr="00333802">
        <w:rPr>
          <w:rFonts w:ascii="Arial" w:hAnsi="Arial" w:cs="Arial"/>
          <w:color w:val="333333"/>
          <w:shd w:val="clear" w:color="auto" w:fill="FFFFFF"/>
        </w:rPr>
        <w:t xml:space="preserve"> is identically zero on the interval [</w:t>
      </w:r>
      <w:proofErr w:type="spellStart"/>
      <w:proofErr w:type="gramStart"/>
      <w:r w:rsidRPr="00267FC5">
        <w:rPr>
          <w:rFonts w:ascii="Arial" w:hAnsi="Arial" w:cs="Arial"/>
          <w:i/>
          <w:iCs/>
          <w:color w:val="333333"/>
          <w:shd w:val="clear" w:color="auto" w:fill="FFFFFF"/>
        </w:rPr>
        <w:t>a,b</w:t>
      </w:r>
      <w:proofErr w:type="spellEnd"/>
      <w:proofErr w:type="gramEnd"/>
      <w:r w:rsidRPr="00333802">
        <w:rPr>
          <w:rFonts w:ascii="Arial" w:hAnsi="Arial" w:cs="Arial"/>
          <w:color w:val="333333"/>
          <w:shd w:val="clear" w:color="auto" w:fill="FFFFFF"/>
        </w:rPr>
        <w:t xml:space="preserve">] which then simplifies to: </w:t>
      </w:r>
      <m:oMath>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a</m:t>
            </m:r>
          </m:sub>
          <m:sup>
            <m:r>
              <w:rPr>
                <w:rFonts w:ascii="Cambria Math" w:hAnsi="Cambria Math" w:cs="Arial"/>
                <w:color w:val="333333"/>
                <w:shd w:val="clear" w:color="auto" w:fill="FFFFFF"/>
              </w:rPr>
              <m:t>b</m:t>
            </m:r>
          </m:sup>
          <m:e>
            <m:r>
              <w:rPr>
                <w:rFonts w:ascii="Cambria Math" w:hAnsi="Cambria Math" w:cs="Arial"/>
                <w:color w:val="333333"/>
                <w:shd w:val="clear" w:color="auto" w:fill="FFFFFF"/>
              </w:rPr>
              <m:t>h</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oMath>
      <w:r w:rsidRPr="00333802">
        <w:rPr>
          <w:rFonts w:ascii="Arial" w:hAnsi="Arial" w:cs="Arial"/>
          <w:color w:val="333333"/>
          <w:shd w:val="clear" w:color="auto" w:fill="FFFFFF"/>
        </w:rPr>
        <w:t xml:space="preserve"> which provides an upper bound on </w:t>
      </w:r>
      <w:r w:rsidRPr="00267FC5">
        <w:rPr>
          <w:rFonts w:ascii="Arial" w:hAnsi="Arial" w:cs="Arial"/>
          <w:i/>
          <w:iCs/>
          <w:color w:val="333333"/>
          <w:shd w:val="clear" w:color="auto" w:fill="FFFFFF"/>
        </w:rPr>
        <w:t>f(t)</w:t>
      </w:r>
      <w:r w:rsidRPr="00333802">
        <w:rPr>
          <w:rFonts w:ascii="Arial" w:hAnsi="Arial" w:cs="Arial"/>
          <w:color w:val="333333"/>
          <w:shd w:val="clear" w:color="auto" w:fill="FFFFFF"/>
        </w:rPr>
        <w:t>.</w:t>
      </w:r>
      <w:r>
        <w:rPr>
          <w:rFonts w:ascii="Arial" w:hAnsi="Arial" w:cs="Arial"/>
          <w:color w:val="333333"/>
          <w:shd w:val="clear" w:color="auto" w:fill="FFFFFF"/>
          <w:lang w:eastAsia="ja-JP"/>
        </w:rPr>
        <w:t xml:space="preserve"> </w:t>
      </w:r>
      <w:proofErr w:type="spellStart"/>
      <w:r>
        <w:rPr>
          <w:rFonts w:ascii="Arial" w:hAnsi="Arial" w:cs="Arial"/>
          <w:color w:val="333333"/>
          <w:shd w:val="clear" w:color="auto" w:fill="FFFFFF"/>
        </w:rPr>
        <w:t>Grownall’s</w:t>
      </w:r>
      <w:proofErr w:type="spellEnd"/>
      <w:r>
        <w:rPr>
          <w:rFonts w:ascii="Arial" w:hAnsi="Arial" w:cs="Arial"/>
          <w:color w:val="333333"/>
          <w:shd w:val="clear" w:color="auto" w:fill="FFFFFF"/>
        </w:rPr>
        <w:t xml:space="preserve"> inequality provides an upper bound on the function </w:t>
      </w:r>
      <w:r w:rsidRPr="00267FC5">
        <w:rPr>
          <w:rFonts w:ascii="Arial" w:hAnsi="Arial" w:cs="Arial"/>
          <w:i/>
          <w:iCs/>
          <w:color w:val="333333"/>
          <w:shd w:val="clear" w:color="auto" w:fill="FFFFFF"/>
        </w:rPr>
        <w:t>f(t)</w:t>
      </w:r>
      <w:r>
        <w:rPr>
          <w:rFonts w:ascii="Arial" w:hAnsi="Arial" w:cs="Arial"/>
          <w:color w:val="333333"/>
          <w:shd w:val="clear" w:color="auto" w:fill="FFFFFF"/>
        </w:rPr>
        <w:t xml:space="preserve"> in terms of the constant </w:t>
      </w:r>
      <w:r w:rsidRPr="00267FC5">
        <w:rPr>
          <w:rFonts w:ascii="Arial" w:hAnsi="Arial" w:cs="Arial"/>
          <w:i/>
          <w:iCs/>
          <w:color w:val="333333"/>
          <w:shd w:val="clear" w:color="auto" w:fill="FFFFFF"/>
        </w:rPr>
        <w:t>A</w:t>
      </w:r>
      <w:r>
        <w:rPr>
          <w:rFonts w:ascii="Arial" w:hAnsi="Arial" w:cs="Arial"/>
          <w:color w:val="333333"/>
          <w:shd w:val="clear" w:color="auto" w:fill="FFFFFF"/>
        </w:rPr>
        <w:t xml:space="preserve"> and the exponential of the integral of </w:t>
      </w:r>
      <w:r w:rsidRPr="00267FC5">
        <w:rPr>
          <w:rFonts w:ascii="Arial" w:hAnsi="Arial" w:cs="Arial"/>
          <w:i/>
          <w:iCs/>
          <w:color w:val="333333"/>
          <w:shd w:val="clear" w:color="auto" w:fill="FFFFFF"/>
        </w:rPr>
        <w:t>g(s)</w:t>
      </w:r>
      <w:r>
        <w:rPr>
          <w:rFonts w:ascii="Arial" w:hAnsi="Arial" w:cs="Arial"/>
          <w:color w:val="333333"/>
          <w:shd w:val="clear" w:color="auto" w:fill="FFFFFF"/>
        </w:rPr>
        <w:t xml:space="preserve"> over the interval [</w:t>
      </w:r>
      <w:r w:rsidRPr="00267FC5">
        <w:rPr>
          <w:rFonts w:ascii="Arial" w:hAnsi="Arial" w:cs="Arial"/>
          <w:i/>
          <w:iCs/>
          <w:color w:val="333333"/>
          <w:shd w:val="clear" w:color="auto" w:fill="FFFFFF"/>
        </w:rPr>
        <w:t>a, t</w:t>
      </w:r>
      <w:r>
        <w:rPr>
          <w:rFonts w:ascii="Arial" w:hAnsi="Arial" w:cs="Arial"/>
          <w:color w:val="333333"/>
          <w:shd w:val="clear" w:color="auto" w:fill="FFFFFF"/>
        </w:rPr>
        <w:t xml:space="preserve">]. The </w:t>
      </w:r>
      <w:r>
        <w:rPr>
          <w:rFonts w:ascii="Arial" w:hAnsi="Arial" w:cs="Arial"/>
          <w:color w:val="333333"/>
          <w:shd w:val="clear" w:color="auto" w:fill="FFFFFF"/>
        </w:rPr>
        <w:lastRenderedPageBreak/>
        <w:t xml:space="preserve">inequality guarantees that the growth of </w:t>
      </w:r>
      <w:r w:rsidRPr="00267FC5">
        <w:rPr>
          <w:rFonts w:ascii="Arial" w:hAnsi="Arial" w:cs="Arial"/>
          <w:i/>
          <w:iCs/>
          <w:color w:val="333333"/>
          <w:shd w:val="clear" w:color="auto" w:fill="FFFFFF"/>
        </w:rPr>
        <w:t>f(t)</w:t>
      </w:r>
      <w:r>
        <w:rPr>
          <w:rFonts w:ascii="Arial" w:hAnsi="Arial" w:cs="Arial"/>
          <w:color w:val="333333"/>
          <w:shd w:val="clear" w:color="auto" w:fill="FFFFFF"/>
        </w:rPr>
        <w:t xml:space="preserve"> is controlled by the exponential function. The general form of the inequality is as follows: let </w:t>
      </w:r>
      <w:r w:rsidRPr="00267FC5">
        <w:rPr>
          <w:rFonts w:ascii="Arial" w:hAnsi="Arial" w:cs="Arial"/>
          <w:i/>
          <w:iCs/>
          <w:color w:val="333333"/>
          <w:shd w:val="clear" w:color="auto" w:fill="FFFFFF"/>
        </w:rPr>
        <w:t>f(t)</w:t>
      </w:r>
      <w:r>
        <w:rPr>
          <w:rFonts w:ascii="Arial" w:hAnsi="Arial" w:cs="Arial"/>
          <w:color w:val="333333"/>
          <w:shd w:val="clear" w:color="auto" w:fill="FFFFFF"/>
        </w:rPr>
        <w:t xml:space="preserve"> be a non-negative, continuous function on a closed interval [</w:t>
      </w:r>
      <w:proofErr w:type="spellStart"/>
      <w:proofErr w:type="gramStart"/>
      <w:r w:rsidRPr="00267FC5">
        <w:rPr>
          <w:rFonts w:ascii="Arial" w:hAnsi="Arial" w:cs="Arial"/>
          <w:i/>
          <w:iCs/>
          <w:color w:val="333333"/>
          <w:shd w:val="clear" w:color="auto" w:fill="FFFFFF"/>
        </w:rPr>
        <w:t>a,b</w:t>
      </w:r>
      <w:proofErr w:type="spellEnd"/>
      <w:proofErr w:type="gramEnd"/>
      <w:r>
        <w:rPr>
          <w:rFonts w:ascii="Arial" w:hAnsi="Arial" w:cs="Arial"/>
          <w:color w:val="333333"/>
          <w:shd w:val="clear" w:color="auto" w:fill="FFFFFF"/>
        </w:rPr>
        <w:t xml:space="preserve">], where </w:t>
      </w:r>
      <w:r w:rsidRPr="00267FC5">
        <w:rPr>
          <w:rFonts w:ascii="Arial" w:hAnsi="Arial" w:cs="Arial"/>
          <w:i/>
          <w:iCs/>
          <w:color w:val="333333"/>
          <w:shd w:val="clear" w:color="auto" w:fill="FFFFFF"/>
        </w:rPr>
        <w:t>a&lt;b</w:t>
      </w:r>
      <w:r>
        <w:rPr>
          <w:rFonts w:ascii="Arial" w:hAnsi="Arial" w:cs="Arial"/>
          <w:color w:val="333333"/>
          <w:shd w:val="clear" w:color="auto" w:fill="FFFFFF"/>
        </w:rPr>
        <w:t xml:space="preserve">. If </w:t>
      </w:r>
      <w:r w:rsidRPr="00267FC5">
        <w:rPr>
          <w:rFonts w:ascii="Arial" w:hAnsi="Arial" w:cs="Arial"/>
          <w:i/>
          <w:iCs/>
          <w:color w:val="333333"/>
          <w:shd w:val="clear" w:color="auto" w:fill="FFFFFF"/>
        </w:rPr>
        <w:t>f(t)</w:t>
      </w:r>
      <w:r>
        <w:rPr>
          <w:rFonts w:ascii="Arial" w:hAnsi="Arial" w:cs="Arial"/>
          <w:color w:val="333333"/>
          <w:shd w:val="clear" w:color="auto" w:fill="FFFFFF"/>
        </w:rPr>
        <w:t xml:space="preserve"> satisfies the inequality: </w:t>
      </w:r>
      <m:oMath>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≤A+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a</m:t>
            </m:r>
          </m:sub>
          <m:sup>
            <m:r>
              <w:rPr>
                <w:rFonts w:ascii="Cambria Math" w:hAnsi="Cambria Math" w:cs="Arial"/>
                <w:color w:val="333333"/>
                <w:shd w:val="clear" w:color="auto" w:fill="FFFFFF"/>
              </w:rPr>
              <m:t>b</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oMath>
      <w:r>
        <w:rPr>
          <w:rFonts w:ascii="Arial" w:hAnsi="Arial" w:cs="Arial"/>
          <w:color w:val="333333"/>
          <w:shd w:val="clear" w:color="auto" w:fill="FFFFFF"/>
        </w:rPr>
        <w:t xml:space="preserve">, where </w:t>
      </w:r>
      <w:r w:rsidRPr="00267FC5">
        <w:rPr>
          <w:rFonts w:ascii="Arial" w:hAnsi="Arial" w:cs="Arial"/>
          <w:i/>
          <w:iCs/>
          <w:color w:val="333333"/>
          <w:shd w:val="clear" w:color="auto" w:fill="FFFFFF"/>
        </w:rPr>
        <w:t>A</w:t>
      </w:r>
      <w:r>
        <w:rPr>
          <w:rFonts w:ascii="Arial" w:hAnsi="Arial" w:cs="Arial"/>
          <w:color w:val="333333"/>
          <w:shd w:val="clear" w:color="auto" w:fill="FFFFFF"/>
        </w:rPr>
        <w:t xml:space="preserve"> is a constant and g is a non-negative, continuous function, then it follows that: </w:t>
      </w:r>
      <m:oMath>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a</m:t>
            </m:r>
          </m:sub>
          <m:sup>
            <m:r>
              <w:rPr>
                <w:rFonts w:ascii="Cambria Math" w:hAnsi="Cambria Math" w:cs="Arial"/>
                <w:color w:val="333333"/>
                <w:shd w:val="clear" w:color="auto" w:fill="FFFFFF"/>
              </w:rPr>
              <m:t>b</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sup>
            </m:sSup>
          </m:e>
        </m:nary>
      </m:oMath>
      <w:r>
        <w:rPr>
          <w:rFonts w:ascii="Arial" w:hAnsi="Arial" w:cs="Arial"/>
          <w:color w:val="333333"/>
          <w:shd w:val="clear" w:color="auto" w:fill="FFFFFF"/>
        </w:rPr>
        <w:t>. Going back to our prove of uniqueness. Consider that:</w:t>
      </w:r>
    </w:p>
    <w:p w14:paraId="36D0CE4B" w14:textId="77777777" w:rsidR="008D1943" w:rsidRPr="00691619" w:rsidRDefault="00000000" w:rsidP="008D1943">
      <w:pPr>
        <w:spacing w:line="360" w:lineRule="auto"/>
        <w:jc w:val="both"/>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J</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 xml:space="preserv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Y</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m:t>
        </m:r>
      </m:oMath>
      <w:r w:rsidR="008D1943">
        <w:rPr>
          <w:rFonts w:ascii="Arial" w:hAnsi="Arial" w:cs="Arial"/>
          <w:color w:val="333333"/>
          <w:shd w:val="clear" w:color="auto" w:fill="FFFFFF"/>
        </w:rPr>
        <w:t xml:space="preserve">, where have already have an estimation or upper bound, which is:  </w:t>
      </w:r>
    </w:p>
    <w:p w14:paraId="0386E2E6" w14:textId="77777777" w:rsidR="008D1943" w:rsidRDefault="008D1943" w:rsidP="008D1943">
      <w:pPr>
        <w:spacing w:line="360" w:lineRule="auto"/>
        <w:jc w:val="both"/>
        <w:rPr>
          <w:rFonts w:ascii="Arial" w:hAnsi="Arial" w:cs="Arial"/>
          <w:color w:val="333333"/>
          <w:shd w:val="clear" w:color="auto" w:fill="FFFFFF"/>
          <w:lang w:eastAsia="ja-JP"/>
        </w:rPr>
      </w:pPr>
      <m:oMathPara>
        <m:oMath>
          <m:r>
            <w:rPr>
              <w:rFonts w:ascii="Cambria Math" w:hAnsi="Cambria Math" w:cs="Arial"/>
              <w:color w:val="333333"/>
              <w:shd w:val="clear" w:color="auto" w:fill="FFFFFF"/>
            </w:rPr>
            <m:t>j(t)≤3[</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4</m:t>
                  </m:r>
                </m:e>
                <m:sup>
                  <m:r>
                    <w:rPr>
                      <w:rFonts w:ascii="Cambria Math" w:hAnsi="Cambria Math" w:cs="Arial"/>
                      <w:color w:val="333333"/>
                      <w:shd w:val="clear" w:color="auto" w:fill="FFFFFF"/>
                    </w:rPr>
                    <m:t>2a</m:t>
                  </m:r>
                </m:sup>
              </m:sSup>
            </m:e>
          </m:d>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Y</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e>
          </m:nary>
          <m:r>
            <w:rPr>
              <w:rFonts w:ascii="Cambria Math" w:hAnsi="Cambria Math" w:cs="Arial"/>
              <w:color w:val="333333"/>
              <w:shd w:val="clear" w:color="auto" w:fill="FFFFFF"/>
            </w:rPr>
            <m:t>] ≤3[</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4</m:t>
                  </m:r>
                </m:e>
                <m:sup>
                  <m:r>
                    <w:rPr>
                      <w:rFonts w:ascii="Cambria Math" w:hAnsi="Cambria Math" w:cs="Arial"/>
                      <w:color w:val="333333"/>
                      <w:shd w:val="clear" w:color="auto" w:fill="FFFFFF"/>
                    </w:rPr>
                    <m:t>2a</m:t>
                  </m:r>
                </m:sup>
              </m:sSup>
            </m:e>
          </m:d>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j</m:t>
                  </m:r>
                </m:e>
                <m:sub>
                  <m:r>
                    <w:rPr>
                      <w:rFonts w:ascii="Cambria Math" w:hAnsi="Cambria Math" w:cs="Arial"/>
                      <w:color w:val="333333"/>
                      <w:shd w:val="clear" w:color="auto" w:fill="FFFFFF"/>
                    </w:rPr>
                    <m:t>n</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oMath>
      </m:oMathPara>
    </w:p>
    <w:p w14:paraId="68BB4840"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In the context of the </w:t>
      </w:r>
      <w:r w:rsidRPr="00267FC5">
        <w:rPr>
          <w:rFonts w:ascii="Arial" w:hAnsi="Arial" w:cs="Arial"/>
          <w:i/>
          <w:iCs/>
          <w:color w:val="333333"/>
          <w:shd w:val="clear" w:color="auto" w:fill="FFFFFF"/>
        </w:rPr>
        <w:t>j(t)</w:t>
      </w:r>
      <w:r>
        <w:rPr>
          <w:rFonts w:ascii="Arial" w:hAnsi="Arial" w:cs="Arial"/>
          <w:color w:val="333333"/>
          <w:shd w:val="clear" w:color="auto" w:fill="FFFFFF"/>
        </w:rPr>
        <w:t xml:space="preserve"> function, we apply </w:t>
      </w:r>
      <w:proofErr w:type="spellStart"/>
      <w:r>
        <w:rPr>
          <w:rFonts w:ascii="Arial" w:hAnsi="Arial" w:cs="Arial"/>
          <w:color w:val="333333"/>
          <w:shd w:val="clear" w:color="auto" w:fill="FFFFFF"/>
        </w:rPr>
        <w:t>Gronwall’s</w:t>
      </w:r>
      <w:proofErr w:type="spellEnd"/>
      <w:r>
        <w:rPr>
          <w:rFonts w:ascii="Arial" w:hAnsi="Arial" w:cs="Arial"/>
          <w:color w:val="333333"/>
          <w:shd w:val="clear" w:color="auto" w:fill="FFFFFF"/>
        </w:rPr>
        <w:t xml:space="preserve"> inequality </w:t>
      </w:r>
      <w:r w:rsidRPr="007233C1">
        <w:rPr>
          <w:rFonts w:ascii="Arial" w:hAnsi="Arial" w:cs="Arial"/>
          <w:color w:val="333333"/>
          <w:highlight w:val="yellow"/>
          <w:shd w:val="clear" w:color="auto" w:fill="FFFFFF"/>
        </w:rPr>
        <w:t xml:space="preserve">with identical initial data, </w:t>
      </w:r>
      <w:proofErr w:type="gramStart"/>
      <w:r w:rsidRPr="007233C1">
        <w:rPr>
          <w:rFonts w:ascii="Arial" w:hAnsi="Arial" w:cs="Arial"/>
          <w:i/>
          <w:iCs/>
          <w:color w:val="333333"/>
          <w:highlight w:val="yellow"/>
          <w:shd w:val="clear" w:color="auto" w:fill="FFFFFF"/>
        </w:rPr>
        <w:t>j(</w:t>
      </w:r>
      <w:proofErr w:type="gramEnd"/>
      <w:r w:rsidRPr="007233C1">
        <w:rPr>
          <w:rFonts w:ascii="Arial" w:hAnsi="Arial" w:cs="Arial"/>
          <w:i/>
          <w:iCs/>
          <w:color w:val="333333"/>
          <w:highlight w:val="yellow"/>
          <w:shd w:val="clear" w:color="auto" w:fill="FFFFFF"/>
        </w:rPr>
        <w:t>0) = 0,</w:t>
      </w:r>
      <w:r>
        <w:rPr>
          <w:rFonts w:ascii="Arial" w:hAnsi="Arial" w:cs="Arial"/>
          <w:i/>
          <w:iCs/>
          <w:color w:val="333333"/>
          <w:shd w:val="clear" w:color="auto" w:fill="FFFFFF"/>
        </w:rPr>
        <w:t xml:space="preserve"> </w:t>
      </w:r>
      <w:r>
        <w:rPr>
          <w:rFonts w:ascii="Arial" w:hAnsi="Arial" w:cs="Arial"/>
          <w:color w:val="333333"/>
          <w:shd w:val="clear" w:color="auto" w:fill="FFFFFF"/>
        </w:rPr>
        <w:t xml:space="preserve">so </w:t>
      </w:r>
      <w:r w:rsidRPr="00267FC5">
        <w:rPr>
          <w:rFonts w:ascii="Arial" w:hAnsi="Arial" w:cs="Arial"/>
          <w:i/>
          <w:iCs/>
          <w:color w:val="333333"/>
          <w:shd w:val="clear" w:color="auto" w:fill="FFFFFF"/>
        </w:rPr>
        <w:t>A=0</w:t>
      </w:r>
      <w:r>
        <w:rPr>
          <w:rFonts w:ascii="Arial" w:hAnsi="Arial" w:cs="Arial"/>
          <w:color w:val="333333"/>
          <w:shd w:val="clear" w:color="auto" w:fill="FFFFFF"/>
        </w:rPr>
        <w:t xml:space="preserve"> and </w:t>
      </w:r>
      <m:oMath>
        <m:r>
          <w:rPr>
            <w:rFonts w:ascii="Cambria Math" w:hAnsi="Cambria Math" w:cs="Arial"/>
            <w:color w:val="333333"/>
            <w:shd w:val="clear" w:color="auto" w:fill="FFFFFF"/>
          </w:rPr>
          <m:t>B=3[</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4</m:t>
                </m:r>
              </m:e>
              <m:sup>
                <m:r>
                  <w:rPr>
                    <w:rFonts w:ascii="Cambria Math" w:hAnsi="Cambria Math" w:cs="Arial"/>
                    <w:color w:val="333333"/>
                    <w:shd w:val="clear" w:color="auto" w:fill="FFFFFF"/>
                  </w:rPr>
                  <m:t>2a</m:t>
                </m:r>
              </m:sup>
            </m:sSup>
          </m:e>
        </m:d>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L</m:t>
            </m:r>
          </m:e>
          <m:sup>
            <m:r>
              <w:rPr>
                <w:rFonts w:ascii="Cambria Math" w:hAnsi="Cambria Math" w:cs="Arial"/>
                <w:color w:val="333333"/>
                <w:shd w:val="clear" w:color="auto" w:fill="FFFFFF"/>
              </w:rPr>
              <m:t>2</m:t>
            </m:r>
          </m:sup>
        </m:sSup>
      </m:oMath>
      <w:r>
        <w:rPr>
          <w:rFonts w:ascii="Arial" w:hAnsi="Arial" w:cs="Arial"/>
          <w:color w:val="333333"/>
          <w:shd w:val="clear" w:color="auto" w:fill="FFFFFF"/>
        </w:rPr>
        <w:t xml:space="preserve">. Using </w:t>
      </w:r>
      <m:oMath>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a</m:t>
            </m:r>
          </m:sub>
          <m:sup>
            <m:r>
              <w:rPr>
                <w:rFonts w:ascii="Cambria Math" w:hAnsi="Cambria Math" w:cs="Arial"/>
                <w:color w:val="333333"/>
                <w:shd w:val="clear" w:color="auto" w:fill="FFFFFF"/>
              </w:rPr>
              <m:t>b</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sup>
            </m:sSup>
          </m:e>
        </m:nary>
      </m:oMath>
      <w:r>
        <w:rPr>
          <w:rFonts w:ascii="Arial" w:hAnsi="Arial" w:cs="Arial"/>
          <w:color w:val="333333"/>
          <w:shd w:val="clear" w:color="auto" w:fill="FFFFFF"/>
        </w:rPr>
        <w:t xml:space="preserve">, we can state that, </w:t>
      </w:r>
    </w:p>
    <w:p w14:paraId="73CFB004" w14:textId="77777777" w:rsidR="008D1943" w:rsidRDefault="008D1943" w:rsidP="008D1943">
      <w:pPr>
        <w:spacing w:line="360" w:lineRule="auto"/>
        <w:jc w:val="both"/>
        <w:rPr>
          <w:rFonts w:ascii="Arial" w:hAnsi="Arial" w:cs="Arial"/>
          <w:color w:val="333333"/>
          <w:shd w:val="clear" w:color="auto" w:fill="FFFFFF"/>
        </w:rPr>
      </w:pPr>
      <m:oMath>
        <m:r>
          <w:rPr>
            <w:rFonts w:ascii="Cambria Math" w:hAnsi="Cambria Math" w:cs="Arial"/>
            <w:color w:val="333333"/>
            <w:shd w:val="clear" w:color="auto" w:fill="FFFFFF"/>
          </w:rPr>
          <m:t>j</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≤0*</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3[</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4</m:t>
                    </m:r>
                  </m:e>
                  <m:sup>
                    <m:r>
                      <w:rPr>
                        <w:rFonts w:ascii="Cambria Math" w:hAnsi="Cambria Math" w:cs="Arial"/>
                        <w:color w:val="333333"/>
                        <w:shd w:val="clear" w:color="auto" w:fill="FFFFFF"/>
                      </w:rPr>
                      <m:t>2a</m:t>
                    </m:r>
                  </m:sup>
                </m:sSup>
              </m:e>
            </m:d>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dt</m:t>
            </m:r>
          </m:sup>
        </m:sSup>
        <m:r>
          <w:rPr>
            <w:rFonts w:ascii="Cambria Math" w:hAnsi="Cambria Math" w:cs="Arial"/>
            <w:color w:val="333333"/>
            <w:shd w:val="clear" w:color="auto" w:fill="FFFFFF"/>
          </w:rPr>
          <m:t>=0</m:t>
        </m:r>
      </m:oMath>
      <w:r>
        <w:rPr>
          <w:rFonts w:ascii="Arial" w:hAnsi="Arial" w:cs="Arial"/>
          <w:color w:val="333333"/>
          <w:shd w:val="clear" w:color="auto" w:fill="FFFFFF"/>
        </w:rPr>
        <w:t xml:space="preserve">. Therefore, </w:t>
      </w:r>
      <w:r w:rsidRPr="00267FC5">
        <w:rPr>
          <w:rFonts w:ascii="Arial" w:hAnsi="Arial" w:cs="Arial"/>
          <w:i/>
          <w:iCs/>
          <w:color w:val="333333"/>
          <w:shd w:val="clear" w:color="auto" w:fill="FFFFFF"/>
        </w:rPr>
        <w:t>j(t) = 0</w:t>
      </w:r>
      <w:r>
        <w:rPr>
          <w:rFonts w:ascii="Arial" w:hAnsi="Arial" w:cs="Arial"/>
          <w:color w:val="333333"/>
          <w:shd w:val="clear" w:color="auto" w:fill="FFFFFF"/>
        </w:rPr>
        <w:t xml:space="preserve"> for all </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within the given interval. This bound shows that the function </w:t>
      </w:r>
      <w:r w:rsidRPr="00267FC5">
        <w:rPr>
          <w:rFonts w:ascii="Arial" w:hAnsi="Arial" w:cs="Arial"/>
          <w:i/>
          <w:iCs/>
          <w:color w:val="333333"/>
          <w:shd w:val="clear" w:color="auto" w:fill="FFFFFF"/>
        </w:rPr>
        <w:t>j(t)</w:t>
      </w:r>
      <w:r>
        <w:rPr>
          <w:rFonts w:ascii="Arial" w:hAnsi="Arial" w:cs="Arial"/>
          <w:color w:val="333333"/>
          <w:shd w:val="clear" w:color="auto" w:fill="FFFFFF"/>
        </w:rPr>
        <w:t xml:space="preserve"> grows exponentially in time, with the rate of growth determined by the constant </w:t>
      </w:r>
      <m:oMath>
        <m:r>
          <w:rPr>
            <w:rFonts w:ascii="Cambria Math" w:hAnsi="Cambria Math" w:cs="Arial"/>
            <w:color w:val="333333"/>
            <w:shd w:val="clear" w:color="auto" w:fill="FFFFFF"/>
          </w:rPr>
          <m:t>3[</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4</m:t>
                </m:r>
              </m:e>
              <m:sup>
                <m:r>
                  <w:rPr>
                    <w:rFonts w:ascii="Cambria Math" w:hAnsi="Cambria Math" w:cs="Arial"/>
                    <w:color w:val="333333"/>
                    <w:shd w:val="clear" w:color="auto" w:fill="FFFFFF"/>
                  </w:rPr>
                  <m:t>2a</m:t>
                </m:r>
              </m:sup>
            </m:sSup>
          </m:e>
        </m:d>
        <m:r>
          <w:rPr>
            <w:rFonts w:ascii="Cambria Math" w:hAnsi="Cambria Math" w:cs="Arial"/>
            <w:color w:val="333333"/>
            <w:shd w:val="clear" w:color="auto" w:fill="FFFFFF"/>
          </w:rPr>
          <m:t>+4(T+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oMath>
      <w:r>
        <w:rPr>
          <w:rFonts w:ascii="Arial" w:hAnsi="Arial" w:cs="Arial"/>
          <w:color w:val="333333"/>
          <w:shd w:val="clear" w:color="auto" w:fill="FFFFFF"/>
        </w:rPr>
        <w:t xml:space="preserve">. However, the growth of </w:t>
      </w:r>
      <w:r w:rsidRPr="00267FC5">
        <w:rPr>
          <w:rFonts w:ascii="Arial" w:hAnsi="Arial" w:cs="Arial"/>
          <w:i/>
          <w:iCs/>
          <w:color w:val="333333"/>
          <w:shd w:val="clear" w:color="auto" w:fill="FFFFFF"/>
        </w:rPr>
        <w:t>j(t)</w:t>
      </w:r>
      <w:r>
        <w:rPr>
          <w:rFonts w:ascii="Arial" w:hAnsi="Arial" w:cs="Arial"/>
          <w:color w:val="333333"/>
          <w:shd w:val="clear" w:color="auto" w:fill="FFFFFF"/>
        </w:rPr>
        <w:t xml:space="preserve"> is limited by its initial value </w:t>
      </w:r>
      <w:proofErr w:type="gramStart"/>
      <w:r w:rsidRPr="00267FC5">
        <w:rPr>
          <w:rFonts w:ascii="Arial" w:hAnsi="Arial" w:cs="Arial"/>
          <w:i/>
          <w:iCs/>
          <w:color w:val="333333"/>
          <w:shd w:val="clear" w:color="auto" w:fill="FFFFFF"/>
        </w:rPr>
        <w:t>j(</w:t>
      </w:r>
      <w:proofErr w:type="gramEnd"/>
      <w:r w:rsidRPr="00267FC5">
        <w:rPr>
          <w:rFonts w:ascii="Arial" w:hAnsi="Arial" w:cs="Arial"/>
          <w:i/>
          <w:iCs/>
          <w:color w:val="333333"/>
          <w:shd w:val="clear" w:color="auto" w:fill="FFFFFF"/>
        </w:rPr>
        <w:t>0)</w:t>
      </w:r>
      <w:r>
        <w:rPr>
          <w:rFonts w:ascii="Arial" w:hAnsi="Arial" w:cs="Arial"/>
          <w:color w:val="333333"/>
          <w:shd w:val="clear" w:color="auto" w:fill="FFFFFF"/>
        </w:rPr>
        <w:t xml:space="preserve">. If </w:t>
      </w:r>
      <w:r>
        <w:rPr>
          <w:rFonts w:ascii="Arial" w:hAnsi="Arial" w:cs="Arial"/>
          <w:i/>
          <w:iCs/>
          <w:color w:val="333333"/>
          <w:shd w:val="clear" w:color="auto" w:fill="FFFFFF"/>
        </w:rPr>
        <w:t>j</w:t>
      </w:r>
      <w:r w:rsidRPr="00267FC5">
        <w:rPr>
          <w:rFonts w:ascii="Arial" w:hAnsi="Arial" w:cs="Arial"/>
          <w:i/>
          <w:iCs/>
          <w:color w:val="333333"/>
          <w:shd w:val="clear" w:color="auto" w:fill="FFFFFF"/>
        </w:rPr>
        <w:t>(t)=0</w:t>
      </w:r>
      <w:r>
        <w:rPr>
          <w:rFonts w:ascii="Arial" w:hAnsi="Arial" w:cs="Arial"/>
          <w:color w:val="333333"/>
          <w:shd w:val="clear" w:color="auto" w:fill="FFFFFF"/>
        </w:rPr>
        <w:t xml:space="preserve"> for all </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in </w:t>
      </w:r>
      <w:r w:rsidRPr="00267FC5">
        <w:rPr>
          <w:rFonts w:ascii="Arial" w:hAnsi="Arial" w:cs="Arial"/>
          <w:i/>
          <w:iCs/>
          <w:color w:val="333333"/>
          <w:shd w:val="clear" w:color="auto" w:fill="FFFFFF"/>
        </w:rPr>
        <w:t>I</w:t>
      </w:r>
      <w:r>
        <w:rPr>
          <w:rFonts w:ascii="Arial" w:hAnsi="Arial" w:cs="Arial"/>
          <w:color w:val="333333"/>
          <w:shd w:val="clear" w:color="auto" w:fill="FFFFFF"/>
        </w:rPr>
        <w:t xml:space="preserve">, this means that the distance between the two solutions of the stochastic differential equation is zero for all times in the interval </w:t>
      </w:r>
      <w:r w:rsidRPr="00267FC5">
        <w:rPr>
          <w:rFonts w:ascii="Arial" w:hAnsi="Arial" w:cs="Arial"/>
          <w:i/>
          <w:iCs/>
          <w:color w:val="333333"/>
          <w:shd w:val="clear" w:color="auto" w:fill="FFFFFF"/>
        </w:rPr>
        <w:t>I</w:t>
      </w:r>
      <w:r>
        <w:rPr>
          <w:rFonts w:ascii="Arial" w:hAnsi="Arial" w:cs="Arial"/>
          <w:color w:val="333333"/>
          <w:shd w:val="clear" w:color="auto" w:fill="FFFFFF"/>
        </w:rPr>
        <w:t xml:space="preserve">. But since </w:t>
      </w:r>
      <w:r w:rsidRPr="00267FC5">
        <w:rPr>
          <w:rFonts w:ascii="Arial" w:hAnsi="Arial" w:cs="Arial"/>
          <w:i/>
          <w:iCs/>
          <w:color w:val="333333"/>
          <w:shd w:val="clear" w:color="auto" w:fill="FFFFFF"/>
        </w:rPr>
        <w:t>j(t)</w:t>
      </w:r>
      <w:r>
        <w:rPr>
          <w:rFonts w:ascii="Arial" w:hAnsi="Arial" w:cs="Arial"/>
          <w:color w:val="333333"/>
          <w:shd w:val="clear" w:color="auto" w:fill="FFFFFF"/>
        </w:rPr>
        <w:t xml:space="preserve"> is non-negative, this implies that </w:t>
      </w:r>
      <w:r w:rsidRPr="00267FC5">
        <w:rPr>
          <w:rFonts w:ascii="Arial" w:hAnsi="Arial" w:cs="Arial"/>
          <w:i/>
          <w:iCs/>
          <w:color w:val="333333"/>
          <w:shd w:val="clear" w:color="auto" w:fill="FFFFFF"/>
        </w:rPr>
        <w:t>j(t) =0</w:t>
      </w:r>
      <w:r>
        <w:rPr>
          <w:rFonts w:ascii="Arial" w:hAnsi="Arial" w:cs="Arial"/>
          <w:color w:val="333333"/>
          <w:shd w:val="clear" w:color="auto" w:fill="FFFFFF"/>
        </w:rPr>
        <w:t xml:space="preserve"> for all </w:t>
      </w:r>
      <w:r w:rsidRPr="00267FC5">
        <w:rPr>
          <w:rFonts w:ascii="Arial" w:hAnsi="Arial" w:cs="Arial"/>
          <w:i/>
          <w:iCs/>
          <w:color w:val="333333"/>
          <w:shd w:val="clear" w:color="auto" w:fill="FFFFFF"/>
        </w:rPr>
        <w:t>t≥t</w:t>
      </w:r>
      <w:r w:rsidRPr="00267FC5">
        <w:rPr>
          <w:rFonts w:ascii="Arial" w:hAnsi="Arial" w:cs="Arial"/>
          <w:i/>
          <w:iCs/>
          <w:color w:val="333333"/>
          <w:shd w:val="clear" w:color="auto" w:fill="FFFFFF"/>
          <w:vertAlign w:val="subscript"/>
        </w:rPr>
        <w:t>0</w:t>
      </w:r>
      <w:r>
        <w:rPr>
          <w:rFonts w:ascii="Arial" w:hAnsi="Arial" w:cs="Arial"/>
          <w:color w:val="333333"/>
          <w:shd w:val="clear" w:color="auto" w:fill="FFFFFF"/>
          <w:vertAlign w:val="subscript"/>
        </w:rPr>
        <w:softHyphen/>
      </w:r>
      <w:r>
        <w:rPr>
          <w:rFonts w:ascii="Arial" w:hAnsi="Arial" w:cs="Arial"/>
          <w:color w:val="333333"/>
          <w:shd w:val="clear" w:color="auto" w:fill="FFFFFF"/>
        </w:rPr>
        <w:t xml:space="preserve"> where </w:t>
      </w:r>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0</w:t>
      </w:r>
      <w:r>
        <w:rPr>
          <w:rFonts w:ascii="Arial" w:hAnsi="Arial" w:cs="Arial"/>
          <w:color w:val="333333"/>
          <w:shd w:val="clear" w:color="auto" w:fill="FFFFFF"/>
        </w:rPr>
        <w:t xml:space="preserve"> is the endpoint </w:t>
      </w:r>
      <w:r w:rsidRPr="009B21D3">
        <w:rPr>
          <w:rFonts w:ascii="Arial" w:hAnsi="Arial" w:cs="Arial"/>
          <w:color w:val="333333"/>
          <w:shd w:val="clear" w:color="auto" w:fill="FFFFFF"/>
        </w:rPr>
        <w:t xml:space="preserve">of the interval </w:t>
      </w:r>
      <w:r w:rsidRPr="00267FC5">
        <w:rPr>
          <w:rFonts w:ascii="Arial" w:hAnsi="Arial" w:cs="Arial"/>
          <w:i/>
          <w:iCs/>
          <w:color w:val="333333"/>
          <w:shd w:val="clear" w:color="auto" w:fill="FFFFFF"/>
        </w:rPr>
        <w:t>I</w:t>
      </w:r>
      <w:r w:rsidRPr="009B21D3">
        <w:rPr>
          <w:rFonts w:ascii="Arial" w:hAnsi="Arial" w:cs="Arial"/>
          <w:color w:val="333333"/>
          <w:shd w:val="clear" w:color="auto" w:fill="FFFFFF"/>
        </w:rPr>
        <w:t xml:space="preserve">. Therefore, the two solutions of the equation coincide for all times </w:t>
      </w:r>
      <w:r w:rsidRPr="00267FC5">
        <w:rPr>
          <w:rFonts w:ascii="Arial" w:hAnsi="Arial" w:cs="Arial"/>
          <w:i/>
          <w:iCs/>
          <w:color w:val="333333"/>
          <w:shd w:val="clear" w:color="auto" w:fill="FFFFFF"/>
        </w:rPr>
        <w:t>t≥t</w:t>
      </w:r>
      <w:r w:rsidRPr="00267FC5">
        <w:rPr>
          <w:rFonts w:ascii="Arial" w:hAnsi="Arial" w:cs="Arial"/>
          <w:i/>
          <w:iCs/>
          <w:color w:val="333333"/>
          <w:shd w:val="clear" w:color="auto" w:fill="FFFFFF"/>
          <w:vertAlign w:val="subscript"/>
        </w:rPr>
        <w:t>0</w:t>
      </w:r>
      <w:r w:rsidRPr="009B21D3">
        <w:rPr>
          <w:rFonts w:ascii="Arial" w:hAnsi="Arial" w:cs="Arial"/>
          <w:color w:val="333333"/>
          <w:shd w:val="clear" w:color="auto" w:fill="FFFFFF"/>
          <w:vertAlign w:val="subscript"/>
        </w:rPr>
        <w:softHyphen/>
      </w:r>
      <w:r w:rsidRPr="009B21D3">
        <w:rPr>
          <w:rFonts w:ascii="Arial" w:hAnsi="Arial" w:cs="Arial"/>
          <w:color w:val="333333"/>
          <w:shd w:val="clear" w:color="auto" w:fill="FFFFFF"/>
        </w:rPr>
        <w:t xml:space="preserve"> which means they become arbitrarily close to each other as time goes to infinity. Pro</w:t>
      </w:r>
      <w:r>
        <w:rPr>
          <w:rFonts w:ascii="Arial" w:hAnsi="Arial" w:cs="Arial"/>
          <w:color w:val="333333"/>
          <w:shd w:val="clear" w:color="auto" w:fill="FFFFFF"/>
        </w:rPr>
        <w:t>of</w:t>
      </w:r>
      <w:r w:rsidRPr="009B21D3">
        <w:rPr>
          <w:rFonts w:ascii="Arial" w:hAnsi="Arial" w:cs="Arial"/>
          <w:color w:val="333333"/>
          <w:shd w:val="clear" w:color="auto" w:fill="FFFFFF"/>
        </w:rPr>
        <w:t xml:space="preserve"> of uniqueness is completed</w:t>
      </w:r>
      <w:r>
        <w:rPr>
          <w:rFonts w:ascii="Arial" w:hAnsi="Arial" w:cs="Arial"/>
          <w:color w:val="333333"/>
          <w:shd w:val="clear" w:color="auto" w:fill="FFFFFF"/>
        </w:rPr>
        <w:t>. Q.E.D.</w:t>
      </w:r>
    </w:p>
    <w:p w14:paraId="01A07175" w14:textId="77777777" w:rsidR="008D1943" w:rsidRPr="009B21D3" w:rsidRDefault="008D1943" w:rsidP="008D1943">
      <w:pPr>
        <w:spacing w:line="360" w:lineRule="auto"/>
        <w:jc w:val="center"/>
        <w:rPr>
          <w:rFonts w:ascii="Arial" w:hAnsi="Arial" w:cs="Arial"/>
          <w:color w:val="333333"/>
          <w:shd w:val="clear" w:color="auto" w:fill="FFFFFF"/>
        </w:rPr>
      </w:pPr>
      <w:r w:rsidRPr="009B21D3">
        <w:rPr>
          <w:rFonts w:ascii="Arial" w:hAnsi="Arial" w:cs="Arial"/>
          <w:color w:val="333333"/>
          <w:shd w:val="clear" w:color="auto" w:fill="FFFFFF"/>
        </w:rPr>
        <w:t xml:space="preserve"> </w:t>
      </w:r>
      <m:oMath>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J</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 xml:space="preserv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Y</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]=0 a.e.,</m:t>
        </m:r>
      </m:oMath>
    </w:p>
    <w:p w14:paraId="032D4D7B" w14:textId="77777777" w:rsidR="008D1943" w:rsidRDefault="008D1943" w:rsidP="008D1943">
      <w:pPr>
        <w:spacing w:line="360" w:lineRule="auto"/>
        <w:ind w:firstLine="720"/>
        <w:jc w:val="both"/>
        <w:rPr>
          <w:rFonts w:ascii="Arial" w:hAnsi="Arial" w:cs="Arial"/>
          <w:color w:val="333333"/>
          <w:shd w:val="clear" w:color="auto" w:fill="FFFFFF"/>
        </w:rPr>
      </w:pPr>
      <w:r w:rsidRPr="009B21D3">
        <w:rPr>
          <w:rFonts w:ascii="Arial" w:hAnsi="Arial" w:cs="Arial"/>
          <w:color w:val="333333"/>
          <w:shd w:val="clear" w:color="auto" w:fill="FFFFFF"/>
        </w:rPr>
        <w:t xml:space="preserve">We will next prove that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sidRPr="009B21D3">
        <w:rPr>
          <w:rFonts w:ascii="Arial" w:hAnsi="Arial" w:cs="Arial"/>
          <w:color w:val="333333"/>
          <w:shd w:val="clear" w:color="auto" w:fill="FFFFFF"/>
        </w:rPr>
        <w:t xml:space="preserve"> converges to the solution </w:t>
      </w:r>
      <w:r w:rsidRPr="00267FC5">
        <w:rPr>
          <w:rFonts w:ascii="Arial" w:hAnsi="Arial" w:cs="Arial"/>
          <w:i/>
          <w:iCs/>
          <w:color w:val="333333"/>
          <w:shd w:val="clear" w:color="auto" w:fill="FFFFFF"/>
        </w:rPr>
        <w:t>X(t)</w:t>
      </w:r>
      <w:r w:rsidRPr="009B21D3">
        <w:rPr>
          <w:rFonts w:ascii="Arial" w:hAnsi="Arial" w:cs="Arial"/>
          <w:color w:val="333333"/>
          <w:shd w:val="clear" w:color="auto" w:fill="FFFFFF"/>
        </w:rPr>
        <w:t xml:space="preserve"> in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2</w:t>
      </w:r>
      <w:r w:rsidRPr="009B21D3">
        <w:rPr>
          <w:rFonts w:ascii="Arial" w:hAnsi="Arial" w:cs="Arial"/>
          <w:color w:val="333333"/>
          <w:shd w:val="clear" w:color="auto" w:fill="FFFFFF"/>
        </w:rPr>
        <w:t xml:space="preserve"> space as </w:t>
      </w:r>
      <w:r w:rsidRPr="00267FC5">
        <w:rPr>
          <w:rFonts w:ascii="Arial" w:hAnsi="Arial" w:cs="Arial"/>
          <w:i/>
          <w:iCs/>
          <w:color w:val="333333"/>
          <w:shd w:val="clear" w:color="auto" w:fill="FFFFFF"/>
        </w:rPr>
        <w:t>ε-&gt;0</w:t>
      </w:r>
      <w:r w:rsidRPr="009B21D3">
        <w:rPr>
          <w:rFonts w:ascii="Arial" w:hAnsi="Arial" w:cs="Arial"/>
          <w:color w:val="333333"/>
          <w:shd w:val="clear" w:color="auto" w:fill="FFFFFF"/>
        </w:rPr>
        <w:t xml:space="preserve"> and </w:t>
      </w:r>
      <w:r w:rsidRPr="00267FC5">
        <w:rPr>
          <w:rFonts w:ascii="Arial" w:hAnsi="Arial" w:cs="Arial"/>
          <w:i/>
          <w:iCs/>
          <w:color w:val="333333"/>
          <w:shd w:val="clear" w:color="auto" w:fill="FFFFFF"/>
        </w:rPr>
        <w:t xml:space="preserve">t </w:t>
      </w:r>
      <w:r w:rsidRPr="00267FC5">
        <w:rPr>
          <w:rFonts w:ascii="Cambria Math" w:hAnsi="Cambria Math" w:cs="Cambria Math"/>
          <w:i/>
          <w:iCs/>
          <w:color w:val="333333"/>
          <w:shd w:val="clear" w:color="auto" w:fill="FFFFFF"/>
          <w:lang w:eastAsia="ja-JP"/>
        </w:rPr>
        <w:t>⊂</w:t>
      </w:r>
      <w:r w:rsidRPr="00267FC5">
        <w:rPr>
          <w:rFonts w:ascii="Arial" w:hAnsi="Arial" w:cs="Arial"/>
          <w:i/>
          <w:iCs/>
          <w:color w:val="333333"/>
          <w:shd w:val="clear" w:color="auto" w:fill="FFFFFF"/>
        </w:rPr>
        <w:t xml:space="preserve"> [0, T]</w:t>
      </w:r>
      <w:r>
        <w:rPr>
          <w:rFonts w:ascii="Arial" w:hAnsi="Arial" w:cs="Arial"/>
          <w:color w:val="333333"/>
          <w:shd w:val="clear" w:color="auto" w:fill="FFFFFF"/>
        </w:rPr>
        <w:t>,</w:t>
      </w:r>
      <w:r w:rsidRPr="009B21D3">
        <w:rPr>
          <w:rFonts w:ascii="Arial" w:hAnsi="Arial" w:cs="Arial"/>
          <w:color w:val="333333"/>
          <w:shd w:val="clear" w:color="auto" w:fill="FFFFFF"/>
        </w:rPr>
        <w:t xml:space="preserve"> which is fundamental if we want to apply </w:t>
      </w:r>
      <w:proofErr w:type="spellStart"/>
      <w:r w:rsidRPr="009B21D3">
        <w:rPr>
          <w:rFonts w:ascii="Arial" w:hAnsi="Arial" w:cs="Arial"/>
          <w:color w:val="333333"/>
          <w:shd w:val="clear" w:color="auto" w:fill="FFFFFF"/>
        </w:rPr>
        <w:t>Itô’s</w:t>
      </w:r>
      <w:proofErr w:type="spellEnd"/>
      <w:r w:rsidRPr="009B21D3">
        <w:rPr>
          <w:rFonts w:ascii="Arial" w:hAnsi="Arial" w:cs="Arial"/>
          <w:color w:val="333333"/>
          <w:shd w:val="clear" w:color="auto" w:fill="FFFFFF"/>
        </w:rPr>
        <w:t xml:space="preserve"> lemma </w:t>
      </w:r>
      <w:proofErr w:type="gramStart"/>
      <w:r w:rsidRPr="009B21D3">
        <w:rPr>
          <w:rFonts w:ascii="Arial" w:hAnsi="Arial" w:cs="Arial"/>
          <w:color w:val="333333"/>
          <w:shd w:val="clear" w:color="auto" w:fill="FFFFFF"/>
        </w:rPr>
        <w:t>later on</w:t>
      </w:r>
      <w:proofErr w:type="gramEnd"/>
      <w:r w:rsidRPr="009B21D3">
        <w:rPr>
          <w:rFonts w:ascii="Arial" w:hAnsi="Arial" w:cs="Arial"/>
          <w:color w:val="333333"/>
          <w:shd w:val="clear" w:color="auto" w:fill="FFFFFF"/>
        </w:rPr>
        <w:t>. However, first we need to prove that</w:t>
      </w:r>
      <w:r>
        <w:rPr>
          <w:rFonts w:ascii="Arial" w:hAnsi="Arial" w:cs="Arial"/>
          <w:color w:val="333333"/>
          <w:shd w:val="clear" w:color="auto" w:fill="FFFFFF"/>
        </w:rPr>
        <w:t>,</w:t>
      </w:r>
      <w:r w:rsidRPr="009B21D3">
        <w:rPr>
          <w:rFonts w:ascii="Arial" w:hAnsi="Arial" w:cs="Arial"/>
          <w:color w:val="333333"/>
          <w:shd w:val="clear" w:color="auto" w:fill="FFFFFF"/>
        </w:rPr>
        <w:t xml:space="preserve"> for every </w:t>
      </w:r>
      <w:r w:rsidRPr="00267FC5">
        <w:rPr>
          <w:rFonts w:ascii="Arial" w:hAnsi="Arial" w:cs="Arial"/>
          <w:i/>
          <w:iCs/>
          <w:color w:val="333333"/>
          <w:shd w:val="clear" w:color="auto" w:fill="FFFFFF"/>
        </w:rPr>
        <w:t>ε</w:t>
      </w:r>
      <w:r w:rsidRPr="009B21D3">
        <w:rPr>
          <w:rFonts w:ascii="Arial" w:hAnsi="Arial" w:cs="Arial"/>
          <w:color w:val="333333"/>
          <w:shd w:val="clear" w:color="auto" w:fill="FFFFFF"/>
        </w:rPr>
        <w:t xml:space="preserve"> &gt; 0 and 0&lt;</w:t>
      </w:r>
      <w:r w:rsidRPr="00267FC5">
        <w:rPr>
          <w:rFonts w:ascii="Arial" w:hAnsi="Arial" w:cs="Arial"/>
          <w:i/>
          <w:iCs/>
          <w:color w:val="333333"/>
          <w:shd w:val="clear" w:color="auto" w:fill="FFFFFF"/>
        </w:rPr>
        <w:t>a</w:t>
      </w:r>
      <w:r w:rsidRPr="009B21D3">
        <w:rPr>
          <w:rFonts w:ascii="Arial" w:hAnsi="Arial" w:cs="Arial"/>
          <w:color w:val="333333"/>
          <w:shd w:val="clear" w:color="auto" w:fill="FFFFFF"/>
        </w:rPr>
        <w:t>&lt; ½</w:t>
      </w:r>
      <w:r>
        <w:rPr>
          <w:rFonts w:ascii="Arial" w:hAnsi="Arial" w:cs="Arial"/>
          <w:color w:val="333333"/>
          <w:shd w:val="clear" w:color="auto" w:fill="FFFFFF"/>
        </w:rPr>
        <w:t>,</w:t>
      </w:r>
      <w:r w:rsidRPr="009B21D3">
        <w:rPr>
          <w:rFonts w:ascii="Arial" w:hAnsi="Arial" w:cs="Arial"/>
          <w:color w:val="333333"/>
          <w:shd w:val="clear" w:color="auto" w:fill="FFFFFF"/>
        </w:rPr>
        <w:t xml:space="preserve"> </w:t>
      </w:r>
    </w:p>
    <w:p w14:paraId="7C020F18" w14:textId="77777777" w:rsidR="008D1943" w:rsidRPr="009B21D3" w:rsidRDefault="00000000" w:rsidP="008D1943">
      <w:pPr>
        <w:spacing w:line="360" w:lineRule="auto"/>
        <w:jc w:val="center"/>
        <w:rPr>
          <w:rFonts w:ascii="Arial" w:hAnsi="Arial" w:cs="Arial"/>
          <w:color w:val="333333"/>
          <w:shd w:val="clear" w:color="auto" w:fill="FFFFFF"/>
        </w:rPr>
      </w:pPr>
      <m:oMathPara>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((r-s+ε</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a-1</m:t>
                      </m:r>
                    </m:sup>
                  </m:sSup>
                </m:e>
              </m:d>
              <m:r>
                <w:rPr>
                  <w:rFonts w:ascii="Cambria Math" w:hAnsi="Cambria Math" w:cs="Arial"/>
                  <w:color w:val="333333"/>
                  <w:shd w:val="clear" w:color="auto" w:fill="FFFFFF"/>
                </w:rPr>
                <m:t>dr≤</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a+1</m:t>
                  </m:r>
                </m:num>
                <m:den>
                  <m:r>
                    <w:rPr>
                      <w:rFonts w:ascii="Cambria Math" w:hAnsi="Cambria Math" w:cs="Arial"/>
                      <w:color w:val="333333"/>
                      <w:shd w:val="clear" w:color="auto" w:fill="FFFFFF"/>
                    </w:rPr>
                    <m:t>a</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e>
          </m:nary>
        </m:oMath>
      </m:oMathPara>
    </w:p>
    <w:p w14:paraId="760A05E2" w14:textId="77777777" w:rsidR="008D1943" w:rsidRPr="007233C1" w:rsidRDefault="008D1943" w:rsidP="008D1943">
      <w:pPr>
        <w:spacing w:line="360" w:lineRule="auto"/>
        <w:jc w:val="both"/>
        <w:rPr>
          <w:rFonts w:ascii="Arial" w:hAnsi="Arial" w:cs="Arial"/>
          <w:color w:val="333333"/>
          <w:highlight w:val="yellow"/>
          <w:shd w:val="clear" w:color="auto" w:fill="FFFFFF"/>
        </w:rPr>
      </w:pPr>
      <w:r w:rsidRPr="009B21D3">
        <w:rPr>
          <w:rFonts w:ascii="Arial" w:hAnsi="Arial" w:cs="Arial"/>
          <w:color w:val="333333"/>
          <w:shd w:val="clear" w:color="auto" w:fill="FFFFFF"/>
        </w:rPr>
        <w:lastRenderedPageBreak/>
        <w:t>We will need this inequality to use in the former proof.</w:t>
      </w:r>
      <w:r>
        <w:rPr>
          <w:rFonts w:ascii="Arial" w:hAnsi="Arial" w:cs="Arial"/>
          <w:color w:val="333333"/>
          <w:shd w:val="clear" w:color="auto" w:fill="FFFFFF"/>
        </w:rPr>
        <w:t xml:space="preserve"> </w:t>
      </w:r>
      <w:r w:rsidRPr="007233C1">
        <w:rPr>
          <w:rFonts w:ascii="Arial" w:hAnsi="Arial" w:cs="Arial"/>
          <w:color w:val="333333"/>
          <w:highlight w:val="yellow"/>
          <w:shd w:val="clear" w:color="auto" w:fill="FFFFFF"/>
        </w:rPr>
        <w:t>Let x = r – s and T = t – s ≥ 0. Then,</w:t>
      </w:r>
    </w:p>
    <w:p w14:paraId="7990B1D9" w14:textId="77777777" w:rsidR="008D1943" w:rsidRPr="007233C1" w:rsidRDefault="00000000" w:rsidP="008D1943">
      <w:pPr>
        <w:spacing w:line="360" w:lineRule="auto"/>
        <w:jc w:val="both"/>
        <w:rPr>
          <w:rFonts w:ascii="Arial" w:hAnsi="Arial" w:cs="Arial"/>
          <w:color w:val="333333"/>
          <w:highlight w:val="yellow"/>
          <w:shd w:val="clear" w:color="auto" w:fill="FFFFFF"/>
        </w:rPr>
      </w:pPr>
      <m:oMathPara>
        <m:oMathParaPr>
          <m:jc m:val="center"/>
        </m:oMathParaPr>
        <m:oMath>
          <m:nary>
            <m:naryPr>
              <m:limLoc m:val="subSup"/>
              <m:ctrlPr>
                <w:rPr>
                  <w:rFonts w:ascii="Cambria Math" w:hAnsi="Cambria Math" w:cs="Arial"/>
                  <w:i/>
                  <w:color w:val="333333"/>
                  <w:highlight w:val="yellow"/>
                  <w:shd w:val="clear" w:color="auto" w:fill="FFFFFF"/>
                </w:rPr>
              </m:ctrlPr>
            </m:naryPr>
            <m:sub>
              <m:r>
                <w:rPr>
                  <w:rFonts w:ascii="Cambria Math" w:hAnsi="Cambria Math" w:cs="Arial"/>
                  <w:color w:val="333333"/>
                  <w:highlight w:val="yellow"/>
                  <w:shd w:val="clear" w:color="auto" w:fill="FFFFFF"/>
                </w:rPr>
                <m:t>s</m:t>
              </m:r>
            </m:sub>
            <m:sup>
              <m:r>
                <w:rPr>
                  <w:rFonts w:ascii="Cambria Math" w:hAnsi="Cambria Math" w:cs="Arial"/>
                  <w:color w:val="333333"/>
                  <w:highlight w:val="yellow"/>
                  <w:shd w:val="clear" w:color="auto" w:fill="FFFFFF"/>
                </w:rPr>
                <m:t>t</m:t>
              </m:r>
            </m:sup>
            <m:e>
              <m:r>
                <w:rPr>
                  <w:rFonts w:ascii="Cambria Math" w:hAnsi="Cambria Math" w:cs="Arial"/>
                  <w:color w:val="333333"/>
                  <w:highlight w:val="yellow"/>
                  <w:shd w:val="clear" w:color="auto" w:fill="FFFFFF"/>
                </w:rPr>
                <m:t>((r-s+ε</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a-1</m:t>
                  </m:r>
                </m:sup>
              </m:sSup>
              <m:r>
                <w:rPr>
                  <w:rFonts w:ascii="Cambria Math" w:hAnsi="Cambria Math" w:cs="Arial"/>
                  <w:color w:val="333333"/>
                  <w:highlight w:val="yellow"/>
                  <w:shd w:val="clear" w:color="auto" w:fill="FFFFFF"/>
                </w:rPr>
                <m:t>-</m:t>
              </m:r>
              <m:d>
                <m:dPr>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r-s</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a-1</m:t>
                      </m:r>
                    </m:sup>
                  </m:sSup>
                </m:e>
              </m:d>
              <m:r>
                <w:rPr>
                  <w:rFonts w:ascii="Cambria Math" w:hAnsi="Cambria Math" w:cs="Arial"/>
                  <w:color w:val="333333"/>
                  <w:highlight w:val="yellow"/>
                  <w:shd w:val="clear" w:color="auto" w:fill="FFFFFF"/>
                </w:rPr>
                <m:t xml:space="preserve">dr= </m:t>
              </m:r>
            </m:e>
          </m:nary>
        </m:oMath>
      </m:oMathPara>
    </w:p>
    <w:p w14:paraId="3F03D0B0" w14:textId="77777777" w:rsidR="008D1943" w:rsidRPr="007233C1" w:rsidRDefault="008D1943" w:rsidP="008D1943">
      <w:pPr>
        <w:spacing w:line="360" w:lineRule="auto"/>
        <w:jc w:val="both"/>
        <w:rPr>
          <w:rFonts w:ascii="Arial" w:hAnsi="Arial" w:cs="Arial"/>
          <w:color w:val="333333"/>
          <w:highlight w:val="yellow"/>
          <w:shd w:val="clear" w:color="auto" w:fill="FFFFFF"/>
        </w:rPr>
      </w:pPr>
      <m:oMathPara>
        <m:oMath>
          <m:r>
            <w:rPr>
              <w:rFonts w:ascii="Cambria Math" w:hAnsi="Cambria Math" w:cs="Arial"/>
              <w:color w:val="333333"/>
              <w:highlight w:val="yellow"/>
              <w:shd w:val="clear" w:color="auto" w:fill="FFFFFF"/>
            </w:rPr>
            <m:t>=</m:t>
          </m:r>
          <m:nary>
            <m:naryPr>
              <m:limLoc m:val="subSup"/>
              <m:ctrlPr>
                <w:rPr>
                  <w:rFonts w:ascii="Cambria Math" w:hAnsi="Cambria Math" w:cs="Arial"/>
                  <w:i/>
                  <w:color w:val="333333"/>
                  <w:highlight w:val="yellow"/>
                  <w:shd w:val="clear" w:color="auto" w:fill="FFFFFF"/>
                </w:rPr>
              </m:ctrlPr>
            </m:naryPr>
            <m:sub>
              <m:r>
                <w:rPr>
                  <w:rFonts w:ascii="Cambria Math" w:hAnsi="Cambria Math" w:cs="Arial"/>
                  <w:color w:val="333333"/>
                  <w:highlight w:val="yellow"/>
                  <w:shd w:val="clear" w:color="auto" w:fill="FFFFFF"/>
                </w:rPr>
                <m:t>0</m:t>
              </m:r>
            </m:sub>
            <m:sup>
              <m:r>
                <w:rPr>
                  <w:rFonts w:ascii="Cambria Math" w:hAnsi="Cambria Math" w:cs="Arial"/>
                  <w:color w:val="333333"/>
                  <w:highlight w:val="yellow"/>
                  <w:shd w:val="clear" w:color="auto" w:fill="FFFFFF"/>
                </w:rPr>
                <m:t>T</m:t>
              </m:r>
            </m:sup>
            <m:e>
              <m:r>
                <w:rPr>
                  <w:rFonts w:ascii="Cambria Math" w:hAnsi="Cambria Math" w:cs="Arial"/>
                  <w:color w:val="333333"/>
                  <w:highlight w:val="yellow"/>
                  <w:shd w:val="clear" w:color="auto" w:fill="FFFFFF"/>
                </w:rPr>
                <m:t>((x+ε</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a-1</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x</m:t>
                  </m:r>
                </m:e>
                <m:sup>
                  <m:r>
                    <w:rPr>
                      <w:rFonts w:ascii="Cambria Math" w:hAnsi="Cambria Math" w:cs="Arial"/>
                      <w:color w:val="333333"/>
                      <w:highlight w:val="yellow"/>
                      <w:shd w:val="clear" w:color="auto" w:fill="FFFFFF"/>
                    </w:rPr>
                    <m:t>a-1</m:t>
                  </m:r>
                </m:sup>
              </m:sSup>
              <m:r>
                <w:rPr>
                  <w:rFonts w:ascii="Cambria Math" w:hAnsi="Cambria Math" w:cs="Arial"/>
                  <w:color w:val="333333"/>
                  <w:highlight w:val="yellow"/>
                  <w:shd w:val="clear" w:color="auto" w:fill="FFFFFF"/>
                </w:rPr>
                <m:t>)dx</m:t>
              </m:r>
            </m:e>
          </m:nary>
        </m:oMath>
      </m:oMathPara>
    </w:p>
    <w:p w14:paraId="1069B759" w14:textId="77777777" w:rsidR="008D1943" w:rsidRPr="007233C1" w:rsidRDefault="008D1943" w:rsidP="008D1943">
      <w:pPr>
        <w:spacing w:line="360" w:lineRule="auto"/>
        <w:jc w:val="both"/>
        <w:rPr>
          <w:rFonts w:ascii="Arial" w:hAnsi="Arial" w:cs="Arial"/>
          <w:color w:val="333333"/>
          <w:highlight w:val="yellow"/>
          <w:shd w:val="clear" w:color="auto" w:fill="FFFFFF"/>
        </w:rPr>
      </w:pPr>
      <w:r w:rsidRPr="007233C1">
        <w:rPr>
          <w:rFonts w:ascii="Arial" w:hAnsi="Arial" w:cs="Arial"/>
          <w:color w:val="333333"/>
          <w:highlight w:val="yellow"/>
          <w:shd w:val="clear" w:color="auto" w:fill="FFFFFF"/>
        </w:rPr>
        <w:t xml:space="preserve">a &gt; 0 so we can use the integral </w:t>
      </w:r>
      <m:oMath>
        <m:nary>
          <m:naryPr>
            <m:limLoc m:val="subSup"/>
            <m:ctrlPr>
              <w:rPr>
                <w:rFonts w:ascii="Cambria Math" w:hAnsi="Cambria Math" w:cs="Arial"/>
                <w:i/>
                <w:color w:val="333333"/>
                <w:highlight w:val="yellow"/>
                <w:shd w:val="clear" w:color="auto" w:fill="FFFFFF"/>
              </w:rPr>
            </m:ctrlPr>
          </m:naryPr>
          <m:sub>
            <m:r>
              <w:rPr>
                <w:rFonts w:ascii="Cambria Math" w:hAnsi="Cambria Math" w:cs="Arial"/>
                <w:color w:val="333333"/>
                <w:highlight w:val="yellow"/>
                <w:shd w:val="clear" w:color="auto" w:fill="FFFFFF"/>
              </w:rPr>
              <m:t>0</m:t>
            </m:r>
          </m:sub>
          <m:sup>
            <m:r>
              <w:rPr>
                <w:rFonts w:ascii="Cambria Math" w:hAnsi="Cambria Math" w:cs="Arial"/>
                <w:color w:val="333333"/>
                <w:highlight w:val="yellow"/>
                <w:shd w:val="clear" w:color="auto" w:fill="FFFFFF"/>
              </w:rPr>
              <m:t>T</m:t>
            </m:r>
          </m:sup>
          <m:e>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x</m:t>
                </m:r>
              </m:e>
              <m:sup>
                <m:r>
                  <w:rPr>
                    <w:rFonts w:ascii="Cambria Math" w:hAnsi="Cambria Math" w:cs="Arial"/>
                    <w:color w:val="333333"/>
                    <w:highlight w:val="yellow"/>
                    <w:shd w:val="clear" w:color="auto" w:fill="FFFFFF"/>
                  </w:rPr>
                  <m:t>a-1</m:t>
                </m:r>
              </m:sup>
            </m:sSup>
            <m:r>
              <w:rPr>
                <w:rFonts w:ascii="Cambria Math" w:hAnsi="Cambria Math" w:cs="Arial"/>
                <w:color w:val="333333"/>
                <w:highlight w:val="yellow"/>
                <w:shd w:val="clear" w:color="auto" w:fill="FFFFFF"/>
              </w:rPr>
              <m:t xml:space="preserve">dx= </m:t>
            </m:r>
            <m:sSubSup>
              <m:sSubSupPr>
                <m:ctrlPr>
                  <w:rPr>
                    <w:rFonts w:ascii="Cambria Math" w:hAnsi="Cambria Math" w:cs="Arial"/>
                    <w:i/>
                    <w:color w:val="333333"/>
                    <w:highlight w:val="yellow"/>
                    <w:shd w:val="clear" w:color="auto" w:fill="FFFFFF"/>
                  </w:rPr>
                </m:ctrlPr>
              </m:sSubSupPr>
              <m:e>
                <m:d>
                  <m:dPr>
                    <m:begChr m:val="["/>
                    <m:endChr m:val="]"/>
                    <m:ctrlPr>
                      <w:rPr>
                        <w:rFonts w:ascii="Cambria Math" w:hAnsi="Cambria Math" w:cs="Arial"/>
                        <w:i/>
                        <w:color w:val="333333"/>
                        <w:highlight w:val="yellow"/>
                        <w:shd w:val="clear" w:color="auto" w:fill="FFFFFF"/>
                      </w:rPr>
                    </m:ctrlPr>
                  </m:dPr>
                  <m:e>
                    <m:f>
                      <m:fPr>
                        <m:ctrlPr>
                          <w:rPr>
                            <w:rFonts w:ascii="Cambria Math" w:hAnsi="Cambria Math" w:cs="Arial"/>
                            <w:i/>
                            <w:color w:val="333333"/>
                            <w:highlight w:val="yellow"/>
                            <w:shd w:val="clear" w:color="auto" w:fill="FFFFFF"/>
                          </w:rPr>
                        </m:ctrlPr>
                      </m:fPr>
                      <m:num>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x</m:t>
                            </m:r>
                          </m:e>
                          <m:sup>
                            <m:r>
                              <w:rPr>
                                <w:rFonts w:ascii="Cambria Math" w:hAnsi="Cambria Math" w:cs="Arial"/>
                                <w:color w:val="333333"/>
                                <w:highlight w:val="yellow"/>
                                <w:shd w:val="clear" w:color="auto" w:fill="FFFFFF"/>
                              </w:rPr>
                              <m:t>a</m:t>
                            </m:r>
                          </m:sup>
                        </m:sSup>
                      </m:num>
                      <m:den>
                        <m:r>
                          <w:rPr>
                            <w:rFonts w:ascii="Cambria Math" w:hAnsi="Cambria Math" w:cs="Arial"/>
                            <w:color w:val="333333"/>
                            <w:highlight w:val="yellow"/>
                            <w:shd w:val="clear" w:color="auto" w:fill="FFFFFF"/>
                          </w:rPr>
                          <m:t>a</m:t>
                        </m:r>
                      </m:den>
                    </m:f>
                  </m:e>
                </m:d>
              </m:e>
              <m:sub>
                <m:r>
                  <w:rPr>
                    <w:rFonts w:ascii="Cambria Math" w:hAnsi="Cambria Math" w:cs="Arial"/>
                    <w:color w:val="333333"/>
                    <w:highlight w:val="yellow"/>
                    <w:shd w:val="clear" w:color="auto" w:fill="FFFFFF"/>
                  </w:rPr>
                  <m:t>0</m:t>
                </m:r>
              </m:sub>
              <m:sup>
                <m:r>
                  <w:rPr>
                    <w:rFonts w:ascii="Cambria Math" w:hAnsi="Cambria Math" w:cs="Arial"/>
                    <w:color w:val="333333"/>
                    <w:highlight w:val="yellow"/>
                    <w:shd w:val="clear" w:color="auto" w:fill="FFFFFF"/>
                  </w:rPr>
                  <m:t>T</m:t>
                </m:r>
              </m:sup>
            </m:sSubSup>
          </m:e>
        </m:nary>
      </m:oMath>
      <w:r w:rsidRPr="007233C1">
        <w:rPr>
          <w:rFonts w:ascii="Arial" w:hAnsi="Arial" w:cs="Arial"/>
          <w:color w:val="333333"/>
          <w:highlight w:val="yellow"/>
          <w:shd w:val="clear" w:color="auto" w:fill="FFFFFF"/>
        </w:rPr>
        <w:t>:</w:t>
      </w:r>
    </w:p>
    <w:p w14:paraId="42AB88C7" w14:textId="77777777" w:rsidR="008D1943" w:rsidRPr="007233C1" w:rsidRDefault="00000000" w:rsidP="008D1943">
      <w:pPr>
        <w:spacing w:line="360" w:lineRule="auto"/>
        <w:jc w:val="both"/>
        <w:rPr>
          <w:rFonts w:ascii="Arial" w:hAnsi="Arial" w:cs="Arial"/>
          <w:color w:val="333333"/>
          <w:highlight w:val="yellow"/>
          <w:shd w:val="clear" w:color="auto" w:fill="FFFFFF"/>
        </w:rPr>
      </w:pPr>
      <m:oMathPara>
        <m:oMath>
          <m:nary>
            <m:naryPr>
              <m:limLoc m:val="subSup"/>
              <m:ctrlPr>
                <w:rPr>
                  <w:rFonts w:ascii="Cambria Math" w:hAnsi="Cambria Math" w:cs="Arial"/>
                  <w:i/>
                  <w:color w:val="333333"/>
                  <w:highlight w:val="yellow"/>
                  <w:shd w:val="clear" w:color="auto" w:fill="FFFFFF"/>
                </w:rPr>
              </m:ctrlPr>
            </m:naryPr>
            <m:sub>
              <m:r>
                <w:rPr>
                  <w:rFonts w:ascii="Cambria Math" w:hAnsi="Cambria Math" w:cs="Arial"/>
                  <w:color w:val="333333"/>
                  <w:highlight w:val="yellow"/>
                  <w:shd w:val="clear" w:color="auto" w:fill="FFFFFF"/>
                </w:rPr>
                <m:t>0</m:t>
              </m:r>
            </m:sub>
            <m:sup>
              <m:r>
                <w:rPr>
                  <w:rFonts w:ascii="Cambria Math" w:hAnsi="Cambria Math" w:cs="Arial"/>
                  <w:color w:val="333333"/>
                  <w:highlight w:val="yellow"/>
                  <w:shd w:val="clear" w:color="auto" w:fill="FFFFFF"/>
                </w:rPr>
                <m:t>T</m:t>
              </m:r>
            </m:sup>
            <m:e>
              <m:r>
                <w:rPr>
                  <w:rFonts w:ascii="Cambria Math" w:hAnsi="Cambria Math" w:cs="Arial"/>
                  <w:color w:val="333333"/>
                  <w:highlight w:val="yellow"/>
                  <w:shd w:val="clear" w:color="auto" w:fill="FFFFFF"/>
                </w:rPr>
                <m:t>(</m:t>
              </m:r>
              <m:d>
                <m:dPr>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x+ε</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a-1</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x</m:t>
                      </m:r>
                    </m:e>
                    <m:sup>
                      <m:r>
                        <w:rPr>
                          <w:rFonts w:ascii="Cambria Math" w:hAnsi="Cambria Math" w:cs="Arial"/>
                          <w:color w:val="333333"/>
                          <w:highlight w:val="yellow"/>
                          <w:shd w:val="clear" w:color="auto" w:fill="FFFFFF"/>
                        </w:rPr>
                        <m:t>a-1</m:t>
                      </m:r>
                    </m:sup>
                  </m:sSup>
                </m:e>
              </m:d>
              <m:r>
                <w:rPr>
                  <w:rFonts w:ascii="Cambria Math" w:hAnsi="Cambria Math" w:cs="Arial"/>
                  <w:color w:val="333333"/>
                  <w:highlight w:val="yellow"/>
                  <w:shd w:val="clear" w:color="auto" w:fill="FFFFFF"/>
                </w:rPr>
                <m:t xml:space="preserve">dx= </m:t>
              </m:r>
              <m:f>
                <m:fPr>
                  <m:ctrlPr>
                    <w:rPr>
                      <w:rFonts w:ascii="Cambria Math" w:hAnsi="Cambria Math" w:cs="Arial"/>
                      <w:i/>
                      <w:color w:val="333333"/>
                      <w:highlight w:val="yellow"/>
                      <w:shd w:val="clear" w:color="auto" w:fill="FFFFFF"/>
                    </w:rPr>
                  </m:ctrlPr>
                </m:fPr>
                <m:num>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(T+ε)</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a</m:t>
                      </m:r>
                    </m:sup>
                  </m:sSup>
                </m:num>
                <m:den>
                  <m:r>
                    <w:rPr>
                      <w:rFonts w:ascii="Cambria Math" w:hAnsi="Cambria Math" w:cs="Arial"/>
                      <w:color w:val="333333"/>
                      <w:highlight w:val="yellow"/>
                      <w:shd w:val="clear" w:color="auto" w:fill="FFFFFF"/>
                    </w:rPr>
                    <m:t>a</m:t>
                  </m:r>
                </m:den>
              </m:f>
            </m:e>
          </m:nary>
          <m:r>
            <w:rPr>
              <w:rFonts w:ascii="Cambria Math" w:hAnsi="Cambria Math" w:cs="Arial"/>
              <w:color w:val="333333"/>
              <w:highlight w:val="yellow"/>
              <w:shd w:val="clear" w:color="auto" w:fill="FFFFFF"/>
            </w:rPr>
            <m:t>-</m:t>
          </m:r>
          <m:f>
            <m:fPr>
              <m:ctrlPr>
                <w:rPr>
                  <w:rFonts w:ascii="Cambria Math" w:hAnsi="Cambria Math" w:cs="Arial"/>
                  <w:i/>
                  <w:color w:val="333333"/>
                  <w:highlight w:val="yellow"/>
                  <w:shd w:val="clear" w:color="auto" w:fill="FFFFFF"/>
                </w:rPr>
              </m:ctrlPr>
            </m:fPr>
            <m:num>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m:t>
                  </m:r>
                </m:e>
                <m:sup>
                  <m:r>
                    <w:rPr>
                      <w:rFonts w:ascii="Cambria Math" w:hAnsi="Cambria Math" w:cs="Arial"/>
                      <w:color w:val="333333"/>
                      <w:highlight w:val="yellow"/>
                      <w:shd w:val="clear" w:color="auto" w:fill="FFFFFF"/>
                    </w:rPr>
                    <m:t>a</m:t>
                  </m:r>
                </m:sup>
              </m:sSup>
            </m:num>
            <m:den>
              <m:r>
                <w:rPr>
                  <w:rFonts w:ascii="Cambria Math" w:hAnsi="Cambria Math" w:cs="Arial"/>
                  <w:color w:val="333333"/>
                  <w:highlight w:val="yellow"/>
                  <w:shd w:val="clear" w:color="auto" w:fill="FFFFFF"/>
                </w:rPr>
                <m:t>a</m:t>
              </m:r>
            </m:den>
          </m:f>
          <m:r>
            <w:rPr>
              <w:rFonts w:ascii="Cambria Math" w:hAnsi="Cambria Math" w:cs="Arial"/>
              <w:color w:val="333333"/>
              <w:highlight w:val="yellow"/>
              <w:shd w:val="clear" w:color="auto" w:fill="FFFFFF"/>
            </w:rPr>
            <m:t>=</m:t>
          </m:r>
          <m:f>
            <m:fPr>
              <m:ctrlPr>
                <w:rPr>
                  <w:rFonts w:ascii="Cambria Math" w:hAnsi="Cambria Math" w:cs="Arial"/>
                  <w:i/>
                  <w:color w:val="333333"/>
                  <w:highlight w:val="yellow"/>
                  <w:shd w:val="clear" w:color="auto" w:fill="FFFFFF"/>
                </w:rPr>
              </m:ctrlPr>
            </m:fPr>
            <m:num>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(T+ε)</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a</m:t>
                  </m:r>
                </m:sup>
              </m:sSup>
            </m:num>
            <m:den>
              <m:r>
                <w:rPr>
                  <w:rFonts w:ascii="Cambria Math" w:hAnsi="Cambria Math" w:cs="Arial"/>
                  <w:color w:val="333333"/>
                  <w:highlight w:val="yellow"/>
                  <w:shd w:val="clear" w:color="auto" w:fill="FFFFFF"/>
                </w:rPr>
                <m:t>a</m:t>
              </m:r>
            </m:den>
          </m:f>
        </m:oMath>
      </m:oMathPara>
    </w:p>
    <w:p w14:paraId="49AB2404" w14:textId="77777777" w:rsidR="008D1943" w:rsidRPr="007233C1" w:rsidRDefault="008D1943" w:rsidP="008D1943">
      <w:pPr>
        <w:spacing w:line="360" w:lineRule="auto"/>
        <w:jc w:val="both"/>
        <w:rPr>
          <w:rFonts w:ascii="Arial" w:hAnsi="Arial" w:cs="Arial"/>
          <w:color w:val="333333"/>
          <w:highlight w:val="yellow"/>
          <w:shd w:val="clear" w:color="auto" w:fill="FFFFFF"/>
        </w:rPr>
      </w:pPr>
      <m:oMath>
        <m:r>
          <w:rPr>
            <w:rFonts w:ascii="Cambria Math" w:hAnsi="Cambria Math" w:cs="Arial"/>
            <w:color w:val="333333"/>
            <w:highlight w:val="yellow"/>
            <w:shd w:val="clear" w:color="auto" w:fill="FFFFFF"/>
          </w:rPr>
          <m:t>(T+ε</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a</m:t>
            </m:r>
          </m:sup>
        </m:sSup>
      </m:oMath>
      <w:r w:rsidRPr="007233C1">
        <w:rPr>
          <w:rFonts w:ascii="Arial" w:hAnsi="Arial" w:cs="Arial"/>
          <w:color w:val="333333"/>
          <w:highlight w:val="yellow"/>
          <w:shd w:val="clear" w:color="auto" w:fill="FFFFFF"/>
        </w:rPr>
        <w:t xml:space="preserve">. Hence, </w:t>
      </w:r>
      <m:oMath>
        <m:r>
          <w:rPr>
            <w:rFonts w:ascii="Cambria Math" w:hAnsi="Cambria Math" w:cs="Arial"/>
            <w:color w:val="333333"/>
            <w:highlight w:val="yellow"/>
            <w:shd w:val="clear" w:color="auto" w:fill="FFFFFF"/>
          </w:rPr>
          <m:t>(T+ε</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 xml:space="preserve">- </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 xml:space="preserve"> ≤0, </m:t>
        </m:r>
      </m:oMath>
      <w:r w:rsidRPr="007233C1">
        <w:rPr>
          <w:rFonts w:ascii="Arial" w:hAnsi="Arial" w:cs="Arial"/>
          <w:color w:val="333333"/>
          <w:highlight w:val="yellow"/>
          <w:shd w:val="clear" w:color="auto" w:fill="FFFFFF"/>
        </w:rPr>
        <w:t xml:space="preserve">so the integral is non-positive. Moreover, since </w:t>
      </w:r>
      <m:oMath>
        <m:r>
          <w:rPr>
            <w:rFonts w:ascii="Cambria Math" w:hAnsi="Cambria Math" w:cs="Arial"/>
            <w:color w:val="333333"/>
            <w:highlight w:val="yellow"/>
            <w:shd w:val="clear" w:color="auto" w:fill="FFFFFF"/>
          </w:rPr>
          <m:t>(T+ε</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 xml:space="preserve">≥ </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m:t>
            </m:r>
          </m:e>
          <m:sup>
            <m:r>
              <w:rPr>
                <w:rFonts w:ascii="Cambria Math" w:hAnsi="Cambria Math" w:cs="Arial"/>
                <w:color w:val="333333"/>
                <w:highlight w:val="yellow"/>
                <w:shd w:val="clear" w:color="auto" w:fill="FFFFFF"/>
              </w:rPr>
              <m:t>a</m:t>
            </m:r>
          </m:sup>
        </m:sSup>
      </m:oMath>
      <w:r w:rsidRPr="007233C1">
        <w:rPr>
          <w:rFonts w:ascii="Arial" w:hAnsi="Arial" w:cs="Arial"/>
          <w:color w:val="333333"/>
          <w:highlight w:val="yellow"/>
          <w:shd w:val="clear" w:color="auto" w:fill="FFFFFF"/>
        </w:rPr>
        <w:t xml:space="preserve">, then </w:t>
      </w:r>
      <m:oMath>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≤(T+ε</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 xml:space="preserve">- </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 xml:space="preserve"> ≤0,</m:t>
        </m:r>
      </m:oMath>
      <w:r w:rsidRPr="007233C1">
        <w:rPr>
          <w:rFonts w:ascii="Arial" w:hAnsi="Arial" w:cs="Arial"/>
          <w:color w:val="333333"/>
          <w:highlight w:val="yellow"/>
          <w:shd w:val="clear" w:color="auto" w:fill="FFFFFF"/>
        </w:rPr>
        <w:t xml:space="preserve"> and therefore the tight estimate: </w:t>
      </w:r>
    </w:p>
    <w:p w14:paraId="4591929B" w14:textId="77777777" w:rsidR="008D1943" w:rsidRPr="007233C1" w:rsidRDefault="008D1943" w:rsidP="008D1943">
      <w:pPr>
        <w:spacing w:line="360" w:lineRule="auto"/>
        <w:jc w:val="both"/>
        <w:rPr>
          <w:rFonts w:ascii="Cambria Math" w:hAnsi="Cambria Math" w:cs="Arial"/>
          <w:i/>
          <w:color w:val="333333"/>
          <w:highlight w:val="yellow"/>
          <w:shd w:val="clear" w:color="auto" w:fill="FFFFFF"/>
        </w:rPr>
      </w:pPr>
      <w:r w:rsidRPr="007233C1">
        <w:rPr>
          <w:rFonts w:ascii="Cambria Math" w:hAnsi="Cambria Math" w:cs="Arial"/>
          <w:i/>
          <w:color w:val="333333"/>
          <w:highlight w:val="yellow"/>
          <w:shd w:val="clear" w:color="auto" w:fill="FFFFFF"/>
        </w:rPr>
        <w:br/>
      </w:r>
      <m:oMathPara>
        <m:oMathParaPr>
          <m:jc m:val="center"/>
        </m:oMathParaPr>
        <m:oMath>
          <m:r>
            <w:rPr>
              <w:rFonts w:ascii="Cambria Math" w:hAnsi="Cambria Math" w:cs="Arial"/>
              <w:color w:val="333333"/>
              <w:highlight w:val="yellow"/>
              <w:shd w:val="clear" w:color="auto" w:fill="FFFFFF"/>
            </w:rPr>
            <m:t>|</m:t>
          </m:r>
          <m:nary>
            <m:naryPr>
              <m:limLoc m:val="subSup"/>
              <m:ctrlPr>
                <w:rPr>
                  <w:rFonts w:ascii="Cambria Math" w:hAnsi="Cambria Math" w:cs="Arial"/>
                  <w:i/>
                  <w:color w:val="333333"/>
                  <w:highlight w:val="yellow"/>
                  <w:shd w:val="clear" w:color="auto" w:fill="FFFFFF"/>
                </w:rPr>
              </m:ctrlPr>
            </m:naryPr>
            <m:sub>
              <m:r>
                <w:rPr>
                  <w:rFonts w:ascii="Cambria Math" w:hAnsi="Cambria Math" w:cs="Arial"/>
                  <w:color w:val="333333"/>
                  <w:highlight w:val="yellow"/>
                  <w:shd w:val="clear" w:color="auto" w:fill="FFFFFF"/>
                </w:rPr>
                <m:t>s</m:t>
              </m:r>
            </m:sub>
            <m:sup>
              <m:r>
                <w:rPr>
                  <w:rFonts w:ascii="Cambria Math" w:hAnsi="Cambria Math" w:cs="Arial"/>
                  <w:color w:val="333333"/>
                  <w:highlight w:val="yellow"/>
                  <w:shd w:val="clear" w:color="auto" w:fill="FFFFFF"/>
                </w:rPr>
                <m:t>t</m:t>
              </m:r>
            </m:sup>
            <m:e>
              <m:r>
                <w:rPr>
                  <w:rFonts w:ascii="Cambria Math" w:hAnsi="Cambria Math" w:cs="Arial"/>
                  <w:color w:val="333333"/>
                  <w:highlight w:val="yellow"/>
                  <w:shd w:val="clear" w:color="auto" w:fill="FFFFFF"/>
                </w:rPr>
                <m:t>((r-s+ε</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a-1</m:t>
                  </m:r>
                </m:sup>
              </m:sSup>
              <m:r>
                <w:rPr>
                  <w:rFonts w:ascii="Cambria Math" w:hAnsi="Cambria Math" w:cs="Arial"/>
                  <w:color w:val="333333"/>
                  <w:highlight w:val="yellow"/>
                  <w:shd w:val="clear" w:color="auto" w:fill="FFFFFF"/>
                </w:rPr>
                <m:t>-</m:t>
              </m:r>
              <m:d>
                <m:dPr>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r-s</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a-1</m:t>
                      </m:r>
                    </m:sup>
                  </m:sSup>
                </m:e>
              </m:d>
              <m:r>
                <w:rPr>
                  <w:rFonts w:ascii="Cambria Math" w:hAnsi="Cambria Math" w:cs="Arial"/>
                  <w:color w:val="333333"/>
                  <w:highlight w:val="yellow"/>
                  <w:shd w:val="clear" w:color="auto" w:fill="FFFFFF"/>
                </w:rPr>
                <m:t>dr |≤</m:t>
              </m:r>
              <m:f>
                <m:fPr>
                  <m:ctrlPr>
                    <w:rPr>
                      <w:rFonts w:ascii="Cambria Math" w:hAnsi="Cambria Math" w:cs="Arial"/>
                      <w:i/>
                      <w:color w:val="333333"/>
                      <w:highlight w:val="yellow"/>
                      <w:shd w:val="clear" w:color="auto" w:fill="FFFFFF"/>
                    </w:rPr>
                  </m:ctrlPr>
                </m:fPr>
                <m:num>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a</m:t>
                      </m:r>
                    </m:sup>
                  </m:sSup>
                </m:num>
                <m:den>
                  <m:r>
                    <w:rPr>
                      <w:rFonts w:ascii="Cambria Math" w:hAnsi="Cambria Math" w:cs="Arial"/>
                      <w:color w:val="333333"/>
                      <w:highlight w:val="yellow"/>
                      <w:shd w:val="clear" w:color="auto" w:fill="FFFFFF"/>
                    </w:rPr>
                    <m:t>a</m:t>
                  </m:r>
                </m:den>
              </m:f>
            </m:e>
          </m:nary>
        </m:oMath>
      </m:oMathPara>
    </w:p>
    <w:p w14:paraId="7CB22663" w14:textId="77777777" w:rsidR="008D1943" w:rsidRPr="007233C1" w:rsidRDefault="008D1943" w:rsidP="008D1943">
      <w:pPr>
        <w:spacing w:line="360" w:lineRule="auto"/>
        <w:jc w:val="both"/>
        <w:rPr>
          <w:rFonts w:ascii="Arial" w:hAnsi="Arial" w:cs="Arial"/>
          <w:color w:val="333333"/>
          <w:highlight w:val="yellow"/>
          <w:shd w:val="clear" w:color="auto" w:fill="FFFFFF"/>
        </w:rPr>
      </w:pPr>
      <w:r w:rsidRPr="007233C1">
        <w:rPr>
          <w:rFonts w:ascii="Arial" w:hAnsi="Arial" w:cs="Arial"/>
          <w:color w:val="333333"/>
          <w:highlight w:val="yellow"/>
          <w:shd w:val="clear" w:color="auto" w:fill="FFFFFF"/>
        </w:rPr>
        <w:t>Since the left side is</w:t>
      </w:r>
      <w:del w:id="1323" w:author="George Urumov" w:date="2025-10-29T12:33:00Z" w16du:dateUtc="2025-10-29T12:33:00Z">
        <w:r w:rsidRPr="007233C1" w:rsidDel="000F4958">
          <w:rPr>
            <w:rFonts w:ascii="Arial" w:hAnsi="Arial" w:cs="Arial"/>
            <w:color w:val="333333"/>
            <w:highlight w:val="yellow"/>
            <w:shd w:val="clear" w:color="auto" w:fill="FFFFFF"/>
          </w:rPr>
          <w:delText xml:space="preserve"> is</w:delText>
        </w:r>
      </w:del>
      <w:r w:rsidRPr="007233C1">
        <w:rPr>
          <w:rFonts w:ascii="Arial" w:hAnsi="Arial" w:cs="Arial"/>
          <w:color w:val="333333"/>
          <w:highlight w:val="yellow"/>
          <w:shd w:val="clear" w:color="auto" w:fill="FFFFFF"/>
        </w:rPr>
        <w:t xml:space="preserve"> less than zero, then:</w:t>
      </w:r>
    </w:p>
    <w:p w14:paraId="59779B40" w14:textId="77777777" w:rsidR="008D1943" w:rsidRPr="003D59EF" w:rsidRDefault="00000000" w:rsidP="008D1943">
      <w:pPr>
        <w:spacing w:line="360" w:lineRule="auto"/>
        <w:jc w:val="both"/>
        <w:rPr>
          <w:rFonts w:ascii="Arial" w:hAnsi="Arial" w:cs="Arial"/>
          <w:color w:val="333333"/>
          <w:shd w:val="clear" w:color="auto" w:fill="FFFFFF"/>
        </w:rPr>
      </w:pPr>
      <m:oMathPara>
        <m:oMathParaPr>
          <m:jc m:val="center"/>
        </m:oMathParaPr>
        <m:oMath>
          <m:nary>
            <m:naryPr>
              <m:limLoc m:val="subSup"/>
              <m:ctrlPr>
                <w:rPr>
                  <w:rFonts w:ascii="Cambria Math" w:hAnsi="Cambria Math" w:cs="Arial"/>
                  <w:i/>
                  <w:color w:val="333333"/>
                  <w:highlight w:val="yellow"/>
                  <w:shd w:val="clear" w:color="auto" w:fill="FFFFFF"/>
                </w:rPr>
              </m:ctrlPr>
            </m:naryPr>
            <m:sub>
              <m:r>
                <w:rPr>
                  <w:rFonts w:ascii="Cambria Math" w:hAnsi="Cambria Math" w:cs="Arial"/>
                  <w:color w:val="333333"/>
                  <w:highlight w:val="yellow"/>
                  <w:shd w:val="clear" w:color="auto" w:fill="FFFFFF"/>
                </w:rPr>
                <m:t>s</m:t>
              </m:r>
            </m:sub>
            <m:sup>
              <m:r>
                <w:rPr>
                  <w:rFonts w:ascii="Cambria Math" w:hAnsi="Cambria Math" w:cs="Arial"/>
                  <w:color w:val="333333"/>
                  <w:highlight w:val="yellow"/>
                  <w:shd w:val="clear" w:color="auto" w:fill="FFFFFF"/>
                </w:rPr>
                <m:t>t</m:t>
              </m:r>
            </m:sup>
            <m:e>
              <m:r>
                <w:rPr>
                  <w:rFonts w:ascii="Cambria Math" w:hAnsi="Cambria Math" w:cs="Arial"/>
                  <w:color w:val="333333"/>
                  <w:highlight w:val="yellow"/>
                  <w:shd w:val="clear" w:color="auto" w:fill="FFFFFF"/>
                </w:rPr>
                <m:t>((r-s+ε</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a-1</m:t>
                  </m:r>
                </m:sup>
              </m:sSup>
              <m:r>
                <w:rPr>
                  <w:rFonts w:ascii="Cambria Math" w:hAnsi="Cambria Math" w:cs="Arial"/>
                  <w:color w:val="333333"/>
                  <w:highlight w:val="yellow"/>
                  <w:shd w:val="clear" w:color="auto" w:fill="FFFFFF"/>
                </w:rPr>
                <m:t>-</m:t>
              </m:r>
              <m:d>
                <m:dPr>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r-s</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a-1</m:t>
                      </m:r>
                    </m:sup>
                  </m:sSup>
                </m:e>
              </m:d>
              <m:r>
                <w:rPr>
                  <w:rFonts w:ascii="Cambria Math" w:hAnsi="Cambria Math" w:cs="Arial"/>
                  <w:color w:val="333333"/>
                  <w:highlight w:val="yellow"/>
                  <w:shd w:val="clear" w:color="auto" w:fill="FFFFFF"/>
                </w:rPr>
                <m:t>dr≤</m:t>
              </m:r>
              <m:f>
                <m:fPr>
                  <m:ctrlPr>
                    <w:rPr>
                      <w:rFonts w:ascii="Cambria Math" w:hAnsi="Cambria Math" w:cs="Arial"/>
                      <w:i/>
                      <w:color w:val="333333"/>
                      <w:highlight w:val="yellow"/>
                      <w:shd w:val="clear" w:color="auto" w:fill="FFFFFF"/>
                    </w:rPr>
                  </m:ctrlPr>
                </m:fPr>
                <m:num>
                  <m:r>
                    <w:rPr>
                      <w:rFonts w:ascii="Cambria Math" w:hAnsi="Cambria Math" w:cs="Arial"/>
                      <w:color w:val="333333"/>
                      <w:highlight w:val="yellow"/>
                      <w:shd w:val="clear" w:color="auto" w:fill="FFFFFF"/>
                    </w:rPr>
                    <m:t>a+1</m:t>
                  </m:r>
                </m:num>
                <m:den>
                  <m:r>
                    <w:rPr>
                      <w:rFonts w:ascii="Cambria Math" w:hAnsi="Cambria Math" w:cs="Arial"/>
                      <w:color w:val="333333"/>
                      <w:highlight w:val="yellow"/>
                      <w:shd w:val="clear" w:color="auto" w:fill="FFFFFF"/>
                    </w:rPr>
                    <m:t>a</m:t>
                  </m:r>
                </m:den>
              </m:f>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a</m:t>
                  </m:r>
                </m:sup>
              </m:sSup>
            </m:e>
          </m:nary>
        </m:oMath>
      </m:oMathPara>
    </w:p>
    <w:p w14:paraId="5C8BC6AE" w14:textId="77777777" w:rsidR="008D1943" w:rsidRPr="007233C1" w:rsidRDefault="008D1943" w:rsidP="008D1943">
      <w:pPr>
        <w:spacing w:line="360" w:lineRule="auto"/>
        <w:ind w:firstLine="720"/>
        <w:jc w:val="both"/>
        <w:rPr>
          <w:rFonts w:ascii="Arial" w:hAnsi="Arial" w:cs="Arial"/>
          <w:strike/>
          <w:color w:val="333333"/>
          <w:shd w:val="clear" w:color="auto" w:fill="FFFFFF"/>
        </w:rPr>
      </w:pPr>
      <w:r w:rsidRPr="009B21D3">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 xml:space="preserve">We will employ the finite-increments formula in the proof. Let </w:t>
      </w:r>
      <w:r w:rsidRPr="007233C1">
        <w:rPr>
          <w:rFonts w:ascii="Arial" w:hAnsi="Arial" w:cs="Arial"/>
          <w:i/>
          <w:iCs/>
          <w:strike/>
          <w:color w:val="333333"/>
          <w:highlight w:val="green"/>
          <w:shd w:val="clear" w:color="auto" w:fill="FFFFFF"/>
        </w:rPr>
        <w:t>f(x)</w:t>
      </w:r>
      <w:r w:rsidRPr="007233C1">
        <w:rPr>
          <w:rFonts w:ascii="Arial" w:hAnsi="Arial" w:cs="Arial"/>
          <w:strike/>
          <w:color w:val="333333"/>
          <w:highlight w:val="green"/>
          <w:shd w:val="clear" w:color="auto" w:fill="FFFFFF"/>
        </w:rPr>
        <w:t xml:space="preserve"> be a differentiable function defined on an interval [</w:t>
      </w:r>
      <w:proofErr w:type="spellStart"/>
      <w:proofErr w:type="gramStart"/>
      <w:r w:rsidRPr="007233C1">
        <w:rPr>
          <w:rFonts w:ascii="Arial" w:hAnsi="Arial" w:cs="Arial"/>
          <w:i/>
          <w:iCs/>
          <w:strike/>
          <w:color w:val="333333"/>
          <w:highlight w:val="green"/>
          <w:shd w:val="clear" w:color="auto" w:fill="FFFFFF"/>
        </w:rPr>
        <w:t>a,b</w:t>
      </w:r>
      <w:proofErr w:type="spellEnd"/>
      <w:proofErr w:type="gramEnd"/>
      <w:r w:rsidRPr="007233C1">
        <w:rPr>
          <w:rFonts w:ascii="Arial" w:hAnsi="Arial" w:cs="Arial"/>
          <w:strike/>
          <w:color w:val="333333"/>
          <w:highlight w:val="green"/>
          <w:shd w:val="clear" w:color="auto" w:fill="FFFFFF"/>
        </w:rPr>
        <w:t xml:space="preserve">] and let </w:t>
      </w:r>
      <w:r w:rsidRPr="007233C1">
        <w:rPr>
          <w:rFonts w:ascii="Arial" w:hAnsi="Arial" w:cs="Arial"/>
          <w:i/>
          <w:iCs/>
          <w:strike/>
          <w:color w:val="333333"/>
          <w:highlight w:val="green"/>
          <w:shd w:val="clear" w:color="auto" w:fill="FFFFFF"/>
        </w:rPr>
        <w:t>δ</w:t>
      </w:r>
      <w:r w:rsidRPr="007233C1">
        <w:rPr>
          <w:rFonts w:ascii="Arial" w:hAnsi="Arial" w:cs="Arial"/>
          <w:strike/>
          <w:color w:val="333333"/>
          <w:highlight w:val="green"/>
          <w:shd w:val="clear" w:color="auto" w:fill="FFFFFF"/>
        </w:rPr>
        <w:t xml:space="preserve"> be a small increment. The formula states that: </w:t>
      </w:r>
      <m:oMath>
        <m:r>
          <w:rPr>
            <w:rFonts w:ascii="Cambria Math" w:hAnsi="Cambria Math"/>
            <w:strike/>
            <w:highlight w:val="green"/>
          </w:rPr>
          <m:t>f(x+δ)-f(x) = f’(x)δ + θδ,</m:t>
        </m:r>
      </m:oMath>
      <w:r w:rsidRPr="007233C1">
        <w:rPr>
          <w:rFonts w:ascii="Arial" w:hAnsi="Arial" w:cs="Arial"/>
          <w:strike/>
          <w:color w:val="333333"/>
          <w:highlight w:val="green"/>
          <w:shd w:val="clear" w:color="auto" w:fill="FFFFFF"/>
        </w:rPr>
        <w:t xml:space="preserve"> where </w:t>
      </w:r>
      <w:r w:rsidRPr="007233C1">
        <w:rPr>
          <w:rFonts w:ascii="Arial" w:hAnsi="Arial" w:cs="Arial"/>
          <w:i/>
          <w:iCs/>
          <w:strike/>
          <w:color w:val="333333"/>
          <w:highlight w:val="green"/>
          <w:shd w:val="clear" w:color="auto" w:fill="FFFFFF"/>
        </w:rPr>
        <w:t>f’(x)</w:t>
      </w:r>
      <w:r w:rsidRPr="007233C1">
        <w:rPr>
          <w:rFonts w:ascii="Arial" w:hAnsi="Arial" w:cs="Arial"/>
          <w:strike/>
          <w:color w:val="333333"/>
          <w:highlight w:val="green"/>
          <w:shd w:val="clear" w:color="auto" w:fill="FFFFFF"/>
        </w:rPr>
        <w:t xml:space="preserve"> represents the first derivative </w:t>
      </w:r>
      <w:proofErr w:type="spellStart"/>
      <w:r w:rsidRPr="007233C1">
        <w:rPr>
          <w:rFonts w:ascii="Arial" w:hAnsi="Arial" w:cs="Arial"/>
          <w:strike/>
          <w:color w:val="333333"/>
          <w:highlight w:val="green"/>
          <w:shd w:val="clear" w:color="auto" w:fill="FFFFFF"/>
        </w:rPr>
        <w:t xml:space="preserve">of </w:t>
      </w:r>
      <w:r w:rsidRPr="007233C1">
        <w:rPr>
          <w:rFonts w:ascii="Arial" w:hAnsi="Arial" w:cs="Arial"/>
          <w:i/>
          <w:iCs/>
          <w:strike/>
          <w:color w:val="333333"/>
          <w:highlight w:val="green"/>
          <w:shd w:val="clear" w:color="auto" w:fill="FFFFFF"/>
        </w:rPr>
        <w:t>f</w:t>
      </w:r>
      <w:proofErr w:type="spellEnd"/>
      <w:r w:rsidRPr="007233C1">
        <w:rPr>
          <w:rFonts w:ascii="Arial" w:hAnsi="Arial" w:cs="Arial"/>
          <w:i/>
          <w:iCs/>
          <w:strike/>
          <w:color w:val="333333"/>
          <w:highlight w:val="green"/>
          <w:shd w:val="clear" w:color="auto" w:fill="FFFFFF"/>
        </w:rPr>
        <w:t xml:space="preserve"> </w:t>
      </w:r>
      <w:r w:rsidRPr="007233C1">
        <w:rPr>
          <w:rFonts w:ascii="Arial" w:hAnsi="Arial" w:cs="Arial"/>
          <w:strike/>
          <w:color w:val="333333"/>
          <w:highlight w:val="green"/>
          <w:shd w:val="clear" w:color="auto" w:fill="FFFFFF"/>
        </w:rPr>
        <w:t xml:space="preserve">evaluated between some point </w:t>
      </w:r>
      <w:r w:rsidRPr="007233C1">
        <w:rPr>
          <w:rFonts w:ascii="Arial" w:hAnsi="Arial" w:cs="Arial"/>
          <w:i/>
          <w:iCs/>
          <w:strike/>
          <w:color w:val="333333"/>
          <w:highlight w:val="green"/>
          <w:shd w:val="clear" w:color="auto" w:fill="FFFFFF"/>
        </w:rPr>
        <w:t>x</w:t>
      </w:r>
      <w:r w:rsidRPr="007233C1">
        <w:rPr>
          <w:rFonts w:ascii="Arial" w:hAnsi="Arial" w:cs="Arial"/>
          <w:strike/>
          <w:color w:val="333333"/>
          <w:highlight w:val="green"/>
          <w:shd w:val="clear" w:color="auto" w:fill="FFFFFF"/>
        </w:rPr>
        <w:t xml:space="preserve"> and </w:t>
      </w:r>
      <w:r w:rsidRPr="007233C1">
        <w:rPr>
          <w:rFonts w:ascii="Arial" w:hAnsi="Arial" w:cs="Arial"/>
          <w:i/>
          <w:iCs/>
          <w:strike/>
          <w:color w:val="333333"/>
          <w:highlight w:val="green"/>
          <w:shd w:val="clear" w:color="auto" w:fill="FFFFFF"/>
        </w:rPr>
        <w:t>x</w:t>
      </w:r>
      <w:r w:rsidRPr="007233C1">
        <w:rPr>
          <w:rFonts w:ascii="Arial" w:hAnsi="Arial" w:cs="Arial"/>
          <w:strike/>
          <w:color w:val="333333"/>
          <w:highlight w:val="green"/>
          <w:shd w:val="clear" w:color="auto" w:fill="FFFFFF"/>
        </w:rPr>
        <w:t xml:space="preserve"> + </w:t>
      </w:r>
      <w:r w:rsidRPr="007233C1">
        <w:rPr>
          <w:rFonts w:ascii="Arial" w:hAnsi="Arial" w:cs="Arial"/>
          <w:i/>
          <w:iCs/>
          <w:strike/>
          <w:color w:val="333333"/>
          <w:highlight w:val="green"/>
          <w:shd w:val="clear" w:color="auto" w:fill="FFFFFF"/>
        </w:rPr>
        <w:t>δ</w:t>
      </w:r>
      <w:r w:rsidRPr="007233C1">
        <w:rPr>
          <w:rFonts w:ascii="Arial" w:hAnsi="Arial" w:cs="Arial"/>
          <w:strike/>
          <w:color w:val="333333"/>
          <w:highlight w:val="green"/>
          <w:shd w:val="clear" w:color="auto" w:fill="FFFFFF"/>
        </w:rPr>
        <w:t xml:space="preserve">, and </w:t>
      </w:r>
      <w:r w:rsidRPr="007233C1">
        <w:rPr>
          <w:rFonts w:ascii="Arial" w:hAnsi="Arial" w:cs="Arial"/>
          <w:i/>
          <w:iCs/>
          <w:strike/>
          <w:color w:val="333333"/>
          <w:highlight w:val="green"/>
          <w:shd w:val="clear" w:color="auto" w:fill="FFFFFF"/>
        </w:rPr>
        <w:t>θ</w:t>
      </w:r>
      <w:r w:rsidRPr="007233C1">
        <w:rPr>
          <w:rFonts w:ascii="Arial" w:hAnsi="Arial" w:cs="Arial"/>
          <w:strike/>
          <w:color w:val="333333"/>
          <w:highlight w:val="green"/>
          <w:shd w:val="clear" w:color="auto" w:fill="FFFFFF"/>
        </w:rPr>
        <w:t xml:space="preserve"> is a value between 0 and 1. In other words, the change in the function’s value over the interval [</w:t>
      </w:r>
      <w:r w:rsidRPr="007233C1">
        <w:rPr>
          <w:rFonts w:ascii="Arial" w:hAnsi="Arial" w:cs="Arial"/>
          <w:i/>
          <w:iCs/>
          <w:strike/>
          <w:color w:val="333333"/>
          <w:highlight w:val="green"/>
          <w:shd w:val="clear" w:color="auto" w:fill="FFFFFF"/>
        </w:rPr>
        <w:t xml:space="preserve">x, </w:t>
      </w:r>
      <w:proofErr w:type="spellStart"/>
      <w:r w:rsidRPr="007233C1">
        <w:rPr>
          <w:rFonts w:ascii="Arial" w:hAnsi="Arial" w:cs="Arial"/>
          <w:i/>
          <w:iCs/>
          <w:strike/>
          <w:color w:val="333333"/>
          <w:highlight w:val="green"/>
          <w:shd w:val="clear" w:color="auto" w:fill="FFFFFF"/>
        </w:rPr>
        <w:t>x+δ</w:t>
      </w:r>
      <w:proofErr w:type="spellEnd"/>
      <w:r w:rsidRPr="007233C1">
        <w:rPr>
          <w:rFonts w:ascii="Arial" w:hAnsi="Arial" w:cs="Arial"/>
          <w:strike/>
          <w:color w:val="333333"/>
          <w:highlight w:val="green"/>
          <w:shd w:val="clear" w:color="auto" w:fill="FFFFFF"/>
        </w:rPr>
        <w:t xml:space="preserve">] is approximately equal to the derivative of the function times the increment </w:t>
      </w:r>
      <w:r w:rsidRPr="007233C1">
        <w:rPr>
          <w:rFonts w:ascii="Arial" w:hAnsi="Arial" w:cs="Arial"/>
          <w:i/>
          <w:iCs/>
          <w:strike/>
          <w:color w:val="333333"/>
          <w:highlight w:val="green"/>
          <w:shd w:val="clear" w:color="auto" w:fill="FFFFFF"/>
        </w:rPr>
        <w:t>δ</w:t>
      </w:r>
      <w:r w:rsidRPr="007233C1">
        <w:rPr>
          <w:rFonts w:ascii="Arial" w:hAnsi="Arial" w:cs="Arial"/>
          <w:strike/>
          <w:color w:val="333333"/>
          <w:highlight w:val="green"/>
          <w:shd w:val="clear" w:color="auto" w:fill="FFFFFF"/>
        </w:rPr>
        <w:t xml:space="preserve">, plus an additional term </w:t>
      </w:r>
      <w:proofErr w:type="spellStart"/>
      <w:r w:rsidRPr="007233C1">
        <w:rPr>
          <w:rFonts w:ascii="Arial" w:hAnsi="Arial" w:cs="Arial"/>
          <w:i/>
          <w:iCs/>
          <w:strike/>
          <w:color w:val="333333"/>
          <w:highlight w:val="green"/>
          <w:shd w:val="clear" w:color="auto" w:fill="FFFFFF"/>
        </w:rPr>
        <w:t>θδ</w:t>
      </w:r>
      <w:proofErr w:type="spellEnd"/>
      <w:r w:rsidRPr="007233C1">
        <w:rPr>
          <w:rFonts w:ascii="Arial" w:hAnsi="Arial" w:cs="Arial"/>
          <w:strike/>
          <w:color w:val="333333"/>
          <w:highlight w:val="green"/>
          <w:shd w:val="clear" w:color="auto" w:fill="FFFFFF"/>
        </w:rPr>
        <w:t xml:space="preserve"> accounting for the difference between the true change and the linear approximation. In the context of this proof, we will use the finite-increments formula to analyse the function </w:t>
      </w:r>
      <w:r w:rsidRPr="007233C1">
        <w:rPr>
          <w:rFonts w:ascii="Arial" w:hAnsi="Arial" w:cs="Arial"/>
          <w:i/>
          <w:iCs/>
          <w:strike/>
          <w:color w:val="333333"/>
          <w:highlight w:val="green"/>
          <w:shd w:val="clear" w:color="auto" w:fill="FFFFFF"/>
        </w:rPr>
        <w:t>f(x) = x</w:t>
      </w:r>
      <w:r w:rsidRPr="007233C1">
        <w:rPr>
          <w:rFonts w:ascii="Arial" w:hAnsi="Arial" w:cs="Arial"/>
          <w:i/>
          <w:iCs/>
          <w:strike/>
          <w:color w:val="333333"/>
          <w:highlight w:val="green"/>
          <w:shd w:val="clear" w:color="auto" w:fill="FFFFFF"/>
          <w:vertAlign w:val="superscript"/>
        </w:rPr>
        <w:t>a-1</w:t>
      </w:r>
      <w:r w:rsidRPr="007233C1">
        <w:rPr>
          <w:rFonts w:ascii="Arial" w:hAnsi="Arial" w:cs="Arial"/>
          <w:strike/>
          <w:color w:val="333333"/>
          <w:highlight w:val="green"/>
          <w:shd w:val="clear" w:color="auto" w:fill="FFFFFF"/>
        </w:rPr>
        <w:t xml:space="preserve"> to obtain (</w:t>
      </w:r>
      <w:proofErr w:type="spellStart"/>
      <w:r w:rsidRPr="007233C1">
        <w:rPr>
          <w:rFonts w:ascii="Arial" w:hAnsi="Arial" w:cs="Arial"/>
          <w:i/>
          <w:iCs/>
          <w:strike/>
          <w:color w:val="333333"/>
          <w:highlight w:val="green"/>
          <w:shd w:val="clear" w:color="auto" w:fill="FFFFFF"/>
        </w:rPr>
        <w:t>x+</w:t>
      </w:r>
      <w:proofErr w:type="gramStart"/>
      <w:r w:rsidRPr="007233C1">
        <w:rPr>
          <w:rFonts w:ascii="Arial" w:hAnsi="Arial" w:cs="Arial"/>
          <w:i/>
          <w:iCs/>
          <w:strike/>
          <w:color w:val="333333"/>
          <w:highlight w:val="green"/>
          <w:shd w:val="clear" w:color="auto" w:fill="FFFFFF"/>
        </w:rPr>
        <w:t>ε</w:t>
      </w:r>
      <w:proofErr w:type="spellEnd"/>
      <w:r w:rsidRPr="007233C1">
        <w:rPr>
          <w:rFonts w:ascii="Arial" w:hAnsi="Arial" w:cs="Arial"/>
          <w:i/>
          <w:iCs/>
          <w:strike/>
          <w:color w:val="333333"/>
          <w:highlight w:val="green"/>
          <w:shd w:val="clear" w:color="auto" w:fill="FFFFFF"/>
        </w:rPr>
        <w:t>)</w:t>
      </w:r>
      <w:r w:rsidRPr="007233C1">
        <w:rPr>
          <w:rFonts w:ascii="Arial" w:hAnsi="Arial" w:cs="Arial"/>
          <w:i/>
          <w:iCs/>
          <w:strike/>
          <w:color w:val="333333"/>
          <w:highlight w:val="green"/>
          <w:shd w:val="clear" w:color="auto" w:fill="FFFFFF"/>
          <w:vertAlign w:val="superscript"/>
        </w:rPr>
        <w:t>a</w:t>
      </w:r>
      <w:proofErr w:type="gramEnd"/>
      <w:r w:rsidRPr="007233C1">
        <w:rPr>
          <w:rFonts w:ascii="Arial" w:hAnsi="Arial" w:cs="Arial"/>
          <w:i/>
          <w:iCs/>
          <w:strike/>
          <w:color w:val="333333"/>
          <w:highlight w:val="green"/>
          <w:shd w:val="clear" w:color="auto" w:fill="FFFFFF"/>
          <w:vertAlign w:val="superscript"/>
        </w:rPr>
        <w:t>-1</w:t>
      </w:r>
      <w:r w:rsidRPr="007233C1">
        <w:rPr>
          <w:rFonts w:ascii="Arial" w:hAnsi="Arial" w:cs="Arial"/>
          <w:strike/>
          <w:color w:val="333333"/>
          <w:highlight w:val="green"/>
          <w:shd w:val="clear" w:color="auto" w:fill="FFFFFF"/>
        </w:rPr>
        <w:t xml:space="preserve"> – </w:t>
      </w:r>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perscript"/>
        </w:rPr>
        <w:t>a-1</w:t>
      </w:r>
      <w:r w:rsidRPr="007233C1">
        <w:rPr>
          <w:rFonts w:ascii="Arial" w:hAnsi="Arial" w:cs="Arial"/>
          <w:strike/>
          <w:color w:val="333333"/>
          <w:highlight w:val="green"/>
          <w:shd w:val="clear" w:color="auto" w:fill="FFFFFF"/>
        </w:rPr>
        <w:t>= [(</w:t>
      </w:r>
      <w:r w:rsidRPr="007233C1">
        <w:rPr>
          <w:rFonts w:ascii="Arial" w:hAnsi="Arial" w:cs="Arial"/>
          <w:i/>
          <w:iCs/>
          <w:strike/>
          <w:color w:val="333333"/>
          <w:highlight w:val="green"/>
          <w:shd w:val="clear" w:color="auto" w:fill="FFFFFF"/>
        </w:rPr>
        <w:t>a-</w:t>
      </w:r>
      <w:proofErr w:type="gramStart"/>
      <w:r w:rsidRPr="007233C1">
        <w:rPr>
          <w:rFonts w:ascii="Arial" w:hAnsi="Arial" w:cs="Arial"/>
          <w:i/>
          <w:iCs/>
          <w:strike/>
          <w:color w:val="333333"/>
          <w:highlight w:val="green"/>
          <w:shd w:val="clear" w:color="auto" w:fill="FFFFFF"/>
        </w:rPr>
        <w:t>1)(</w:t>
      </w:r>
      <w:proofErr w:type="spellStart"/>
      <w:proofErr w:type="gramEnd"/>
      <w:r w:rsidRPr="007233C1">
        <w:rPr>
          <w:rFonts w:ascii="Arial" w:hAnsi="Arial" w:cs="Arial"/>
          <w:i/>
          <w:iCs/>
          <w:strike/>
          <w:color w:val="333333"/>
          <w:highlight w:val="green"/>
          <w:shd w:val="clear" w:color="auto" w:fill="FFFFFF"/>
        </w:rPr>
        <w:t>x+</w:t>
      </w:r>
      <w:proofErr w:type="gramStart"/>
      <w:r w:rsidRPr="007233C1">
        <w:rPr>
          <w:rFonts w:ascii="Arial" w:hAnsi="Arial" w:cs="Arial"/>
          <w:i/>
          <w:iCs/>
          <w:strike/>
          <w:color w:val="333333"/>
          <w:highlight w:val="green"/>
          <w:shd w:val="clear" w:color="auto" w:fill="FFFFFF"/>
        </w:rPr>
        <w:t>θε</w:t>
      </w:r>
      <w:proofErr w:type="spellEnd"/>
      <w:r w:rsidRPr="007233C1">
        <w:rPr>
          <w:rFonts w:ascii="Arial" w:hAnsi="Arial" w:cs="Arial"/>
          <w:i/>
          <w:iCs/>
          <w:strike/>
          <w:color w:val="333333"/>
          <w:highlight w:val="green"/>
          <w:shd w:val="clear" w:color="auto" w:fill="FFFFFF"/>
        </w:rPr>
        <w:t>)</w:t>
      </w:r>
      <w:r w:rsidRPr="007233C1">
        <w:rPr>
          <w:rFonts w:ascii="Arial" w:hAnsi="Arial" w:cs="Arial"/>
          <w:i/>
          <w:iCs/>
          <w:strike/>
          <w:color w:val="333333"/>
          <w:highlight w:val="green"/>
          <w:shd w:val="clear" w:color="auto" w:fill="FFFFFF"/>
          <w:vertAlign w:val="superscript"/>
        </w:rPr>
        <w:t>(</w:t>
      </w:r>
      <w:proofErr w:type="gramEnd"/>
      <w:r w:rsidRPr="007233C1">
        <w:rPr>
          <w:rFonts w:ascii="Arial" w:hAnsi="Arial" w:cs="Arial"/>
          <w:i/>
          <w:iCs/>
          <w:strike/>
          <w:color w:val="333333"/>
          <w:highlight w:val="green"/>
          <w:shd w:val="clear" w:color="auto" w:fill="FFFFFF"/>
          <w:vertAlign w:val="superscript"/>
        </w:rPr>
        <w:t>a-</w:t>
      </w:r>
      <w:proofErr w:type="gramStart"/>
      <w:r w:rsidRPr="007233C1">
        <w:rPr>
          <w:rFonts w:ascii="Arial" w:hAnsi="Arial" w:cs="Arial"/>
          <w:i/>
          <w:iCs/>
          <w:strike/>
          <w:color w:val="333333"/>
          <w:highlight w:val="green"/>
          <w:shd w:val="clear" w:color="auto" w:fill="FFFFFF"/>
          <w:vertAlign w:val="superscript"/>
        </w:rPr>
        <w:t>2)</w:t>
      </w:r>
      <w:r w:rsidRPr="007233C1">
        <w:rPr>
          <w:rFonts w:ascii="Arial" w:hAnsi="Arial" w:cs="Arial"/>
          <w:i/>
          <w:iCs/>
          <w:strike/>
          <w:color w:val="333333"/>
          <w:highlight w:val="green"/>
          <w:shd w:val="clear" w:color="auto" w:fill="FFFFFF"/>
        </w:rPr>
        <w:t>ε</w:t>
      </w:r>
      <w:proofErr w:type="gramEnd"/>
      <w:r w:rsidRPr="007233C1">
        <w:rPr>
          <w:rFonts w:ascii="Arial" w:hAnsi="Arial" w:cs="Arial"/>
          <w:strike/>
          <w:color w:val="333333"/>
          <w:highlight w:val="green"/>
          <w:shd w:val="clear" w:color="auto" w:fill="FFFFFF"/>
        </w:rPr>
        <w:t xml:space="preserve">]. By applying formula to this function, we can derive relationships between the increments in the function’s values and the derivative of the function evaluated at intermediate points. These relationships are then used to establish the inequality for the integral in the proof. In summary, the finite-increments formula allows us to approximate the change in a function over small increments and provides a useful tool for bounding the behaviour of </w:t>
      </w:r>
      <w:r w:rsidRPr="007233C1">
        <w:rPr>
          <w:rFonts w:ascii="Arial" w:hAnsi="Arial" w:cs="Arial"/>
          <w:strike/>
          <w:color w:val="333333"/>
          <w:highlight w:val="green"/>
          <w:shd w:val="clear" w:color="auto" w:fill="FFFFFF"/>
        </w:rPr>
        <w:lastRenderedPageBreak/>
        <w:t>the functions. Here are the steps of the proof. (</w:t>
      </w:r>
      <w:proofErr w:type="spellStart"/>
      <w:r w:rsidRPr="007233C1">
        <w:rPr>
          <w:rFonts w:ascii="Arial" w:hAnsi="Arial" w:cs="Arial"/>
          <w:strike/>
          <w:color w:val="333333"/>
          <w:highlight w:val="green"/>
          <w:shd w:val="clear" w:color="auto" w:fill="FFFFFF"/>
        </w:rPr>
        <w:t>i</w:t>
      </w:r>
      <w:proofErr w:type="spellEnd"/>
      <w:r w:rsidRPr="007233C1">
        <w:rPr>
          <w:rFonts w:ascii="Arial" w:hAnsi="Arial" w:cs="Arial"/>
          <w:strike/>
          <w:color w:val="333333"/>
          <w:highlight w:val="green"/>
          <w:shd w:val="clear" w:color="auto" w:fill="FFFFFF"/>
        </w:rPr>
        <w:t xml:space="preserve">) Apply the finite-increments formula to obtain an upper bound for the absolute value of the following: </w:t>
      </w:r>
      <w:proofErr w:type="gramStart"/>
      <w:r w:rsidRPr="007233C1">
        <w:rPr>
          <w:rFonts w:ascii="Arial" w:hAnsi="Arial" w:cs="Arial"/>
          <w:strike/>
          <w:color w:val="333333"/>
          <w:highlight w:val="green"/>
          <w:shd w:val="clear" w:color="auto" w:fill="FFFFFF"/>
        </w:rPr>
        <w:t>|(</w:t>
      </w:r>
      <w:proofErr w:type="gramEnd"/>
      <m:oMath>
        <m:r>
          <w:rPr>
            <w:rFonts w:ascii="Cambria Math" w:hAnsi="Cambria Math" w:cs="Arial"/>
            <w:strike/>
            <w:color w:val="333333"/>
            <w:highlight w:val="green"/>
            <w:shd w:val="clear" w:color="auto" w:fill="FFFFFF"/>
          </w:rPr>
          <m:t>(r-s+ε</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e>
        </m:d>
        <m:d>
          <m:dPr>
            <m:begChr m:val="|"/>
            <m:endChr m:val="|"/>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m:t>
            </m:r>
            <m:d>
              <m:dPr>
                <m:begChr m:val="|"/>
                <m:endChr m:val="|"/>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a-1</m:t>
                </m:r>
              </m:e>
            </m:d>
          </m:e>
        </m:d>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a-2</m:t>
            </m:r>
          </m:sup>
        </m:sSup>
        <m:r>
          <w:rPr>
            <w:rFonts w:ascii="Cambria Math" w:hAnsi="Cambria Math" w:cs="Arial"/>
            <w:strike/>
            <w:color w:val="333333"/>
            <w:highlight w:val="green"/>
            <w:shd w:val="clear" w:color="auto" w:fill="FFFFFF"/>
          </w:rPr>
          <m:t>ε</m:t>
        </m:r>
      </m:oMath>
      <w:r w:rsidRPr="007233C1">
        <w:rPr>
          <w:rFonts w:ascii="Arial" w:hAnsi="Arial" w:cs="Arial"/>
          <w:strike/>
          <w:color w:val="333333"/>
          <w:highlight w:val="green"/>
          <w:shd w:val="clear" w:color="auto" w:fill="FFFFFF"/>
        </w:rPr>
        <w:t>. Using this inequality, we will split the integral over the time interval [</w:t>
      </w:r>
      <w:proofErr w:type="spellStart"/>
      <w:proofErr w:type="gramStart"/>
      <w:r w:rsidRPr="007233C1">
        <w:rPr>
          <w:rFonts w:ascii="Arial" w:hAnsi="Arial" w:cs="Arial"/>
          <w:i/>
          <w:iCs/>
          <w:strike/>
          <w:color w:val="333333"/>
          <w:highlight w:val="green"/>
          <w:shd w:val="clear" w:color="auto" w:fill="FFFFFF"/>
        </w:rPr>
        <w:t>s,t</w:t>
      </w:r>
      <w:proofErr w:type="spellEnd"/>
      <w:proofErr w:type="gramEnd"/>
      <w:r w:rsidRPr="007233C1">
        <w:rPr>
          <w:rFonts w:ascii="Arial" w:hAnsi="Arial" w:cs="Arial"/>
          <w:strike/>
          <w:color w:val="333333"/>
          <w:highlight w:val="green"/>
          <w:shd w:val="clear" w:color="auto" w:fill="FFFFFF"/>
        </w:rPr>
        <w:t xml:space="preserve">] into two parts, one from </w:t>
      </w:r>
      <w:r w:rsidRPr="007233C1">
        <w:rPr>
          <w:rFonts w:ascii="Arial" w:hAnsi="Arial" w:cs="Arial"/>
          <w:i/>
          <w:iCs/>
          <w:strike/>
          <w:color w:val="333333"/>
          <w:highlight w:val="green"/>
          <w:shd w:val="clear" w:color="auto" w:fill="FFFFFF"/>
        </w:rPr>
        <w:t>s</w:t>
      </w:r>
      <w:r w:rsidRPr="007233C1">
        <w:rPr>
          <w:rFonts w:ascii="Arial" w:hAnsi="Arial" w:cs="Arial"/>
          <w:strike/>
          <w:color w:val="333333"/>
          <w:highlight w:val="green"/>
          <w:shd w:val="clear" w:color="auto" w:fill="FFFFFF"/>
        </w:rPr>
        <w:t xml:space="preserve"> to </w:t>
      </w:r>
      <w:proofErr w:type="spellStart"/>
      <w:r w:rsidRPr="007233C1">
        <w:rPr>
          <w:rFonts w:ascii="Arial" w:hAnsi="Arial" w:cs="Arial"/>
          <w:i/>
          <w:iCs/>
          <w:strike/>
          <w:color w:val="333333"/>
          <w:highlight w:val="green"/>
          <w:shd w:val="clear" w:color="auto" w:fill="FFFFFF"/>
        </w:rPr>
        <w:t>s+ε</w:t>
      </w:r>
      <w:proofErr w:type="spellEnd"/>
      <w:r w:rsidRPr="007233C1">
        <w:rPr>
          <w:rFonts w:ascii="Arial" w:hAnsi="Arial" w:cs="Arial"/>
          <w:i/>
          <w:iCs/>
          <w:strike/>
          <w:color w:val="333333"/>
          <w:highlight w:val="green"/>
          <w:shd w:val="clear" w:color="auto" w:fill="FFFFFF"/>
        </w:rPr>
        <w:t xml:space="preserve"> </w:t>
      </w:r>
      <w:r w:rsidRPr="007233C1">
        <w:rPr>
          <w:rFonts w:ascii="Arial" w:hAnsi="Arial" w:cs="Arial"/>
          <w:strike/>
          <w:color w:val="333333"/>
          <w:highlight w:val="green"/>
          <w:shd w:val="clear" w:color="auto" w:fill="FFFFFF"/>
        </w:rPr>
        <w:t xml:space="preserve">and the second from </w:t>
      </w:r>
      <w:proofErr w:type="spellStart"/>
      <w:r w:rsidRPr="007233C1">
        <w:rPr>
          <w:rFonts w:ascii="Arial" w:hAnsi="Arial" w:cs="Arial"/>
          <w:i/>
          <w:iCs/>
          <w:strike/>
          <w:color w:val="333333"/>
          <w:highlight w:val="green"/>
          <w:shd w:val="clear" w:color="auto" w:fill="FFFFFF"/>
        </w:rPr>
        <w:t>s+ε</w:t>
      </w:r>
      <w:proofErr w:type="spellEnd"/>
      <w:r w:rsidRPr="007233C1">
        <w:rPr>
          <w:rFonts w:ascii="Arial" w:hAnsi="Arial" w:cs="Arial"/>
          <w:strike/>
          <w:color w:val="333333"/>
          <w:highlight w:val="green"/>
          <w:shd w:val="clear" w:color="auto" w:fill="FFFFFF"/>
        </w:rPr>
        <w:t xml:space="preserve"> to </w:t>
      </w:r>
      <w:r w:rsidRPr="007233C1">
        <w:rPr>
          <w:rFonts w:ascii="Arial" w:hAnsi="Arial" w:cs="Arial"/>
          <w:i/>
          <w:iCs/>
          <w:strike/>
          <w:color w:val="333333"/>
          <w:highlight w:val="green"/>
          <w:shd w:val="clear" w:color="auto" w:fill="FFFFFF"/>
        </w:rPr>
        <w:t>t</w:t>
      </w:r>
      <w:r w:rsidRPr="007233C1">
        <w:rPr>
          <w:rFonts w:ascii="Arial" w:hAnsi="Arial" w:cs="Arial"/>
          <w:strike/>
          <w:color w:val="333333"/>
          <w:highlight w:val="green"/>
          <w:shd w:val="clear" w:color="auto" w:fill="FFFFFF"/>
        </w:rPr>
        <w:t>.</w:t>
      </w:r>
      <w:r w:rsidRPr="007233C1">
        <w:rPr>
          <w:rFonts w:ascii="Arial" w:hAnsi="Arial" w:cs="Arial"/>
          <w:strike/>
          <w:color w:val="333333"/>
          <w:shd w:val="clear" w:color="auto" w:fill="FFFFFF"/>
        </w:rPr>
        <w:t xml:space="preserve"> </w:t>
      </w:r>
    </w:p>
    <w:p w14:paraId="7951F8A5" w14:textId="77777777" w:rsidR="008D1943" w:rsidRPr="007233C1" w:rsidRDefault="00000000" w:rsidP="008D1943">
      <w:pPr>
        <w:spacing w:line="360" w:lineRule="auto"/>
        <w:jc w:val="both"/>
        <w:rPr>
          <w:rFonts w:ascii="Arial" w:hAnsi="Arial" w:cs="Arial"/>
          <w:strike/>
          <w:color w:val="333333"/>
          <w:highlight w:val="green"/>
          <w:shd w:val="clear" w:color="auto" w:fill="FFFFFF"/>
        </w:rPr>
      </w:pPr>
      <m:oMathPara>
        <m:oMathParaPr>
          <m:jc m:val="center"/>
        </m:oMathParaPr>
        <m:oMath>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s</m:t>
              </m:r>
            </m:sub>
            <m:sup>
              <m:r>
                <w:rPr>
                  <w:rFonts w:ascii="Cambria Math" w:hAnsi="Cambria Math" w:cs="Arial"/>
                  <w:strike/>
                  <w:color w:val="333333"/>
                  <w:highlight w:val="green"/>
                  <w:shd w:val="clear" w:color="auto" w:fill="FFFFFF"/>
                </w:rPr>
                <m:t>t</m:t>
              </m:r>
            </m:sup>
            <m:e>
              <m:r>
                <w:rPr>
                  <w:rFonts w:ascii="Cambria Math" w:hAnsi="Cambria Math" w:cs="Arial"/>
                  <w:strike/>
                  <w:color w:val="333333"/>
                  <w:highlight w:val="green"/>
                  <w:shd w:val="clear" w:color="auto" w:fill="FFFFFF"/>
                </w:rPr>
                <m:t>((r-s+ε</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e>
              </m:d>
              <m:r>
                <w:rPr>
                  <w:rFonts w:ascii="Cambria Math" w:hAnsi="Cambria Math" w:cs="Arial"/>
                  <w:strike/>
                  <w:color w:val="333333"/>
                  <w:highlight w:val="green"/>
                  <w:shd w:val="clear" w:color="auto" w:fill="FFFFFF"/>
                </w:rPr>
                <m:t xml:space="preserve">dr≤ </m:t>
              </m:r>
            </m:e>
          </m:nary>
        </m:oMath>
      </m:oMathPara>
    </w:p>
    <w:p w14:paraId="58BCC04F" w14:textId="77777777" w:rsidR="008D1943" w:rsidRPr="007233C1" w:rsidRDefault="008D1943" w:rsidP="008D1943">
      <w:pPr>
        <w:spacing w:line="360" w:lineRule="auto"/>
        <w:jc w:val="both"/>
        <w:rPr>
          <w:rFonts w:ascii="Arial" w:hAnsi="Arial" w:cs="Arial"/>
          <w:strike/>
          <w:color w:val="333333"/>
          <w:shd w:val="clear" w:color="auto" w:fill="FFFFFF"/>
        </w:rPr>
      </w:pPr>
      <m:oMathPara>
        <m:oMathParaPr>
          <m:jc m:val="center"/>
        </m:oMathParaPr>
        <m:oMath>
          <m:r>
            <w:rPr>
              <w:rFonts w:ascii="Cambria Math" w:hAnsi="Cambria Math" w:cs="Arial"/>
              <w:strike/>
              <w:color w:val="333333"/>
              <w:highlight w:val="green"/>
              <w:shd w:val="clear" w:color="auto" w:fill="FFFFFF"/>
            </w:rPr>
            <m:t>≤</m:t>
          </m:r>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s</m:t>
              </m:r>
            </m:sub>
            <m:sup>
              <m:r>
                <w:rPr>
                  <w:rFonts w:ascii="Cambria Math" w:hAnsi="Cambria Math" w:cs="Arial"/>
                  <w:strike/>
                  <w:color w:val="333333"/>
                  <w:highlight w:val="green"/>
                  <w:shd w:val="clear" w:color="auto" w:fill="FFFFFF"/>
                </w:rPr>
                <m:t>s+ε</m:t>
              </m:r>
            </m:sup>
            <m:e>
              <m:r>
                <w:rPr>
                  <w:rFonts w:ascii="Cambria Math" w:hAnsi="Cambria Math" w:cs="Arial"/>
                  <w:strike/>
                  <w:color w:val="333333"/>
                  <w:highlight w:val="green"/>
                  <w:shd w:val="clear" w:color="auto" w:fill="FFFFFF"/>
                </w:rPr>
                <m:t>|((r-s+ε</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e>
              </m:d>
              <m:r>
                <w:rPr>
                  <w:rFonts w:ascii="Cambria Math" w:hAnsi="Cambria Math" w:cs="Arial"/>
                  <w:strike/>
                  <w:color w:val="333333"/>
                  <w:highlight w:val="green"/>
                  <w:shd w:val="clear" w:color="auto" w:fill="FFFFFF"/>
                </w:rPr>
                <m:t>|dr+</m:t>
              </m:r>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s+ε</m:t>
                  </m:r>
                </m:sub>
                <m:sup>
                  <m:r>
                    <w:rPr>
                      <w:rFonts w:ascii="Cambria Math" w:hAnsi="Cambria Math" w:cs="Arial"/>
                      <w:strike/>
                      <w:color w:val="333333"/>
                      <w:highlight w:val="green"/>
                      <w:shd w:val="clear" w:color="auto" w:fill="FFFFFF"/>
                    </w:rPr>
                    <m:t>t</m:t>
                  </m:r>
                </m:sup>
                <m:e>
                  <m:r>
                    <w:rPr>
                      <w:rFonts w:ascii="Cambria Math" w:hAnsi="Cambria Math" w:cs="Arial"/>
                      <w:strike/>
                      <w:color w:val="333333"/>
                      <w:highlight w:val="green"/>
                      <w:shd w:val="clear" w:color="auto" w:fill="FFFFFF"/>
                    </w:rPr>
                    <m:t>|(r-s+ε</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e>
                  </m:d>
                  <m:r>
                    <w:rPr>
                      <w:rFonts w:ascii="Cambria Math" w:hAnsi="Cambria Math" w:cs="Arial"/>
                      <w:strike/>
                      <w:color w:val="333333"/>
                      <w:highlight w:val="green"/>
                      <w:shd w:val="clear" w:color="auto" w:fill="FFFFFF"/>
                    </w:rPr>
                    <m:t xml:space="preserve">dr </m:t>
                  </m:r>
                </m:e>
              </m:nary>
            </m:e>
          </m:nary>
        </m:oMath>
      </m:oMathPara>
    </w:p>
    <w:p w14:paraId="5C2A85F7" w14:textId="77777777" w:rsidR="008D1943" w:rsidRPr="007233C1" w:rsidRDefault="008D1943" w:rsidP="008D1943">
      <w:pPr>
        <w:spacing w:line="360" w:lineRule="auto"/>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 xml:space="preserve">Notice that </w:t>
      </w:r>
      <m:oMath>
        <m:r>
          <w:rPr>
            <w:rFonts w:ascii="Cambria Math" w:hAnsi="Cambria Math" w:cs="Arial"/>
            <w:strike/>
            <w:color w:val="333333"/>
            <w:highlight w:val="green"/>
            <w:shd w:val="clear" w:color="auto" w:fill="FFFFFF"/>
          </w:rPr>
          <m:t>(r-s+ε</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e>
        </m:d>
      </m:oMath>
      <w:r w:rsidRPr="007233C1">
        <w:rPr>
          <w:rFonts w:ascii="Arial" w:hAnsi="Arial" w:cs="Arial"/>
          <w:strike/>
          <w:color w:val="333333"/>
          <w:highlight w:val="green"/>
          <w:shd w:val="clear" w:color="auto" w:fill="FFFFFF"/>
        </w:rPr>
        <w:t xml:space="preserve"> can be written as </w:t>
      </w:r>
      <m:oMath>
        <m:r>
          <w:rPr>
            <w:rFonts w:ascii="Cambria Math" w:hAnsi="Cambria Math" w:cs="Arial"/>
            <w:strike/>
            <w:color w:val="333333"/>
            <w:highlight w:val="green"/>
            <w:shd w:val="clear" w:color="auto" w:fill="FFFFFF"/>
          </w:rPr>
          <m:t>[(r-s)+ε</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e>
        </m:d>
        <m:r>
          <w:rPr>
            <w:rFonts w:ascii="Cambria Math" w:hAnsi="Cambria Math" w:cs="Arial"/>
            <w:strike/>
            <w:color w:val="333333"/>
            <w:highlight w:val="green"/>
            <w:shd w:val="clear" w:color="auto" w:fill="FFFFFF"/>
          </w:rPr>
          <m:t>= =[</m:t>
        </m:r>
        <m:d>
          <m:dPr>
            <m:endChr m:val="]"/>
            <m:ctrlPr>
              <w:rPr>
                <w:rFonts w:ascii="Cambria Math" w:hAnsi="Cambria Math" w:cs="Arial"/>
                <w:i/>
                <w:strike/>
                <w:color w:val="333333"/>
                <w:highlight w:val="green"/>
                <w:shd w:val="clear" w:color="auto" w:fill="FFFFFF"/>
              </w:rPr>
            </m:ctrlPr>
          </m:dPr>
          <m:e>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r-s)</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a-1</m:t>
                </m:r>
              </m:e>
            </m:d>
            <m:sSup>
              <m:sSupPr>
                <m:ctrlPr>
                  <w:rPr>
                    <w:rFonts w:ascii="Cambria Math" w:hAnsi="Cambria Math" w:cs="Arial"/>
                    <w:i/>
                    <w:strike/>
                    <w:color w:val="333333"/>
                    <w:highlight w:val="green"/>
                    <w:shd w:val="clear" w:color="auto" w:fill="FFFFFF"/>
                  </w:rPr>
                </m:ctrlPr>
              </m:sSupPr>
              <m:e>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e>
                </m:d>
              </m:e>
              <m:sup>
                <m:r>
                  <w:rPr>
                    <w:rFonts w:ascii="Cambria Math" w:hAnsi="Cambria Math" w:cs="Arial"/>
                    <w:strike/>
                    <w:color w:val="333333"/>
                    <w:highlight w:val="green"/>
                    <w:shd w:val="clear" w:color="auto" w:fill="FFFFFF"/>
                  </w:rPr>
                  <m:t>a-2</m:t>
                </m:r>
              </m:sup>
            </m:sSup>
            <m:r>
              <w:rPr>
                <w:rFonts w:ascii="Cambria Math" w:hAnsi="Cambria Math" w:cs="Arial"/>
                <w:strike/>
                <w:color w:val="333333"/>
                <w:highlight w:val="green"/>
                <w:shd w:val="clear" w:color="auto" w:fill="FFFFFF"/>
              </w:rPr>
              <m:t>ε+…+</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ε</m:t>
                </m:r>
              </m:e>
              <m:sup>
                <m:r>
                  <w:rPr>
                    <w:rFonts w:ascii="Cambria Math" w:hAnsi="Cambria Math" w:cs="Arial"/>
                    <w:strike/>
                    <w:color w:val="333333"/>
                    <w:highlight w:val="green"/>
                    <w:shd w:val="clear" w:color="auto" w:fill="FFFFFF"/>
                  </w:rPr>
                  <m:t>a-1</m:t>
                </m:r>
              </m:sup>
            </m:sSup>
          </m:e>
        </m:d>
        <m:r>
          <w:rPr>
            <w:rFonts w:ascii="Cambria Math" w:hAnsi="Cambria Math" w:cs="Arial"/>
            <w:strike/>
            <w:color w:val="333333"/>
            <w:highlight w:val="green"/>
            <w:shd w:val="clear" w:color="auto" w:fill="FFFFFF"/>
          </w:rPr>
          <m:t>-(</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r-s)</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≤|(a-1)(</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r-s)</m:t>
            </m:r>
          </m:e>
          <m:sup>
            <m:r>
              <w:rPr>
                <w:rFonts w:ascii="Cambria Math" w:hAnsi="Cambria Math" w:cs="Arial"/>
                <w:strike/>
                <w:color w:val="333333"/>
                <w:highlight w:val="green"/>
                <w:shd w:val="clear" w:color="auto" w:fill="FFFFFF"/>
              </w:rPr>
              <m:t>a-2</m:t>
            </m:r>
          </m:sup>
        </m:sSup>
        <m:r>
          <w:rPr>
            <w:rFonts w:ascii="Cambria Math" w:hAnsi="Cambria Math" w:cs="Arial"/>
            <w:strike/>
            <w:color w:val="333333"/>
            <w:highlight w:val="green"/>
            <w:shd w:val="clear" w:color="auto" w:fill="FFFFFF"/>
          </w:rPr>
          <m:t>ε+</m:t>
        </m:r>
        <m:d>
          <m:dPr>
            <m:begChr m:val="|"/>
            <m:endChr m:val="|"/>
            <m:ctrlPr>
              <w:rPr>
                <w:rFonts w:ascii="Cambria Math" w:hAnsi="Cambria Math" w:cs="Arial"/>
                <w:i/>
                <w:strike/>
                <w:color w:val="333333"/>
                <w:highlight w:val="green"/>
                <w:shd w:val="clear" w:color="auto" w:fill="FFFFFF"/>
              </w:rPr>
            </m:ctrlPr>
          </m:dPr>
          <m:e>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ε</m:t>
                </m:r>
              </m:e>
              <m:sup>
                <m:r>
                  <w:rPr>
                    <w:rFonts w:ascii="Cambria Math" w:hAnsi="Cambria Math" w:cs="Arial"/>
                    <w:strike/>
                    <w:color w:val="333333"/>
                    <w:highlight w:val="green"/>
                    <w:shd w:val="clear" w:color="auto" w:fill="FFFFFF"/>
                  </w:rPr>
                  <m:t>a-1</m:t>
                </m:r>
              </m:sup>
            </m:sSup>
          </m:e>
        </m:d>
        <m:r>
          <w:rPr>
            <w:rFonts w:ascii="Cambria Math" w:hAnsi="Cambria Math" w:cs="Arial"/>
            <w:strike/>
            <w:color w:val="333333"/>
            <w:highlight w:val="green"/>
            <w:shd w:val="clear" w:color="auto" w:fill="FFFFFF"/>
          </w:rPr>
          <m:t xml:space="preserve"> because </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e>
        </m:d>
        <m:r>
          <w:rPr>
            <w:rFonts w:ascii="Cambria Math" w:hAnsi="Cambria Math" w:cs="Arial"/>
            <w:strike/>
            <w:color w:val="333333"/>
            <w:highlight w:val="green"/>
            <w:shd w:val="clear" w:color="auto" w:fill="FFFFFF"/>
          </w:rPr>
          <m:t>≤ε; (a-1)(</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r-s)</m:t>
            </m:r>
          </m:e>
          <m:sup>
            <m:r>
              <w:rPr>
                <w:rFonts w:ascii="Cambria Math" w:hAnsi="Cambria Math" w:cs="Arial"/>
                <w:strike/>
                <w:color w:val="333333"/>
                <w:highlight w:val="green"/>
                <w:shd w:val="clear" w:color="auto" w:fill="FFFFFF"/>
              </w:rPr>
              <m:t>a-2</m:t>
            </m:r>
          </m:sup>
        </m:sSup>
        <m:r>
          <w:rPr>
            <w:rFonts w:ascii="Cambria Math" w:hAnsi="Cambria Math" w:cs="Arial"/>
            <w:strike/>
            <w:color w:val="333333"/>
            <w:highlight w:val="green"/>
            <w:shd w:val="clear" w:color="auto" w:fill="FFFFFF"/>
          </w:rPr>
          <m:t>ε ≤</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a-1</m:t>
            </m:r>
          </m:e>
        </m:d>
        <m:r>
          <w:rPr>
            <w:rFonts w:ascii="Cambria Math" w:hAnsi="Cambria Math" w:cs="Arial"/>
            <w:strike/>
            <w:color w:val="333333"/>
            <w:highlight w:val="green"/>
            <w:shd w:val="clear" w:color="auto" w:fill="FFFFFF"/>
          </w:rPr>
          <m:t>|(2</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e>
        </m:d>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r-s)</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 xml:space="preserve"> |dr </m:t>
        </m:r>
      </m:oMath>
    </w:p>
    <w:p w14:paraId="66624AD1" w14:textId="77777777" w:rsidR="008D1943" w:rsidRPr="007233C1" w:rsidRDefault="008D1943" w:rsidP="008D1943">
      <w:pPr>
        <w:spacing w:line="360" w:lineRule="auto"/>
        <w:jc w:val="both"/>
        <w:rPr>
          <w:rFonts w:ascii="Arial" w:hAnsi="Arial" w:cs="Arial"/>
          <w:strike/>
          <w:color w:val="333333"/>
          <w:shd w:val="clear" w:color="auto" w:fill="FFFFFF"/>
        </w:rPr>
      </w:pPr>
      <w:r w:rsidRPr="007233C1">
        <w:rPr>
          <w:rFonts w:ascii="Arial" w:hAnsi="Arial" w:cs="Arial"/>
          <w:strike/>
          <w:color w:val="333333"/>
          <w:highlight w:val="green"/>
          <w:shd w:val="clear" w:color="auto" w:fill="FFFFFF"/>
        </w:rPr>
        <w:t xml:space="preserve">Just to clarify, </w:t>
      </w:r>
      <w:r w:rsidRPr="007233C1">
        <w:rPr>
          <w:rFonts w:ascii="Arial" w:hAnsi="Arial" w:cs="Arial"/>
          <w:i/>
          <w:iCs/>
          <w:strike/>
          <w:color w:val="333333"/>
          <w:highlight w:val="green"/>
          <w:shd w:val="clear" w:color="auto" w:fill="FFFFFF"/>
        </w:rPr>
        <w:t>(r-s) ≤ ε</w:t>
      </w:r>
      <w:r w:rsidRPr="007233C1">
        <w:rPr>
          <w:rFonts w:ascii="Arial" w:hAnsi="Arial" w:cs="Arial"/>
          <w:strike/>
          <w:color w:val="333333"/>
          <w:highlight w:val="green"/>
          <w:shd w:val="clear" w:color="auto" w:fill="FFFFFF"/>
        </w:rPr>
        <w:t xml:space="preserve"> comes from the fact that we are integrating over the interval </w:t>
      </w:r>
      <w:r w:rsidRPr="007233C1">
        <w:rPr>
          <w:rFonts w:ascii="Arial" w:hAnsi="Arial" w:cs="Arial"/>
          <w:i/>
          <w:iCs/>
          <w:strike/>
          <w:color w:val="333333"/>
          <w:highlight w:val="green"/>
          <w:shd w:val="clear" w:color="auto" w:fill="FFFFFF"/>
        </w:rPr>
        <w:t>[</w:t>
      </w:r>
      <w:proofErr w:type="spellStart"/>
      <w:proofErr w:type="gramStart"/>
      <w:r w:rsidRPr="007233C1">
        <w:rPr>
          <w:rFonts w:ascii="Arial" w:hAnsi="Arial" w:cs="Arial"/>
          <w:i/>
          <w:iCs/>
          <w:strike/>
          <w:color w:val="333333"/>
          <w:highlight w:val="green"/>
          <w:shd w:val="clear" w:color="auto" w:fill="FFFFFF"/>
        </w:rPr>
        <w:t>s,t</w:t>
      </w:r>
      <w:proofErr w:type="spellEnd"/>
      <w:proofErr w:type="gramEnd"/>
      <w:r w:rsidRPr="007233C1">
        <w:rPr>
          <w:rFonts w:ascii="Arial" w:hAnsi="Arial" w:cs="Arial"/>
          <w:i/>
          <w:iCs/>
          <w:strike/>
          <w:color w:val="333333"/>
          <w:highlight w:val="green"/>
          <w:shd w:val="clear" w:color="auto" w:fill="FFFFFF"/>
        </w:rPr>
        <w:t>]</w:t>
      </w:r>
      <w:r w:rsidRPr="007233C1">
        <w:rPr>
          <w:rFonts w:ascii="Arial" w:hAnsi="Arial" w:cs="Arial"/>
          <w:strike/>
          <w:color w:val="333333"/>
          <w:highlight w:val="green"/>
          <w:shd w:val="clear" w:color="auto" w:fill="FFFFFF"/>
        </w:rPr>
        <w:t xml:space="preserve"> and splitting it into two parts: </w:t>
      </w:r>
      <w:r w:rsidRPr="007233C1">
        <w:rPr>
          <w:rFonts w:ascii="Arial" w:hAnsi="Arial" w:cs="Arial"/>
          <w:i/>
          <w:iCs/>
          <w:strike/>
          <w:color w:val="333333"/>
          <w:highlight w:val="green"/>
          <w:shd w:val="clear" w:color="auto" w:fill="FFFFFF"/>
        </w:rPr>
        <w:t xml:space="preserve">[s, </w:t>
      </w:r>
      <w:proofErr w:type="spellStart"/>
      <w:r w:rsidRPr="007233C1">
        <w:rPr>
          <w:rFonts w:ascii="Arial" w:hAnsi="Arial" w:cs="Arial"/>
          <w:i/>
          <w:iCs/>
          <w:strike/>
          <w:color w:val="333333"/>
          <w:highlight w:val="green"/>
          <w:shd w:val="clear" w:color="auto" w:fill="FFFFFF"/>
        </w:rPr>
        <w:t>s+ε</w:t>
      </w:r>
      <w:proofErr w:type="spellEnd"/>
      <w:r w:rsidRPr="007233C1">
        <w:rPr>
          <w:rFonts w:ascii="Arial" w:hAnsi="Arial" w:cs="Arial"/>
          <w:i/>
          <w:iCs/>
          <w:strike/>
          <w:color w:val="333333"/>
          <w:highlight w:val="green"/>
          <w:shd w:val="clear" w:color="auto" w:fill="FFFFFF"/>
        </w:rPr>
        <w:t>]</w:t>
      </w:r>
      <w:r w:rsidRPr="007233C1">
        <w:rPr>
          <w:rFonts w:ascii="Arial" w:hAnsi="Arial" w:cs="Arial"/>
          <w:strike/>
          <w:color w:val="333333"/>
          <w:highlight w:val="green"/>
          <w:shd w:val="clear" w:color="auto" w:fill="FFFFFF"/>
        </w:rPr>
        <w:t xml:space="preserve"> and </w:t>
      </w:r>
      <w:r w:rsidRPr="007233C1">
        <w:rPr>
          <w:rFonts w:ascii="Arial" w:hAnsi="Arial" w:cs="Arial"/>
          <w:i/>
          <w:iCs/>
          <w:strike/>
          <w:color w:val="333333"/>
          <w:highlight w:val="green"/>
          <w:shd w:val="clear" w:color="auto" w:fill="FFFFFF"/>
        </w:rPr>
        <w:t>[</w:t>
      </w:r>
      <w:proofErr w:type="spellStart"/>
      <w:r w:rsidRPr="007233C1">
        <w:rPr>
          <w:rFonts w:ascii="Arial" w:hAnsi="Arial" w:cs="Arial"/>
          <w:i/>
          <w:iCs/>
          <w:strike/>
          <w:color w:val="333333"/>
          <w:highlight w:val="green"/>
          <w:shd w:val="clear" w:color="auto" w:fill="FFFFFF"/>
        </w:rPr>
        <w:t>s+ε</w:t>
      </w:r>
      <w:proofErr w:type="spellEnd"/>
      <w:r w:rsidRPr="007233C1">
        <w:rPr>
          <w:rFonts w:ascii="Arial" w:hAnsi="Arial" w:cs="Arial"/>
          <w:i/>
          <w:iCs/>
          <w:strike/>
          <w:color w:val="333333"/>
          <w:highlight w:val="green"/>
          <w:shd w:val="clear" w:color="auto" w:fill="FFFFFF"/>
        </w:rPr>
        <w:t>, t]</w:t>
      </w:r>
      <w:r w:rsidRPr="007233C1">
        <w:rPr>
          <w:rFonts w:ascii="Arial" w:hAnsi="Arial" w:cs="Arial"/>
          <w:strike/>
          <w:color w:val="333333"/>
          <w:highlight w:val="green"/>
          <w:shd w:val="clear" w:color="auto" w:fill="FFFFFF"/>
        </w:rPr>
        <w:t xml:space="preserve">. Since </w:t>
      </w:r>
      <w:r w:rsidRPr="007233C1">
        <w:rPr>
          <w:rFonts w:ascii="Arial" w:hAnsi="Arial" w:cs="Arial"/>
          <w:i/>
          <w:iCs/>
          <w:strike/>
          <w:color w:val="333333"/>
          <w:highlight w:val="green"/>
          <w:shd w:val="clear" w:color="auto" w:fill="FFFFFF"/>
        </w:rPr>
        <w:t>r</w:t>
      </w:r>
      <w:r w:rsidRPr="007233C1">
        <w:rPr>
          <w:rFonts w:ascii="Arial" w:hAnsi="Arial" w:cs="Arial"/>
          <w:strike/>
          <w:color w:val="333333"/>
          <w:highlight w:val="green"/>
          <w:shd w:val="clear" w:color="auto" w:fill="FFFFFF"/>
        </w:rPr>
        <w:t xml:space="preserve"> is in the interval </w:t>
      </w:r>
      <w:r w:rsidRPr="007233C1">
        <w:rPr>
          <w:rFonts w:ascii="Arial" w:hAnsi="Arial" w:cs="Arial"/>
          <w:i/>
          <w:iCs/>
          <w:strike/>
          <w:color w:val="333333"/>
          <w:highlight w:val="green"/>
          <w:shd w:val="clear" w:color="auto" w:fill="FFFFFF"/>
        </w:rPr>
        <w:t xml:space="preserve">[s, </w:t>
      </w:r>
      <w:proofErr w:type="spellStart"/>
      <w:r w:rsidRPr="007233C1">
        <w:rPr>
          <w:rFonts w:ascii="Arial" w:hAnsi="Arial" w:cs="Arial"/>
          <w:i/>
          <w:iCs/>
          <w:strike/>
          <w:color w:val="333333"/>
          <w:highlight w:val="green"/>
          <w:shd w:val="clear" w:color="auto" w:fill="FFFFFF"/>
        </w:rPr>
        <w:t>s+ε</w:t>
      </w:r>
      <w:proofErr w:type="spellEnd"/>
      <w:r w:rsidRPr="007233C1">
        <w:rPr>
          <w:rFonts w:ascii="Arial" w:hAnsi="Arial" w:cs="Arial"/>
          <w:i/>
          <w:iCs/>
          <w:strike/>
          <w:color w:val="333333"/>
          <w:highlight w:val="green"/>
          <w:shd w:val="clear" w:color="auto" w:fill="FFFFFF"/>
        </w:rPr>
        <w:t xml:space="preserve">], </w:t>
      </w:r>
      <m:oMath>
        <m:r>
          <w:rPr>
            <w:rFonts w:ascii="Cambria Math" w:hAnsi="Cambria Math"/>
            <w:strike/>
            <w:highlight w:val="green"/>
          </w:rPr>
          <m:t>r-s+ε ≤ s+ε-s =ε</m:t>
        </m:r>
      </m:oMath>
      <w:r w:rsidRPr="007233C1">
        <w:rPr>
          <w:rFonts w:ascii="Arial" w:hAnsi="Arial" w:cs="Arial"/>
          <w:strike/>
          <w:highlight w:val="green"/>
        </w:rPr>
        <w:t>,</w:t>
      </w:r>
      <w:r w:rsidRPr="007233C1" w:rsidDel="00F03D25">
        <w:rPr>
          <w:rFonts w:ascii="Arial" w:hAnsi="Arial" w:cs="Arial"/>
          <w:strike/>
          <w:color w:val="333333"/>
          <w:highlight w:val="green"/>
          <w:shd w:val="clear" w:color="auto" w:fill="FFFFFF"/>
        </w:rPr>
        <w:t xml:space="preserve"> </w:t>
      </w:r>
      <w:r w:rsidRPr="007233C1">
        <w:rPr>
          <w:rFonts w:ascii="Arial" w:hAnsi="Arial" w:cs="Arial"/>
          <w:strike/>
          <w:color w:val="333333"/>
          <w:highlight w:val="green"/>
          <w:shd w:val="clear" w:color="auto" w:fill="FFFFFF"/>
        </w:rPr>
        <w:t xml:space="preserve">so </w:t>
      </w:r>
      <m:oMath>
        <m:r>
          <w:rPr>
            <w:rFonts w:ascii="Cambria Math" w:hAnsi="Cambria Math"/>
            <w:strike/>
            <w:highlight w:val="green"/>
          </w:rPr>
          <m:t>r - s ≤ ε</m:t>
        </m:r>
      </m:oMath>
      <w:r w:rsidRPr="007233C1">
        <w:rPr>
          <w:rFonts w:ascii="Arial" w:hAnsi="Arial" w:cs="Arial"/>
          <w:strike/>
          <w:color w:val="333333"/>
          <w:highlight w:val="green"/>
          <w:shd w:val="clear" w:color="auto" w:fill="FFFFFF"/>
        </w:rPr>
        <w:t xml:space="preserve"> and since </w:t>
      </w:r>
      <w:r w:rsidRPr="007233C1">
        <w:rPr>
          <w:rFonts w:ascii="Arial" w:hAnsi="Arial" w:cs="Arial"/>
          <w:i/>
          <w:iCs/>
          <w:strike/>
          <w:color w:val="333333"/>
          <w:highlight w:val="green"/>
          <w:shd w:val="clear" w:color="auto" w:fill="FFFFFF"/>
        </w:rPr>
        <w:t>r</w:t>
      </w:r>
      <w:r w:rsidRPr="007233C1">
        <w:rPr>
          <w:rFonts w:ascii="Arial" w:hAnsi="Arial" w:cs="Arial"/>
          <w:strike/>
          <w:color w:val="333333"/>
          <w:highlight w:val="green"/>
          <w:shd w:val="clear" w:color="auto" w:fill="FFFFFF"/>
        </w:rPr>
        <w:t xml:space="preserve"> is in the interval </w:t>
      </w:r>
      <w:r w:rsidRPr="007233C1">
        <w:rPr>
          <w:rFonts w:ascii="Arial" w:hAnsi="Arial" w:cs="Arial"/>
          <w:i/>
          <w:iCs/>
          <w:strike/>
          <w:color w:val="333333"/>
          <w:highlight w:val="green"/>
          <w:shd w:val="clear" w:color="auto" w:fill="FFFFFF"/>
        </w:rPr>
        <w:t>[</w:t>
      </w:r>
      <w:proofErr w:type="spellStart"/>
      <w:r w:rsidRPr="007233C1">
        <w:rPr>
          <w:rFonts w:ascii="Arial" w:hAnsi="Arial" w:cs="Arial"/>
          <w:i/>
          <w:iCs/>
          <w:strike/>
          <w:color w:val="333333"/>
          <w:highlight w:val="green"/>
          <w:shd w:val="clear" w:color="auto" w:fill="FFFFFF"/>
        </w:rPr>
        <w:t>s+ε</w:t>
      </w:r>
      <w:proofErr w:type="spellEnd"/>
      <w:r w:rsidRPr="007233C1">
        <w:rPr>
          <w:rFonts w:ascii="Arial" w:hAnsi="Arial" w:cs="Arial"/>
          <w:i/>
          <w:iCs/>
          <w:strike/>
          <w:color w:val="333333"/>
          <w:highlight w:val="green"/>
          <w:shd w:val="clear" w:color="auto" w:fill="FFFFFF"/>
        </w:rPr>
        <w:t>, t]</w:t>
      </w:r>
      <w:r w:rsidRPr="007233C1">
        <w:rPr>
          <w:rFonts w:ascii="Arial" w:hAnsi="Arial" w:cs="Arial"/>
          <w:strike/>
          <w:color w:val="333333"/>
          <w:highlight w:val="green"/>
          <w:shd w:val="clear" w:color="auto" w:fill="FFFFFF"/>
        </w:rPr>
        <w:t xml:space="preserve">, we have </w:t>
      </w:r>
      <m:oMath>
        <m:r>
          <w:rPr>
            <w:rFonts w:ascii="Cambria Math" w:hAnsi="Cambria Math"/>
            <w:strike/>
            <w:highlight w:val="green"/>
          </w:rPr>
          <m:t>r-s+ε ≤ t-s.</m:t>
        </m:r>
      </m:oMath>
      <w:r w:rsidRPr="007233C1">
        <w:rPr>
          <w:rFonts w:ascii="Arial" w:hAnsi="Arial" w:cs="Arial"/>
          <w:strike/>
          <w:color w:val="333333"/>
          <w:highlight w:val="green"/>
          <w:shd w:val="clear" w:color="auto" w:fill="FFFFFF"/>
        </w:rPr>
        <w:t xml:space="preserve"> Since we are interested in bounding the integrand over the entire interval </w:t>
      </w:r>
      <w:r w:rsidRPr="007233C1">
        <w:rPr>
          <w:rFonts w:ascii="Arial" w:hAnsi="Arial" w:cs="Arial"/>
          <w:i/>
          <w:iCs/>
          <w:strike/>
          <w:color w:val="333333"/>
          <w:highlight w:val="green"/>
          <w:shd w:val="clear" w:color="auto" w:fill="FFFFFF"/>
        </w:rPr>
        <w:t>[</w:t>
      </w:r>
      <w:proofErr w:type="spellStart"/>
      <w:r w:rsidRPr="007233C1">
        <w:rPr>
          <w:rFonts w:ascii="Arial" w:hAnsi="Arial" w:cs="Arial"/>
          <w:i/>
          <w:iCs/>
          <w:strike/>
          <w:color w:val="333333"/>
          <w:highlight w:val="green"/>
          <w:shd w:val="clear" w:color="auto" w:fill="FFFFFF"/>
        </w:rPr>
        <w:t>s,t</w:t>
      </w:r>
      <w:proofErr w:type="spellEnd"/>
      <w:r w:rsidRPr="007233C1">
        <w:rPr>
          <w:rFonts w:ascii="Arial" w:hAnsi="Arial" w:cs="Arial"/>
          <w:i/>
          <w:iCs/>
          <w:strike/>
          <w:color w:val="333333"/>
          <w:highlight w:val="green"/>
          <w:shd w:val="clear" w:color="auto" w:fill="FFFFFF"/>
        </w:rPr>
        <w:t>]</w:t>
      </w:r>
      <w:r w:rsidRPr="007233C1">
        <w:rPr>
          <w:rFonts w:ascii="Arial" w:hAnsi="Arial" w:cs="Arial"/>
          <w:strike/>
          <w:color w:val="333333"/>
          <w:highlight w:val="green"/>
          <w:shd w:val="clear" w:color="auto" w:fill="FFFFFF"/>
        </w:rPr>
        <w:t xml:space="preserve">, we can take the maximum of the upper bounds for </w:t>
      </w:r>
      <w:r w:rsidRPr="007233C1">
        <w:rPr>
          <w:rFonts w:ascii="Arial" w:hAnsi="Arial" w:cs="Arial"/>
          <w:i/>
          <w:iCs/>
          <w:strike/>
          <w:color w:val="333333"/>
          <w:highlight w:val="green"/>
          <w:shd w:val="clear" w:color="auto" w:fill="FFFFFF"/>
        </w:rPr>
        <w:t>(r-s)</w:t>
      </w:r>
      <w:r w:rsidRPr="007233C1">
        <w:rPr>
          <w:rFonts w:ascii="Arial" w:hAnsi="Arial" w:cs="Arial"/>
          <w:strike/>
          <w:color w:val="333333"/>
          <w:highlight w:val="green"/>
          <w:shd w:val="clear" w:color="auto" w:fill="FFFFFF"/>
        </w:rPr>
        <w:t xml:space="preserve"> over both parts, which gives </w:t>
      </w:r>
      <m:oMath>
        <m:r>
          <w:rPr>
            <w:rFonts w:ascii="Cambria Math" w:hAnsi="Cambria Math"/>
            <w:strike/>
            <w:highlight w:val="green"/>
          </w:rPr>
          <m:t>(r-s) ≤ max {ε, t-s}.</m:t>
        </m:r>
      </m:oMath>
      <w:r w:rsidRPr="007233C1">
        <w:rPr>
          <w:rFonts w:ascii="Arial" w:hAnsi="Arial" w:cs="Arial"/>
          <w:strike/>
          <w:color w:val="333333"/>
          <w:shd w:val="clear" w:color="auto" w:fill="FFFFFF"/>
        </w:rPr>
        <w:t xml:space="preserve">  </w:t>
      </w:r>
    </w:p>
    <w:p w14:paraId="63DD17F4" w14:textId="77777777" w:rsidR="008D1943" w:rsidRPr="007233C1" w:rsidRDefault="008D1943" w:rsidP="008D1943">
      <w:pPr>
        <w:spacing w:line="360" w:lineRule="auto"/>
        <w:ind w:firstLine="720"/>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We can now use these bounds to re-write the integrals:</w:t>
      </w:r>
    </w:p>
    <w:p w14:paraId="33ECD84A" w14:textId="77777777" w:rsidR="008D1943" w:rsidRDefault="00000000" w:rsidP="008D1943">
      <w:pPr>
        <w:spacing w:line="360" w:lineRule="auto"/>
        <w:jc w:val="center"/>
        <w:rPr>
          <w:rFonts w:ascii="Arial" w:hAnsi="Arial" w:cs="Arial"/>
          <w:color w:val="333333"/>
          <w:shd w:val="clear" w:color="auto" w:fill="FFFFFF"/>
        </w:rPr>
      </w:pPr>
      <m:oMath>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s</m:t>
            </m:r>
          </m:sub>
          <m:sup>
            <m:r>
              <w:rPr>
                <w:rFonts w:ascii="Cambria Math" w:hAnsi="Cambria Math" w:cs="Arial"/>
                <w:strike/>
                <w:color w:val="333333"/>
                <w:highlight w:val="green"/>
                <w:shd w:val="clear" w:color="auto" w:fill="FFFFFF"/>
              </w:rPr>
              <m:t>s+ε</m:t>
            </m:r>
          </m:sup>
          <m:e>
            <m:r>
              <w:rPr>
                <w:rFonts w:ascii="Cambria Math" w:hAnsi="Cambria Math" w:cs="Arial"/>
                <w:strike/>
                <w:color w:val="333333"/>
                <w:highlight w:val="green"/>
                <w:shd w:val="clear" w:color="auto" w:fill="FFFFFF"/>
              </w:rPr>
              <m:t>|((r-s+ε</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e>
            </m:d>
            <m:r>
              <w:rPr>
                <w:rFonts w:ascii="Cambria Math" w:hAnsi="Cambria Math" w:cs="Arial"/>
                <w:strike/>
                <w:color w:val="333333"/>
                <w:highlight w:val="green"/>
                <w:shd w:val="clear" w:color="auto" w:fill="FFFFFF"/>
              </w:rPr>
              <m:t>|dr+</m:t>
            </m:r>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s+ε</m:t>
                </m:r>
              </m:sub>
              <m:sup>
                <m:r>
                  <w:rPr>
                    <w:rFonts w:ascii="Cambria Math" w:hAnsi="Cambria Math" w:cs="Arial"/>
                    <w:strike/>
                    <w:color w:val="333333"/>
                    <w:highlight w:val="green"/>
                    <w:shd w:val="clear" w:color="auto" w:fill="FFFFFF"/>
                  </w:rPr>
                  <m:t>t</m:t>
                </m:r>
              </m:sup>
              <m:e>
                <m:r>
                  <w:rPr>
                    <w:rFonts w:ascii="Cambria Math" w:hAnsi="Cambria Math" w:cs="Arial"/>
                    <w:strike/>
                    <w:color w:val="333333"/>
                    <w:highlight w:val="green"/>
                    <w:shd w:val="clear" w:color="auto" w:fill="FFFFFF"/>
                  </w:rPr>
                  <m:t>|(r-s+ε</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e>
                </m:d>
                <m:r>
                  <w:rPr>
                    <w:rFonts w:ascii="Cambria Math" w:hAnsi="Cambria Math" w:cs="Arial"/>
                    <w:strike/>
                    <w:color w:val="333333"/>
                    <w:highlight w:val="green"/>
                    <w:shd w:val="clear" w:color="auto" w:fill="FFFFFF"/>
                  </w:rPr>
                  <m:t xml:space="preserve">dr ≤ </m:t>
                </m:r>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s</m:t>
                    </m:r>
                  </m:sub>
                  <m:sup>
                    <m:r>
                      <w:rPr>
                        <w:rFonts w:ascii="Cambria Math" w:hAnsi="Cambria Math" w:cs="Arial"/>
                        <w:strike/>
                        <w:color w:val="333333"/>
                        <w:highlight w:val="green"/>
                        <w:shd w:val="clear" w:color="auto" w:fill="FFFFFF"/>
                      </w:rPr>
                      <m:t>s+ε</m:t>
                    </m:r>
                  </m:sup>
                  <m:e>
                    <m:r>
                      <w:rPr>
                        <w:rFonts w:ascii="Cambria Math" w:hAnsi="Cambria Math" w:cs="Arial"/>
                        <w:strike/>
                        <w:color w:val="333333"/>
                        <w:highlight w:val="green"/>
                        <w:shd w:val="clear" w:color="auto" w:fill="FFFFFF"/>
                      </w:rPr>
                      <m:t>|(2</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e>
                    </m:d>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|dr+|a-1|ε</m:t>
                    </m:r>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s+ε</m:t>
                        </m:r>
                      </m:sub>
                      <m:sup>
                        <m:r>
                          <w:rPr>
                            <w:rFonts w:ascii="Cambria Math" w:hAnsi="Cambria Math" w:cs="Arial"/>
                            <w:strike/>
                            <w:color w:val="333333"/>
                            <w:highlight w:val="green"/>
                            <w:shd w:val="clear" w:color="auto" w:fill="FFFFFF"/>
                          </w:rPr>
                          <m:t>t</m:t>
                        </m:r>
                      </m:sup>
                      <m:e>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a-2</m:t>
                            </m:r>
                          </m:sup>
                        </m:sSup>
                        <m:r>
                          <w:rPr>
                            <w:rFonts w:ascii="Cambria Math" w:hAnsi="Cambria Math" w:cs="Arial"/>
                            <w:strike/>
                            <w:color w:val="333333"/>
                            <w:highlight w:val="green"/>
                            <w:shd w:val="clear" w:color="auto" w:fill="FFFFFF"/>
                          </w:rPr>
                          <m:t>dr</m:t>
                        </m:r>
                      </m:e>
                    </m:nary>
                  </m:e>
                </m:nary>
                <m:r>
                  <w:rPr>
                    <w:rFonts w:ascii="Cambria Math" w:hAnsi="Cambria Math" w:cs="Arial"/>
                    <w:strike/>
                    <w:color w:val="333333"/>
                    <w:highlight w:val="green"/>
                    <w:shd w:val="clear" w:color="auto" w:fill="FFFFFF"/>
                  </w:rPr>
                  <m:t xml:space="preserve"> </m:t>
                </m:r>
              </m:e>
            </m:nary>
            <m:r>
              <w:rPr>
                <w:rFonts w:ascii="Cambria Math" w:hAnsi="Cambria Math" w:cs="Arial"/>
                <w:strike/>
                <w:color w:val="333333"/>
                <w:highlight w:val="green"/>
                <w:shd w:val="clear" w:color="auto" w:fill="FFFFFF"/>
              </w:rPr>
              <m:t xml:space="preserve">≤ </m:t>
            </m:r>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s</m:t>
                </m:r>
              </m:sub>
              <m:sup>
                <m:r>
                  <w:rPr>
                    <w:rFonts w:ascii="Cambria Math" w:hAnsi="Cambria Math" w:cs="Arial"/>
                    <w:strike/>
                    <w:color w:val="333333"/>
                    <w:highlight w:val="green"/>
                    <w:shd w:val="clear" w:color="auto" w:fill="FFFFFF"/>
                  </w:rPr>
                  <m:t>s+ε</m:t>
                </m:r>
              </m:sup>
              <m:e>
                <m:sSup>
                  <m:sSupPr>
                    <m:ctrlPr>
                      <w:rPr>
                        <w:rFonts w:ascii="Cambria Math" w:hAnsi="Cambria Math" w:cs="Arial"/>
                        <w:i/>
                        <w:strike/>
                        <w:color w:val="333333"/>
                        <w:highlight w:val="green"/>
                        <w:shd w:val="clear" w:color="auto" w:fill="FFFFFF"/>
                      </w:rPr>
                    </m:ctrlPr>
                  </m:sSupPr>
                  <m:e>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e>
                    </m:d>
                  </m:e>
                  <m:sup>
                    <m:r>
                      <w:rPr>
                        <w:rFonts w:ascii="Cambria Math" w:hAnsi="Cambria Math" w:cs="Arial"/>
                        <w:strike/>
                        <w:color w:val="333333"/>
                        <w:highlight w:val="green"/>
                        <w:shd w:val="clear" w:color="auto" w:fill="FFFFFF"/>
                      </w:rPr>
                      <m:t>a-1</m:t>
                    </m:r>
                  </m:sup>
                </m:sSup>
                <m:r>
                  <w:rPr>
                    <w:rFonts w:ascii="Cambria Math" w:hAnsi="Cambria Math" w:cs="Arial"/>
                    <w:strike/>
                    <w:color w:val="333333"/>
                    <w:highlight w:val="green"/>
                    <w:shd w:val="clear" w:color="auto" w:fill="FFFFFF"/>
                  </w:rPr>
                  <m:t>dr+</m:t>
                </m:r>
                <m:d>
                  <m:dPr>
                    <m:begChr m:val="|"/>
                    <m:endChr m:val="|"/>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a-1</m:t>
                    </m:r>
                  </m:e>
                </m:d>
                <m:r>
                  <w:rPr>
                    <w:rFonts w:ascii="Cambria Math" w:hAnsi="Cambria Math" w:cs="Arial"/>
                    <w:strike/>
                    <w:color w:val="333333"/>
                    <w:highlight w:val="green"/>
                    <w:shd w:val="clear" w:color="auto" w:fill="FFFFFF"/>
                  </w:rPr>
                  <m:t>ε</m:t>
                </m:r>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s+ε</m:t>
                    </m:r>
                  </m:sub>
                  <m:sup>
                    <m:r>
                      <w:rPr>
                        <w:rFonts w:ascii="Cambria Math" w:hAnsi="Cambria Math" w:cs="Arial"/>
                        <w:strike/>
                        <w:color w:val="333333"/>
                        <w:highlight w:val="green"/>
                        <w:shd w:val="clear" w:color="auto" w:fill="FFFFFF"/>
                      </w:rPr>
                      <m:t>t</m:t>
                    </m:r>
                  </m:sup>
                  <m:e>
                    <m:r>
                      <w:rPr>
                        <w:rFonts w:ascii="Cambria Math" w:hAnsi="Cambria Math" w:cs="Arial"/>
                        <w:strike/>
                        <w:color w:val="333333"/>
                        <w:highlight w:val="green"/>
                        <w:shd w:val="clear" w:color="auto" w:fill="FFFFFF"/>
                      </w:rPr>
                      <m:t>|r-s</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a-2</m:t>
                        </m:r>
                      </m:sup>
                    </m:sSup>
                    <m:r>
                      <w:rPr>
                        <w:rFonts w:ascii="Cambria Math" w:hAnsi="Cambria Math" w:cs="Arial"/>
                        <w:strike/>
                        <w:color w:val="333333"/>
                        <w:highlight w:val="green"/>
                        <w:shd w:val="clear" w:color="auto" w:fill="FFFFFF"/>
                      </w:rPr>
                      <m:t>dr ≤[</m:t>
                    </m:r>
                    <m:f>
                      <m:fPr>
                        <m:ctrlPr>
                          <w:rPr>
                            <w:rFonts w:ascii="Cambria Math" w:hAnsi="Cambria Math" w:cs="Arial"/>
                            <w:i/>
                            <w:strike/>
                            <w:color w:val="333333"/>
                            <w:highlight w:val="green"/>
                            <w:shd w:val="clear" w:color="auto" w:fill="FFFFFF"/>
                          </w:rPr>
                        </m:ctrlPr>
                      </m:fPr>
                      <m:num>
                        <m:sSup>
                          <m:sSupPr>
                            <m:ctrlPr>
                              <w:rPr>
                                <w:rFonts w:ascii="Cambria Math" w:hAnsi="Cambria Math" w:cs="Arial"/>
                                <w:i/>
                                <w:strike/>
                                <w:color w:val="333333"/>
                                <w:highlight w:val="green"/>
                                <w:shd w:val="clear" w:color="auto" w:fill="FFFFFF"/>
                              </w:rPr>
                            </m:ctrlPr>
                          </m:sSupPr>
                          <m:e>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e>
                            </m:d>
                          </m:e>
                          <m:sup>
                            <m:r>
                              <w:rPr>
                                <w:rFonts w:ascii="Cambria Math" w:hAnsi="Cambria Math" w:cs="Arial"/>
                                <w:strike/>
                                <w:color w:val="333333"/>
                                <w:highlight w:val="green"/>
                                <w:shd w:val="clear" w:color="auto" w:fill="FFFFFF"/>
                              </w:rPr>
                              <m:t>a</m:t>
                            </m:r>
                          </m:sup>
                        </m:sSup>
                      </m:num>
                      <m:den>
                        <m:r>
                          <w:rPr>
                            <w:rFonts w:ascii="Cambria Math" w:hAnsi="Cambria Math" w:cs="Arial"/>
                            <w:strike/>
                            <w:color w:val="333333"/>
                            <w:highlight w:val="green"/>
                            <w:shd w:val="clear" w:color="auto" w:fill="FFFFFF"/>
                          </w:rPr>
                          <m:t>a</m:t>
                        </m:r>
                      </m:den>
                    </m:f>
                  </m:e>
                </m:nary>
              </m:e>
            </m:nary>
            <m:r>
              <w:rPr>
                <w:rFonts w:ascii="Cambria Math" w:hAnsi="Cambria Math" w:cs="Arial"/>
                <w:strike/>
                <w:color w:val="333333"/>
                <w:highlight w:val="green"/>
                <w:shd w:val="clear" w:color="auto" w:fill="FFFFFF"/>
              </w:rPr>
              <m:t xml:space="preserve"> </m:t>
            </m:r>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m:t>
                </m:r>
              </m:e>
              <m:sub>
                <m:r>
                  <w:rPr>
                    <w:rFonts w:ascii="Cambria Math" w:hAnsi="Cambria Math" w:cs="Arial"/>
                    <w:strike/>
                    <w:color w:val="333333"/>
                    <w:highlight w:val="green"/>
                    <w:shd w:val="clear" w:color="auto" w:fill="FFFFFF"/>
                  </w:rPr>
                  <m:t>s</m:t>
                </m:r>
              </m:sub>
              <m:sup>
                <m:r>
                  <w:rPr>
                    <w:rFonts w:ascii="Cambria Math" w:hAnsi="Cambria Math" w:cs="Arial"/>
                    <w:strike/>
                    <w:color w:val="333333"/>
                    <w:highlight w:val="green"/>
                    <w:shd w:val="clear" w:color="auto" w:fill="FFFFFF"/>
                  </w:rPr>
                  <m:t>s+ε</m:t>
                </m:r>
              </m:sup>
            </m:sSubSup>
            <m:r>
              <w:rPr>
                <w:rFonts w:ascii="Cambria Math" w:hAnsi="Cambria Math" w:cs="Arial"/>
                <w:strike/>
                <w:color w:val="333333"/>
                <w:highlight w:val="green"/>
                <w:shd w:val="clear" w:color="auto" w:fill="FFFFFF"/>
              </w:rPr>
              <m:t>+(a-1)ε[</m:t>
            </m:r>
            <m:f>
              <m:fPr>
                <m:ctrlPr>
                  <w:rPr>
                    <w:rFonts w:ascii="Cambria Math" w:hAnsi="Cambria Math" w:cs="Arial"/>
                    <w:i/>
                    <w:strike/>
                    <w:color w:val="333333"/>
                    <w:highlight w:val="green"/>
                    <w:shd w:val="clear" w:color="auto" w:fill="FFFFFF"/>
                  </w:rPr>
                </m:ctrlPr>
              </m:fPr>
              <m:num>
                <m:sSup>
                  <m:sSupPr>
                    <m:ctrlPr>
                      <w:rPr>
                        <w:rFonts w:ascii="Cambria Math" w:hAnsi="Cambria Math" w:cs="Arial"/>
                        <w:i/>
                        <w:strike/>
                        <w:color w:val="333333"/>
                        <w:highlight w:val="green"/>
                        <w:shd w:val="clear" w:color="auto" w:fill="FFFFFF"/>
                      </w:rPr>
                    </m:ctrlPr>
                  </m:sSupPr>
                  <m:e>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r-s</m:t>
                        </m:r>
                      </m:e>
                    </m:d>
                  </m:e>
                  <m:sup>
                    <m:r>
                      <w:rPr>
                        <w:rFonts w:ascii="Cambria Math" w:hAnsi="Cambria Math" w:cs="Arial"/>
                        <w:strike/>
                        <w:color w:val="333333"/>
                        <w:highlight w:val="green"/>
                        <w:shd w:val="clear" w:color="auto" w:fill="FFFFFF"/>
                      </w:rPr>
                      <m:t>a-1</m:t>
                    </m:r>
                  </m:sup>
                </m:sSup>
              </m:num>
              <m:den>
                <m:r>
                  <w:rPr>
                    <w:rFonts w:ascii="Cambria Math" w:hAnsi="Cambria Math" w:cs="Arial"/>
                    <w:strike/>
                    <w:color w:val="333333"/>
                    <w:highlight w:val="green"/>
                    <w:shd w:val="clear" w:color="auto" w:fill="FFFFFF"/>
                  </w:rPr>
                  <m:t>a-1</m:t>
                </m:r>
              </m:den>
            </m:f>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m:t>
                </m:r>
              </m:e>
              <m:sub>
                <m:r>
                  <w:rPr>
                    <w:rFonts w:ascii="Cambria Math" w:hAnsi="Cambria Math" w:cs="Arial"/>
                    <w:strike/>
                    <w:color w:val="333333"/>
                    <w:highlight w:val="green"/>
                    <w:shd w:val="clear" w:color="auto" w:fill="FFFFFF"/>
                  </w:rPr>
                  <m:t>s+ε</m:t>
                </m:r>
              </m:sub>
              <m:sup>
                <m:r>
                  <w:rPr>
                    <w:rFonts w:ascii="Cambria Math" w:hAnsi="Cambria Math" w:cs="Arial"/>
                    <w:strike/>
                    <w:color w:val="333333"/>
                    <w:highlight w:val="green"/>
                    <w:shd w:val="clear" w:color="auto" w:fill="FFFFFF"/>
                  </w:rPr>
                  <m:t>t</m:t>
                </m:r>
              </m:sup>
            </m:sSubSup>
            <m:r>
              <w:rPr>
                <w:rFonts w:ascii="Cambria Math" w:hAnsi="Cambria Math" w:cs="Arial"/>
                <w:strike/>
                <w:color w:val="333333"/>
                <w:highlight w:val="green"/>
                <w:shd w:val="clear" w:color="auto" w:fill="FFFFFF"/>
              </w:rPr>
              <m:t>≤</m:t>
            </m:r>
            <m:f>
              <m:fPr>
                <m:ctrlPr>
                  <w:rPr>
                    <w:rFonts w:ascii="Cambria Math" w:hAnsi="Cambria Math" w:cs="Arial"/>
                    <w:i/>
                    <w:strike/>
                    <w:color w:val="333333"/>
                    <w:highlight w:val="green"/>
                    <w:shd w:val="clear" w:color="auto" w:fill="FFFFFF"/>
                  </w:rPr>
                </m:ctrlPr>
              </m:fPr>
              <m:num>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ε</m:t>
                    </m:r>
                  </m:e>
                  <m:sup>
                    <m:r>
                      <w:rPr>
                        <w:rFonts w:ascii="Cambria Math" w:hAnsi="Cambria Math" w:cs="Arial"/>
                        <w:strike/>
                        <w:color w:val="333333"/>
                        <w:highlight w:val="green"/>
                        <w:shd w:val="clear" w:color="auto" w:fill="FFFFFF"/>
                      </w:rPr>
                      <m:t>a</m:t>
                    </m:r>
                  </m:sup>
                </m:sSup>
              </m:num>
              <m:den>
                <m:r>
                  <w:rPr>
                    <w:rFonts w:ascii="Cambria Math" w:hAnsi="Cambria Math" w:cs="Arial"/>
                    <w:strike/>
                    <w:color w:val="333333"/>
                    <w:highlight w:val="green"/>
                    <w:shd w:val="clear" w:color="auto" w:fill="FFFFFF"/>
                  </w:rPr>
                  <m:t>a</m:t>
                </m:r>
              </m:den>
            </m:f>
            <m:r>
              <w:rPr>
                <w:rFonts w:ascii="Cambria Math" w:hAnsi="Cambria Math" w:cs="Arial"/>
                <w:strike/>
                <w:color w:val="333333"/>
                <w:highlight w:val="green"/>
                <w:shd w:val="clear" w:color="auto" w:fill="FFFFFF"/>
              </w:rPr>
              <m:t>+</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ε</m:t>
                </m:r>
              </m:e>
              <m:sup>
                <m:r>
                  <w:rPr>
                    <w:rFonts w:ascii="Cambria Math" w:hAnsi="Cambria Math" w:cs="Arial"/>
                    <w:strike/>
                    <w:color w:val="333333"/>
                    <w:highlight w:val="green"/>
                    <w:shd w:val="clear" w:color="auto" w:fill="FFFFFF"/>
                  </w:rPr>
                  <m:t>a</m:t>
                </m:r>
              </m:sup>
            </m:sSup>
          </m:e>
        </m:nary>
      </m:oMath>
      <w:r w:rsidR="008D1943">
        <w:rPr>
          <w:rFonts w:ascii="Arial" w:hAnsi="Arial" w:cs="Arial"/>
          <w:color w:val="333333"/>
          <w:shd w:val="clear" w:color="auto" w:fill="FFFFFF"/>
        </w:rPr>
        <w:t xml:space="preserve">   </w:t>
      </w:r>
    </w:p>
    <w:p w14:paraId="203250E6" w14:textId="77777777" w:rsidR="008D1943" w:rsidRPr="00AA0B69" w:rsidRDefault="008D1943" w:rsidP="008D1943">
      <w:pPr>
        <w:spacing w:line="360" w:lineRule="auto"/>
        <w:jc w:val="right"/>
        <w:rPr>
          <w:rFonts w:ascii="Arial" w:hAnsi="Arial" w:cs="Arial"/>
          <w:color w:val="333333"/>
          <w:shd w:val="clear" w:color="auto" w:fill="FFFFFF"/>
        </w:rPr>
      </w:pPr>
      <w:r>
        <w:rPr>
          <w:rFonts w:ascii="Arial" w:hAnsi="Arial" w:cs="Arial"/>
          <w:color w:val="333333"/>
          <w:shd w:val="clear" w:color="auto" w:fill="FFFFFF"/>
        </w:rPr>
        <w:t xml:space="preserve">                    5.1.22</w:t>
      </w:r>
    </w:p>
    <w:p w14:paraId="45563C01"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We will now use this result to prove the convergence of the solution and show how to apply it for the purposes of this thesis. We want to prove that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Sub>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m:t>
            </m:r>
          </m:e>
        </m:nary>
      </m:oMath>
      <w:r>
        <w:rPr>
          <w:rFonts w:ascii="Arial" w:hAnsi="Arial" w:cs="Arial"/>
          <w:color w:val="333333"/>
          <w:shd w:val="clear" w:color="auto" w:fill="FFFFFF"/>
        </w:rPr>
        <w:t xml:space="preserve"> converges to </w:t>
      </w:r>
      <m:oMath>
        <m:r>
          <w:rPr>
            <w:rFonts w:ascii="Cambria Math" w:hAnsi="Cambria Math" w:cs="Arial"/>
            <w:color w:val="333333"/>
            <w:shd w:val="clear" w:color="auto" w:fill="FFFFFF"/>
          </w:rPr>
          <m:t>X(t)=</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Sub>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d>
            <m:r>
              <w:rPr>
                <w:rFonts w:ascii="Cambria Math" w:hAnsi="Cambria Math" w:cs="Arial"/>
                <w:color w:val="333333"/>
                <w:shd w:val="clear" w:color="auto" w:fill="FFFFFF"/>
              </w:rPr>
              <m:t>)]</m:t>
            </m:r>
          </m:e>
        </m:nary>
      </m:oMath>
      <w:r>
        <w:rPr>
          <w:rFonts w:ascii="Arial" w:hAnsi="Arial" w:cs="Arial"/>
          <w:color w:val="333333"/>
          <w:shd w:val="clear" w:color="auto" w:fill="FFFFFF"/>
        </w:rPr>
        <w:t>. We will utilise equation 5.1.9. and Euler-Maruyama numerical method for that. This is a reminder of the equation 5.1.9.</w:t>
      </w:r>
    </w:p>
    <w:p w14:paraId="1848D1E6" w14:textId="77777777" w:rsidR="008D1943" w:rsidRPr="002F6744" w:rsidRDefault="00000000" w:rsidP="008D1943">
      <w:pPr>
        <w:spacing w:line="360" w:lineRule="auto"/>
        <w:jc w:val="both"/>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uϵ[0,t]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Y</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r>
                <w:rPr>
                  <w:rFonts w:ascii="Cambria Math" w:hAnsi="Cambria Math" w:cs="Arial"/>
                  <w:color w:val="333333"/>
                  <w:shd w:val="clear" w:color="auto" w:fill="FFFFFF"/>
                </w:rPr>
                <m:t>)≤4E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 xml:space="preserve">, </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Y</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e>
                  </m:d>
                  <m:r>
                    <w:rPr>
                      <w:rFonts w:ascii="Cambria Math" w:hAnsi="Cambria Math" w:cs="Arial"/>
                      <w:color w:val="333333"/>
                      <w:shd w:val="clear" w:color="auto" w:fill="FFFFFF"/>
                    </w:rPr>
                    <m:t xml:space="preserve">ds </m:t>
                  </m:r>
                </m:e>
              </m:nary>
            </m:e>
          </m:func>
        </m:oMath>
      </m:oMathPara>
    </w:p>
    <w:p w14:paraId="3CA92EBC" w14:textId="77777777" w:rsidR="008D1943" w:rsidRPr="00267FC5" w:rsidRDefault="008D1943" w:rsidP="008D1943">
      <w:pPr>
        <w:spacing w:line="360" w:lineRule="auto"/>
        <w:ind w:firstLine="720"/>
        <w:jc w:val="both"/>
        <w:rPr>
          <w:rFonts w:ascii="Arial" w:hAnsi="Arial" w:cs="Arial"/>
          <w:i/>
          <w:iCs/>
          <w:color w:val="333333"/>
          <w:shd w:val="clear" w:color="auto" w:fill="FFFFFF"/>
        </w:rPr>
      </w:pPr>
      <w:r>
        <w:rPr>
          <w:rFonts w:ascii="Arial" w:hAnsi="Arial" w:cs="Arial"/>
          <w:color w:val="333333"/>
          <w:shd w:val="clear" w:color="auto" w:fill="FFFFFF"/>
        </w:rPr>
        <w:lastRenderedPageBreak/>
        <w:t xml:space="preserve">Euler-Maruyama is a modification of the standard Euler method for solving ordinary differential equations (ODEs) to solve stochastic differential equations (SDEs). The solution of an SDE is itself a random process and therefore cannot be computed exactly in closed form.  The Euler-Maruyama approximates a solution of an SDE as a piecewise linear function. At each step, the approximation is updated by taking a small step in time and adding a random perturbation. Specifically, it takes the form: </w:t>
      </w:r>
      <w:proofErr w:type="spellStart"/>
      <w:r w:rsidRPr="00267FC5">
        <w:rPr>
          <w:rFonts w:ascii="Arial" w:hAnsi="Arial" w:cs="Arial"/>
          <w:i/>
          <w:iCs/>
          <w:color w:val="333333"/>
          <w:shd w:val="clear" w:color="auto" w:fill="FFFFFF"/>
        </w:rPr>
        <w:t>dX</w:t>
      </w:r>
      <w:proofErr w:type="spellEnd"/>
      <w:r w:rsidRPr="00267FC5">
        <w:rPr>
          <w:rFonts w:ascii="Arial" w:hAnsi="Arial" w:cs="Arial"/>
          <w:i/>
          <w:iCs/>
          <w:color w:val="333333"/>
          <w:shd w:val="clear" w:color="auto" w:fill="FFFFFF"/>
        </w:rPr>
        <w:t>(t) = f(</w:t>
      </w:r>
      <w:proofErr w:type="spellStart"/>
      <w:proofErr w:type="gramStart"/>
      <w:r w:rsidRPr="00267FC5">
        <w:rPr>
          <w:rFonts w:ascii="Arial" w:hAnsi="Arial" w:cs="Arial"/>
          <w:i/>
          <w:iCs/>
          <w:color w:val="333333"/>
          <w:shd w:val="clear" w:color="auto" w:fill="FFFFFF"/>
        </w:rPr>
        <w:t>t,X</w:t>
      </w:r>
      <w:proofErr w:type="spellEnd"/>
      <w:proofErr w:type="gramEnd"/>
      <w:r w:rsidRPr="00267FC5">
        <w:rPr>
          <w:rFonts w:ascii="Arial" w:hAnsi="Arial" w:cs="Arial"/>
          <w:i/>
          <w:iCs/>
          <w:color w:val="333333"/>
          <w:shd w:val="clear" w:color="auto" w:fill="FFFFFF"/>
        </w:rPr>
        <w:t>(t</w:t>
      </w:r>
      <w:proofErr w:type="gramStart"/>
      <w:r w:rsidRPr="00267FC5">
        <w:rPr>
          <w:rFonts w:ascii="Arial" w:hAnsi="Arial" w:cs="Arial"/>
          <w:i/>
          <w:iCs/>
          <w:color w:val="333333"/>
          <w:shd w:val="clear" w:color="auto" w:fill="FFFFFF"/>
        </w:rPr>
        <w:t>))dt</w:t>
      </w:r>
      <w:proofErr w:type="gramEnd"/>
      <w:r w:rsidRPr="00267FC5">
        <w:rPr>
          <w:rFonts w:ascii="Arial" w:hAnsi="Arial" w:cs="Arial"/>
          <w:i/>
          <w:iCs/>
          <w:color w:val="333333"/>
          <w:shd w:val="clear" w:color="auto" w:fill="FFFFFF"/>
        </w:rPr>
        <w:t xml:space="preserve"> + g(</w:t>
      </w:r>
      <w:proofErr w:type="spellStart"/>
      <w:proofErr w:type="gramStart"/>
      <w:r w:rsidRPr="00267FC5">
        <w:rPr>
          <w:rFonts w:ascii="Arial" w:hAnsi="Arial" w:cs="Arial"/>
          <w:i/>
          <w:iCs/>
          <w:color w:val="333333"/>
          <w:shd w:val="clear" w:color="auto" w:fill="FFFFFF"/>
        </w:rPr>
        <w:t>t,X</w:t>
      </w:r>
      <w:proofErr w:type="spellEnd"/>
      <w:proofErr w:type="gramEnd"/>
      <w:r w:rsidRPr="00267FC5">
        <w:rPr>
          <w:rFonts w:ascii="Arial" w:hAnsi="Arial" w:cs="Arial"/>
          <w:i/>
          <w:iCs/>
          <w:color w:val="333333"/>
          <w:shd w:val="clear" w:color="auto" w:fill="FFFFFF"/>
        </w:rPr>
        <w:t>(t</w:t>
      </w:r>
      <w:proofErr w:type="gramStart"/>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dBH</w:t>
      </w:r>
      <w:proofErr w:type="spellEnd"/>
      <w:proofErr w:type="gramEnd"/>
      <w:r w:rsidRPr="00267FC5">
        <w:rPr>
          <w:rFonts w:ascii="Arial" w:hAnsi="Arial" w:cs="Arial"/>
          <w:i/>
          <w:iCs/>
          <w:color w:val="333333"/>
          <w:shd w:val="clear" w:color="auto" w:fill="FFFFFF"/>
        </w:rPr>
        <w:t>(t)</w:t>
      </w:r>
      <w:r>
        <w:rPr>
          <w:rFonts w:ascii="Arial" w:hAnsi="Arial" w:cs="Arial"/>
          <w:color w:val="333333"/>
          <w:shd w:val="clear" w:color="auto" w:fill="FFFFFF"/>
        </w:rPr>
        <w:t xml:space="preserve">. </w:t>
      </w:r>
      <w:r w:rsidRPr="00E04A00">
        <w:rPr>
          <w:rFonts w:ascii="Arial" w:hAnsi="Arial" w:cs="Arial"/>
          <w:color w:val="333333"/>
          <w:shd w:val="clear" w:color="auto" w:fill="FFFFFF"/>
        </w:rPr>
        <w:t xml:space="preserve">Choose a time step size </w:t>
      </w:r>
      <w:proofErr w:type="spellStart"/>
      <w:r w:rsidRPr="00267FC5">
        <w:rPr>
          <w:rFonts w:ascii="Arial" w:hAnsi="Arial" w:cs="Arial"/>
          <w:i/>
          <w:iCs/>
          <w:color w:val="333333"/>
          <w:shd w:val="clear" w:color="auto" w:fill="FFFFFF"/>
        </w:rPr>
        <w:t>Δt</w:t>
      </w:r>
      <w:proofErr w:type="spellEnd"/>
      <w:r w:rsidRPr="00267FC5">
        <w:rPr>
          <w:rFonts w:ascii="Arial" w:hAnsi="Arial" w:cs="Arial"/>
          <w:i/>
          <w:iCs/>
          <w:color w:val="333333"/>
          <w:shd w:val="clear" w:color="auto" w:fill="FFFFFF"/>
        </w:rPr>
        <w:t xml:space="preserve"> </w:t>
      </w:r>
      <w:r w:rsidRPr="00E04A00">
        <w:rPr>
          <w:rFonts w:ascii="Arial" w:hAnsi="Arial" w:cs="Arial"/>
          <w:color w:val="333333"/>
          <w:shd w:val="clear" w:color="auto" w:fill="FFFFFF"/>
        </w:rPr>
        <w:t xml:space="preserve">and define the time points </w:t>
      </w:r>
      <w:proofErr w:type="spellStart"/>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w:t>
      </w:r>
      <w:proofErr w:type="spellEnd"/>
      <w:r w:rsidRPr="00267FC5">
        <w:rPr>
          <w:rFonts w:ascii="Arial" w:hAnsi="Arial" w:cs="Arial"/>
          <w:i/>
          <w:iCs/>
          <w:color w:val="333333"/>
          <w:shd w:val="clear" w:color="auto" w:fill="FFFFFF"/>
        </w:rPr>
        <w:t xml:space="preserve"> = </w:t>
      </w:r>
      <w:proofErr w:type="spellStart"/>
      <w:r w:rsidRPr="00267FC5">
        <w:rPr>
          <w:rFonts w:ascii="Arial" w:hAnsi="Arial" w:cs="Arial"/>
          <w:i/>
          <w:iCs/>
          <w:color w:val="333333"/>
          <w:shd w:val="clear" w:color="auto" w:fill="FFFFFF"/>
        </w:rPr>
        <w:t>kΔt</w:t>
      </w:r>
      <w:proofErr w:type="spellEnd"/>
      <w:r w:rsidRPr="00267FC5">
        <w:rPr>
          <w:rFonts w:ascii="Arial" w:hAnsi="Arial" w:cs="Arial"/>
          <w:i/>
          <w:iCs/>
          <w:color w:val="333333"/>
          <w:shd w:val="clear" w:color="auto" w:fill="FFFFFF"/>
        </w:rPr>
        <w:t xml:space="preserve"> </w:t>
      </w:r>
      <w:r w:rsidRPr="00E04A00">
        <w:rPr>
          <w:rFonts w:ascii="Arial" w:hAnsi="Arial" w:cs="Arial"/>
          <w:color w:val="333333"/>
          <w:shd w:val="clear" w:color="auto" w:fill="FFFFFF"/>
        </w:rPr>
        <w:t xml:space="preserve">for </w:t>
      </w:r>
      <w:r w:rsidRPr="00267FC5">
        <w:rPr>
          <w:rFonts w:ascii="Arial" w:hAnsi="Arial" w:cs="Arial"/>
          <w:i/>
          <w:iCs/>
          <w:color w:val="333333"/>
          <w:shd w:val="clear" w:color="auto" w:fill="FFFFFF"/>
        </w:rPr>
        <w:t>k = 0,</w:t>
      </w:r>
      <w:proofErr w:type="gramStart"/>
      <w:r w:rsidRPr="00267FC5">
        <w:rPr>
          <w:rFonts w:ascii="Arial" w:hAnsi="Arial" w:cs="Arial"/>
          <w:i/>
          <w:iCs/>
          <w:color w:val="333333"/>
          <w:shd w:val="clear" w:color="auto" w:fill="FFFFFF"/>
        </w:rPr>
        <w:t>1,2,...</w:t>
      </w:r>
      <w:proofErr w:type="gramEnd"/>
      <w:r w:rsidRPr="00267FC5">
        <w:rPr>
          <w:rFonts w:ascii="Arial" w:hAnsi="Arial" w:cs="Arial"/>
          <w:i/>
          <w:iCs/>
          <w:color w:val="333333"/>
          <w:shd w:val="clear" w:color="auto" w:fill="FFFFFF"/>
        </w:rPr>
        <w:t>,n</w:t>
      </w:r>
      <w:r w:rsidRPr="00E04A00">
        <w:rPr>
          <w:rFonts w:ascii="Arial" w:hAnsi="Arial" w:cs="Arial"/>
          <w:color w:val="333333"/>
          <w:shd w:val="clear" w:color="auto" w:fill="FFFFFF"/>
        </w:rPr>
        <w:t>.</w:t>
      </w:r>
      <w:r>
        <w:rPr>
          <w:rFonts w:ascii="Arial" w:hAnsi="Arial" w:cs="Arial"/>
          <w:color w:val="333333"/>
          <w:shd w:val="clear" w:color="auto" w:fill="FFFFFF"/>
        </w:rPr>
        <w:t xml:space="preserve"> </w:t>
      </w:r>
      <w:r w:rsidRPr="00E04A00">
        <w:rPr>
          <w:rFonts w:ascii="Arial" w:hAnsi="Arial" w:cs="Arial"/>
          <w:color w:val="333333"/>
          <w:shd w:val="clear" w:color="auto" w:fill="FFFFFF"/>
        </w:rPr>
        <w:t>Initiali</w:t>
      </w:r>
      <w:r>
        <w:rPr>
          <w:rFonts w:ascii="Arial" w:hAnsi="Arial" w:cs="Arial"/>
          <w:color w:val="333333"/>
          <w:shd w:val="clear" w:color="auto" w:fill="FFFFFF"/>
        </w:rPr>
        <w:t>s</w:t>
      </w:r>
      <w:r w:rsidRPr="00E04A00">
        <w:rPr>
          <w:rFonts w:ascii="Arial" w:hAnsi="Arial" w:cs="Arial"/>
          <w:color w:val="333333"/>
          <w:shd w:val="clear" w:color="auto" w:fill="FFFFFF"/>
        </w:rPr>
        <w:t xml:space="preserve">e the approximation by setting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rPr>
        <w:softHyphen/>
      </w:r>
      <w:r w:rsidRPr="00267FC5">
        <w:rPr>
          <w:rFonts w:ascii="Arial" w:hAnsi="Arial" w:cs="Arial"/>
          <w:i/>
          <w:iCs/>
          <w:color w:val="333333"/>
          <w:shd w:val="clear" w:color="auto" w:fill="FFFFFF"/>
          <w:vertAlign w:val="subscript"/>
        </w:rPr>
        <w:t>0</w:t>
      </w:r>
      <w:r w:rsidRPr="00267FC5">
        <w:rPr>
          <w:rFonts w:ascii="Arial" w:hAnsi="Arial" w:cs="Arial"/>
          <w:i/>
          <w:iCs/>
          <w:color w:val="333333"/>
          <w:shd w:val="clear" w:color="auto" w:fill="FFFFFF"/>
        </w:rPr>
        <w:t xml:space="preserve"> = X(t</w:t>
      </w:r>
      <w:r w:rsidRPr="00267FC5">
        <w:rPr>
          <w:rFonts w:ascii="Arial" w:hAnsi="Arial" w:cs="Arial"/>
          <w:i/>
          <w:iCs/>
          <w:color w:val="333333"/>
          <w:shd w:val="clear" w:color="auto" w:fill="FFFFFF"/>
          <w:vertAlign w:val="subscript"/>
        </w:rPr>
        <w:t>0</w:t>
      </w:r>
      <w:r w:rsidRPr="00267FC5">
        <w:rPr>
          <w:rFonts w:ascii="Arial" w:hAnsi="Arial" w:cs="Arial"/>
          <w:i/>
          <w:iCs/>
          <w:color w:val="333333"/>
          <w:shd w:val="clear" w:color="auto" w:fill="FFFFFF"/>
        </w:rPr>
        <w:t>)</w:t>
      </w:r>
      <w:r w:rsidRPr="00E04A00">
        <w:rPr>
          <w:rFonts w:ascii="Arial" w:hAnsi="Arial" w:cs="Arial"/>
          <w:color w:val="333333"/>
          <w:shd w:val="clear" w:color="auto" w:fill="FFFFFF"/>
        </w:rPr>
        <w:t>.</w:t>
      </w:r>
      <w:r>
        <w:rPr>
          <w:rFonts w:ascii="Arial" w:hAnsi="Arial" w:cs="Arial"/>
          <w:color w:val="333333"/>
          <w:shd w:val="clear" w:color="auto" w:fill="FFFFFF"/>
        </w:rPr>
        <w:t xml:space="preserve"> </w:t>
      </w:r>
      <w:r w:rsidRPr="00E04A00">
        <w:rPr>
          <w:rFonts w:ascii="Arial" w:hAnsi="Arial" w:cs="Arial"/>
          <w:color w:val="333333"/>
          <w:shd w:val="clear" w:color="auto" w:fill="FFFFFF"/>
        </w:rPr>
        <w:t xml:space="preserve">For </w:t>
      </w:r>
      <w:r w:rsidRPr="00267FC5">
        <w:rPr>
          <w:rFonts w:ascii="Arial" w:hAnsi="Arial" w:cs="Arial"/>
          <w:i/>
          <w:iCs/>
          <w:color w:val="333333"/>
          <w:shd w:val="clear" w:color="auto" w:fill="FFFFFF"/>
        </w:rPr>
        <w:t xml:space="preserve">k = </w:t>
      </w:r>
      <w:proofErr w:type="gramStart"/>
      <w:r w:rsidRPr="00267FC5">
        <w:rPr>
          <w:rFonts w:ascii="Arial" w:hAnsi="Arial" w:cs="Arial"/>
          <w:i/>
          <w:iCs/>
          <w:color w:val="333333"/>
          <w:shd w:val="clear" w:color="auto" w:fill="FFFFFF"/>
        </w:rPr>
        <w:t>1,2,...</w:t>
      </w:r>
      <w:proofErr w:type="gramEnd"/>
      <w:r w:rsidRPr="00267FC5">
        <w:rPr>
          <w:rFonts w:ascii="Arial" w:hAnsi="Arial" w:cs="Arial"/>
          <w:i/>
          <w:iCs/>
          <w:color w:val="333333"/>
          <w:shd w:val="clear" w:color="auto" w:fill="FFFFFF"/>
        </w:rPr>
        <w:t>,n,</w:t>
      </w:r>
      <w:r w:rsidRPr="00E04A00">
        <w:rPr>
          <w:rFonts w:ascii="Arial" w:hAnsi="Arial" w:cs="Arial"/>
          <w:color w:val="333333"/>
          <w:shd w:val="clear" w:color="auto" w:fill="FFFFFF"/>
        </w:rPr>
        <w:t xml:space="preserve"> compute the approximation at time </w:t>
      </w:r>
      <w:proofErr w:type="spellStart"/>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w:t>
      </w:r>
      <w:proofErr w:type="spellEnd"/>
      <w:r w:rsidRPr="00E04A00">
        <w:rPr>
          <w:rFonts w:ascii="Arial" w:hAnsi="Arial" w:cs="Arial"/>
          <w:color w:val="333333"/>
          <w:shd w:val="clear" w:color="auto" w:fill="FFFFFF"/>
        </w:rPr>
        <w:t xml:space="preserve"> as:</w:t>
      </w:r>
      <w:r>
        <w:rPr>
          <w:rFonts w:ascii="Arial" w:hAnsi="Arial" w:cs="Arial"/>
          <w:color w:val="333333"/>
          <w:shd w:val="clear" w:color="auto" w:fill="FFFFFF"/>
        </w:rPr>
        <w:t xml:space="preserve"> </w:t>
      </w:r>
      <w:r w:rsidRPr="00267FC5">
        <w:rPr>
          <w:rFonts w:ascii="Arial" w:hAnsi="Arial" w:cs="Arial"/>
          <w:i/>
          <w:iCs/>
          <w:color w:val="333333"/>
          <w:shd w:val="clear" w:color="auto" w:fill="FFFFFF"/>
        </w:rPr>
        <w:t>X(</w:t>
      </w:r>
      <w:proofErr w:type="spellStart"/>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w:t>
      </w:r>
      <w:proofErr w:type="spellEnd"/>
      <w:r w:rsidRPr="00267FC5">
        <w:rPr>
          <w:rFonts w:ascii="Arial" w:hAnsi="Arial" w:cs="Arial"/>
          <w:i/>
          <w:iCs/>
          <w:color w:val="333333"/>
          <w:shd w:val="clear" w:color="auto" w:fill="FFFFFF"/>
        </w:rPr>
        <w:t>) =X(t</w:t>
      </w:r>
      <w:r w:rsidRPr="00267FC5">
        <w:rPr>
          <w:rFonts w:ascii="Arial" w:hAnsi="Arial" w:cs="Arial"/>
          <w:i/>
          <w:iCs/>
          <w:color w:val="333333"/>
          <w:shd w:val="clear" w:color="auto" w:fill="FFFFFF"/>
          <w:vertAlign w:val="subscript"/>
        </w:rPr>
        <w:t>K-1</w:t>
      </w:r>
      <w:r w:rsidRPr="00267FC5">
        <w:rPr>
          <w:rFonts w:ascii="Arial" w:hAnsi="Arial" w:cs="Arial"/>
          <w:i/>
          <w:iCs/>
          <w:color w:val="333333"/>
          <w:shd w:val="clear" w:color="auto" w:fill="FFFFFF"/>
        </w:rPr>
        <w:t xml:space="preserve">) + </w:t>
      </w:r>
      <w:proofErr w:type="gramStart"/>
      <w:r w:rsidRPr="00267FC5">
        <w:rPr>
          <w:rFonts w:ascii="Arial" w:hAnsi="Arial" w:cs="Arial"/>
          <w:i/>
          <w:iCs/>
          <w:color w:val="333333"/>
          <w:shd w:val="clear" w:color="auto" w:fill="FFFFFF"/>
        </w:rPr>
        <w:t>f(</w:t>
      </w:r>
      <w:proofErr w:type="gramEnd"/>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w:t>
      </w:r>
      <w:proofErr w:type="gramStart"/>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 xml:space="preserve"> ,X</w:t>
      </w:r>
      <w:proofErr w:type="gramEnd"/>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K-1</w:t>
      </w:r>
      <w:proofErr w:type="gramStart"/>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rPr>
        <w:t>Δ</w:t>
      </w:r>
      <w:proofErr w:type="gramEnd"/>
      <w:r w:rsidRPr="00267FC5">
        <w:rPr>
          <w:rFonts w:ascii="Arial" w:hAnsi="Arial" w:cs="Arial"/>
          <w:i/>
          <w:iCs/>
          <w:color w:val="333333"/>
          <w:shd w:val="clear" w:color="auto" w:fill="FFFFFF"/>
        </w:rPr>
        <w:t>t</w:t>
      </w:r>
      <w:proofErr w:type="spellEnd"/>
      <w:r w:rsidRPr="00267FC5">
        <w:rPr>
          <w:rFonts w:ascii="Arial" w:hAnsi="Arial" w:cs="Arial"/>
          <w:i/>
          <w:iCs/>
          <w:color w:val="333333"/>
          <w:shd w:val="clear" w:color="auto" w:fill="FFFFFF"/>
        </w:rPr>
        <w:t xml:space="preserve"> +g(t</w:t>
      </w:r>
      <w:r w:rsidRPr="00267FC5">
        <w:rPr>
          <w:rFonts w:ascii="Arial" w:hAnsi="Arial" w:cs="Arial"/>
          <w:i/>
          <w:iCs/>
          <w:color w:val="333333"/>
          <w:shd w:val="clear" w:color="auto" w:fill="FFFFFF"/>
          <w:vertAlign w:val="subscript"/>
        </w:rPr>
        <w:t>K-</w:t>
      </w:r>
      <w:proofErr w:type="gramStart"/>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,X</w:t>
      </w:r>
      <w:proofErr w:type="gramEnd"/>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K-1</w:t>
      </w:r>
      <w:proofErr w:type="gram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perscript"/>
        </w:rPr>
        <w:t>H</w:t>
      </w:r>
      <w:r w:rsidRPr="00267FC5">
        <w:rPr>
          <w:rFonts w:ascii="Arial" w:hAnsi="Arial" w:cs="Arial"/>
          <w:i/>
          <w:iCs/>
          <w:color w:val="333333"/>
          <w:shd w:val="clear" w:color="auto" w:fill="FFFFFF"/>
        </w:rPr>
        <w:t>(</w:t>
      </w:r>
      <w:proofErr w:type="spellStart"/>
      <w:proofErr w:type="gramEnd"/>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w:t>
      </w:r>
      <w:proofErr w:type="spellEnd"/>
      <w:r w:rsidRPr="00267FC5">
        <w:rPr>
          <w:rFonts w:ascii="Arial" w:hAnsi="Arial" w:cs="Arial"/>
          <w:i/>
          <w:iCs/>
          <w:color w:val="333333"/>
          <w:shd w:val="clear" w:color="auto" w:fill="FFFFFF"/>
        </w:rPr>
        <w:t xml:space="preserve">) – </w:t>
      </w:r>
      <w:proofErr w:type="gram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perscript"/>
        </w:rPr>
        <w:t>H</w:t>
      </w:r>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K-1</w:t>
      </w:r>
      <w:r w:rsidRPr="00267FC5">
        <w:rPr>
          <w:rFonts w:ascii="Arial" w:hAnsi="Arial" w:cs="Arial"/>
          <w:i/>
          <w:iCs/>
          <w:color w:val="333333"/>
          <w:shd w:val="clear" w:color="auto" w:fill="FFFFFF"/>
        </w:rPr>
        <w:t>))</w:t>
      </w:r>
    </w:p>
    <w:p w14:paraId="4172B565" w14:textId="77777777" w:rsidR="008D1943" w:rsidRDefault="008D1943" w:rsidP="008D1943">
      <w:pPr>
        <w:spacing w:line="360" w:lineRule="auto"/>
        <w:jc w:val="both"/>
        <w:rPr>
          <w:rFonts w:ascii="Arial" w:hAnsi="Arial" w:cs="Arial"/>
          <w:color w:val="333333"/>
          <w:shd w:val="clear" w:color="auto" w:fill="FFFFFF"/>
        </w:rPr>
      </w:pPr>
      <w:r w:rsidRPr="00E04A00">
        <w:rPr>
          <w:rFonts w:ascii="Arial" w:hAnsi="Arial" w:cs="Arial"/>
          <w:color w:val="333333"/>
          <w:shd w:val="clear" w:color="auto" w:fill="FFFFFF"/>
        </w:rPr>
        <w:t xml:space="preserve">where </w:t>
      </w:r>
      <w:proofErr w:type="gram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perscript"/>
        </w:rPr>
        <w:t>H</w:t>
      </w:r>
      <w:r w:rsidRPr="00267FC5">
        <w:rPr>
          <w:rFonts w:ascii="Arial" w:hAnsi="Arial" w:cs="Arial"/>
          <w:i/>
          <w:iCs/>
          <w:color w:val="333333"/>
          <w:shd w:val="clear" w:color="auto" w:fill="FFFFFF"/>
        </w:rPr>
        <w:t>(</w:t>
      </w:r>
      <w:proofErr w:type="spellStart"/>
      <w:proofErr w:type="gramEnd"/>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w:t>
      </w:r>
      <w:proofErr w:type="spellEnd"/>
      <w:r w:rsidRPr="00267FC5">
        <w:rPr>
          <w:rFonts w:ascii="Arial" w:hAnsi="Arial" w:cs="Arial"/>
          <w:i/>
          <w:iCs/>
          <w:color w:val="333333"/>
          <w:shd w:val="clear" w:color="auto" w:fill="FFFFFF"/>
        </w:rPr>
        <w:t xml:space="preserve">) – </w:t>
      </w:r>
      <w:proofErr w:type="gram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perscript"/>
        </w:rPr>
        <w:t>H</w:t>
      </w:r>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K-1</w:t>
      </w:r>
      <w:r w:rsidRPr="00267FC5">
        <w:rPr>
          <w:rFonts w:ascii="Arial" w:hAnsi="Arial" w:cs="Arial"/>
          <w:i/>
          <w:iCs/>
          <w:color w:val="333333"/>
          <w:shd w:val="clear" w:color="auto" w:fill="FFFFFF"/>
        </w:rPr>
        <w:t>)</w:t>
      </w:r>
      <w:r>
        <w:rPr>
          <w:rFonts w:ascii="Arial" w:hAnsi="Arial" w:cs="Arial"/>
          <w:color w:val="333333"/>
          <w:shd w:val="clear" w:color="auto" w:fill="FFFFFF"/>
          <w:vertAlign w:val="subscript"/>
        </w:rPr>
        <w:t xml:space="preserve"> </w:t>
      </w:r>
      <w:r w:rsidRPr="00E04A00">
        <w:rPr>
          <w:rFonts w:ascii="Arial" w:hAnsi="Arial" w:cs="Arial"/>
          <w:color w:val="333333"/>
          <w:shd w:val="clear" w:color="auto" w:fill="FFFFFF"/>
        </w:rPr>
        <w:t xml:space="preserve">is the increment of the Brownian motion over the time interval </w:t>
      </w:r>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w:t>
      </w:r>
      <w:proofErr w:type="gramStart"/>
      <w:r w:rsidRPr="00267FC5">
        <w:rPr>
          <w:rFonts w:ascii="Arial" w:hAnsi="Arial" w:cs="Arial"/>
          <w:i/>
          <w:iCs/>
          <w:color w:val="333333"/>
          <w:shd w:val="clear" w:color="auto" w:fill="FFFFFF"/>
          <w:vertAlign w:val="subscript"/>
        </w:rPr>
        <w:t xml:space="preserve">1 </w:t>
      </w:r>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K</w:t>
      </w:r>
      <w:proofErr w:type="spellEnd"/>
      <w:r w:rsidRPr="00267FC5">
        <w:rPr>
          <w:rFonts w:ascii="Arial" w:hAnsi="Arial" w:cs="Arial"/>
          <w:i/>
          <w:iCs/>
          <w:color w:val="333333"/>
          <w:shd w:val="clear" w:color="auto" w:fill="FFFFFF"/>
        </w:rPr>
        <w:t>]</w:t>
      </w:r>
      <w:r w:rsidRPr="00E04A00">
        <w:rPr>
          <w:rFonts w:ascii="Arial" w:hAnsi="Arial" w:cs="Arial"/>
          <w:color w:val="333333"/>
          <w:shd w:val="clear" w:color="auto" w:fill="FFFFFF"/>
        </w:rPr>
        <w:t>.</w:t>
      </w:r>
      <w:r>
        <w:rPr>
          <w:rFonts w:ascii="Arial" w:hAnsi="Arial" w:cs="Arial"/>
          <w:color w:val="333333"/>
          <w:shd w:val="clear" w:color="auto" w:fill="FFFFFF"/>
        </w:rPr>
        <w:t xml:space="preserve"> </w:t>
      </w:r>
      <w:r w:rsidRPr="002F235A">
        <w:rPr>
          <w:rFonts w:ascii="Arial" w:hAnsi="Arial" w:cs="Arial"/>
          <w:color w:val="333333"/>
          <w:shd w:val="clear" w:color="auto" w:fill="FFFFFF"/>
        </w:rPr>
        <w:t xml:space="preserve">Now, to obtain a bound on the distance between </w:t>
      </w:r>
      <w:r w:rsidRPr="00267FC5">
        <w:rPr>
          <w:rFonts w:ascii="Arial" w:hAnsi="Arial" w:cs="Arial"/>
          <w:i/>
          <w:iCs/>
          <w:color w:val="333333"/>
          <w:shd w:val="clear" w:color="auto" w:fill="FFFFFF"/>
        </w:rPr>
        <w:t>X(t)</w:t>
      </w:r>
      <w:r w:rsidRPr="002F235A">
        <w:rPr>
          <w:rFonts w:ascii="Arial" w:hAnsi="Arial" w:cs="Arial"/>
          <w:color w:val="333333"/>
          <w:shd w:val="clear" w:color="auto" w:fill="FFFFFF"/>
        </w:rPr>
        <w:t xml:space="preserve"> and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sidRPr="002F235A">
        <w:rPr>
          <w:rFonts w:ascii="Arial" w:hAnsi="Arial" w:cs="Arial"/>
          <w:color w:val="333333"/>
          <w:shd w:val="clear" w:color="auto" w:fill="FFFFFF"/>
        </w:rPr>
        <w:t xml:space="preserve">, we use the triangle inequality and the fact that the distance between the two drift functions </w:t>
      </w:r>
      <w:r w:rsidRPr="00267FC5">
        <w:rPr>
          <w:rFonts w:ascii="Arial" w:hAnsi="Arial" w:cs="Arial"/>
          <w:i/>
          <w:iCs/>
          <w:color w:val="333333"/>
          <w:shd w:val="clear" w:color="auto" w:fill="FFFFFF"/>
        </w:rPr>
        <w:t>f(X)</w:t>
      </w:r>
      <w:r w:rsidRPr="002F235A">
        <w:rPr>
          <w:rFonts w:ascii="Arial" w:hAnsi="Arial" w:cs="Arial"/>
          <w:color w:val="333333"/>
          <w:shd w:val="clear" w:color="auto" w:fill="FFFFFF"/>
        </w:rPr>
        <w:t xml:space="preserve"> and </w:t>
      </w:r>
      <w:r w:rsidRPr="00267FC5">
        <w:rPr>
          <w:rFonts w:ascii="Arial" w:hAnsi="Arial" w:cs="Arial"/>
          <w:i/>
          <w:iCs/>
          <w:color w:val="333333"/>
          <w:shd w:val="clear" w:color="auto" w:fill="FFFFFF"/>
        </w:rPr>
        <w:t>f(</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w:t>
      </w:r>
      <w:r w:rsidRPr="002F235A">
        <w:rPr>
          <w:rFonts w:ascii="Arial" w:hAnsi="Arial" w:cs="Arial"/>
          <w:color w:val="333333"/>
          <w:shd w:val="clear" w:color="auto" w:fill="FFFFFF"/>
        </w:rPr>
        <w:t xml:space="preserve"> can be bounded by the integral of the distance between them over time. Specifically, we have:</w:t>
      </w:r>
    </w:p>
    <w:p w14:paraId="68A5A806" w14:textId="77777777" w:rsidR="008D1943" w:rsidRPr="00267FC5" w:rsidRDefault="00000000" w:rsidP="008D1943">
      <w:pPr>
        <w:spacing w:line="360" w:lineRule="auto"/>
        <w:jc w:val="center"/>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 xml:space="preserve">     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m:t>
          </m:r>
        </m:oMath>
      </m:oMathPara>
    </w:p>
    <w:p w14:paraId="362BE132" w14:textId="77777777" w:rsidR="008D1943" w:rsidRDefault="00000000" w:rsidP="008D1943">
      <w:pPr>
        <w:spacing w:line="360" w:lineRule="auto"/>
        <w:ind w:left="1560" w:hanging="1560"/>
        <w:jc w:val="center"/>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2E sup</m:t>
                </m:r>
              </m:e>
              <m:lim>
                <m:r>
                  <w:rPr>
                    <w:rFonts w:ascii="Cambria Math" w:hAnsi="Cambria Math" w:cs="Arial"/>
                    <w:color w:val="333333"/>
                    <w:shd w:val="clear" w:color="auto" w:fill="FFFFFF"/>
                  </w:rPr>
                  <m:t xml:space="preserve">     u∈[0,t]</m:t>
                </m:r>
              </m:lim>
            </m:limLow>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f(s,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f(s,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 xml:space="preserve">ds+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2E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e>
                    </m:func>
                  </m:e>
                  <m:lim>
                    <m:r>
                      <w:rPr>
                        <w:rFonts w:ascii="Cambria Math" w:hAnsi="Cambria Math" w:cs="Arial"/>
                        <w:color w:val="333333"/>
                        <w:shd w:val="clear" w:color="auto" w:fill="FFFFFF"/>
                      </w:rPr>
                      <m:t xml:space="preserve">     u∈[0,t]</m:t>
                    </m:r>
                  </m:lim>
                </m:limLow>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d>
              </m:e>
            </m:nary>
            <m:r>
              <w:rPr>
                <w:rFonts w:ascii="Cambria Math" w:hAnsi="Cambria Math" w:cs="Arial"/>
                <w:color w:val="333333"/>
                <w:shd w:val="clear" w:color="auto" w:fill="FFFFFF"/>
              </w:rPr>
              <m:t xml:space="preserve">, </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s</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 xml:space="preserve"> </m:t>
            </m:r>
          </m:e>
        </m:func>
      </m:oMath>
      <w:r w:rsidR="008D1943">
        <w:rPr>
          <w:rFonts w:ascii="Arial" w:hAnsi="Arial" w:cs="Arial"/>
          <w:color w:val="333333"/>
          <w:shd w:val="clear" w:color="auto" w:fill="FFFFFF"/>
        </w:rPr>
        <w:tab/>
      </w:r>
    </w:p>
    <w:p w14:paraId="4C6B0E09" w14:textId="77777777" w:rsidR="008D1943" w:rsidRDefault="008D1943" w:rsidP="008D1943">
      <w:pPr>
        <w:spacing w:line="360" w:lineRule="auto"/>
        <w:ind w:left="1560" w:hanging="1560"/>
        <w:jc w:val="right"/>
        <w:rPr>
          <w:rFonts w:ascii="Arial" w:hAnsi="Arial" w:cs="Arial"/>
          <w:color w:val="333333"/>
          <w:shd w:val="clear" w:color="auto" w:fill="FFFFFF"/>
        </w:rPr>
      </w:pP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t>5.1.23</w:t>
      </w:r>
    </w:p>
    <w:p w14:paraId="42064510" w14:textId="77777777" w:rsidR="008D1943" w:rsidRPr="00307AF1"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To obtain this result, we applied triangle inequality to the distance between X(u) and </w:t>
      </w:r>
      <w:proofErr w:type="spellStart"/>
      <w:r>
        <w:rPr>
          <w:rFonts w:ascii="Arial" w:hAnsi="Arial" w:cs="Arial"/>
          <w:color w:val="333333"/>
          <w:shd w:val="clear" w:color="auto" w:fill="FFFFFF"/>
        </w:rPr>
        <w:t>X</w:t>
      </w:r>
      <w:r>
        <w:rPr>
          <w:rFonts w:ascii="Arial" w:hAnsi="Arial" w:cs="Arial"/>
          <w:color w:val="333333"/>
          <w:shd w:val="clear" w:color="auto" w:fill="FFFFFF"/>
          <w:vertAlign w:val="superscript"/>
        </w:rPr>
        <w:t>ε</w:t>
      </w:r>
      <w:proofErr w:type="spellEnd"/>
      <w:r>
        <w:rPr>
          <w:rFonts w:ascii="Arial" w:hAnsi="Arial" w:cs="Arial"/>
          <w:color w:val="333333"/>
          <w:shd w:val="clear" w:color="auto" w:fill="FFFFFF"/>
        </w:rPr>
        <w:t xml:space="preserve">(u) to bound the first term. </w:t>
      </w:r>
    </w:p>
    <w:p w14:paraId="05944FD5"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 </w:t>
      </w:r>
      <m:oMath>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 xml:space="preserv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 xml:space="preserve"> sup</m:t>
                </m:r>
              </m:e>
              <m:lim>
                <m:r>
                  <w:rPr>
                    <w:rFonts w:ascii="Cambria Math" w:hAnsi="Cambria Math" w:cs="Arial"/>
                    <w:color w:val="333333"/>
                    <w:shd w:val="clear" w:color="auto" w:fill="FFFFFF"/>
                  </w:rPr>
                  <m:t xml:space="preserve">     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E[</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 xml:space="preserve"> sup</m:t>
                </m:r>
              </m:e>
              <m:lim>
                <m:r>
                  <w:rPr>
                    <w:rFonts w:ascii="Cambria Math" w:hAnsi="Cambria Math" w:cs="Arial"/>
                    <w:color w:val="333333"/>
                    <w:shd w:val="clear" w:color="auto" w:fill="FFFFFF"/>
                  </w:rPr>
                  <m:t xml:space="preserve">     u∈</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0,t</m:t>
                    </m:r>
                  </m:e>
                </m:d>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oMath>
    </w:p>
    <w:p w14:paraId="25C749C4"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Similarly, we can bound the second term and substitute these bounds we obtain 5.1.23. Then, we apply the Burkholder-Davis-Gundy (BDG) inequality in our proof. BDG is a tool used to bound the moments of stochastic integrals involving martingales. It provides for a way to control the growth of moments of stochastic integrals. In general form, the inequality states that: </w:t>
      </w:r>
      <m:oMath>
        <m:r>
          <w:rPr>
            <w:rFonts w:ascii="Cambria Math" w:hAnsi="Cambria Math" w:cs="Arial"/>
            <w:color w:val="333333"/>
            <w:shd w:val="clear" w:color="auto" w:fill="FFFFFF"/>
          </w:rPr>
          <m:t>E[</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0≤s≤t</m:t>
                </m:r>
              </m:lim>
            </m:limLow>
          </m:fName>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|M</m:t>
                </m:r>
              </m:e>
              <m:sub>
                <m:r>
                  <w:rPr>
                    <w:rFonts w:ascii="Cambria Math" w:hAnsi="Cambria Math" w:cs="Arial"/>
                    <w:color w:val="333333"/>
                    <w:shd w:val="clear" w:color="auto" w:fill="FFFFFF"/>
                  </w:rPr>
                  <m:t>s</m:t>
                </m:r>
              </m:sub>
            </m:sSub>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C</m:t>
                </m:r>
              </m:e>
              <m:sub>
                <m:r>
                  <w:rPr>
                    <w:rFonts w:ascii="Cambria Math" w:hAnsi="Cambria Math" w:cs="Arial"/>
                    <w:color w:val="333333"/>
                    <w:shd w:val="clear" w:color="auto" w:fill="FFFFFF"/>
                  </w:rPr>
                  <m:t>p</m:t>
                </m:r>
              </m:sub>
            </m:sSub>
            <m:r>
              <w:rPr>
                <w:rFonts w:ascii="Cambria Math" w:hAnsi="Cambria Math" w:cs="Arial"/>
                <w:color w:val="333333"/>
                <w:shd w:val="clear" w:color="auto" w:fill="FFFFFF"/>
              </w:rPr>
              <m:t>E[(</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m:t>
                </m:r>
              </m:sup>
            </m:sSubSup>
          </m:e>
        </m:func>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oMath>
      <w:r>
        <w:rPr>
          <w:rFonts w:ascii="Arial" w:hAnsi="Arial" w:cs="Arial"/>
          <w:color w:val="333333"/>
          <w:shd w:val="clear" w:color="auto" w:fill="FFFFFF"/>
        </w:rPr>
        <w:t>, where M</w:t>
      </w:r>
      <w:r>
        <w:rPr>
          <w:rFonts w:ascii="Arial" w:hAnsi="Arial" w:cs="Arial"/>
          <w:color w:val="333333"/>
          <w:shd w:val="clear" w:color="auto" w:fill="FFFFFF"/>
          <w:vertAlign w:val="subscript"/>
        </w:rPr>
        <w:t>t</w:t>
      </w:r>
      <w:r>
        <w:rPr>
          <w:rFonts w:ascii="Arial" w:hAnsi="Arial" w:cs="Arial"/>
          <w:color w:val="333333"/>
          <w:shd w:val="clear" w:color="auto" w:fill="FFFFFF"/>
        </w:rPr>
        <w:t xml:space="preserve"> is a continuous square-integrable martingale, p&gt;1 is a real positive number and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m:t>
            </m:r>
          </m:sup>
        </m:sSubSup>
        <m:r>
          <w:rPr>
            <w:rFonts w:ascii="Cambria Math" w:hAnsi="Cambria Math" w:cs="Arial"/>
            <w:color w:val="333333"/>
            <w:shd w:val="clear" w:color="auto" w:fill="FFFFFF"/>
          </w:rPr>
          <m:t>=E[</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0≤s≤t</m:t>
                </m:r>
              </m:lim>
            </m:limLow>
          </m:fName>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|M</m:t>
                </m:r>
              </m:e>
              <m:sub>
                <m:r>
                  <w:rPr>
                    <w:rFonts w:ascii="Cambria Math" w:hAnsi="Cambria Math" w:cs="Arial"/>
                    <w:color w:val="333333"/>
                    <w:shd w:val="clear" w:color="auto" w:fill="FFFFFF"/>
                  </w:rPr>
                  <m:t>s</m:t>
                </m:r>
              </m:sub>
            </m:sSub>
            <m:r>
              <w:rPr>
                <w:rFonts w:ascii="Cambria Math" w:hAnsi="Cambria Math" w:cs="Arial"/>
                <w:color w:val="333333"/>
                <w:shd w:val="clear" w:color="auto" w:fill="FFFFFF"/>
              </w:rPr>
              <m:t>|</m:t>
            </m:r>
          </m:e>
        </m:func>
      </m:oMath>
      <w:r>
        <w:rPr>
          <w:rFonts w:ascii="Arial" w:hAnsi="Arial" w:cs="Arial"/>
          <w:color w:val="333333"/>
          <w:shd w:val="clear" w:color="auto" w:fill="FFFFFF"/>
        </w:rPr>
        <w:t xml:space="preserve"> is the maximum value of the absolute value of the martingale up to time t. In other words, BGD inequality relates the supremum of the pth power of a continuous square-integrable </w:t>
      </w:r>
      <w:r>
        <w:rPr>
          <w:rFonts w:ascii="Arial" w:hAnsi="Arial" w:cs="Arial"/>
          <w:color w:val="333333"/>
          <w:shd w:val="clear" w:color="auto" w:fill="FFFFFF"/>
        </w:rPr>
        <w:lastRenderedPageBreak/>
        <w:t>martingale M</w:t>
      </w:r>
      <w:r>
        <w:rPr>
          <w:rFonts w:ascii="Arial" w:hAnsi="Arial" w:cs="Arial"/>
          <w:color w:val="333333"/>
          <w:shd w:val="clear" w:color="auto" w:fill="FFFFFF"/>
          <w:vertAlign w:val="subscript"/>
        </w:rPr>
        <w:t>t</w:t>
      </w:r>
      <w:r>
        <w:rPr>
          <w:rFonts w:ascii="Arial" w:hAnsi="Arial" w:cs="Arial"/>
          <w:color w:val="333333"/>
          <w:shd w:val="clear" w:color="auto" w:fill="FFFFFF"/>
        </w:rPr>
        <w:t xml:space="preserve"> to the </w:t>
      </w:r>
      <w:proofErr w:type="spellStart"/>
      <w:r>
        <w:rPr>
          <w:rFonts w:ascii="Arial" w:hAnsi="Arial" w:cs="Arial"/>
          <w:color w:val="333333"/>
          <w:shd w:val="clear" w:color="auto" w:fill="FFFFFF"/>
        </w:rPr>
        <w:t>pth</w:t>
      </w:r>
      <w:proofErr w:type="spellEnd"/>
      <w:r>
        <w:rPr>
          <w:rFonts w:ascii="Arial" w:hAnsi="Arial" w:cs="Arial"/>
          <w:color w:val="333333"/>
          <w:shd w:val="clear" w:color="auto" w:fill="FFFFFF"/>
        </w:rPr>
        <w:t xml:space="preserve"> moment of its maximum value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m:t>
            </m:r>
          </m:sup>
        </m:sSubSup>
      </m:oMath>
      <w:r>
        <w:rPr>
          <w:rFonts w:ascii="Arial" w:hAnsi="Arial" w:cs="Arial"/>
          <w:color w:val="333333"/>
          <w:shd w:val="clear" w:color="auto" w:fill="FFFFFF"/>
        </w:rPr>
        <w:t xml:space="preserve">. To apply BGD, we first need to express the stochastic integrals in terms of the increments of the Brownian motion (so they are martingale). </w:t>
      </w:r>
      <w:proofErr w:type="gramStart"/>
      <w:r>
        <w:rPr>
          <w:rFonts w:ascii="Arial" w:hAnsi="Arial" w:cs="Arial"/>
          <w:color w:val="333333"/>
          <w:shd w:val="clear" w:color="auto" w:fill="FFFFFF"/>
        </w:rPr>
        <w:t>In particular, we</w:t>
      </w:r>
      <w:proofErr w:type="gramEnd"/>
      <w:r>
        <w:rPr>
          <w:rFonts w:ascii="Arial" w:hAnsi="Arial" w:cs="Arial"/>
          <w:color w:val="333333"/>
          <w:shd w:val="clear" w:color="auto" w:fill="FFFFFF"/>
        </w:rPr>
        <w:t xml:space="preserve"> use the 5.1.2 derivation of the fractional Brownian motion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Pr>
          <w:rFonts w:ascii="Arial" w:hAnsi="Arial" w:cs="Arial"/>
          <w:color w:val="333333"/>
          <w:shd w:val="clear" w:color="auto" w:fill="FFFFFF"/>
        </w:rPr>
        <w:t xml:space="preserve">: </w:t>
      </w:r>
    </w:p>
    <w:p w14:paraId="69659E32" w14:textId="77777777" w:rsidR="008D1943" w:rsidRPr="00F119D4" w:rsidRDefault="00000000" w:rsidP="008D1943">
      <w:pPr>
        <w:spacing w:line="360" w:lineRule="auto"/>
        <w:jc w:val="both"/>
        <w:rPr>
          <w:rFonts w:ascii="Arial" w:hAnsi="Arial" w:cs="Arial"/>
          <w:color w:val="333333"/>
          <w:shd w:val="clear" w:color="auto" w:fill="FFFFFF"/>
        </w:rPr>
      </w:pPr>
      <m:oMathPara>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ds+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oMath>
      </m:oMathPara>
    </w:p>
    <w:p w14:paraId="7A72D4A1" w14:textId="77777777" w:rsidR="008D1943" w:rsidRDefault="008D1943" w:rsidP="008D1943">
      <w:pPr>
        <w:spacing w:line="360" w:lineRule="auto"/>
        <w:jc w:val="center"/>
        <w:rPr>
          <w:rFonts w:ascii="Arial" w:hAnsi="Arial" w:cs="Arial"/>
          <w:color w:val="333333"/>
          <w:shd w:val="clear" w:color="auto" w:fill="FFFFFF"/>
        </w:rPr>
      </w:pPr>
      <w:r>
        <w:rPr>
          <w:rFonts w:ascii="Arial" w:hAnsi="Arial" w:cs="Arial"/>
          <w:color w:val="333333"/>
          <w:shd w:val="clear" w:color="auto" w:fill="FFFFFF"/>
        </w:rPr>
        <w:t xml:space="preserve">where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]dB(s)</m:t>
            </m:r>
          </m:e>
        </m:nary>
      </m:oMath>
      <w:r>
        <w:rPr>
          <w:rFonts w:ascii="Arial" w:hAnsi="Arial" w:cs="Arial"/>
          <w:color w:val="333333"/>
          <w:shd w:val="clear" w:color="auto" w:fill="FFFFFF"/>
        </w:rPr>
        <w:t xml:space="preserve"> and B(t) is a standard Brownian motion. </w:t>
      </w:r>
    </w:p>
    <w:p w14:paraId="225416FB"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Using this representation, we can express the stochastic integral involving the difference between </w:t>
      </w:r>
      <w:r w:rsidRPr="00267FC5">
        <w:rPr>
          <w:rFonts w:ascii="Arial" w:hAnsi="Arial" w:cs="Arial"/>
          <w:i/>
          <w:iCs/>
          <w:color w:val="333333"/>
          <w:shd w:val="clear" w:color="auto" w:fill="FFFFFF"/>
        </w:rPr>
        <w:t>X</w:t>
      </w:r>
      <w:r>
        <w:rPr>
          <w:rFonts w:ascii="Arial" w:hAnsi="Arial" w:cs="Arial"/>
          <w:color w:val="333333"/>
          <w:shd w:val="clear" w:color="auto" w:fill="FFFFFF"/>
        </w:rPr>
        <w:t xml:space="preserve"> and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Pr>
          <w:rFonts w:ascii="Arial" w:hAnsi="Arial" w:cs="Arial"/>
          <w:color w:val="333333"/>
          <w:shd w:val="clear" w:color="auto" w:fill="FFFFFF"/>
        </w:rPr>
        <w:t xml:space="preserve"> as:</w:t>
      </w:r>
    </w:p>
    <w:p w14:paraId="0F0263A4" w14:textId="77777777" w:rsidR="008D1943" w:rsidRDefault="008D1943" w:rsidP="008D1943">
      <w:pPr>
        <w:spacing w:line="360" w:lineRule="auto"/>
        <w:jc w:val="both"/>
        <w:rPr>
          <w:rFonts w:ascii="Cambria Math" w:hAnsi="Cambria Math" w:cs="Arial"/>
          <w:iCs/>
          <w:color w:val="333333"/>
          <w:shd w:val="clear" w:color="auto" w:fill="FFFFFF"/>
        </w:rPr>
      </w:pPr>
      <w:r w:rsidRPr="007F3F22">
        <w:rPr>
          <w:rFonts w:ascii="Cambria Math" w:hAnsi="Cambria Math" w:cs="Arial"/>
          <w:i/>
          <w:color w:val="333333"/>
          <w:shd w:val="clear" w:color="auto" w:fill="FFFFFF"/>
        </w:rPr>
        <w:t xml:space="preserve"> </w:t>
      </w:r>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m:t>
            </m:r>
          </m:e>
        </m:nary>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 xml:space="preserve">(s))=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m:t>
            </m:r>
          </m:e>
        </m:nary>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e>
        </m:nary>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oMath>
      <w:r>
        <w:rPr>
          <w:rFonts w:ascii="Cambria Math" w:hAnsi="Cambria Math" w:cs="Arial"/>
          <w:iCs/>
          <w:color w:val="333333"/>
          <w:shd w:val="clear" w:color="auto" w:fill="FFFFFF"/>
        </w:rPr>
        <w:t xml:space="preserve">. </w:t>
      </w:r>
    </w:p>
    <w:p w14:paraId="69B556DA" w14:textId="77777777" w:rsidR="008D1943" w:rsidRPr="00F56F2F" w:rsidRDefault="008D1943" w:rsidP="008D1943">
      <w:pPr>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 xml:space="preserve">We can similarly express the other integrals involving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and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color w:val="333333"/>
          <w:shd w:val="clear" w:color="auto" w:fill="FFFFFF"/>
        </w:rPr>
        <w:t xml:space="preserve"> in terms of the increments of the Brownian motion. Now that we have our representations, we can apply BDG inequality to bound the supremum of the stochastic integrals involving Brownian motion increments. </w:t>
      </w:r>
    </w:p>
    <w:p w14:paraId="6CD1E5F3"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 Recall that a special case of BDG that we used earlier: </w:t>
      </w:r>
    </w:p>
    <w:p w14:paraId="4B6F85AD" w14:textId="77777777" w:rsidR="008D1943" w:rsidRPr="00053DF3" w:rsidRDefault="008D1943" w:rsidP="008D1943">
      <w:pPr>
        <w:spacing w:line="360" w:lineRule="auto"/>
        <w:jc w:val="both"/>
        <w:rPr>
          <w:rFonts w:ascii="Arial" w:hAnsi="Arial" w:cs="Arial"/>
          <w:color w:val="333333"/>
          <w:shd w:val="clear" w:color="auto" w:fill="FFFFFF"/>
        </w:rPr>
      </w:pPr>
      <m:oMathPara>
        <m:oMathParaPr>
          <m:jc m:val="center"/>
        </m:oMathParaPr>
        <m:oMath>
          <m:r>
            <w:rPr>
              <w:rFonts w:ascii="Cambria Math" w:hAnsi="Cambria Math" w:cs="Arial"/>
              <w:color w:val="333333"/>
              <w:shd w:val="clear" w:color="auto" w:fill="FFFFFF"/>
            </w:rPr>
            <m:t xml:space="preserve">E </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uϵ[0,t]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Y</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r>
                <w:rPr>
                  <w:rFonts w:ascii="Cambria Math" w:hAnsi="Cambria Math" w:cs="Arial"/>
                  <w:color w:val="333333"/>
                  <w:shd w:val="clear" w:color="auto" w:fill="FFFFFF"/>
                </w:rPr>
                <m:t>)≤4E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d>
                    <m:dPr>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 xml:space="preserve">, </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Y</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e>
                  </m:d>
                  <m:r>
                    <w:rPr>
                      <w:rFonts w:ascii="Cambria Math" w:hAnsi="Cambria Math" w:cs="Arial"/>
                      <w:color w:val="333333"/>
                      <w:shd w:val="clear" w:color="auto" w:fill="FFFFFF"/>
                    </w:rPr>
                    <m:t xml:space="preserve">ds </m:t>
                  </m:r>
                </m:e>
              </m:nary>
            </m:e>
          </m:func>
        </m:oMath>
      </m:oMathPara>
    </w:p>
    <w:p w14:paraId="106814FE" w14:textId="77777777" w:rsidR="008D1943"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Then,</w:t>
      </w:r>
    </w:p>
    <w:p w14:paraId="03FA1145" w14:textId="77777777" w:rsidR="008D1943" w:rsidRPr="00631E7C" w:rsidRDefault="00000000" w:rsidP="008D1943">
      <w:pPr>
        <w:spacing w:line="360" w:lineRule="auto"/>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2E sup</m:t>
                  </m:r>
                </m:e>
                <m:lim>
                  <m:r>
                    <w:rPr>
                      <w:rFonts w:ascii="Cambria Math" w:hAnsi="Cambria Math" w:cs="Arial"/>
                      <w:color w:val="333333"/>
                      <w:shd w:val="clear" w:color="auto" w:fill="FFFFFF"/>
                    </w:rPr>
                    <m:t xml:space="preserve">     u∈[0,t]</m:t>
                  </m:r>
                </m:lim>
              </m:limLow>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f(s,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f(s,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4E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e>
                      </m:func>
                    </m:e>
                    <m:lim>
                      <m:r>
                        <w:rPr>
                          <w:rFonts w:ascii="Cambria Math" w:hAnsi="Cambria Math" w:cs="Arial"/>
                          <w:color w:val="333333"/>
                          <w:shd w:val="clear" w:color="auto" w:fill="FFFFFF"/>
                        </w:rPr>
                        <m:t xml:space="preserve">     u∈[0,t]</m:t>
                      </m:r>
                    </m:lim>
                  </m:limLow>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d>
                </m:e>
              </m:nary>
              <m:r>
                <w:rPr>
                  <w:rFonts w:ascii="Cambria Math" w:hAnsi="Cambria Math" w:cs="Arial"/>
                  <w:color w:val="333333"/>
                  <w:shd w:val="clear" w:color="auto" w:fill="FFFFFF"/>
                </w:rPr>
                <m:t xml:space="preserve">, </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 xml:space="preserve"> +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4E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e>
                  </m:func>
                </m:e>
                <m:lim>
                  <m:r>
                    <w:rPr>
                      <w:rFonts w:ascii="Cambria Math" w:hAnsi="Cambria Math" w:cs="Arial"/>
                      <w:color w:val="333333"/>
                      <w:shd w:val="clear" w:color="auto" w:fill="FFFFFF"/>
                    </w:rPr>
                    <m:t xml:space="preserve">     u∈[0,t]</m:t>
                  </m:r>
                </m:lim>
              </m:limLow>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 xml:space="preserve">, </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 xml:space="preserve">= </m:t>
              </m:r>
            </m:e>
          </m:func>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2E sup</m:t>
                  </m:r>
                </m:e>
                <m:lim>
                  <m:r>
                    <w:rPr>
                      <w:rFonts w:ascii="Cambria Math" w:hAnsi="Cambria Math" w:cs="Arial"/>
                      <w:color w:val="333333"/>
                      <w:shd w:val="clear" w:color="auto" w:fill="FFFFFF"/>
                    </w:rPr>
                    <m:t xml:space="preserve">     u∈[0,t]</m:t>
                  </m:r>
                </m:lim>
              </m:limLow>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f(s,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f(s,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4E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e>
                      </m:func>
                    </m:e>
                    <m:lim>
                      <m:r>
                        <w:rPr>
                          <w:rFonts w:ascii="Cambria Math" w:hAnsi="Cambria Math" w:cs="Arial"/>
                          <w:color w:val="333333"/>
                          <w:shd w:val="clear" w:color="auto" w:fill="FFFFFF"/>
                        </w:rPr>
                        <m:t xml:space="preserve">     u∈[0,t]</m:t>
                      </m:r>
                    </m:lim>
                  </m:limLow>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d>
                </m:e>
              </m:nary>
              <m:r>
                <w:rPr>
                  <w:rFonts w:ascii="Cambria Math" w:hAnsi="Cambria Math" w:cs="Arial"/>
                  <w:color w:val="333333"/>
                  <w:shd w:val="clear" w:color="auto" w:fill="FFFFFF"/>
                </w:rPr>
                <m:t xml:space="preserve">, </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 xml:space="preserve"> +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4E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e>
                  </m:func>
                </m:e>
                <m:lim>
                  <m:r>
                    <w:rPr>
                      <w:rFonts w:ascii="Cambria Math" w:hAnsi="Cambria Math" w:cs="Arial"/>
                      <w:color w:val="333333"/>
                      <w:shd w:val="clear" w:color="auto" w:fill="FFFFFF"/>
                    </w:rPr>
                    <m:t xml:space="preserve">     u∈[0,t]</m:t>
                  </m:r>
                </m:lim>
              </m:limLow>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 xml:space="preserve">, </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 xml:space="preserve"> 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 xml:space="preserve">= </m:t>
              </m:r>
            </m:e>
          </m:func>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2E sup</m:t>
                  </m:r>
                </m:e>
                <m:lim>
                  <m:r>
                    <w:rPr>
                      <w:rFonts w:ascii="Cambria Math" w:hAnsi="Cambria Math" w:cs="Arial"/>
                      <w:color w:val="333333"/>
                      <w:shd w:val="clear" w:color="auto" w:fill="FFFFFF"/>
                    </w:rPr>
                    <m:t xml:space="preserve">     u∈[0,t]</m:t>
                  </m:r>
                </m:lim>
              </m:limLow>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f(s,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f(s,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4E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e>
                      </m:func>
                    </m:e>
                    <m:lim>
                      <m:r>
                        <w:rPr>
                          <w:rFonts w:ascii="Cambria Math" w:hAnsi="Cambria Math" w:cs="Arial"/>
                          <w:color w:val="333333"/>
                          <w:shd w:val="clear" w:color="auto" w:fill="FFFFFF"/>
                        </w:rPr>
                        <m:t xml:space="preserve">     u∈[0,t]</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nary>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4E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e>
                  </m:func>
                </m:e>
                <m:lim>
                  <m:r>
                    <w:rPr>
                      <w:rFonts w:ascii="Cambria Math" w:hAnsi="Cambria Math" w:cs="Arial"/>
                      <w:color w:val="333333"/>
                      <w:shd w:val="clear" w:color="auto" w:fill="FFFFFF"/>
                    </w:rPr>
                    <m:t xml:space="preserve">     u∈[0,t]</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e>
              </m:nary>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e>
          </m:func>
        </m:oMath>
      </m:oMathPara>
    </w:p>
    <w:p w14:paraId="2B753200" w14:textId="77777777" w:rsidR="008D1943" w:rsidRPr="007233C1" w:rsidRDefault="008D1943" w:rsidP="008D1943">
      <w:pPr>
        <w:spacing w:line="360" w:lineRule="auto"/>
        <w:jc w:val="both"/>
        <w:rPr>
          <w:rFonts w:ascii="Arial" w:hAnsi="Arial" w:cs="Arial"/>
          <w:strike/>
          <w:color w:val="333333"/>
          <w:highlight w:val="green"/>
          <w:shd w:val="clear" w:color="auto" w:fill="FFFFFF"/>
        </w:rPr>
      </w:pPr>
      <w:r>
        <w:rPr>
          <w:rFonts w:ascii="Arial" w:hAnsi="Arial" w:cs="Arial"/>
          <w:color w:val="333333"/>
          <w:shd w:val="clear" w:color="auto" w:fill="FFFFFF"/>
        </w:rPr>
        <w:tab/>
        <w:t>We will now substitute 5.1.2</w:t>
      </w:r>
      <w:r>
        <w:rPr>
          <w:rFonts w:ascii="Cambria Math" w:hAnsi="Cambria Math" w:cs="Arial"/>
          <w:i/>
          <w:color w:val="333333"/>
          <w:shd w:val="clear" w:color="auto" w:fill="FFFFFF"/>
        </w:rPr>
        <w:t xml:space="preserve">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ds+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oMath>
      <w:r>
        <w:rPr>
          <w:rFonts w:ascii="Cambria Math" w:hAnsi="Cambria Math" w:cs="Arial"/>
          <w:i/>
          <w:color w:val="333333"/>
          <w:shd w:val="clear" w:color="auto" w:fill="FFFFFF"/>
        </w:rPr>
        <w:t xml:space="preserve">, </w:t>
      </w:r>
      <w:r>
        <w:rPr>
          <w:rFonts w:ascii="Arial" w:hAnsi="Arial" w:cs="Arial"/>
          <w:color w:val="333333"/>
          <w:shd w:val="clear" w:color="auto" w:fill="FFFFFF"/>
        </w:rPr>
        <w:t xml:space="preserve">where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s-r+ε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s-r</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 xml:space="preserve"> </m:t>
                </m:r>
              </m:e>
            </m:d>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m:t>
            </m:r>
          </m:e>
        </m:nary>
      </m:oMath>
      <w:r>
        <w:rPr>
          <w:rFonts w:ascii="Arial" w:hAnsi="Arial" w:cs="Arial"/>
          <w:color w:val="333333"/>
          <w:shd w:val="clear" w:color="auto" w:fill="FFFFFF"/>
        </w:rPr>
        <w:t xml:space="preserve"> so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d>
              <m:dPr>
                <m:beg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s-r+ε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 and 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=a</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s-r</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a-1</m:t>
                        </m:r>
                      </m:sup>
                    </m:sSup>
                  </m:e>
                </m:d>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   and ε&gt;0, a=H-1/2</m:t>
            </m:r>
          </m:e>
        </m:nary>
      </m:oMath>
      <w:r>
        <w:rPr>
          <w:rFonts w:ascii="Arial" w:hAnsi="Arial" w:cs="Arial"/>
          <w:color w:val="333333"/>
          <w:shd w:val="clear" w:color="auto" w:fill="FFFFFF"/>
        </w:rPr>
        <w:t xml:space="preserve"> into above and use the (BDG) inequality in our proof. We need to replace the fBm with normal Brownian motion. </w:t>
      </w:r>
      <w:r w:rsidRPr="007233C1">
        <w:rPr>
          <w:rFonts w:ascii="Arial" w:hAnsi="Arial" w:cs="Arial"/>
          <w:strike/>
          <w:color w:val="333333"/>
          <w:highlight w:val="green"/>
          <w:shd w:val="clear" w:color="auto" w:fill="FFFFFF"/>
        </w:rPr>
        <w:t xml:space="preserve">We will use the following properties of the </w:t>
      </w:r>
      <w:proofErr w:type="spellStart"/>
      <w:r w:rsidRPr="007233C1">
        <w:rPr>
          <w:rFonts w:ascii="Arial" w:hAnsi="Arial" w:cs="Arial"/>
          <w:strike/>
          <w:color w:val="333333"/>
          <w:highlight w:val="green"/>
          <w:shd w:val="clear" w:color="auto" w:fill="FFFFFF"/>
        </w:rPr>
        <w:t>fBm</w:t>
      </w:r>
      <w:proofErr w:type="spellEnd"/>
      <w:r w:rsidRPr="007233C1">
        <w:rPr>
          <w:rFonts w:ascii="Arial" w:hAnsi="Arial" w:cs="Arial"/>
          <w:strike/>
          <w:color w:val="333333"/>
          <w:highlight w:val="green"/>
          <w:shd w:val="clear" w:color="auto" w:fill="FFFFFF"/>
        </w:rPr>
        <w:t xml:space="preserve">. The increments of the fractional Brownian motion </w:t>
      </w:r>
      <m:oMath>
        <m:sSub>
          <m:sSubPr>
            <m:ctrlPr>
              <w:rPr>
                <w:rFonts w:ascii="Cambria Math" w:hAnsi="Cambria Math" w:cs="Arial"/>
                <w:i/>
                <w:strike/>
                <w:color w:val="333333"/>
                <w:highlight w:val="green"/>
                <w:shd w:val="clear" w:color="auto" w:fill="FFFFFF"/>
              </w:rPr>
            </m:ctrlPr>
          </m:sSubPr>
          <m:e>
            <m:r>
              <w:rPr>
                <w:rFonts w:ascii="Cambria Math" w:hAnsi="Cambria Math" w:cs="Arial"/>
                <w:strike/>
                <w:color w:val="333333"/>
                <w:highlight w:val="green"/>
                <w:shd w:val="clear" w:color="auto" w:fill="FFFFFF"/>
              </w:rPr>
              <m:t>B</m:t>
            </m:r>
          </m:e>
          <m:sub>
            <m:r>
              <w:rPr>
                <w:rFonts w:ascii="Cambria Math" w:hAnsi="Cambria Math" w:cs="Arial"/>
                <w:strike/>
                <w:color w:val="333333"/>
                <w:highlight w:val="green"/>
                <w:shd w:val="clear" w:color="auto" w:fill="FFFFFF"/>
              </w:rPr>
              <m:t>H</m:t>
            </m:r>
          </m:sub>
        </m:sSub>
        <m:r>
          <w:rPr>
            <w:rFonts w:ascii="Cambria Math" w:hAnsi="Cambria Math" w:cs="Arial"/>
            <w:strike/>
            <w:color w:val="333333"/>
            <w:highlight w:val="green"/>
            <w:shd w:val="clear" w:color="auto" w:fill="FFFFFF"/>
          </w:rPr>
          <m:t>(s)</m:t>
        </m:r>
      </m:oMath>
      <w:r w:rsidRPr="007233C1">
        <w:rPr>
          <w:rFonts w:ascii="Arial" w:hAnsi="Arial" w:cs="Arial"/>
          <w:strike/>
          <w:color w:val="333333"/>
          <w:highlight w:val="green"/>
          <w:shd w:val="clear" w:color="auto" w:fill="FFFFFF"/>
        </w:rPr>
        <w:t xml:space="preserve"> are stationary with mean zero and variance </w:t>
      </w:r>
      <w:r w:rsidRPr="007233C1">
        <w:rPr>
          <w:rFonts w:ascii="Arial" w:hAnsi="Arial" w:cs="Arial"/>
          <w:i/>
          <w:iCs/>
          <w:strike/>
          <w:color w:val="333333"/>
          <w:highlight w:val="green"/>
          <w:shd w:val="clear" w:color="auto" w:fill="FFFFFF"/>
        </w:rPr>
        <w:t>|t-s|</w:t>
      </w:r>
      <w:r w:rsidRPr="007233C1">
        <w:rPr>
          <w:rFonts w:ascii="Arial" w:hAnsi="Arial" w:cs="Arial"/>
          <w:i/>
          <w:iCs/>
          <w:strike/>
          <w:color w:val="333333"/>
          <w:highlight w:val="green"/>
          <w:shd w:val="clear" w:color="auto" w:fill="FFFFFF"/>
          <w:vertAlign w:val="superscript"/>
        </w:rPr>
        <w:t>2H</w:t>
      </w:r>
      <w:r w:rsidRPr="007233C1">
        <w:rPr>
          <w:rFonts w:ascii="Arial" w:hAnsi="Arial" w:cs="Arial"/>
          <w:strike/>
          <w:color w:val="333333"/>
          <w:highlight w:val="green"/>
          <w:shd w:val="clear" w:color="auto" w:fill="FFFFFF"/>
        </w:rPr>
        <w:t xml:space="preserve">. The increments of the fractional Brownian motion </w:t>
      </w:r>
      <m:oMath>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B</m:t>
            </m:r>
          </m:e>
          <m:sub>
            <m:r>
              <w:rPr>
                <w:rFonts w:ascii="Cambria Math" w:hAnsi="Cambria Math" w:cs="Arial"/>
                <w:strike/>
                <w:color w:val="333333"/>
                <w:highlight w:val="green"/>
                <w:shd w:val="clear" w:color="auto" w:fill="FFFFFF"/>
              </w:rPr>
              <m:t>H</m:t>
            </m:r>
          </m:sub>
          <m:sup>
            <m:r>
              <w:rPr>
                <w:rFonts w:ascii="Cambria Math" w:hAnsi="Cambria Math" w:cs="Arial"/>
                <w:strike/>
                <w:color w:val="333333"/>
                <w:highlight w:val="green"/>
                <w:shd w:val="clear" w:color="auto" w:fill="FFFFFF"/>
              </w:rPr>
              <m:t>ε</m:t>
            </m:r>
          </m:sup>
        </m:sSubSup>
        <m:r>
          <w:rPr>
            <w:rFonts w:ascii="Cambria Math" w:hAnsi="Cambria Math" w:cs="Arial"/>
            <w:strike/>
            <w:color w:val="333333"/>
            <w:highlight w:val="green"/>
            <w:shd w:val="clear" w:color="auto" w:fill="FFFFFF"/>
          </w:rPr>
          <m:t>(s</m:t>
        </m:r>
      </m:oMath>
      <w:r w:rsidRPr="007233C1">
        <w:rPr>
          <w:rFonts w:ascii="Arial" w:hAnsi="Arial" w:cs="Arial"/>
          <w:strike/>
          <w:color w:val="333333"/>
          <w:highlight w:val="green"/>
          <w:shd w:val="clear" w:color="auto" w:fill="FFFFFF"/>
        </w:rPr>
        <w:t xml:space="preserve">) are also stationary and have mean zero and variance </w:t>
      </w:r>
      <w:r w:rsidRPr="007233C1">
        <w:rPr>
          <w:rFonts w:ascii="Arial" w:hAnsi="Arial" w:cs="Arial"/>
          <w:i/>
          <w:iCs/>
          <w:strike/>
          <w:color w:val="333333"/>
          <w:highlight w:val="green"/>
          <w:shd w:val="clear" w:color="auto" w:fill="FFFFFF"/>
        </w:rPr>
        <w:t>|t|</w:t>
      </w:r>
      <w:r w:rsidRPr="007233C1">
        <w:rPr>
          <w:rFonts w:ascii="Arial" w:hAnsi="Arial" w:cs="Arial"/>
          <w:i/>
          <w:iCs/>
          <w:strike/>
          <w:color w:val="333333"/>
          <w:highlight w:val="green"/>
          <w:shd w:val="clear" w:color="auto" w:fill="FFFFFF"/>
          <w:vertAlign w:val="superscript"/>
        </w:rPr>
        <w:t>2H</w:t>
      </w:r>
      <w:r w:rsidRPr="007233C1">
        <w:rPr>
          <w:rFonts w:ascii="Arial" w:hAnsi="Arial" w:cs="Arial"/>
          <w:strike/>
          <w:color w:val="333333"/>
          <w:highlight w:val="green"/>
          <w:shd w:val="clear" w:color="auto" w:fill="FFFFFF"/>
        </w:rPr>
        <w:t>. Using these properties we can write:</w:t>
      </w:r>
    </w:p>
    <w:p w14:paraId="4A0BEABD" w14:textId="77777777" w:rsidR="008D1943" w:rsidRPr="007233C1" w:rsidRDefault="008D1943" w:rsidP="008D1943">
      <w:pPr>
        <w:spacing w:line="360" w:lineRule="auto"/>
        <w:jc w:val="both"/>
        <w:rPr>
          <w:rFonts w:ascii="Arial" w:hAnsi="Arial" w:cs="Arial"/>
          <w:b/>
          <w:bCs/>
          <w:strike/>
          <w:color w:val="333333"/>
          <w:shd w:val="clear" w:color="auto" w:fill="FFFFFF"/>
        </w:rPr>
      </w:pPr>
      <m:oMathPara>
        <m:oMathParaPr>
          <m:jc m:val="left"/>
        </m:oMathParaPr>
        <m:oMath>
          <m:r>
            <w:rPr>
              <w:rFonts w:ascii="Cambria Math" w:hAnsi="Cambria Math" w:cs="Arial"/>
              <w:strike/>
              <w:color w:val="333333"/>
              <w:highlight w:val="green"/>
              <w:shd w:val="clear" w:color="auto" w:fill="FFFFFF"/>
            </w:rPr>
            <m:t>E(d</m:t>
          </m:r>
          <m:sSubSup>
            <m:sSubSupPr>
              <m:ctrlPr>
                <w:rPr>
                  <w:rFonts w:ascii="Cambria Math" w:hAnsi="Cambria Math" w:cs="Arial"/>
                  <w:i/>
                  <w:strike/>
                  <w:color w:val="333333"/>
                  <w:highlight w:val="green"/>
                  <w:shd w:val="clear" w:color="auto" w:fill="FFFFFF"/>
                </w:rPr>
              </m:ctrlPr>
            </m:sSubSupPr>
            <m:e>
              <m:r>
                <w:rPr>
                  <w:rFonts w:ascii="Cambria Math" w:hAnsi="Cambria Math" w:cs="Arial"/>
                  <w:strike/>
                  <w:color w:val="333333"/>
                  <w:highlight w:val="green"/>
                  <w:shd w:val="clear" w:color="auto" w:fill="FFFFFF"/>
                </w:rPr>
                <m:t>B</m:t>
              </m:r>
            </m:e>
            <m:sub>
              <m:r>
                <w:rPr>
                  <w:rFonts w:ascii="Cambria Math" w:hAnsi="Cambria Math" w:cs="Arial"/>
                  <w:strike/>
                  <w:color w:val="333333"/>
                  <w:highlight w:val="green"/>
                  <w:shd w:val="clear" w:color="auto" w:fill="FFFFFF"/>
                </w:rPr>
                <m:t>H</m:t>
              </m:r>
            </m:sub>
            <m:sup>
              <m:r>
                <w:rPr>
                  <w:rFonts w:ascii="Cambria Math" w:hAnsi="Cambria Math" w:cs="Arial"/>
                  <w:strike/>
                  <w:color w:val="333333"/>
                  <w:highlight w:val="green"/>
                  <w:shd w:val="clear" w:color="auto" w:fill="FFFFFF"/>
                </w:rPr>
                <m:t>ε</m:t>
              </m:r>
            </m:sup>
          </m:sSub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s</m:t>
              </m:r>
            </m:e>
          </m:d>
          <m:r>
            <w:rPr>
              <w:rFonts w:ascii="Cambria Math" w:hAnsi="Cambria Math" w:cs="Arial"/>
              <w:strike/>
              <w:color w:val="333333"/>
              <w:highlight w:val="green"/>
              <w:shd w:val="clear" w:color="auto" w:fill="FFFFFF"/>
            </w:rPr>
            <m:t>-d</m:t>
          </m:r>
          <m:sSub>
            <m:sSubPr>
              <m:ctrlPr>
                <w:rPr>
                  <w:rFonts w:ascii="Cambria Math" w:hAnsi="Cambria Math" w:cs="Arial"/>
                  <w:i/>
                  <w:strike/>
                  <w:color w:val="333333"/>
                  <w:highlight w:val="green"/>
                  <w:shd w:val="clear" w:color="auto" w:fill="FFFFFF"/>
                </w:rPr>
              </m:ctrlPr>
            </m:sSubPr>
            <m:e>
              <m:r>
                <w:rPr>
                  <w:rFonts w:ascii="Cambria Math" w:hAnsi="Cambria Math" w:cs="Arial"/>
                  <w:strike/>
                  <w:color w:val="333333"/>
                  <w:highlight w:val="green"/>
                  <w:shd w:val="clear" w:color="auto" w:fill="FFFFFF"/>
                </w:rPr>
                <m:t>B</m:t>
              </m:r>
            </m:e>
            <m:sub>
              <m:r>
                <w:rPr>
                  <w:rFonts w:ascii="Cambria Math" w:hAnsi="Cambria Math" w:cs="Arial"/>
                  <w:strike/>
                  <w:color w:val="333333"/>
                  <w:highlight w:val="green"/>
                  <w:shd w:val="clear" w:color="auto" w:fill="FFFFFF"/>
                </w:rPr>
                <m:t>H</m:t>
              </m:r>
            </m:sub>
          </m:sSub>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s</m:t>
              </m:r>
            </m:e>
          </m:d>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2</m:t>
              </m:r>
            </m:sup>
          </m:sSup>
          <m:r>
            <w:rPr>
              <w:rFonts w:ascii="Cambria Math" w:hAnsi="Cambria Math" w:cs="Arial"/>
              <w:strike/>
              <w:color w:val="333333"/>
              <w:highlight w:val="green"/>
              <w:shd w:val="clear" w:color="auto" w:fill="FFFFFF"/>
            </w:rPr>
            <m:t>=E</m:t>
          </m:r>
          <m:sSub>
            <m:sSubPr>
              <m:ctrlPr>
                <w:rPr>
                  <w:rFonts w:ascii="Cambria Math" w:hAnsi="Cambria Math" w:cs="Arial"/>
                  <w:i/>
                  <w:strike/>
                  <w:color w:val="333333"/>
                  <w:highlight w:val="green"/>
                  <w:shd w:val="clear" w:color="auto" w:fill="FFFFFF"/>
                </w:rPr>
              </m:ctrlPr>
            </m:sSubPr>
            <m:e>
              <m:r>
                <w:rPr>
                  <w:rFonts w:ascii="Cambria Math" w:hAnsi="Cambria Math" w:cs="Arial"/>
                  <w:strike/>
                  <w:color w:val="333333"/>
                  <w:highlight w:val="green"/>
                  <w:shd w:val="clear" w:color="auto" w:fill="FFFFFF"/>
                </w:rPr>
                <m:t>(B</m:t>
              </m:r>
            </m:e>
            <m:sub>
              <m:r>
                <w:rPr>
                  <w:rFonts w:ascii="Cambria Math" w:hAnsi="Cambria Math" w:cs="Arial"/>
                  <w:strike/>
                  <w:color w:val="333333"/>
                  <w:highlight w:val="green"/>
                  <w:shd w:val="clear" w:color="auto" w:fill="FFFFFF"/>
                </w:rPr>
                <m:t>H</m:t>
              </m:r>
            </m:sub>
          </m:sSub>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s+ε</m:t>
              </m:r>
            </m:e>
          </m:d>
          <m:r>
            <w:rPr>
              <w:rFonts w:ascii="Cambria Math" w:hAnsi="Cambria Math" w:cs="Arial"/>
              <w:strike/>
              <w:color w:val="333333"/>
              <w:highlight w:val="green"/>
              <w:shd w:val="clear" w:color="auto" w:fill="FFFFFF"/>
            </w:rPr>
            <m:t>-</m:t>
          </m:r>
          <m:sSup>
            <m:sSupPr>
              <m:ctrlPr>
                <w:rPr>
                  <w:rFonts w:ascii="Cambria Math" w:hAnsi="Cambria Math" w:cs="Arial"/>
                  <w:i/>
                  <w:strike/>
                  <w:color w:val="333333"/>
                  <w:highlight w:val="green"/>
                  <w:shd w:val="clear" w:color="auto" w:fill="FFFFFF"/>
                </w:rPr>
              </m:ctrlPr>
            </m:sSupPr>
            <m:e>
              <m:sSub>
                <m:sSubPr>
                  <m:ctrlPr>
                    <w:rPr>
                      <w:rFonts w:ascii="Cambria Math" w:hAnsi="Cambria Math" w:cs="Arial"/>
                      <w:i/>
                      <w:strike/>
                      <w:color w:val="333333"/>
                      <w:highlight w:val="green"/>
                      <w:shd w:val="clear" w:color="auto" w:fill="FFFFFF"/>
                    </w:rPr>
                  </m:ctrlPr>
                </m:sSubPr>
                <m:e>
                  <m:r>
                    <w:rPr>
                      <w:rFonts w:ascii="Cambria Math" w:hAnsi="Cambria Math" w:cs="Arial"/>
                      <w:strike/>
                      <w:color w:val="333333"/>
                      <w:highlight w:val="green"/>
                      <w:shd w:val="clear" w:color="auto" w:fill="FFFFFF"/>
                    </w:rPr>
                    <m:t>B</m:t>
                  </m:r>
                </m:e>
                <m:sub>
                  <m:r>
                    <w:rPr>
                      <w:rFonts w:ascii="Cambria Math" w:hAnsi="Cambria Math" w:cs="Arial"/>
                      <w:strike/>
                      <w:color w:val="333333"/>
                      <w:highlight w:val="green"/>
                      <w:shd w:val="clear" w:color="auto" w:fill="FFFFFF"/>
                    </w:rPr>
                    <m:t>H</m:t>
                  </m:r>
                </m:sub>
              </m:sSub>
            </m:e>
            <m:sup>
              <m:r>
                <w:rPr>
                  <w:rFonts w:ascii="Cambria Math" w:hAnsi="Cambria Math" w:cs="Arial"/>
                  <w:strike/>
                  <w:color w:val="333333"/>
                  <w:highlight w:val="green"/>
                  <w:shd w:val="clear" w:color="auto" w:fill="FFFFFF"/>
                </w:rPr>
                <m:t>ε</m:t>
              </m:r>
            </m:sup>
          </m:s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s</m:t>
              </m:r>
            </m:e>
          </m:d>
          <m:r>
            <w:rPr>
              <w:rFonts w:ascii="Cambria Math" w:hAnsi="Cambria Math" w:cs="Arial"/>
              <w:strike/>
              <w:color w:val="333333"/>
              <w:highlight w:val="green"/>
              <w:shd w:val="clear" w:color="auto" w:fill="FFFFFF"/>
            </w:rPr>
            <m:t>-</m:t>
          </m:r>
          <m:sSub>
            <m:sSubPr>
              <m:ctrlPr>
                <w:rPr>
                  <w:rFonts w:ascii="Cambria Math" w:hAnsi="Cambria Math" w:cs="Arial"/>
                  <w:i/>
                  <w:strike/>
                  <w:color w:val="333333"/>
                  <w:highlight w:val="green"/>
                  <w:shd w:val="clear" w:color="auto" w:fill="FFFFFF"/>
                </w:rPr>
              </m:ctrlPr>
            </m:sSubPr>
            <m:e>
              <m:r>
                <w:rPr>
                  <w:rFonts w:ascii="Cambria Math" w:hAnsi="Cambria Math" w:cs="Arial"/>
                  <w:strike/>
                  <w:color w:val="333333"/>
                  <w:highlight w:val="green"/>
                  <w:shd w:val="clear" w:color="auto" w:fill="FFFFFF"/>
                </w:rPr>
                <m:t>B</m:t>
              </m:r>
            </m:e>
            <m:sub>
              <m:r>
                <w:rPr>
                  <w:rFonts w:ascii="Cambria Math" w:hAnsi="Cambria Math" w:cs="Arial"/>
                  <w:strike/>
                  <w:color w:val="333333"/>
                  <w:highlight w:val="green"/>
                  <w:shd w:val="clear" w:color="auto" w:fill="FFFFFF"/>
                </w:rPr>
                <m:t>H</m:t>
              </m:r>
            </m:sub>
          </m:sSub>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s</m:t>
              </m:r>
            </m:e>
          </m:d>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m:t>
              </m:r>
            </m:e>
            <m:sup>
              <m:r>
                <w:rPr>
                  <w:rFonts w:ascii="Cambria Math" w:hAnsi="Cambria Math" w:cs="Arial"/>
                  <w:strike/>
                  <w:color w:val="333333"/>
                  <w:highlight w:val="green"/>
                  <w:shd w:val="clear" w:color="auto" w:fill="FFFFFF"/>
                </w:rPr>
                <m:t>2</m:t>
              </m:r>
            </m:sup>
          </m:sSup>
          <m:r>
            <w:rPr>
              <w:rFonts w:ascii="Cambria Math" w:hAnsi="Cambria Math" w:cs="Arial"/>
              <w:strike/>
              <w:color w:val="333333"/>
              <w:highlight w:val="green"/>
              <w:shd w:val="clear" w:color="auto" w:fill="FFFFFF"/>
            </w:rPr>
            <m:t>=2E</m:t>
          </m:r>
          <m:d>
            <m:dPr>
              <m:ctrlPr>
                <w:rPr>
                  <w:rFonts w:ascii="Cambria Math" w:hAnsi="Cambria Math" w:cs="Arial"/>
                  <w:i/>
                  <w:strike/>
                  <w:color w:val="333333"/>
                  <w:highlight w:val="green"/>
                  <w:shd w:val="clear" w:color="auto" w:fill="FFFFFF"/>
                </w:rPr>
              </m:ctrlPr>
            </m:dPr>
            <m:e>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B</m:t>
                  </m:r>
                </m:e>
                <m:sup>
                  <m:r>
                    <w:rPr>
                      <w:rFonts w:ascii="Cambria Math" w:hAnsi="Cambria Math" w:cs="Arial"/>
                      <w:strike/>
                      <w:color w:val="333333"/>
                      <w:highlight w:val="green"/>
                      <w:shd w:val="clear" w:color="auto" w:fill="FFFFFF"/>
                    </w:rPr>
                    <m:t>2</m:t>
                  </m:r>
                </m:sup>
              </m:sSup>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s+ε</m:t>
                  </m:r>
                </m:e>
              </m:d>
            </m:e>
          </m:d>
          <m:r>
            <w:rPr>
              <w:rFonts w:ascii="Cambria Math" w:hAnsi="Cambria Math" w:cs="Arial"/>
              <w:strike/>
              <w:color w:val="333333"/>
              <w:highlight w:val="green"/>
              <w:shd w:val="clear" w:color="auto" w:fill="FFFFFF"/>
            </w:rPr>
            <m:t>+2E</m:t>
          </m:r>
          <m:d>
            <m:dPr>
              <m:ctrlPr>
                <w:rPr>
                  <w:rFonts w:ascii="Cambria Math" w:hAnsi="Cambria Math" w:cs="Arial"/>
                  <w:i/>
                  <w:strike/>
                  <w:color w:val="333333"/>
                  <w:highlight w:val="green"/>
                  <w:shd w:val="clear" w:color="auto" w:fill="FFFFFF"/>
                </w:rPr>
              </m:ctrlPr>
            </m:dPr>
            <m:e>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B</m:t>
                  </m:r>
                </m:e>
                <m:sup>
                  <m:r>
                    <w:rPr>
                      <w:rFonts w:ascii="Cambria Math" w:hAnsi="Cambria Math" w:cs="Arial"/>
                      <w:strike/>
                      <w:color w:val="333333"/>
                      <w:highlight w:val="green"/>
                      <w:shd w:val="clear" w:color="auto" w:fill="FFFFFF"/>
                    </w:rPr>
                    <m:t>2ε</m:t>
                  </m:r>
                </m:sup>
              </m:sSup>
            </m:e>
          </m:d>
          <m:r>
            <w:rPr>
              <w:rFonts w:ascii="Cambria Math" w:hAnsi="Cambria Math" w:cs="Arial"/>
              <w:strike/>
              <w:color w:val="333333"/>
              <w:highlight w:val="green"/>
              <w:shd w:val="clear" w:color="auto" w:fill="FFFFFF"/>
            </w:rPr>
            <m:t>-4E</m:t>
          </m:r>
          <m:d>
            <m:dPr>
              <m:ctrlPr>
                <w:rPr>
                  <w:rFonts w:ascii="Cambria Math" w:hAnsi="Cambria Math" w:cs="Arial"/>
                  <w:i/>
                  <w:strike/>
                  <w:color w:val="333333"/>
                  <w:highlight w:val="green"/>
                  <w:shd w:val="clear" w:color="auto" w:fill="FFFFFF"/>
                </w:rPr>
              </m:ctrlPr>
            </m:dPr>
            <m:e>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B</m:t>
                  </m:r>
                </m:e>
                <m:sup>
                  <m:r>
                    <w:rPr>
                      <w:rFonts w:ascii="Cambria Math" w:hAnsi="Cambria Math" w:cs="Arial"/>
                      <w:strike/>
                      <w:color w:val="333333"/>
                      <w:highlight w:val="green"/>
                      <w:shd w:val="clear" w:color="auto" w:fill="FFFFFF"/>
                    </w:rPr>
                    <m:t>s+ε</m:t>
                  </m:r>
                </m:sup>
              </m:sSup>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B</m:t>
                  </m:r>
                </m:e>
                <m:sup>
                  <m:r>
                    <w:rPr>
                      <w:rFonts w:ascii="Cambria Math" w:hAnsi="Cambria Math" w:cs="Arial"/>
                      <w:strike/>
                      <w:color w:val="333333"/>
                      <w:highlight w:val="green"/>
                      <w:shd w:val="clear" w:color="auto" w:fill="FFFFFF"/>
                    </w:rPr>
                    <m:t>ε</m:t>
                  </m:r>
                </m:sup>
              </m:sSup>
            </m:e>
          </m:d>
          <m:r>
            <w:rPr>
              <w:rFonts w:ascii="Cambria Math" w:hAnsi="Cambria Math" w:cs="Arial"/>
              <w:strike/>
              <w:color w:val="333333"/>
              <w:highlight w:val="green"/>
              <w:shd w:val="clear" w:color="auto" w:fill="FFFFFF"/>
            </w:rPr>
            <m:t>-4E</m:t>
          </m:r>
          <m:d>
            <m:dPr>
              <m:ctrlPr>
                <w:rPr>
                  <w:rFonts w:ascii="Cambria Math" w:hAnsi="Cambria Math" w:cs="Arial"/>
                  <w:i/>
                  <w:strike/>
                  <w:color w:val="333333"/>
                  <w:highlight w:val="green"/>
                  <w:shd w:val="clear" w:color="auto" w:fill="FFFFFF"/>
                </w:rPr>
              </m:ctrlPr>
            </m:dPr>
            <m:e>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B</m:t>
                  </m:r>
                </m:e>
                <m:sup>
                  <m:r>
                    <w:rPr>
                      <w:rFonts w:ascii="Cambria Math" w:hAnsi="Cambria Math" w:cs="Arial"/>
                      <w:strike/>
                      <w:color w:val="333333"/>
                      <w:highlight w:val="green"/>
                      <w:shd w:val="clear" w:color="auto" w:fill="FFFFFF"/>
                    </w:rPr>
                    <m:t>s+ε</m:t>
                  </m:r>
                </m:sup>
              </m:sSup>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B</m:t>
                  </m:r>
                </m:e>
                <m:sup>
                  <m:r>
                    <w:rPr>
                      <w:rFonts w:ascii="Cambria Math" w:hAnsi="Cambria Math" w:cs="Arial"/>
                      <w:strike/>
                      <w:color w:val="333333"/>
                      <w:highlight w:val="green"/>
                      <w:shd w:val="clear" w:color="auto" w:fill="FFFFFF"/>
                    </w:rPr>
                    <m:t>ε</m:t>
                  </m:r>
                </m:sup>
              </m:sSup>
            </m:e>
          </m:d>
          <m:r>
            <w:rPr>
              <w:rFonts w:ascii="Cambria Math" w:hAnsi="Cambria Math" w:cs="Arial"/>
              <w:strike/>
              <w:color w:val="333333"/>
              <w:highlight w:val="green"/>
              <w:shd w:val="clear" w:color="auto" w:fill="FFFFFF"/>
            </w:rPr>
            <m:t>+4E(</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B</m:t>
              </m:r>
            </m:e>
            <m:sup>
              <m:r>
                <w:rPr>
                  <w:rFonts w:ascii="Cambria Math" w:hAnsi="Cambria Math" w:cs="Arial"/>
                  <w:strike/>
                  <w:color w:val="333333"/>
                  <w:highlight w:val="green"/>
                  <w:shd w:val="clear" w:color="auto" w:fill="FFFFFF"/>
                </w:rPr>
                <m:t>ε</m:t>
              </m:r>
            </m:sup>
          </m:sSup>
          <m:r>
            <w:rPr>
              <w:rFonts w:ascii="Cambria Math" w:hAnsi="Cambria Math" w:cs="Arial"/>
              <w:strike/>
              <w:color w:val="333333"/>
              <w:highlight w:val="green"/>
              <w:shd w:val="clear" w:color="auto" w:fill="FFFFFF"/>
            </w:rPr>
            <m:t>)(B</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s</m:t>
              </m:r>
            </m:e>
          </m:d>
          <m:r>
            <w:rPr>
              <w:rFonts w:ascii="Cambria Math" w:hAnsi="Cambria Math" w:cs="Arial"/>
              <w:strike/>
              <w:color w:val="333333"/>
              <w:highlight w:val="green"/>
              <w:shd w:val="clear" w:color="auto" w:fill="FFFFFF"/>
            </w:rPr>
            <m:t>)</m:t>
          </m:r>
        </m:oMath>
      </m:oMathPara>
    </w:p>
    <w:p w14:paraId="46392C1A" w14:textId="77777777" w:rsidR="008D1943" w:rsidRPr="007A4A85"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So, </w:t>
      </w:r>
    </w:p>
    <w:p w14:paraId="1A5DBA50" w14:textId="77777777" w:rsidR="008D1943" w:rsidRDefault="00000000" w:rsidP="008D1943">
      <w:pPr>
        <w:spacing w:line="360" w:lineRule="auto"/>
        <w:jc w:val="both"/>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2E sup</m:t>
                  </m:r>
                </m:e>
                <m:lim>
                  <m:r>
                    <w:rPr>
                      <w:rFonts w:ascii="Cambria Math" w:hAnsi="Cambria Math" w:cs="Arial"/>
                      <w:color w:val="333333"/>
                      <w:shd w:val="clear" w:color="auto" w:fill="FFFFFF"/>
                    </w:rPr>
                    <m:t xml:space="preserve">     u∈[0,t]</m:t>
                  </m:r>
                </m:lim>
              </m:limLow>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f(s,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f(s,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8</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2a</m:t>
                          </m:r>
                        </m:sup>
                      </m:sSup>
                      <m:r>
                        <m:rPr>
                          <m:sty m:val="p"/>
                        </m:rPr>
                        <w:rPr>
                          <w:rFonts w:ascii="Cambria Math" w:hAnsi="Cambria Math" w:cs="Arial"/>
                          <w:color w:val="333333"/>
                          <w:shd w:val="clear" w:color="auto" w:fill="FFFFFF"/>
                        </w:rPr>
                        <m:t>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e>
                      </m:func>
                    </m:e>
                    <m:lim>
                      <m:r>
                        <w:rPr>
                          <w:rFonts w:ascii="Cambria Math" w:hAnsi="Cambria Math" w:cs="Arial"/>
                          <w:color w:val="333333"/>
                          <w:shd w:val="clear" w:color="auto" w:fill="FFFFFF"/>
                        </w:rPr>
                        <m:t xml:space="preserve">     u∈[0,t]</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(dB(s)</m:t>
                      </m:r>
                    </m:e>
                  </m:nary>
                </m:e>
              </m:nary>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8</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e>
                  </m:func>
                </m:e>
                <m:lim>
                  <m:r>
                    <w:rPr>
                      <w:rFonts w:ascii="Cambria Math" w:hAnsi="Cambria Math" w:cs="Arial"/>
                      <w:color w:val="333333"/>
                      <w:shd w:val="clear" w:color="auto" w:fill="FFFFFF"/>
                    </w:rPr>
                    <m:t xml:space="preserve">     u∈[0,t]</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d>
                        <m:dPr>
                          <m:beg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s-r+ε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s-r</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a-1</m:t>
                                  </m:r>
                                </m:sup>
                              </m:sSup>
                            </m:e>
                          </m:d>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  </m:t>
                      </m:r>
                    </m:e>
                  </m:nary>
                </m:e>
              </m:nary>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8</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e>
                  </m:func>
                </m:e>
                <m:lim>
                  <m:r>
                    <w:rPr>
                      <w:rFonts w:ascii="Cambria Math" w:hAnsi="Cambria Math" w:cs="Arial"/>
                      <w:color w:val="333333"/>
                      <w:shd w:val="clear" w:color="auto" w:fill="FFFFFF"/>
                    </w:rPr>
                    <m:t xml:space="preserve">     u∈[0,t]</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e>
                  </m:d>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d>
                        <m:dPr>
                          <m:beg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s-r+ε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8</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2a</m:t>
                              </m:r>
                            </m:sup>
                          </m:sSup>
                          <m:r>
                            <m:rPr>
                              <m:sty m:val="p"/>
                            </m:rPr>
                            <w:rPr>
                              <w:rFonts w:ascii="Cambria Math" w:hAnsi="Cambria Math" w:cs="Arial"/>
                              <w:color w:val="333333"/>
                              <w:shd w:val="clear" w:color="auto" w:fill="FFFFFF"/>
                            </w:rPr>
                            <m:t>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e>
                          </m:func>
                        </m:e>
                        <m:lim>
                          <m:r>
                            <w:rPr>
                              <w:rFonts w:ascii="Cambria Math" w:hAnsi="Cambria Math" w:cs="Arial"/>
                              <w:color w:val="333333"/>
                              <w:shd w:val="clear" w:color="auto" w:fill="FFFFFF"/>
                            </w:rPr>
                            <m:t xml:space="preserve">     u∈[0,t]</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(dB(s)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nary>
                      <m:r>
                        <w:rPr>
                          <w:rFonts w:ascii="Cambria Math" w:hAnsi="Cambria Math" w:cs="Arial"/>
                          <w:color w:val="333333"/>
                          <w:shd w:val="clear" w:color="auto" w:fill="FFFFFF"/>
                        </w:rPr>
                        <m:t xml:space="preserve"> </m:t>
                      </m:r>
                    </m:e>
                  </m:nary>
                </m:e>
              </m:nary>
              <m:r>
                <w:rPr>
                  <w:rFonts w:ascii="Cambria Math" w:hAnsi="Cambria Math" w:cs="Arial"/>
                  <w:color w:val="333333"/>
                  <w:shd w:val="clear" w:color="auto" w:fill="FFFFFF"/>
                </w:rPr>
                <m:t xml:space="preserve"> </m:t>
              </m:r>
            </m:e>
          </m:func>
        </m:oMath>
      </m:oMathPara>
    </w:p>
    <w:p w14:paraId="18C152E0"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We now have:</w:t>
      </w:r>
    </w:p>
    <w:p w14:paraId="4B951D9C" w14:textId="77777777" w:rsidR="008D1943" w:rsidRDefault="00000000" w:rsidP="008D1943">
      <w:pPr>
        <w:spacing w:line="360" w:lineRule="auto"/>
        <w:jc w:val="both"/>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2E sup</m:t>
                  </m:r>
                </m:e>
                <m:lim>
                  <m:r>
                    <w:rPr>
                      <w:rFonts w:ascii="Cambria Math" w:hAnsi="Cambria Math" w:cs="Arial"/>
                      <w:color w:val="333333"/>
                      <w:shd w:val="clear" w:color="auto" w:fill="FFFFFF"/>
                    </w:rPr>
                    <m:t xml:space="preserve">     u∈[0,t]</m:t>
                  </m:r>
                </m:lim>
              </m:limLow>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f(s,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f(s,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8</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m:rPr>
                          <m:sty m:val="p"/>
                        </m:rPr>
                        <w:rPr>
                          <w:rFonts w:ascii="Cambria Math" w:hAnsi="Cambria Math" w:cs="Arial"/>
                          <w:color w:val="333333"/>
                          <w:shd w:val="clear" w:color="auto" w:fill="FFFFFF"/>
                        </w:rPr>
                        <m:t>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e>
                      </m:func>
                    </m:e>
                    <m:lim>
                      <m:r>
                        <w:rPr>
                          <w:rFonts w:ascii="Cambria Math" w:hAnsi="Cambria Math" w:cs="Arial"/>
                          <w:color w:val="333333"/>
                          <w:shd w:val="clear" w:color="auto" w:fill="FFFFFF"/>
                        </w:rPr>
                        <m:t xml:space="preserve">     u∈[0,t]</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(dB(s)</m:t>
                      </m:r>
                    </m:e>
                  </m:nary>
                </m:e>
              </m:nary>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8</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e>
                  </m:func>
                </m:e>
                <m:lim>
                  <m:r>
                    <w:rPr>
                      <w:rFonts w:ascii="Cambria Math" w:hAnsi="Cambria Math" w:cs="Arial"/>
                      <w:color w:val="333333"/>
                      <w:shd w:val="clear" w:color="auto" w:fill="FFFFFF"/>
                    </w:rPr>
                    <m:t xml:space="preserve">     u∈[0,t]</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r,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e>
                      </m:d>
                      <m:d>
                        <m:dPr>
                          <m:beg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r-s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a-1</m:t>
                                  </m:r>
                                </m:sup>
                              </m:sSup>
                            </m:e>
                          </m:d>
                          <m:r>
                            <w:rPr>
                              <w:rFonts w:ascii="Cambria Math" w:hAnsi="Cambria Math" w:cs="Arial"/>
                              <w:color w:val="333333"/>
                              <w:shd w:val="clear" w:color="auto" w:fill="FFFFFF"/>
                            </w:rPr>
                            <m:t>drdB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nary>
                  <m:r>
                    <w:rPr>
                      <w:rFonts w:ascii="Cambria Math" w:hAnsi="Cambria Math" w:cs="Arial"/>
                      <w:color w:val="333333"/>
                      <w:shd w:val="clear" w:color="auto" w:fill="FFFFFF"/>
                    </w:rPr>
                    <m:t>+</m:t>
                  </m:r>
                </m:e>
              </m:nary>
              <m:r>
                <w:rPr>
                  <w:rFonts w:ascii="Cambria Math" w:hAnsi="Cambria Math" w:cs="Arial"/>
                  <w:color w:val="333333"/>
                  <w:shd w:val="clear" w:color="auto" w:fill="FFFFFF"/>
                </w:rPr>
                <m:t xml:space="preserve">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8</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e>
                  </m:func>
                </m:e>
                <m:lim>
                  <m:r>
                    <w:rPr>
                      <w:rFonts w:ascii="Cambria Math" w:hAnsi="Cambria Math" w:cs="Arial"/>
                      <w:color w:val="333333"/>
                      <w:shd w:val="clear" w:color="auto" w:fill="FFFFFF"/>
                    </w:rPr>
                    <m:t xml:space="preserve">     u∈[0,t]</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r,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-g(s,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e>
                      </m:d>
                      <m:d>
                        <m:dPr>
                          <m:beg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drdB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nary>
                  <m:r>
                    <w:rPr>
                      <w:rFonts w:ascii="Cambria Math" w:hAnsi="Cambria Math" w:cs="Arial"/>
                      <w:color w:val="333333"/>
                      <w:shd w:val="clear" w:color="auto" w:fill="FFFFFF"/>
                    </w:rPr>
                    <m:t xml:space="preserve">+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8</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m:rPr>
                          <m:sty m:val="p"/>
                        </m:rPr>
                        <w:rPr>
                          <w:rFonts w:ascii="Cambria Math" w:hAnsi="Cambria Math" w:cs="Arial"/>
                          <w:color w:val="333333"/>
                          <w:shd w:val="clear" w:color="auto" w:fill="FFFFFF"/>
                        </w:rPr>
                        <m:t>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e>
                      </m:func>
                    </m:e>
                    <m:lim>
                      <m:r>
                        <w:rPr>
                          <w:rFonts w:ascii="Cambria Math" w:hAnsi="Cambria Math" w:cs="Arial"/>
                          <w:color w:val="333333"/>
                          <w:shd w:val="clear" w:color="auto" w:fill="FFFFFF"/>
                        </w:rPr>
                        <m:t xml:space="preserve">     u∈[0,t]</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(g(s,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(dB(s)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nary>
                </m:e>
              </m:nary>
              <m:r>
                <w:rPr>
                  <w:rFonts w:ascii="Cambria Math" w:hAnsi="Cambria Math" w:cs="Arial"/>
                  <w:color w:val="333333"/>
                  <w:shd w:val="clear" w:color="auto" w:fill="FFFFFF"/>
                </w:rPr>
                <m:t xml:space="preserve"> </m:t>
              </m:r>
            </m:e>
          </m:func>
        </m:oMath>
      </m:oMathPara>
    </w:p>
    <w:p w14:paraId="329DD964" w14:textId="77777777" w:rsidR="008D1943" w:rsidRPr="009064C4" w:rsidRDefault="008D1943" w:rsidP="008D1943">
      <w:pPr>
        <w:spacing w:line="360" w:lineRule="auto"/>
        <w:ind w:firstLine="720"/>
        <w:jc w:val="both"/>
        <w:rPr>
          <w:rFonts w:ascii="Cambria Math" w:hAnsi="Cambria Math" w:cs="Arial"/>
          <w:color w:val="333333"/>
          <w:shd w:val="clear" w:color="auto" w:fill="FFFFFF"/>
          <w:lang w:eastAsia="ja-JP"/>
        </w:rPr>
      </w:pPr>
      <w:r>
        <w:rPr>
          <w:rFonts w:ascii="Arial" w:hAnsi="Arial" w:cs="Arial"/>
          <w:color w:val="333333"/>
          <w:shd w:val="clear" w:color="auto" w:fill="FFFFFF"/>
        </w:rPr>
        <w:t>We will now apply the Doob’s inequality for Brownian motion to the 2</w:t>
      </w:r>
      <w:r w:rsidRPr="006D10C3">
        <w:rPr>
          <w:rFonts w:ascii="Arial" w:hAnsi="Arial" w:cs="Arial"/>
          <w:color w:val="333333"/>
          <w:shd w:val="clear" w:color="auto" w:fill="FFFFFF"/>
          <w:vertAlign w:val="superscript"/>
        </w:rPr>
        <w:t>nd</w:t>
      </w:r>
      <w:r>
        <w:rPr>
          <w:rFonts w:ascii="Arial" w:hAnsi="Arial" w:cs="Arial"/>
          <w:color w:val="333333"/>
          <w:shd w:val="clear" w:color="auto" w:fill="FFFFFF"/>
        </w:rPr>
        <w:t>, 3</w:t>
      </w:r>
      <w:r w:rsidRPr="006D10C3">
        <w:rPr>
          <w:rFonts w:ascii="Arial" w:hAnsi="Arial" w:cs="Arial"/>
          <w:color w:val="333333"/>
          <w:shd w:val="clear" w:color="auto" w:fill="FFFFFF"/>
          <w:vertAlign w:val="superscript"/>
        </w:rPr>
        <w:t>rd</w:t>
      </w:r>
      <w:r>
        <w:rPr>
          <w:rFonts w:ascii="Arial" w:hAnsi="Arial" w:cs="Arial"/>
          <w:color w:val="333333"/>
          <w:shd w:val="clear" w:color="auto" w:fill="FFFFFF"/>
        </w:rPr>
        <w:t>, 4</w:t>
      </w:r>
      <w:r w:rsidRPr="006D10C3">
        <w:rPr>
          <w:rFonts w:ascii="Arial" w:hAnsi="Arial" w:cs="Arial"/>
          <w:color w:val="333333"/>
          <w:shd w:val="clear" w:color="auto" w:fill="FFFFFF"/>
          <w:vertAlign w:val="superscript"/>
        </w:rPr>
        <w:t>th</w:t>
      </w:r>
      <w:r>
        <w:rPr>
          <w:rFonts w:ascii="Arial" w:hAnsi="Arial" w:cs="Arial"/>
          <w:color w:val="333333"/>
          <w:shd w:val="clear" w:color="auto" w:fill="FFFFFF"/>
        </w:rPr>
        <w:t xml:space="preserve"> and 5</w:t>
      </w:r>
      <w:r w:rsidRPr="006D10C3">
        <w:rPr>
          <w:rFonts w:ascii="Arial" w:hAnsi="Arial" w:cs="Arial"/>
          <w:color w:val="333333"/>
          <w:shd w:val="clear" w:color="auto" w:fill="FFFFFF"/>
          <w:vertAlign w:val="superscript"/>
        </w:rPr>
        <w:t>th</w:t>
      </w:r>
      <w:r>
        <w:rPr>
          <w:rFonts w:ascii="Arial" w:hAnsi="Arial" w:cs="Arial"/>
          <w:color w:val="333333"/>
          <w:shd w:val="clear" w:color="auto" w:fill="FFFFFF"/>
        </w:rPr>
        <w:t xml:space="preserve"> terms which states that </w:t>
      </w: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≤4E|</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e>
        </m:func>
      </m:oMath>
      <w:r>
        <w:rPr>
          <w:rFonts w:ascii="Arial" w:hAnsi="Arial" w:cs="Arial"/>
          <w:color w:val="333333"/>
          <w:shd w:val="clear" w:color="auto" w:fill="FFFFFF"/>
        </w:rPr>
        <w:t>, Holder’s inequality to the 3</w:t>
      </w:r>
      <w:proofErr w:type="spellStart"/>
      <w:r w:rsidRPr="009064C4">
        <w:rPr>
          <w:rFonts w:ascii="Arial" w:hAnsi="Arial" w:cs="Arial"/>
          <w:color w:val="333333"/>
          <w:shd w:val="clear" w:color="auto" w:fill="FFFFFF"/>
          <w:vertAlign w:val="superscript"/>
        </w:rPr>
        <w:t>rd</w:t>
      </w:r>
      <w:proofErr w:type="spellEnd"/>
      <w:r>
        <w:rPr>
          <w:rFonts w:ascii="Arial" w:hAnsi="Arial" w:cs="Arial"/>
          <w:color w:val="333333"/>
          <w:shd w:val="clear" w:color="auto" w:fill="FFFFFF"/>
        </w:rPr>
        <w:t xml:space="preserve"> and 4</w:t>
      </w:r>
      <w:r w:rsidRPr="009064C4">
        <w:rPr>
          <w:rFonts w:ascii="Arial" w:hAnsi="Arial" w:cs="Arial"/>
          <w:color w:val="333333"/>
          <w:shd w:val="clear" w:color="auto" w:fill="FFFFFF"/>
          <w:vertAlign w:val="superscript"/>
        </w:rPr>
        <w:t>th</w:t>
      </w:r>
      <w:r>
        <w:rPr>
          <w:rFonts w:ascii="Arial" w:hAnsi="Arial" w:cs="Arial"/>
          <w:color w:val="333333"/>
          <w:shd w:val="clear" w:color="auto" w:fill="FFFFFF"/>
        </w:rPr>
        <w:t xml:space="preserve"> term </w:t>
      </w:r>
      <w:proofErr w:type="spellStart"/>
      <w:r>
        <w:rPr>
          <w:rFonts w:ascii="Arial" w:hAnsi="Arial" w:cs="Arial"/>
          <w:color w:val="333333"/>
          <w:shd w:val="clear" w:color="auto" w:fill="FFFFFF"/>
        </w:rPr>
        <w:t>f</w:t>
      </w:r>
      <w:r>
        <w:rPr>
          <w:rFonts w:ascii="Cambria Math" w:hAnsi="Cambria Math" w:cs="Arial" w:hint="eastAsia"/>
          <w:color w:val="333333"/>
          <w:shd w:val="clear" w:color="auto" w:fill="FFFFFF"/>
          <w:lang w:eastAsia="ja-JP"/>
        </w:rPr>
        <w:t>⊂L</w:t>
      </w:r>
      <w:r>
        <w:rPr>
          <w:rFonts w:ascii="Cambria Math" w:hAnsi="Cambria Math" w:cs="Arial"/>
          <w:color w:val="333333"/>
          <w:shd w:val="clear" w:color="auto" w:fill="FFFFFF"/>
          <w:vertAlign w:val="superscript"/>
          <w:lang w:eastAsia="ja-JP"/>
        </w:rPr>
        <w:t>P</w:t>
      </w:r>
      <w:proofErr w:type="spellEnd"/>
      <w:r>
        <w:rPr>
          <w:rFonts w:ascii="Cambria Math" w:hAnsi="Cambria Math" w:cs="Arial"/>
          <w:color w:val="333333"/>
          <w:shd w:val="clear" w:color="auto" w:fill="FFFFFF"/>
          <w:lang w:eastAsia="ja-JP"/>
        </w:rPr>
        <w:t xml:space="preserve">, </w:t>
      </w:r>
      <w:proofErr w:type="spellStart"/>
      <w:r>
        <w:rPr>
          <w:rFonts w:ascii="Cambria Math" w:hAnsi="Cambria Math" w:cs="Arial"/>
          <w:color w:val="333333"/>
          <w:shd w:val="clear" w:color="auto" w:fill="FFFFFF"/>
          <w:lang w:eastAsia="ja-JP"/>
        </w:rPr>
        <w:t>q⊂L</w:t>
      </w:r>
      <w:r>
        <w:rPr>
          <w:rFonts w:ascii="Cambria Math" w:hAnsi="Cambria Math" w:cs="Arial"/>
          <w:color w:val="333333"/>
          <w:shd w:val="clear" w:color="auto" w:fill="FFFFFF"/>
          <w:vertAlign w:val="superscript"/>
          <w:lang w:eastAsia="ja-JP"/>
        </w:rPr>
        <w:t>Q</w:t>
      </w:r>
      <w:proofErr w:type="spellEnd"/>
      <w:r>
        <w:rPr>
          <w:rFonts w:ascii="Cambria Math" w:hAnsi="Cambria Math" w:cs="Arial"/>
          <w:color w:val="333333"/>
          <w:shd w:val="clear" w:color="auto" w:fill="FFFFFF"/>
          <w:lang w:eastAsia="ja-JP"/>
        </w:rPr>
        <w:t xml:space="preserve">, </w:t>
      </w:r>
      <m:oMath>
        <m:nary>
          <m:naryPr>
            <m:limLoc m:val="undOvr"/>
            <m:subHide m:val="1"/>
            <m:supHide m:val="1"/>
            <m:ctrlPr>
              <w:rPr>
                <w:rFonts w:ascii="Cambria Math" w:hAnsi="Cambria Math" w:cs="Arial"/>
                <w:i/>
                <w:color w:val="333333"/>
                <w:shd w:val="clear" w:color="auto" w:fill="FFFFFF"/>
                <w:lang w:eastAsia="ja-JP"/>
              </w:rPr>
            </m:ctrlPr>
          </m:naryPr>
          <m:sub/>
          <m:sup/>
          <m:e>
            <m:r>
              <w:rPr>
                <w:rFonts w:ascii="Cambria Math" w:hAnsi="Cambria Math" w:cs="Arial"/>
                <w:color w:val="333333"/>
                <w:shd w:val="clear" w:color="auto" w:fill="FFFFFF"/>
                <w:lang w:eastAsia="ja-JP"/>
              </w:rPr>
              <m:t>fg≤|</m:t>
            </m:r>
            <m:d>
              <m:dPr>
                <m:begChr m:val="|"/>
                <m:endChr m:val="|"/>
                <m:ctrlPr>
                  <w:rPr>
                    <w:rFonts w:ascii="Cambria Math" w:hAnsi="Cambria Math" w:cs="Arial"/>
                    <w:i/>
                    <w:color w:val="333333"/>
                    <w:shd w:val="clear" w:color="auto" w:fill="FFFFFF"/>
                    <w:lang w:eastAsia="ja-JP"/>
                  </w:rPr>
                </m:ctrlPr>
              </m:dPr>
              <m:e>
                <m:r>
                  <w:rPr>
                    <w:rFonts w:ascii="Cambria Math" w:hAnsi="Cambria Math" w:cs="Arial"/>
                    <w:color w:val="333333"/>
                    <w:shd w:val="clear" w:color="auto" w:fill="FFFFFF"/>
                    <w:lang w:eastAsia="ja-JP"/>
                  </w:rPr>
                  <m:t>f</m:t>
                </m:r>
                <m:sSub>
                  <m:sSubPr>
                    <m:ctrlPr>
                      <w:rPr>
                        <w:rFonts w:ascii="Cambria Math" w:hAnsi="Cambria Math" w:cs="Arial"/>
                        <w:i/>
                        <w:color w:val="333333"/>
                        <w:shd w:val="clear" w:color="auto" w:fill="FFFFFF"/>
                        <w:lang w:eastAsia="ja-JP"/>
                      </w:rPr>
                    </m:ctrlPr>
                  </m:sSubPr>
                  <m:e>
                    <m:r>
                      <w:rPr>
                        <w:rFonts w:ascii="Cambria Math" w:hAnsi="Cambria Math" w:cs="Arial"/>
                        <w:color w:val="333333"/>
                        <w:shd w:val="clear" w:color="auto" w:fill="FFFFFF"/>
                        <w:lang w:eastAsia="ja-JP"/>
                      </w:rPr>
                      <m:t>||</m:t>
                    </m:r>
                  </m:e>
                  <m:sub>
                    <m:r>
                      <w:rPr>
                        <w:rFonts w:ascii="Cambria Math" w:hAnsi="Cambria Math" w:cs="Arial"/>
                        <w:color w:val="333333"/>
                        <w:shd w:val="clear" w:color="auto" w:fill="FFFFFF"/>
                        <w:lang w:eastAsia="ja-JP"/>
                      </w:rPr>
                      <m:t>P</m:t>
                    </m:r>
                  </m:sub>
                </m:sSub>
              </m:e>
            </m:d>
            <m:r>
              <w:rPr>
                <w:rFonts w:ascii="Cambria Math" w:hAnsi="Cambria Math" w:cs="Arial"/>
                <w:color w:val="333333"/>
                <w:shd w:val="clear" w:color="auto" w:fill="FFFFFF"/>
                <w:lang w:eastAsia="ja-JP"/>
              </w:rPr>
              <m:t>|g</m:t>
            </m:r>
            <m:sSub>
              <m:sSubPr>
                <m:ctrlPr>
                  <w:rPr>
                    <w:rFonts w:ascii="Cambria Math" w:hAnsi="Cambria Math" w:cs="Arial"/>
                    <w:i/>
                    <w:color w:val="333333"/>
                    <w:shd w:val="clear" w:color="auto" w:fill="FFFFFF"/>
                    <w:lang w:eastAsia="ja-JP"/>
                  </w:rPr>
                </m:ctrlPr>
              </m:sSubPr>
              <m:e>
                <m:r>
                  <w:rPr>
                    <w:rFonts w:ascii="Cambria Math" w:hAnsi="Cambria Math" w:cs="Arial"/>
                    <w:color w:val="333333"/>
                    <w:shd w:val="clear" w:color="auto" w:fill="FFFFFF"/>
                    <w:lang w:eastAsia="ja-JP"/>
                  </w:rPr>
                  <m:t>||</m:t>
                </m:r>
              </m:e>
              <m:sub>
                <m:r>
                  <w:rPr>
                    <w:rFonts w:ascii="Cambria Math" w:hAnsi="Cambria Math" w:cs="Arial"/>
                    <w:color w:val="333333"/>
                    <w:shd w:val="clear" w:color="auto" w:fill="FFFFFF"/>
                    <w:lang w:eastAsia="ja-JP"/>
                  </w:rPr>
                  <m:t>Q</m:t>
                </m:r>
              </m:sub>
            </m:sSub>
          </m:e>
        </m:nary>
      </m:oMath>
      <w:r>
        <w:rPr>
          <w:rFonts w:ascii="Cambria Math" w:hAnsi="Cambria Math" w:cs="Arial"/>
          <w:color w:val="333333"/>
          <w:shd w:val="clear" w:color="auto" w:fill="FFFFFF"/>
          <w:lang w:eastAsia="ja-JP"/>
        </w:rPr>
        <w:t xml:space="preserve"> and Itô isometry to the 2</w:t>
      </w:r>
      <w:proofErr w:type="spellStart"/>
      <w:r w:rsidRPr="009064C4">
        <w:rPr>
          <w:rFonts w:ascii="Cambria Math" w:hAnsi="Cambria Math" w:cs="Arial"/>
          <w:color w:val="333333"/>
          <w:shd w:val="clear" w:color="auto" w:fill="FFFFFF"/>
          <w:vertAlign w:val="superscript"/>
          <w:lang w:eastAsia="ja-JP"/>
        </w:rPr>
        <w:t>nd</w:t>
      </w:r>
      <w:proofErr w:type="spellEnd"/>
      <w:r>
        <w:rPr>
          <w:rFonts w:ascii="Cambria Math" w:hAnsi="Cambria Math" w:cs="Arial"/>
          <w:color w:val="333333"/>
          <w:shd w:val="clear" w:color="auto" w:fill="FFFFFF"/>
          <w:lang w:eastAsia="ja-JP"/>
        </w:rPr>
        <w:t>, 3</w:t>
      </w:r>
      <w:r w:rsidRPr="001A2D86">
        <w:rPr>
          <w:rFonts w:ascii="Cambria Math" w:hAnsi="Cambria Math" w:cs="Arial"/>
          <w:color w:val="333333"/>
          <w:shd w:val="clear" w:color="auto" w:fill="FFFFFF"/>
          <w:vertAlign w:val="superscript"/>
          <w:lang w:eastAsia="ja-JP"/>
        </w:rPr>
        <w:t>rd</w:t>
      </w:r>
      <w:r>
        <w:rPr>
          <w:rFonts w:ascii="Cambria Math" w:hAnsi="Cambria Math" w:cs="Arial"/>
          <w:color w:val="333333"/>
          <w:shd w:val="clear" w:color="auto" w:fill="FFFFFF"/>
          <w:vertAlign w:val="superscript"/>
          <w:lang w:eastAsia="ja-JP"/>
        </w:rPr>
        <w:t>,</w:t>
      </w:r>
      <w:r>
        <w:rPr>
          <w:rFonts w:ascii="Cambria Math" w:hAnsi="Cambria Math" w:cs="Arial"/>
          <w:color w:val="333333"/>
          <w:shd w:val="clear" w:color="auto" w:fill="FFFFFF"/>
          <w:lang w:eastAsia="ja-JP"/>
        </w:rPr>
        <w:t xml:space="preserve"> 4</w:t>
      </w:r>
      <w:r w:rsidRPr="001A2D86">
        <w:rPr>
          <w:rFonts w:ascii="Cambria Math" w:hAnsi="Cambria Math" w:cs="Arial"/>
          <w:color w:val="333333"/>
          <w:shd w:val="clear" w:color="auto" w:fill="FFFFFF"/>
          <w:vertAlign w:val="superscript"/>
          <w:lang w:eastAsia="ja-JP"/>
        </w:rPr>
        <w:t>th</w:t>
      </w:r>
      <w:r>
        <w:rPr>
          <w:rFonts w:ascii="Cambria Math" w:hAnsi="Cambria Math" w:cs="Arial"/>
          <w:color w:val="333333"/>
          <w:shd w:val="clear" w:color="auto" w:fill="FFFFFF"/>
          <w:lang w:eastAsia="ja-JP"/>
        </w:rPr>
        <w:t xml:space="preserve"> and last terms , which states that: E</w:t>
      </w:r>
      <m:oMath>
        <m:r>
          <w:rPr>
            <w:rFonts w:ascii="Cambria Math" w:hAnsi="Cambria Math" w:cs="Arial"/>
            <w:color w:val="333333"/>
            <w:shd w:val="clear" w:color="auto" w:fill="FFFFFF"/>
            <w:lang w:eastAsia="ja-JP"/>
          </w:rPr>
          <m:t>(</m:t>
        </m:r>
        <m:nary>
          <m:naryPr>
            <m:limLoc m:val="subSup"/>
            <m:ctrlPr>
              <w:rPr>
                <w:rFonts w:ascii="Cambria Math" w:hAnsi="Cambria Math" w:cs="Arial"/>
                <w:i/>
                <w:color w:val="333333"/>
                <w:shd w:val="clear" w:color="auto" w:fill="FFFFFF"/>
                <w:lang w:eastAsia="ja-JP"/>
              </w:rPr>
            </m:ctrlPr>
          </m:naryPr>
          <m:sub>
            <m:r>
              <w:rPr>
                <w:rFonts w:ascii="Cambria Math" w:hAnsi="Cambria Math" w:cs="Arial"/>
                <w:color w:val="333333"/>
                <w:shd w:val="clear" w:color="auto" w:fill="FFFFFF"/>
                <w:lang w:eastAsia="ja-JP"/>
              </w:rPr>
              <m:t>0</m:t>
            </m:r>
          </m:sub>
          <m:sup>
            <m:r>
              <w:rPr>
                <w:rFonts w:ascii="Cambria Math" w:hAnsi="Cambria Math" w:cs="Arial"/>
                <w:color w:val="333333"/>
                <w:shd w:val="clear" w:color="auto" w:fill="FFFFFF"/>
                <w:lang w:eastAsia="ja-JP"/>
              </w:rPr>
              <m:t>t</m:t>
            </m:r>
          </m:sup>
          <m:e>
            <m:nary>
              <m:naryPr>
                <m:limLoc m:val="undOvr"/>
                <m:subHide m:val="1"/>
                <m:supHide m:val="1"/>
                <m:ctrlPr>
                  <w:rPr>
                    <w:rFonts w:ascii="Cambria Math" w:hAnsi="Cambria Math" w:cs="Arial"/>
                    <w:i/>
                    <w:color w:val="333333"/>
                    <w:shd w:val="clear" w:color="auto" w:fill="FFFFFF"/>
                    <w:lang w:eastAsia="ja-JP"/>
                  </w:rPr>
                </m:ctrlPr>
              </m:naryPr>
              <m:sub/>
              <m:sup/>
              <m:e>
                <m:sSub>
                  <m:sSubPr>
                    <m:ctrlPr>
                      <w:rPr>
                        <w:rFonts w:ascii="Cambria Math" w:hAnsi="Cambria Math" w:cs="Arial"/>
                        <w:i/>
                        <w:color w:val="333333"/>
                        <w:shd w:val="clear" w:color="auto" w:fill="FFFFFF"/>
                        <w:lang w:eastAsia="ja-JP"/>
                      </w:rPr>
                    </m:ctrlPr>
                  </m:sSubPr>
                  <m:e>
                    <m:r>
                      <w:rPr>
                        <w:rFonts w:ascii="Cambria Math" w:hAnsi="Cambria Math" w:cs="Arial"/>
                        <w:color w:val="333333"/>
                        <w:shd w:val="clear" w:color="auto" w:fill="FFFFFF"/>
                        <w:lang w:eastAsia="ja-JP"/>
                      </w:rPr>
                      <m:t>f</m:t>
                    </m:r>
                  </m:e>
                  <m:sub>
                    <m:r>
                      <w:rPr>
                        <w:rFonts w:ascii="Cambria Math" w:hAnsi="Cambria Math" w:cs="Arial"/>
                        <w:color w:val="333333"/>
                        <w:shd w:val="clear" w:color="auto" w:fill="FFFFFF"/>
                        <w:lang w:eastAsia="ja-JP"/>
                      </w:rPr>
                      <m:t>t</m:t>
                    </m:r>
                  </m:sub>
                </m:sSub>
                <m:sSub>
                  <m:sSubPr>
                    <m:ctrlPr>
                      <w:rPr>
                        <w:rFonts w:ascii="Cambria Math" w:hAnsi="Cambria Math" w:cs="Arial"/>
                        <w:i/>
                        <w:color w:val="333333"/>
                        <w:shd w:val="clear" w:color="auto" w:fill="FFFFFF"/>
                        <w:lang w:eastAsia="ja-JP"/>
                      </w:rPr>
                    </m:ctrlPr>
                  </m:sSubPr>
                  <m:e>
                    <m:r>
                      <w:rPr>
                        <w:rFonts w:ascii="Cambria Math" w:hAnsi="Cambria Math" w:cs="Arial"/>
                        <w:color w:val="333333"/>
                        <w:shd w:val="clear" w:color="auto" w:fill="FFFFFF"/>
                        <w:lang w:eastAsia="ja-JP"/>
                      </w:rPr>
                      <m:t>dW</m:t>
                    </m:r>
                  </m:e>
                  <m:sub>
                    <m:r>
                      <w:rPr>
                        <w:rFonts w:ascii="Cambria Math" w:hAnsi="Cambria Math" w:cs="Arial"/>
                        <w:color w:val="333333"/>
                        <w:shd w:val="clear" w:color="auto" w:fill="FFFFFF"/>
                        <w:lang w:eastAsia="ja-JP"/>
                      </w:rPr>
                      <m:t>t</m:t>
                    </m:r>
                  </m:sub>
                </m:sSub>
                <m:sSup>
                  <m:sSupPr>
                    <m:ctrlPr>
                      <w:rPr>
                        <w:rFonts w:ascii="Cambria Math" w:hAnsi="Cambria Math" w:cs="Arial"/>
                        <w:i/>
                        <w:color w:val="333333"/>
                        <w:shd w:val="clear" w:color="auto" w:fill="FFFFFF"/>
                        <w:lang w:eastAsia="ja-JP"/>
                      </w:rPr>
                    </m:ctrlPr>
                  </m:sSupPr>
                  <m:e>
                    <m:r>
                      <w:rPr>
                        <w:rFonts w:ascii="Cambria Math" w:hAnsi="Cambria Math" w:cs="Arial"/>
                        <w:color w:val="333333"/>
                        <w:shd w:val="clear" w:color="auto" w:fill="FFFFFF"/>
                        <w:lang w:eastAsia="ja-JP"/>
                      </w:rPr>
                      <m:t>)</m:t>
                    </m:r>
                  </m:e>
                  <m:sup>
                    <m:r>
                      <w:rPr>
                        <w:rFonts w:ascii="Cambria Math" w:hAnsi="Cambria Math" w:cs="Arial"/>
                        <w:color w:val="333333"/>
                        <w:shd w:val="clear" w:color="auto" w:fill="FFFFFF"/>
                        <w:lang w:eastAsia="ja-JP"/>
                      </w:rPr>
                      <m:t>2</m:t>
                    </m:r>
                  </m:sup>
                </m:sSup>
                <m:r>
                  <w:rPr>
                    <w:rFonts w:ascii="Cambria Math" w:hAnsi="Cambria Math" w:cs="Arial"/>
                    <w:color w:val="333333"/>
                    <w:shd w:val="clear" w:color="auto" w:fill="FFFFFF"/>
                    <w:lang w:eastAsia="ja-JP"/>
                  </w:rPr>
                  <m:t>)=</m:t>
                </m:r>
              </m:e>
            </m:nary>
          </m:e>
        </m:nary>
        <m:r>
          <w:rPr>
            <w:rFonts w:ascii="Cambria Math" w:hAnsi="Cambria Math" w:cs="Arial"/>
            <w:color w:val="333333"/>
            <w:shd w:val="clear" w:color="auto" w:fill="FFFFFF"/>
            <w:lang w:eastAsia="ja-JP"/>
          </w:rPr>
          <m:t>E(</m:t>
        </m:r>
        <m:nary>
          <m:naryPr>
            <m:limLoc m:val="subSup"/>
            <m:ctrlPr>
              <w:rPr>
                <w:rFonts w:ascii="Cambria Math" w:hAnsi="Cambria Math" w:cs="Arial"/>
                <w:i/>
                <w:color w:val="333333"/>
                <w:shd w:val="clear" w:color="auto" w:fill="FFFFFF"/>
                <w:lang w:eastAsia="ja-JP"/>
              </w:rPr>
            </m:ctrlPr>
          </m:naryPr>
          <m:sub>
            <m:r>
              <w:rPr>
                <w:rFonts w:ascii="Cambria Math" w:hAnsi="Cambria Math" w:cs="Arial"/>
                <w:color w:val="333333"/>
                <w:shd w:val="clear" w:color="auto" w:fill="FFFFFF"/>
                <w:lang w:eastAsia="ja-JP"/>
              </w:rPr>
              <m:t>0</m:t>
            </m:r>
          </m:sub>
          <m:sup>
            <m:r>
              <w:rPr>
                <w:rFonts w:ascii="Cambria Math" w:hAnsi="Cambria Math" w:cs="Arial"/>
                <w:color w:val="333333"/>
                <w:shd w:val="clear" w:color="auto" w:fill="FFFFFF"/>
                <w:lang w:eastAsia="ja-JP"/>
              </w:rPr>
              <m:t>t</m:t>
            </m:r>
          </m:sup>
          <m:e>
            <m:d>
              <m:dPr>
                <m:ctrlPr>
                  <w:rPr>
                    <w:rFonts w:ascii="Cambria Math" w:hAnsi="Cambria Math" w:cs="Arial"/>
                    <w:i/>
                    <w:color w:val="333333"/>
                    <w:shd w:val="clear" w:color="auto" w:fill="FFFFFF"/>
                    <w:lang w:eastAsia="ja-JP"/>
                  </w:rPr>
                </m:ctrlPr>
              </m:dPr>
              <m:e>
                <m:sSub>
                  <m:sSubPr>
                    <m:ctrlPr>
                      <w:rPr>
                        <w:rFonts w:ascii="Cambria Math" w:hAnsi="Cambria Math" w:cs="Arial"/>
                        <w:i/>
                        <w:color w:val="333333"/>
                        <w:shd w:val="clear" w:color="auto" w:fill="FFFFFF"/>
                        <w:lang w:eastAsia="ja-JP"/>
                      </w:rPr>
                    </m:ctrlPr>
                  </m:sSubPr>
                  <m:e>
                    <m:r>
                      <w:rPr>
                        <w:rFonts w:ascii="Cambria Math" w:hAnsi="Cambria Math" w:cs="Arial"/>
                        <w:color w:val="333333"/>
                        <w:shd w:val="clear" w:color="auto" w:fill="FFFFFF"/>
                        <w:lang w:eastAsia="ja-JP"/>
                      </w:rPr>
                      <m:t>f</m:t>
                    </m:r>
                  </m:e>
                  <m:sub>
                    <m:r>
                      <w:rPr>
                        <w:rFonts w:ascii="Cambria Math" w:hAnsi="Cambria Math" w:cs="Arial"/>
                        <w:color w:val="333333"/>
                        <w:shd w:val="clear" w:color="auto" w:fill="FFFFFF"/>
                        <w:lang w:eastAsia="ja-JP"/>
                      </w:rPr>
                      <m:t>t</m:t>
                    </m:r>
                  </m:sub>
                </m:sSub>
                <m:sSup>
                  <m:sSupPr>
                    <m:ctrlPr>
                      <w:rPr>
                        <w:rFonts w:ascii="Cambria Math" w:hAnsi="Cambria Math" w:cs="Arial"/>
                        <w:i/>
                        <w:color w:val="333333"/>
                        <w:shd w:val="clear" w:color="auto" w:fill="FFFFFF"/>
                        <w:lang w:eastAsia="ja-JP"/>
                      </w:rPr>
                    </m:ctrlPr>
                  </m:sSupPr>
                  <m:e>
                    <m:r>
                      <w:rPr>
                        <w:rFonts w:ascii="Cambria Math" w:hAnsi="Cambria Math" w:cs="Arial"/>
                        <w:color w:val="333333"/>
                        <w:shd w:val="clear" w:color="auto" w:fill="FFFFFF"/>
                        <w:lang w:eastAsia="ja-JP"/>
                      </w:rPr>
                      <m:t>)</m:t>
                    </m:r>
                  </m:e>
                  <m:sup>
                    <m:r>
                      <w:rPr>
                        <w:rFonts w:ascii="Cambria Math" w:hAnsi="Cambria Math" w:cs="Arial"/>
                        <w:color w:val="333333"/>
                        <w:shd w:val="clear" w:color="auto" w:fill="FFFFFF"/>
                        <w:lang w:eastAsia="ja-JP"/>
                      </w:rPr>
                      <m:t>2</m:t>
                    </m:r>
                  </m:sup>
                </m:sSup>
                <m:r>
                  <w:rPr>
                    <w:rFonts w:ascii="Cambria Math" w:hAnsi="Cambria Math" w:cs="Arial"/>
                    <w:color w:val="333333"/>
                    <w:shd w:val="clear" w:color="auto" w:fill="FFFFFF"/>
                    <w:lang w:eastAsia="ja-JP"/>
                  </w:rPr>
                  <m:t>dt</m:t>
                </m:r>
              </m:e>
            </m:d>
          </m:e>
        </m:nary>
        <m:r>
          <w:rPr>
            <w:rFonts w:ascii="Cambria Math" w:hAnsi="Cambria Math" w:cs="Arial"/>
            <w:color w:val="333333"/>
            <w:shd w:val="clear" w:color="auto" w:fill="FFFFFF"/>
            <w:lang w:eastAsia="ja-JP"/>
          </w:rPr>
          <m:t>.</m:t>
        </m:r>
      </m:oMath>
      <w:r>
        <w:rPr>
          <w:rFonts w:ascii="Cambria Math" w:hAnsi="Cambria Math" w:cs="Arial"/>
          <w:color w:val="333333"/>
          <w:shd w:val="clear" w:color="auto" w:fill="FFFFFF"/>
          <w:lang w:eastAsia="ja-JP"/>
        </w:rPr>
        <w:t xml:space="preserve"> </w:t>
      </w:r>
    </w:p>
    <w:p w14:paraId="6CA9A47F" w14:textId="77777777" w:rsidR="008D1943" w:rsidRDefault="00000000" w:rsidP="008D1943">
      <w:pPr>
        <w:spacing w:line="360" w:lineRule="auto"/>
        <w:jc w:val="both"/>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2E sup</m:t>
                  </m:r>
                </m:e>
                <m:lim>
                  <m:r>
                    <w:rPr>
                      <w:rFonts w:ascii="Cambria Math" w:hAnsi="Cambria Math" w:cs="Arial"/>
                      <w:color w:val="333333"/>
                      <w:shd w:val="clear" w:color="auto" w:fill="FFFFFF"/>
                    </w:rPr>
                    <m:t xml:space="preserve">     u∈[0,t]</m:t>
                  </m:r>
                </m:lim>
              </m:limLow>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f(s,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f(s,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32</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E</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m:t>
                              </m:r>
                            </m:e>
                            <m:sup>
                              <m:r>
                                <w:rPr>
                                  <w:rFonts w:ascii="Cambria Math" w:hAnsi="Cambria Math" w:cs="Arial"/>
                                  <w:color w:val="333333"/>
                                  <w:shd w:val="clear" w:color="auto" w:fill="FFFFFF"/>
                                </w:rPr>
                                <m:t>2</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e>
                      </m:nary>
                    </m:e>
                    <m:lim>
                      <m:r>
                        <w:rPr>
                          <w:rFonts w:ascii="Cambria Math" w:hAnsi="Cambria Math" w:cs="Arial"/>
                          <w:color w:val="333333"/>
                          <w:shd w:val="clear" w:color="auto" w:fill="FFFFFF"/>
                        </w:rPr>
                        <m:t xml:space="preserve">     </m:t>
                      </m:r>
                    </m:lim>
                  </m:limLow>
                </m:e>
              </m:nary>
              <m:r>
                <w:rPr>
                  <w:rFonts w:ascii="Cambria Math" w:hAnsi="Cambria Math" w:cs="Arial"/>
                  <w:color w:val="333333"/>
                  <w:shd w:val="clear" w:color="auto" w:fill="FFFFFF"/>
                </w:rPr>
                <m:t xml:space="preserve"> +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32</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E</m:t>
                  </m:r>
                </m:e>
                <m:lim>
                  <m:r>
                    <w:rPr>
                      <w:rFonts w:ascii="Cambria Math" w:hAnsi="Cambria Math" w:cs="Arial"/>
                      <w:color w:val="333333"/>
                      <w:shd w:val="clear" w:color="auto" w:fill="FFFFFF"/>
                    </w:rPr>
                    <m:t xml:space="preserve">     </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m:t>
                          </m:r>
                        </m:e>
                        <m:sup>
                          <m:r>
                            <w:rPr>
                              <w:rFonts w:ascii="Cambria Math" w:hAnsi="Cambria Math" w:cs="Arial"/>
                              <w:color w:val="333333"/>
                              <w:shd w:val="clear" w:color="auto" w:fill="FFFFFF"/>
                            </w:rPr>
                            <m:t>2</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r,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e>
                      </m:d>
                      <m:d>
                        <m:dPr>
                          <m:beg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r-s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a-1</m:t>
                                  </m:r>
                                </m:sup>
                              </m:sSup>
                            </m:e>
                          </m:d>
                          <m:r>
                            <w:rPr>
                              <w:rFonts w:ascii="Cambria Math" w:hAnsi="Cambria Math" w:cs="Arial"/>
                              <w:color w:val="333333"/>
                              <w:shd w:val="clear" w:color="auto" w:fill="FFFFFF"/>
                            </w:rPr>
                            <m:t>dr</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d>
                                <m:dPr>
                                  <m:beg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m:t>
                                  </m:r>
                                  <m:d>
                                    <m:dPr>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r-s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a-1</m:t>
                                          </m:r>
                                        </m:sup>
                                      </m:sSup>
                                    </m:e>
                                  </m:d>
                                  <m:r>
                                    <w:rPr>
                                      <w:rFonts w:ascii="Cambria Math" w:hAnsi="Cambria Math" w:cs="Arial"/>
                                      <w:color w:val="333333"/>
                                      <w:shd w:val="clear" w:color="auto" w:fill="FFFFFF"/>
                                    </w:rPr>
                                    <m:t>dr</m:t>
                                  </m:r>
                                </m:e>
                              </m:d>
                            </m:e>
                          </m:nary>
                          <m:r>
                            <w:rPr>
                              <w:rFonts w:ascii="Cambria Math" w:hAnsi="Cambria Math" w:cs="Arial"/>
                              <w:color w:val="333333"/>
                              <w:shd w:val="clear" w:color="auto" w:fill="FFFFFF"/>
                            </w:rPr>
                            <m:t>ds</m:t>
                          </m:r>
                        </m:e>
                      </m:d>
                    </m:e>
                  </m:nary>
                  <m:r>
                    <w:rPr>
                      <w:rFonts w:ascii="Cambria Math" w:hAnsi="Cambria Math" w:cs="Arial"/>
                      <w:color w:val="333333"/>
                      <w:shd w:val="clear" w:color="auto" w:fill="FFFFFF"/>
                    </w:rPr>
                    <m:t>+</m:t>
                  </m:r>
                </m:e>
              </m:nary>
              <m:r>
                <w:rPr>
                  <w:rFonts w:ascii="Cambria Math" w:hAnsi="Cambria Math" w:cs="Arial"/>
                  <w:color w:val="333333"/>
                  <w:shd w:val="clear" w:color="auto" w:fill="FFFFFF"/>
                </w:rPr>
                <m:t xml:space="preserve">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32</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a</m:t>
                      </m:r>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E</m:t>
                  </m:r>
                </m:e>
                <m:lim>
                  <m:r>
                    <w:rPr>
                      <w:rFonts w:ascii="Cambria Math" w:hAnsi="Cambria Math" w:cs="Arial"/>
                      <w:color w:val="333333"/>
                      <w:shd w:val="clear" w:color="auto" w:fill="FFFFFF"/>
                    </w:rPr>
                    <m:t xml:space="preserve">     </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r,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m:t>
                                  </m:r>
                                </m:e>
                              </m:d>
                              <m:r>
                                <w:rPr>
                                  <w:rFonts w:ascii="Cambria Math" w:hAnsi="Cambria Math" w:cs="Arial"/>
                                  <w:color w:val="333333"/>
                                  <w:shd w:val="clear" w:color="auto" w:fill="FFFFFF"/>
                                </w:rPr>
                                <m:t>-g(s,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e>
                          </m:d>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dr</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s</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r-s+ε</m:t>
                                  </m:r>
                                </m:e>
                              </m:d>
                            </m:e>
                            <m:sup>
                              <m:r>
                                <w:rPr>
                                  <w:rFonts w:ascii="Cambria Math" w:hAnsi="Cambria Math" w:cs="Arial"/>
                                  <w:color w:val="333333"/>
                                  <w:shd w:val="clear" w:color="auto" w:fill="FFFFFF"/>
                                </w:rPr>
                                <m:t>a-1</m:t>
                              </m:r>
                            </m:sup>
                          </m:sSup>
                        </m:e>
                      </m:nary>
                      <m:r>
                        <w:rPr>
                          <w:rFonts w:ascii="Cambria Math" w:hAnsi="Cambria Math" w:cs="Arial"/>
                          <w:color w:val="333333"/>
                          <w:shd w:val="clear" w:color="auto" w:fill="FFFFFF"/>
                        </w:rPr>
                        <m:t>dr)ds</m:t>
                      </m:r>
                    </m:e>
                  </m:nary>
                  <m:r>
                    <w:rPr>
                      <w:rFonts w:ascii="Cambria Math" w:hAnsi="Cambria Math" w:cs="Arial"/>
                      <w:color w:val="333333"/>
                      <w:shd w:val="clear" w:color="auto" w:fill="FFFFFF"/>
                    </w:rPr>
                    <m:t xml:space="preserve">+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32</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m:rPr>
                          <m:sty m:val="p"/>
                        </m:rPr>
                        <w:rPr>
                          <w:rFonts w:ascii="Cambria Math" w:hAnsi="Cambria Math" w:cs="Arial"/>
                          <w:color w:val="333333"/>
                          <w:shd w:val="clear" w:color="auto" w:fill="FFFFFF"/>
                        </w:rPr>
                        <m:t>E</m:t>
                      </m:r>
                    </m:e>
                    <m:lim>
                      <m:r>
                        <w:rPr>
                          <w:rFonts w:ascii="Cambria Math" w:hAnsi="Cambria Math" w:cs="Arial"/>
                          <w:color w:val="333333"/>
                          <w:shd w:val="clear" w:color="auto" w:fill="FFFFFF"/>
                        </w:rPr>
                        <m:t xml:space="preserve">     </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u</m:t>
                      </m:r>
                    </m:sup>
                    <m:e>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g(s,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e>
                  </m:nary>
                </m:e>
              </m:nary>
              <m:r>
                <w:rPr>
                  <w:rFonts w:ascii="Cambria Math" w:hAnsi="Cambria Math" w:cs="Arial"/>
                  <w:color w:val="333333"/>
                  <w:shd w:val="clear" w:color="auto" w:fill="FFFFFF"/>
                </w:rPr>
                <m:t xml:space="preserve"> </m:t>
              </m:r>
            </m:e>
          </m:func>
        </m:oMath>
      </m:oMathPara>
    </w:p>
    <w:p w14:paraId="43188DCE" w14:textId="77777777" w:rsidR="008D1943" w:rsidRDefault="008D1943" w:rsidP="008D1943">
      <w:pPr>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Using 5.1.14, 5.1.15, 5.1.21</w:t>
      </w:r>
      <w:r w:rsidRPr="00C97885">
        <w:rPr>
          <w:rFonts w:ascii="Arial" w:hAnsi="Arial" w:cs="Arial"/>
          <w:color w:val="333333"/>
          <w:shd w:val="clear" w:color="auto" w:fill="FFFFFF"/>
        </w:rPr>
        <w:t xml:space="preserve"> and</w:t>
      </w:r>
      <w:r>
        <w:rPr>
          <w:rFonts w:ascii="Arial" w:hAnsi="Arial" w:cs="Arial"/>
          <w:color w:val="333333"/>
          <w:shd w:val="clear" w:color="auto" w:fill="FFFFFF"/>
        </w:rPr>
        <w:t xml:space="preserve"> assumptions A1-A3:</w:t>
      </w:r>
    </w:p>
    <w:p w14:paraId="2004E072" w14:textId="77777777" w:rsidR="008D1943" w:rsidRDefault="00000000" w:rsidP="008D1943">
      <w:pPr>
        <w:spacing w:line="360" w:lineRule="auto"/>
        <w:ind w:left="1843" w:hanging="1843"/>
        <w:rPr>
          <w:rFonts w:ascii="Arial" w:hAnsi="Arial" w:cs="Arial"/>
          <w:color w:val="333333"/>
          <w:shd w:val="clear" w:color="auto" w:fill="FFFFFF"/>
        </w:rPr>
      </w:pP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r>
                  <w:rPr>
                    <w:rFonts w:ascii="Cambria Math" w:hAnsi="Cambria Math" w:cs="Arial"/>
                    <w:color w:val="333333"/>
                    <w:shd w:val="clear" w:color="auto" w:fill="FFFFFF"/>
                  </w:rPr>
                  <m:t>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E</m:t>
                </m:r>
              </m:fName>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64</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(1+E||[</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e>
                        </m:nary>
                      </m:e>
                      <m:lim>
                        <m:r>
                          <w:rPr>
                            <w:rFonts w:ascii="Cambria Math" w:hAnsi="Cambria Math" w:cs="Arial"/>
                            <w:color w:val="333333"/>
                            <w:shd w:val="clear" w:color="auto" w:fill="FFFFFF"/>
                          </w:rPr>
                          <m:t xml:space="preserve">     </m:t>
                        </m:r>
                      </m:lim>
                    </m:limLow>
                  </m:e>
                </m:nary>
                <m:r>
                  <w:rPr>
                    <w:rFonts w:ascii="Cambria Math" w:hAnsi="Cambria Math" w:cs="Arial"/>
                    <w:color w:val="333333"/>
                    <w:shd w:val="clear" w:color="auto" w:fill="FFFFFF"/>
                  </w:rPr>
                  <m:t xml:space="preserve"> +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64</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(T+ε</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a+1</m:t>
                        </m:r>
                      </m:num>
                      <m:den>
                        <m:r>
                          <w:rPr>
                            <w:rFonts w:ascii="Cambria Math" w:hAnsi="Cambria Math" w:cs="Arial"/>
                            <w:color w:val="333333"/>
                            <w:shd w:val="clear" w:color="auto" w:fill="FFFFFF"/>
                          </w:rPr>
                          <m:t>a</m:t>
                        </m:r>
                      </m:den>
                    </m:f>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e>
                  <m:lim>
                    <m:r>
                      <w:rPr>
                        <w:rFonts w:ascii="Cambria Math" w:hAnsi="Cambria Math" w:cs="Arial"/>
                        <w:color w:val="333333"/>
                        <w:shd w:val="clear" w:color="auto" w:fill="FFFFFF"/>
                      </w:rPr>
                      <m:t xml:space="preserve">     </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(1+E||[</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e>
                </m:nary>
                <m:r>
                  <w:rPr>
                    <w:rFonts w:ascii="Cambria Math" w:hAnsi="Cambria Math" w:cs="Arial"/>
                    <w:color w:val="333333"/>
                    <w:shd w:val="clear" w:color="auto" w:fill="FFFFFF"/>
                  </w:rPr>
                  <m:t xml:space="preserve">+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32</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(T+</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m:rPr>
                        <m:sty m:val="p"/>
                      </m:rPr>
                      <w:rPr>
                        <w:rFonts w:ascii="Cambria Math" w:hAnsi="Cambria Math" w:cs="Arial"/>
                        <w:color w:val="333333"/>
                        <w:shd w:val="clear" w:color="auto" w:fill="FFFFFF"/>
                      </w:rPr>
                      <m:t>E</m:t>
                    </m:r>
                  </m:e>
                  <m:lim>
                    <m:r>
                      <w:rPr>
                        <w:rFonts w:ascii="Cambria Math" w:hAnsi="Cambria Math" w:cs="Arial"/>
                        <w:color w:val="333333"/>
                        <w:shd w:val="clear" w:color="auto" w:fill="FFFFFF"/>
                      </w:rPr>
                      <m:t xml:space="preserve">     </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 xml:space="preserve">ds+ </m:t>
                    </m:r>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32</m:t>
                        </m:r>
                        <m:sSup>
                          <m:sSupPr>
                            <m:ctrlPr>
                              <w:rPr>
                                <w:rFonts w:ascii="Cambria Math" w:hAnsi="Cambria Math" w:cs="Arial"/>
                                <w:color w:val="333333"/>
                                <w:shd w:val="clear" w:color="auto" w:fill="FFFFFF"/>
                              </w:rPr>
                            </m:ctrlPr>
                          </m:sSup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m:rPr>
                            <m:sty m:val="p"/>
                          </m:rPr>
                          <w:rPr>
                            <w:rFonts w:ascii="Cambria Math" w:hAnsi="Cambria Math" w:cs="Arial"/>
                            <w:color w:val="333333"/>
                            <w:shd w:val="clear" w:color="auto" w:fill="FFFFFF"/>
                          </w:rPr>
                          <m:t>E</m:t>
                        </m:r>
                      </m:e>
                      <m:lim>
                        <m:r>
                          <w:rPr>
                            <w:rFonts w:ascii="Cambria Math" w:hAnsi="Cambria Math" w:cs="Arial"/>
                            <w:color w:val="333333"/>
                            <w:shd w:val="clear" w:color="auto" w:fill="FFFFFF"/>
                          </w:rPr>
                          <m:t xml:space="preserve">     </m:t>
                        </m:r>
                      </m:lim>
                    </m:limLow>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e>
                    </m:nary>
                  </m:e>
                </m:nary>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+32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+32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E</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e>
            </m:func>
            <m:r>
              <w:rPr>
                <w:rFonts w:ascii="Cambria Math" w:hAnsi="Cambria Math" w:cs="Arial"/>
                <w:color w:val="333333"/>
                <w:shd w:val="clear" w:color="auto" w:fill="FFFFFF"/>
              </w:rPr>
              <m:t>ds+(64</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64C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T+ε)</m:t>
                </m:r>
              </m:e>
              <m:sup>
                <m:r>
                  <w:rPr>
                    <w:rFonts w:ascii="Cambria Math" w:hAnsi="Cambria Math" w:cs="Arial"/>
                    <w:color w:val="333333"/>
                    <w:shd w:val="clear" w:color="auto" w:fill="FFFFFF"/>
                  </w:rPr>
                  <m:t>2a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a+1</m:t>
                </m:r>
              </m:num>
              <m:den>
                <m:r>
                  <w:rPr>
                    <w:rFonts w:ascii="Cambria Math" w:hAnsi="Cambria Math" w:cs="Arial"/>
                    <w:color w:val="333333"/>
                    <w:shd w:val="clear" w:color="auto" w:fill="FFFFFF"/>
                  </w:rPr>
                  <m:t>a</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(1+E||[</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e>
            </m:nary>
          </m:e>
        </m:nary>
      </m:oMath>
      <w:r w:rsidR="008D1943">
        <w:rPr>
          <w:rFonts w:ascii="Arial" w:hAnsi="Arial" w:cs="Arial"/>
          <w:color w:val="333333"/>
          <w:shd w:val="clear" w:color="auto" w:fill="FFFFFF"/>
        </w:rPr>
        <w:t xml:space="preserve">     </w:t>
      </w:r>
    </w:p>
    <w:p w14:paraId="76232943" w14:textId="77777777" w:rsidR="008D1943" w:rsidRPr="00F2009D" w:rsidRDefault="008D1943" w:rsidP="008D1943">
      <w:pPr>
        <w:spacing w:line="360" w:lineRule="auto"/>
        <w:ind w:left="1843" w:hanging="1843"/>
        <w:jc w:val="right"/>
        <w:rPr>
          <w:rFonts w:ascii="Arial" w:hAnsi="Arial" w:cs="Arial"/>
          <w:color w:val="333333"/>
          <w:shd w:val="clear" w:color="auto" w:fill="FFFFFF"/>
        </w:rPr>
      </w:pP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r>
      <w:r>
        <w:rPr>
          <w:rFonts w:ascii="Arial" w:hAnsi="Arial" w:cs="Arial"/>
          <w:color w:val="333333"/>
          <w:shd w:val="clear" w:color="auto" w:fill="FFFFFF"/>
        </w:rPr>
        <w:tab/>
        <w:t>5.1.24</w:t>
      </w:r>
    </w:p>
    <w:p w14:paraId="3DF2E3DB"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We will now show the convergence of the solution of a fuzzy stochastic differential equation driven by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The first part </w:t>
      </w:r>
      <w:r w:rsidRPr="00C97885">
        <w:rPr>
          <w:rFonts w:ascii="Arial" w:hAnsi="Arial" w:cs="Arial"/>
          <w:color w:val="333333"/>
          <w:shd w:val="clear" w:color="auto" w:fill="FFFFFF"/>
        </w:rPr>
        <w:t xml:space="preserve">of </w:t>
      </w:r>
      <w:r w:rsidRPr="00267FC5">
        <w:rPr>
          <w:rFonts w:ascii="Arial" w:hAnsi="Arial" w:cs="Arial"/>
          <w:color w:val="333333"/>
          <w:shd w:val="clear" w:color="auto" w:fill="FFFFFF"/>
        </w:rPr>
        <w:t>5.1.</w:t>
      </w:r>
      <w:r w:rsidRPr="00C97885">
        <w:rPr>
          <w:rFonts w:ascii="Arial" w:hAnsi="Arial" w:cs="Arial"/>
          <w:color w:val="333333"/>
          <w:shd w:val="clear" w:color="auto" w:fill="FFFFFF"/>
        </w:rPr>
        <w:t>24</w:t>
      </w:r>
      <w:r>
        <w:rPr>
          <w:rFonts w:ascii="Arial" w:hAnsi="Arial" w:cs="Arial"/>
          <w:color w:val="333333"/>
          <w:shd w:val="clear" w:color="auto" w:fill="FFFFFF"/>
        </w:rPr>
        <w:t xml:space="preserve"> provides a bound on the supremum of the distance between the solution </w:t>
      </w:r>
      <w:r w:rsidRPr="00267FC5">
        <w:rPr>
          <w:rFonts w:ascii="Arial" w:hAnsi="Arial" w:cs="Arial"/>
          <w:i/>
          <w:iCs/>
          <w:color w:val="333333"/>
          <w:shd w:val="clear" w:color="auto" w:fill="FFFFFF"/>
        </w:rPr>
        <w:t>X(u)</w:t>
      </w:r>
      <w:r>
        <w:rPr>
          <w:rFonts w:ascii="Arial" w:hAnsi="Arial" w:cs="Arial"/>
          <w:color w:val="333333"/>
          <w:shd w:val="clear" w:color="auto" w:fill="FFFFFF"/>
        </w:rPr>
        <w:t xml:space="preserve"> and a perturbed version of the solution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(u)</w:t>
      </w:r>
      <w:r>
        <w:rPr>
          <w:rFonts w:ascii="Arial" w:hAnsi="Arial" w:cs="Arial"/>
          <w:color w:val="333333"/>
          <w:shd w:val="clear" w:color="auto" w:fill="FFFFFF"/>
        </w:rPr>
        <w:t xml:space="preserve"> over the interval [</w:t>
      </w:r>
      <w:proofErr w:type="gramStart"/>
      <w:r>
        <w:rPr>
          <w:rFonts w:ascii="Arial" w:hAnsi="Arial" w:cs="Arial"/>
          <w:color w:val="333333"/>
          <w:shd w:val="clear" w:color="auto" w:fill="FFFFFF"/>
        </w:rPr>
        <w:t>0,t</w:t>
      </w:r>
      <w:proofErr w:type="gramEnd"/>
      <w:r>
        <w:rPr>
          <w:rFonts w:ascii="Arial" w:hAnsi="Arial" w:cs="Arial"/>
          <w:color w:val="333333"/>
          <w:shd w:val="clear" w:color="auto" w:fill="FFFFFF"/>
        </w:rPr>
        <w:t xml:space="preserve">]. Here </w:t>
      </w: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u∈[0,s]</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e>
        </m:func>
      </m:oMath>
      <w:r>
        <w:rPr>
          <w:rFonts w:ascii="Arial" w:hAnsi="Arial" w:cs="Arial"/>
          <w:color w:val="333333"/>
          <w:shd w:val="clear" w:color="auto" w:fill="FFFFFF"/>
        </w:rPr>
        <w:t xml:space="preserve"> denotes the supremum distance between the two processes, </w:t>
      </w:r>
      <w:r w:rsidRPr="00267FC5">
        <w:rPr>
          <w:rFonts w:ascii="Arial" w:hAnsi="Arial" w:cs="Arial"/>
          <w:i/>
          <w:iCs/>
          <w:color w:val="333333"/>
          <w:shd w:val="clear" w:color="auto" w:fill="FFFFFF"/>
        </w:rPr>
        <w:t>L</w:t>
      </w:r>
      <w:r>
        <w:rPr>
          <w:rFonts w:ascii="Arial" w:hAnsi="Arial" w:cs="Arial"/>
          <w:color w:val="333333"/>
          <w:shd w:val="clear" w:color="auto" w:fill="FFFFFF"/>
        </w:rPr>
        <w:t xml:space="preserve"> is a Lipschitz constant, </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is the final time, </w:t>
      </w:r>
      <w:r w:rsidRPr="00267FC5">
        <w:rPr>
          <w:rFonts w:ascii="Arial" w:hAnsi="Arial" w:cs="Arial"/>
          <w:color w:val="333333"/>
          <w:shd w:val="clear" w:color="auto" w:fill="FFFFFF"/>
        </w:rPr>
        <w:t>ε</w:t>
      </w:r>
      <w:r>
        <w:rPr>
          <w:rFonts w:ascii="Arial" w:hAnsi="Arial" w:cs="Arial"/>
          <w:color w:val="333333"/>
          <w:shd w:val="clear" w:color="auto" w:fill="FFFFFF"/>
        </w:rPr>
        <w:t xml:space="preserve"> is a small perturbation parameter, and </w:t>
      </w:r>
      <w:r w:rsidRPr="001E7B85">
        <w:rPr>
          <w:rFonts w:ascii="Arial" w:hAnsi="Arial" w:cs="Arial"/>
          <w:i/>
          <w:iCs/>
          <w:color w:val="333333"/>
          <w:shd w:val="clear" w:color="auto" w:fill="FFFFFF"/>
        </w:rPr>
        <w:t>a</w:t>
      </w:r>
      <w:r>
        <w:rPr>
          <w:rFonts w:ascii="Arial" w:hAnsi="Arial" w:cs="Arial"/>
          <w:color w:val="333333"/>
          <w:shd w:val="clear" w:color="auto" w:fill="FFFFFF"/>
        </w:rPr>
        <w:t xml:space="preserve"> is the Hurst parameter of the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The second part </w:t>
      </w:r>
      <w:r w:rsidRPr="00C97885">
        <w:rPr>
          <w:rFonts w:ascii="Arial" w:hAnsi="Arial" w:cs="Arial"/>
          <w:color w:val="333333"/>
          <w:shd w:val="clear" w:color="auto" w:fill="FFFFFF"/>
        </w:rPr>
        <w:t xml:space="preserve">of </w:t>
      </w:r>
      <w:r w:rsidRPr="00267FC5">
        <w:rPr>
          <w:rFonts w:ascii="Arial" w:hAnsi="Arial" w:cs="Arial"/>
          <w:color w:val="333333"/>
          <w:shd w:val="clear" w:color="auto" w:fill="FFFFFF"/>
        </w:rPr>
        <w:t>5.1.</w:t>
      </w:r>
      <w:r w:rsidRPr="00C97885">
        <w:rPr>
          <w:rFonts w:ascii="Arial" w:hAnsi="Arial" w:cs="Arial"/>
          <w:color w:val="333333"/>
          <w:shd w:val="clear" w:color="auto" w:fill="FFFFFF"/>
        </w:rPr>
        <w:t>24 provides</w:t>
      </w:r>
      <w:r>
        <w:rPr>
          <w:rFonts w:ascii="Arial" w:hAnsi="Arial" w:cs="Arial"/>
          <w:color w:val="333333"/>
          <w:shd w:val="clear" w:color="auto" w:fill="FFFFFF"/>
        </w:rPr>
        <w:t xml:space="preserve"> a bound on the second moment of the perturbed solution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(s)</w:t>
      </w:r>
      <w:r>
        <w:rPr>
          <w:rFonts w:ascii="Arial" w:hAnsi="Arial" w:cs="Arial"/>
          <w:color w:val="333333"/>
          <w:shd w:val="clear" w:color="auto" w:fill="FFFFFF"/>
        </w:rPr>
        <w:t xml:space="preserve">. Here, </w:t>
      </w:r>
      <w:r w:rsidRPr="00267FC5">
        <w:rPr>
          <w:rFonts w:ascii="Arial" w:hAnsi="Arial" w:cs="Arial"/>
          <w:i/>
          <w:iCs/>
          <w:color w:val="333333"/>
          <w:shd w:val="clear" w:color="auto" w:fill="FFFFFF"/>
        </w:rPr>
        <w:t>C</w:t>
      </w:r>
      <w:r>
        <w:rPr>
          <w:rFonts w:ascii="Arial" w:hAnsi="Arial" w:cs="Arial"/>
          <w:color w:val="333333"/>
          <w:shd w:val="clear" w:color="auto" w:fill="FFFFFF"/>
        </w:rPr>
        <w:t xml:space="preserve"> is a constant and </w:t>
      </w:r>
      <m:oMath>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0</m:t>
            </m:r>
          </m:sup>
        </m:sSup>
      </m:oMath>
      <w:r>
        <w:rPr>
          <w:rFonts w:ascii="Arial" w:hAnsi="Arial" w:cs="Arial"/>
          <w:color w:val="333333"/>
          <w:shd w:val="clear" w:color="auto" w:fill="FFFFFF"/>
        </w:rPr>
        <w:t xml:space="preserve"> is the initial value of the perturbed process. We will apply Gronwall’s lemma to </w:t>
      </w:r>
      <w:r>
        <w:rPr>
          <w:rFonts w:ascii="Arial" w:hAnsi="Arial" w:cs="Arial"/>
          <w:color w:val="333333"/>
          <w:shd w:val="clear" w:color="auto" w:fill="FFFFFF"/>
        </w:rPr>
        <w:lastRenderedPageBreak/>
        <w:t xml:space="preserve">the inequality to show that the supremum of the distance between </w:t>
      </w:r>
      <m:oMath>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and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oMath>
      <w:r>
        <w:rPr>
          <w:rFonts w:ascii="Arial" w:hAnsi="Arial" w:cs="Arial"/>
          <w:color w:val="333333"/>
          <w:shd w:val="clear" w:color="auto" w:fill="FFFFFF"/>
        </w:rPr>
        <w:t xml:space="preserve"> converges to zero as </w:t>
      </w:r>
      <w:r>
        <w:rPr>
          <w:rFonts w:ascii="Arial" w:hAnsi="Arial" w:cs="Arial"/>
          <w:i/>
          <w:iCs/>
          <w:color w:val="333333"/>
          <w:shd w:val="clear" w:color="auto" w:fill="FFFFFF"/>
        </w:rPr>
        <w:t>ε</w:t>
      </w:r>
      <w:r>
        <w:rPr>
          <w:rFonts w:ascii="Arial" w:hAnsi="Arial" w:cs="Arial"/>
          <w:color w:val="333333"/>
          <w:shd w:val="clear" w:color="auto" w:fill="FFFFFF"/>
        </w:rPr>
        <w:t xml:space="preserve"> approaches zero, which implies the convergence of the solution </w:t>
      </w:r>
      <w:r w:rsidRPr="00267FC5">
        <w:rPr>
          <w:rFonts w:ascii="Arial" w:hAnsi="Arial" w:cs="Arial"/>
          <w:i/>
          <w:iCs/>
          <w:color w:val="333333"/>
          <w:shd w:val="clear" w:color="auto" w:fill="FFFFFF"/>
        </w:rPr>
        <w:t xml:space="preserve">X(u) </w:t>
      </w:r>
      <w:r>
        <w:rPr>
          <w:rFonts w:ascii="Arial" w:hAnsi="Arial" w:cs="Arial"/>
          <w:color w:val="333333"/>
          <w:shd w:val="clear" w:color="auto" w:fill="FFFFFF"/>
        </w:rPr>
        <w:t xml:space="preserve">to a limit process as the perturbation parameter </w:t>
      </w:r>
      <w:r>
        <w:rPr>
          <w:rFonts w:ascii="Arial" w:hAnsi="Arial" w:cs="Arial"/>
          <w:i/>
          <w:iCs/>
          <w:color w:val="333333"/>
          <w:shd w:val="clear" w:color="auto" w:fill="FFFFFF"/>
        </w:rPr>
        <w:t xml:space="preserve">ε </w:t>
      </w:r>
      <w:r>
        <w:rPr>
          <w:rFonts w:ascii="Arial" w:hAnsi="Arial" w:cs="Arial"/>
          <w:color w:val="333333"/>
          <w:shd w:val="clear" w:color="auto" w:fill="FFFFFF"/>
        </w:rPr>
        <w:t xml:space="preserve">goes to zero. The equation provides an estimate for the convergence rate of the solution of the fuzzy stochastic differential equation driven by a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To apply </w:t>
      </w:r>
      <w:proofErr w:type="spellStart"/>
      <w:r>
        <w:rPr>
          <w:rFonts w:ascii="Arial" w:hAnsi="Arial" w:cs="Arial"/>
          <w:color w:val="333333"/>
          <w:shd w:val="clear" w:color="auto" w:fill="FFFFFF"/>
        </w:rPr>
        <w:t>Gronwall’s</w:t>
      </w:r>
      <w:proofErr w:type="spellEnd"/>
      <w:r>
        <w:rPr>
          <w:rFonts w:ascii="Arial" w:hAnsi="Arial" w:cs="Arial"/>
          <w:color w:val="333333"/>
          <w:shd w:val="clear" w:color="auto" w:fill="FFFFFF"/>
        </w:rPr>
        <w:t xml:space="preserve"> lemma to the inequality, we first define </w:t>
      </w: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w:rPr>
                    <w:rFonts w:ascii="Cambria Math" w:hAnsi="Cambria Math" w:cs="Arial"/>
                    <w:color w:val="333333"/>
                    <w:shd w:val="clear" w:color="auto" w:fill="FFFFFF"/>
                  </w:rPr>
                  <m:t>Y</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 xml:space="preserve"> </m:t>
            </m:r>
          </m:e>
        </m:func>
        <m:r>
          <w:rPr>
            <w:rFonts w:ascii="Cambria Math" w:hAnsi="Cambria Math" w:cs="Arial"/>
            <w:color w:val="333333"/>
            <w:shd w:val="clear" w:color="auto" w:fill="FFFFFF"/>
          </w:rPr>
          <m:t>]</m:t>
        </m:r>
      </m:oMath>
      <w:r>
        <w:rPr>
          <w:rFonts w:ascii="Arial" w:hAnsi="Arial" w:cs="Arial"/>
          <w:color w:val="333333"/>
          <w:shd w:val="clear" w:color="auto" w:fill="FFFFFF"/>
        </w:rPr>
        <w:t xml:space="preserve"> and rewrite the inequality as: </w:t>
      </w:r>
    </w:p>
    <w:p w14:paraId="2A1C0D6B" w14:textId="77777777" w:rsidR="008D1943" w:rsidRDefault="008D1943" w:rsidP="008D1943">
      <w:pPr>
        <w:spacing w:line="360" w:lineRule="auto"/>
        <w:jc w:val="center"/>
        <w:rPr>
          <w:rFonts w:ascii="Arial" w:hAnsi="Arial" w:cs="Arial"/>
          <w:color w:val="333333"/>
          <w:shd w:val="clear" w:color="auto" w:fill="FFFFFF"/>
        </w:rPr>
      </w:pPr>
      <m:oMath>
        <m:r>
          <m:rPr>
            <m:sty m:val="p"/>
          </m:rPr>
          <w:rPr>
            <w:rFonts w:ascii="Cambria Math" w:hAnsi="Cambria Math" w:cs="Arial"/>
            <w:color w:val="333333"/>
            <w:shd w:val="clear" w:color="auto" w:fill="FFFFFF"/>
          </w:rPr>
          <m:t>Y</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s</m:t>
            </m:r>
          </m:e>
        </m:d>
        <m:r>
          <w:rPr>
            <w:rFonts w:ascii="Cambria Math" w:hAnsi="Cambria Math" w:cs="Arial"/>
            <w:color w:val="333333"/>
            <w:shd w:val="clear" w:color="auto" w:fill="FFFFFF"/>
          </w:rPr>
          <m:t>≤(2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+32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+32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Y(s)ds+(64</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64C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T+ε)</m:t>
                </m:r>
              </m:e>
              <m:sup>
                <m:r>
                  <w:rPr>
                    <w:rFonts w:ascii="Cambria Math" w:hAnsi="Cambria Math" w:cs="Arial"/>
                    <w:color w:val="333333"/>
                    <w:shd w:val="clear" w:color="auto" w:fill="FFFFFF"/>
                  </w:rPr>
                  <m:t>2a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a+1</m:t>
                </m:r>
              </m:num>
              <m:den>
                <m:r>
                  <w:rPr>
                    <w:rFonts w:ascii="Cambria Math" w:hAnsi="Cambria Math" w:cs="Arial"/>
                    <w:color w:val="333333"/>
                    <w:shd w:val="clear" w:color="auto" w:fill="FFFFFF"/>
                  </w:rPr>
                  <m:t>a</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(1+E||[</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e>
            </m:nary>
          </m:e>
        </m:nary>
      </m:oMath>
      <w:r>
        <w:rPr>
          <w:rFonts w:ascii="Arial" w:hAnsi="Arial" w:cs="Arial"/>
          <w:color w:val="333333"/>
          <w:shd w:val="clear" w:color="auto" w:fill="FFFFFF"/>
        </w:rPr>
        <w:t>.</w:t>
      </w:r>
    </w:p>
    <w:p w14:paraId="113B98F1"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We can now apply </w:t>
      </w:r>
      <w:proofErr w:type="spellStart"/>
      <w:r>
        <w:rPr>
          <w:rFonts w:ascii="Arial" w:hAnsi="Arial" w:cs="Arial"/>
          <w:color w:val="333333"/>
          <w:shd w:val="clear" w:color="auto" w:fill="FFFFFF"/>
        </w:rPr>
        <w:t>Gronwall’s</w:t>
      </w:r>
      <w:proofErr w:type="spellEnd"/>
      <w:r>
        <w:rPr>
          <w:rFonts w:ascii="Arial" w:hAnsi="Arial" w:cs="Arial"/>
          <w:color w:val="333333"/>
          <w:shd w:val="clear" w:color="auto" w:fill="FFFFFF"/>
        </w:rPr>
        <w:t xml:space="preserve"> lemma, which states that if </w:t>
      </w:r>
      <w:r w:rsidRPr="00267FC5">
        <w:rPr>
          <w:rFonts w:ascii="Arial" w:hAnsi="Arial" w:cs="Arial"/>
          <w:i/>
          <w:iCs/>
          <w:color w:val="333333"/>
          <w:shd w:val="clear" w:color="auto" w:fill="FFFFFF"/>
        </w:rPr>
        <w:t>f(t)</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g(t)</w:t>
      </w:r>
      <w:r>
        <w:rPr>
          <w:rFonts w:ascii="Arial" w:hAnsi="Arial" w:cs="Arial"/>
          <w:color w:val="333333"/>
          <w:shd w:val="clear" w:color="auto" w:fill="FFFFFF"/>
        </w:rPr>
        <w:t xml:space="preserve"> are nonnegative continuous functions on [0,T] and if there exists a nonnegative constant K such that </w:t>
      </w:r>
      <m:oMath>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≤K+</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 ∀ t∈[0,T]</m:t>
            </m:r>
          </m:e>
        </m:nary>
      </m:oMath>
      <w:r>
        <w:rPr>
          <w:rFonts w:ascii="Arial" w:hAnsi="Arial" w:cs="Arial"/>
          <w:color w:val="333333"/>
          <w:shd w:val="clear" w:color="auto" w:fill="FFFFFF"/>
        </w:rPr>
        <w:t xml:space="preserve"> then </w:t>
      </w:r>
      <m:oMath>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≤K</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  </m:t>
                </m:r>
              </m:e>
            </m:nary>
          </m:sup>
        </m:sSup>
        <m:r>
          <w:rPr>
            <w:rFonts w:ascii="Cambria Math" w:hAnsi="Cambria Math" w:cs="Arial"/>
            <w:color w:val="333333"/>
            <w:shd w:val="clear" w:color="auto" w:fill="FFFFFF"/>
          </w:rPr>
          <m:t>∀ t∈[0,T]</m:t>
        </m:r>
      </m:oMath>
      <w:r>
        <w:rPr>
          <w:rFonts w:ascii="Arial" w:hAnsi="Arial" w:cs="Arial"/>
          <w:color w:val="333333"/>
          <w:shd w:val="clear" w:color="auto" w:fill="FFFFFF"/>
        </w:rPr>
        <w:t>. Applying this lemma we have:</w:t>
      </w:r>
    </w:p>
    <w:p w14:paraId="36670B93" w14:textId="77777777" w:rsidR="008D1943" w:rsidRPr="003A34E4" w:rsidRDefault="008D1943" w:rsidP="008D1943">
      <w:pPr>
        <w:spacing w:line="360" w:lineRule="auto"/>
        <w:jc w:val="center"/>
        <w:rPr>
          <w:rFonts w:ascii="Arial" w:hAnsi="Arial" w:cs="Arial"/>
          <w:color w:val="333333"/>
          <w:shd w:val="clear" w:color="auto" w:fill="FFFFFF"/>
        </w:rPr>
      </w:pPr>
      <m:oMathPara>
        <m:oMath>
          <m:r>
            <m:rPr>
              <m:sty m:val="p"/>
            </m:rPr>
            <w:rPr>
              <w:rFonts w:ascii="Cambria Math" w:hAnsi="Cambria Math" w:cs="Arial"/>
              <w:color w:val="333333"/>
              <w:shd w:val="clear" w:color="auto" w:fill="FFFFFF"/>
            </w:rPr>
            <m:t>Y</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s</m:t>
              </m:r>
            </m:e>
          </m:d>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+32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+32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e>
          </m:d>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Y(s)ds+(64</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64C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T+ε)</m:t>
                  </m:r>
                </m:e>
                <m:sup>
                  <m:r>
                    <w:rPr>
                      <w:rFonts w:ascii="Cambria Math" w:hAnsi="Cambria Math" w:cs="Arial"/>
                      <w:color w:val="333333"/>
                      <w:shd w:val="clear" w:color="auto" w:fill="FFFFFF"/>
                    </w:rPr>
                    <m:t>2a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a+1</m:t>
                  </m:r>
                </m:num>
                <m:den>
                  <m:r>
                    <w:rPr>
                      <w:rFonts w:ascii="Cambria Math" w:hAnsi="Cambria Math" w:cs="Arial"/>
                      <w:color w:val="333333"/>
                      <w:shd w:val="clear" w:color="auto" w:fill="FFFFFF"/>
                    </w:rPr>
                    <m:t>a</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(1+E||[</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e>
              </m:nary>
            </m:e>
          </m:nary>
        </m:oMath>
      </m:oMathPara>
    </w:p>
    <w:p w14:paraId="2A33DED2" w14:textId="77777777" w:rsidR="008D1943" w:rsidRPr="004B1EAF" w:rsidRDefault="008D1943" w:rsidP="008D1943">
      <w:pPr>
        <w:jc w:val="center"/>
        <w:rPr>
          <w:rFonts w:ascii="Arial" w:hAnsi="Arial" w:cs="Arial"/>
          <w:color w:val="333333"/>
          <w:shd w:val="clear" w:color="auto" w:fill="FFFFFF"/>
        </w:rPr>
      </w:pPr>
      <m:oMathPara>
        <m:oMathParaPr>
          <m:jc m:val="center"/>
        </m:oMathParaPr>
        <m:oMath>
          <m:r>
            <w:rPr>
              <w:rFonts w:ascii="Cambria Math" w:hAnsi="Cambria Math" w:cs="Arial"/>
              <w:color w:val="333333"/>
              <w:shd w:val="clear" w:color="auto" w:fill="FFFFFF"/>
            </w:rPr>
            <m:t>K=(64</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64C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T+ε)</m:t>
              </m:r>
            </m:e>
            <m:sup>
              <m:r>
                <w:rPr>
                  <w:rFonts w:ascii="Cambria Math" w:hAnsi="Cambria Math" w:cs="Arial"/>
                  <w:color w:val="333333"/>
                  <w:shd w:val="clear" w:color="auto" w:fill="FFFFFF"/>
                </w:rPr>
                <m:t>2a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a+1</m:t>
              </m:r>
            </m:num>
            <m:den>
              <m:r>
                <w:rPr>
                  <w:rFonts w:ascii="Cambria Math" w:hAnsi="Cambria Math" w:cs="Arial"/>
                  <w:color w:val="333333"/>
                  <w:shd w:val="clear" w:color="auto" w:fill="FFFFFF"/>
                </w:rPr>
                <m:t>a</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(1+E||[</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e>
          </m:nary>
        </m:oMath>
      </m:oMathPara>
    </w:p>
    <w:p w14:paraId="22F7DEA8" w14:textId="77777777" w:rsidR="008D1943" w:rsidRPr="004B1EAF" w:rsidRDefault="008D1943" w:rsidP="008D1943">
      <w:pPr>
        <w:spacing w:line="360" w:lineRule="auto"/>
        <w:jc w:val="center"/>
        <w:rPr>
          <w:rFonts w:ascii="Arial" w:hAnsi="Arial" w:cs="Arial"/>
          <w:color w:val="333333"/>
          <w:shd w:val="clear" w:color="auto" w:fill="FFFFFF"/>
        </w:rPr>
      </w:pPr>
      <m:oMathPara>
        <m:oMathParaPr>
          <m:jc m:val="center"/>
        </m:oMathParaPr>
        <m:oMath>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+32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+32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oMath>
      </m:oMathPara>
    </w:p>
    <w:p w14:paraId="1A2587A2"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Then, by lemma </w:t>
      </w:r>
      <m:oMath>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≤K</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  </m:t>
                </m:r>
              </m:e>
            </m:nary>
          </m:sup>
        </m:sSup>
        <m:r>
          <w:rPr>
            <w:rFonts w:ascii="Cambria Math" w:hAnsi="Cambria Math" w:cs="Arial"/>
            <w:color w:val="333333"/>
            <w:shd w:val="clear" w:color="auto" w:fill="FFFFFF"/>
          </w:rPr>
          <m:t>∀ t∈[0,T]</m:t>
        </m:r>
      </m:oMath>
      <w:r>
        <w:rPr>
          <w:rFonts w:ascii="Arial" w:hAnsi="Arial" w:cs="Arial"/>
          <w:color w:val="333333"/>
          <w:shd w:val="clear" w:color="auto" w:fill="FFFFFF"/>
        </w:rPr>
        <w:t>, we obtain:</w:t>
      </w:r>
    </w:p>
    <w:p w14:paraId="2CD118F6" w14:textId="77777777" w:rsidR="008D1943" w:rsidRPr="00ED2E75" w:rsidRDefault="00000000" w:rsidP="008D1943">
      <w:pPr>
        <w:spacing w:line="360" w:lineRule="auto"/>
        <w:jc w:val="both"/>
        <w:rPr>
          <w:rFonts w:ascii="Arial" w:hAnsi="Arial" w:cs="Arial"/>
          <w:color w:val="333333"/>
          <w:shd w:val="clear" w:color="auto" w:fill="FFFFFF"/>
        </w:rPr>
      </w:pPr>
      <m:oMathPara>
        <m:oMathParaPr>
          <m:jc m:val="left"/>
        </m:oMathParaP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E [sup</m:t>
                  </m:r>
                </m:e>
                <m:lim>
                  <m:r>
                    <w:rPr>
                      <w:rFonts w:ascii="Cambria Math" w:hAnsi="Cambria Math" w:cs="Arial"/>
                      <w:color w:val="333333"/>
                      <w:shd w:val="clear" w:color="auto" w:fill="FFFFFF"/>
                    </w:rPr>
                    <m:t xml:space="preserve">     u∈[0,t]</m:t>
                  </m:r>
                </m:lim>
              </m:limLow>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e>
              </m:d>
              <m:r>
                <w:rPr>
                  <w:rFonts w:ascii="Cambria Math" w:hAnsi="Cambria Math" w:cs="Arial"/>
                  <w:color w:val="333333"/>
                  <w:shd w:val="clear" w:color="auto" w:fill="FFFFFF"/>
                </w:rPr>
                <m:t>≤(64</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64C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T+ε)</m:t>
                  </m:r>
                </m:e>
                <m:sup>
                  <m:r>
                    <w:rPr>
                      <w:rFonts w:ascii="Cambria Math" w:hAnsi="Cambria Math" w:cs="Arial"/>
                      <w:color w:val="333333"/>
                      <w:shd w:val="clear" w:color="auto" w:fill="FFFFFF"/>
                    </w:rPr>
                    <m:t>2a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a+1</m:t>
                  </m:r>
                </m:num>
                <m:den>
                  <m:r>
                    <w:rPr>
                      <w:rFonts w:ascii="Cambria Math" w:hAnsi="Cambria Math" w:cs="Arial"/>
                      <w:color w:val="333333"/>
                      <w:shd w:val="clear" w:color="auto" w:fill="FFFFFF"/>
                    </w:rPr>
                    <m:t>a</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(1+E||[</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r>
                    <w:rPr>
                      <w:rFonts w:ascii="Cambria Math" w:hAnsi="Cambria Math" w:cs="Arial"/>
                      <w:color w:val="333333"/>
                      <w:shd w:val="clear" w:color="auto" w:fill="FFFFFF"/>
                    </w:rPr>
                    <m:t>(s)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0</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e>
              </m:nary>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+32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T+ε</m:t>
                          </m:r>
                        </m:e>
                      </m:d>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+32</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L</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sup>
              </m:sSup>
              <m:r>
                <w:rPr>
                  <w:rFonts w:ascii="Cambria Math" w:hAnsi="Cambria Math" w:cs="Arial"/>
                  <w:color w:val="333333"/>
                  <w:shd w:val="clear" w:color="auto" w:fill="FFFFFF"/>
                </w:rPr>
                <m:t xml:space="preserve"> </m:t>
              </m:r>
            </m:e>
          </m:func>
        </m:oMath>
      </m:oMathPara>
    </w:p>
    <w:p w14:paraId="6CB7574D" w14:textId="77777777" w:rsidR="008D1943" w:rsidRPr="007233C1" w:rsidRDefault="008D1943" w:rsidP="008D1943">
      <w:pPr>
        <w:spacing w:line="360" w:lineRule="auto"/>
        <w:ind w:firstLine="720"/>
        <w:jc w:val="both"/>
        <w:rPr>
          <w:rFonts w:ascii="Arial" w:hAnsi="Arial" w:cs="Arial"/>
          <w:color w:val="333333"/>
          <w:highlight w:val="yellow"/>
          <w:shd w:val="clear" w:color="auto" w:fill="FFFFFF"/>
        </w:rPr>
      </w:pPr>
      <w:r>
        <w:rPr>
          <w:rFonts w:ascii="Arial" w:hAnsi="Arial" w:cs="Arial"/>
          <w:color w:val="333333"/>
          <w:shd w:val="clear" w:color="auto" w:fill="FFFFFF"/>
        </w:rPr>
        <w:t xml:space="preserve">We can use the fact that the space of continuous functions equipped with the supremum norm is complete i.e., all Cauchy sequences converge, to conclude that the solution </w:t>
      </w:r>
      <w:r w:rsidRPr="00267FC5">
        <w:rPr>
          <w:rFonts w:ascii="Arial" w:hAnsi="Arial" w:cs="Arial"/>
          <w:i/>
          <w:iCs/>
          <w:color w:val="333333"/>
          <w:shd w:val="clear" w:color="auto" w:fill="FFFFFF"/>
        </w:rPr>
        <w:t>X(u)</w:t>
      </w:r>
      <w:r>
        <w:rPr>
          <w:rFonts w:ascii="Arial" w:hAnsi="Arial" w:cs="Arial"/>
          <w:color w:val="333333"/>
          <w:shd w:val="clear" w:color="auto" w:fill="FFFFFF"/>
        </w:rPr>
        <w:t xml:space="preserve"> converges to a limit process as the perturbation parameter </w:t>
      </w:r>
      <w:r>
        <w:rPr>
          <w:rFonts w:ascii="Arial" w:hAnsi="Arial" w:cs="Arial"/>
          <w:i/>
          <w:iCs/>
          <w:color w:val="333333"/>
          <w:shd w:val="clear" w:color="auto" w:fill="FFFFFF"/>
        </w:rPr>
        <w:t xml:space="preserve">ε </w:t>
      </w:r>
      <w:r>
        <w:rPr>
          <w:rFonts w:ascii="Arial" w:hAnsi="Arial" w:cs="Arial"/>
          <w:color w:val="333333"/>
          <w:shd w:val="clear" w:color="auto" w:fill="FFFFFF"/>
        </w:rPr>
        <w:t>goes to zero.</w:t>
      </w:r>
      <w:r w:rsidRPr="00D52B5C">
        <w:t xml:space="preserve"> </w:t>
      </w:r>
      <w:r w:rsidRPr="007233C1">
        <w:rPr>
          <w:highlight w:val="yellow"/>
        </w:rPr>
        <w:t>T</w:t>
      </w:r>
      <w:r w:rsidRPr="007233C1">
        <w:rPr>
          <w:rFonts w:ascii="Arial" w:hAnsi="Arial" w:cs="Arial"/>
          <w:color w:val="333333"/>
          <w:highlight w:val="yellow"/>
          <w:shd w:val="clear" w:color="auto" w:fill="FFFFFF"/>
        </w:rPr>
        <w:t xml:space="preserve">he </w:t>
      </w:r>
      <w:proofErr w:type="spellStart"/>
      <w:r w:rsidRPr="007233C1">
        <w:rPr>
          <w:rFonts w:ascii="Arial" w:hAnsi="Arial" w:cs="Arial"/>
          <w:color w:val="333333"/>
          <w:highlight w:val="yellow"/>
          <w:shd w:val="clear" w:color="auto" w:fill="FFFFFF"/>
        </w:rPr>
        <w:t>prefactor</w:t>
      </w:r>
      <w:proofErr w:type="spellEnd"/>
      <w:r w:rsidRPr="007233C1">
        <w:rPr>
          <w:rFonts w:ascii="Arial" w:hAnsi="Arial" w:cs="Arial"/>
          <w:color w:val="333333"/>
          <w:highlight w:val="yellow"/>
          <w:shd w:val="clear" w:color="auto" w:fill="FFFFFF"/>
        </w:rPr>
        <w:t xml:space="preserve"> </w:t>
      </w:r>
      <m:oMath>
        <m:r>
          <w:rPr>
            <w:rFonts w:ascii="Cambria Math" w:hAnsi="Cambria Math" w:cs="Arial"/>
            <w:color w:val="333333"/>
            <w:highlight w:val="yellow"/>
            <w:shd w:val="clear" w:color="auto" w:fill="FFFFFF"/>
          </w:rPr>
          <m:t>K=(64</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2a</m:t>
            </m:r>
          </m:sup>
        </m:sSup>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C</m:t>
            </m:r>
          </m:e>
          <m:sup>
            <m:r>
              <w:rPr>
                <w:rFonts w:ascii="Cambria Math" w:hAnsi="Cambria Math" w:cs="Arial"/>
                <w:color w:val="333333"/>
                <w:highlight w:val="yellow"/>
                <w:shd w:val="clear" w:color="auto" w:fill="FFFFFF"/>
              </w:rPr>
              <m:t>2</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64C</m:t>
            </m:r>
          </m:e>
          <m:sup>
            <m:r>
              <w:rPr>
                <w:rFonts w:ascii="Cambria Math" w:hAnsi="Cambria Math" w:cs="Arial"/>
                <w:color w:val="333333"/>
                <w:highlight w:val="yellow"/>
                <w:shd w:val="clear" w:color="auto" w:fill="FFFFFF"/>
              </w:rPr>
              <m:t>2</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T+ε)</m:t>
            </m:r>
          </m:e>
          <m:sup>
            <m:r>
              <w:rPr>
                <w:rFonts w:ascii="Cambria Math" w:hAnsi="Cambria Math" w:cs="Arial"/>
                <w:color w:val="333333"/>
                <w:highlight w:val="yellow"/>
                <w:shd w:val="clear" w:color="auto" w:fill="FFFFFF"/>
              </w:rPr>
              <m:t>2a</m:t>
            </m:r>
          </m:sup>
        </m:sSup>
        <m:f>
          <m:fPr>
            <m:ctrlPr>
              <w:rPr>
                <w:rFonts w:ascii="Cambria Math" w:hAnsi="Cambria Math" w:cs="Arial"/>
                <w:i/>
                <w:color w:val="333333"/>
                <w:highlight w:val="yellow"/>
                <w:shd w:val="clear" w:color="auto" w:fill="FFFFFF"/>
              </w:rPr>
            </m:ctrlPr>
          </m:fPr>
          <m:num>
            <m:r>
              <w:rPr>
                <w:rFonts w:ascii="Cambria Math" w:hAnsi="Cambria Math" w:cs="Arial"/>
                <w:color w:val="333333"/>
                <w:highlight w:val="yellow"/>
                <w:shd w:val="clear" w:color="auto" w:fill="FFFFFF"/>
              </w:rPr>
              <m:t>a+1</m:t>
            </m:r>
          </m:num>
          <m:den>
            <m:r>
              <w:rPr>
                <w:rFonts w:ascii="Cambria Math" w:hAnsi="Cambria Math" w:cs="Arial"/>
                <w:color w:val="333333"/>
                <w:highlight w:val="yellow"/>
                <w:shd w:val="clear" w:color="auto" w:fill="FFFFFF"/>
              </w:rPr>
              <m:t>a</m:t>
            </m:r>
          </m:den>
        </m:f>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m:t>
        </m:r>
        <m:nary>
          <m:naryPr>
            <m:limLoc m:val="subSup"/>
            <m:ctrlPr>
              <w:rPr>
                <w:rFonts w:ascii="Cambria Math" w:hAnsi="Cambria Math" w:cs="Arial"/>
                <w:i/>
                <w:color w:val="333333"/>
                <w:highlight w:val="yellow"/>
                <w:shd w:val="clear" w:color="auto" w:fill="FFFFFF"/>
              </w:rPr>
            </m:ctrlPr>
          </m:naryPr>
          <m:sub>
            <m:r>
              <w:rPr>
                <w:rFonts w:ascii="Cambria Math" w:hAnsi="Cambria Math" w:cs="Arial"/>
                <w:color w:val="333333"/>
                <w:highlight w:val="yellow"/>
                <w:shd w:val="clear" w:color="auto" w:fill="FFFFFF"/>
              </w:rPr>
              <m:t>0</m:t>
            </m:r>
          </m:sub>
          <m:sup>
            <m:r>
              <w:rPr>
                <w:rFonts w:ascii="Cambria Math" w:hAnsi="Cambria Math" w:cs="Arial"/>
                <w:color w:val="333333"/>
                <w:highlight w:val="yellow"/>
                <w:shd w:val="clear" w:color="auto" w:fill="FFFFFF"/>
              </w:rPr>
              <m:t>t</m:t>
            </m:r>
          </m:sup>
          <m:e>
            <m:r>
              <w:rPr>
                <w:rFonts w:ascii="Cambria Math" w:hAnsi="Cambria Math" w:cs="Arial"/>
                <w:color w:val="333333"/>
                <w:highlight w:val="yellow"/>
                <w:shd w:val="clear" w:color="auto" w:fill="FFFFFF"/>
              </w:rPr>
              <m:t>(1+E||[</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X</m:t>
                </m:r>
              </m:e>
              <m:sup>
                <m:r>
                  <w:rPr>
                    <w:rFonts w:ascii="Cambria Math" w:hAnsi="Cambria Math" w:cs="Arial"/>
                    <w:color w:val="333333"/>
                    <w:highlight w:val="yellow"/>
                    <w:shd w:val="clear" w:color="auto" w:fill="FFFFFF"/>
                  </w:rPr>
                  <m:t>ε</m:t>
                </m:r>
              </m:sup>
            </m:sSup>
            <m:r>
              <w:rPr>
                <w:rFonts w:ascii="Cambria Math" w:hAnsi="Cambria Math" w:cs="Arial"/>
                <w:color w:val="333333"/>
                <w:highlight w:val="yellow"/>
                <w:shd w:val="clear" w:color="auto" w:fill="FFFFFF"/>
              </w:rPr>
              <m:t>(s)</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0</m:t>
                </m:r>
              </m:sup>
            </m:sSup>
            <m:r>
              <w:rPr>
                <w:rFonts w:ascii="Cambria Math" w:hAnsi="Cambria Math" w:cs="Arial"/>
                <w:color w:val="333333"/>
                <w:highlight w:val="yellow"/>
                <w:shd w:val="clear" w:color="auto" w:fill="FFFFFF"/>
              </w:rPr>
              <m:t>|</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m:t>
                </m:r>
              </m:e>
              <m:sup>
                <m:r>
                  <w:rPr>
                    <w:rFonts w:ascii="Cambria Math" w:hAnsi="Cambria Math" w:cs="Arial"/>
                    <w:color w:val="333333"/>
                    <w:highlight w:val="yellow"/>
                    <w:shd w:val="clear" w:color="auto" w:fill="FFFFFF"/>
                  </w:rPr>
                  <m:t>2</m:t>
                </m:r>
              </m:sup>
            </m:sSup>
            <m:r>
              <w:rPr>
                <w:rFonts w:ascii="Cambria Math" w:hAnsi="Cambria Math" w:cs="Arial"/>
                <w:color w:val="333333"/>
                <w:highlight w:val="yellow"/>
                <w:shd w:val="clear" w:color="auto" w:fill="FFFFFF"/>
              </w:rPr>
              <m:t>)ds</m:t>
            </m:r>
          </m:e>
        </m:nary>
      </m:oMath>
      <w:r w:rsidRPr="007233C1">
        <w:rPr>
          <w:rFonts w:ascii="Arial" w:hAnsi="Arial" w:cs="Arial"/>
          <w:color w:val="333333"/>
          <w:highlight w:val="yellow"/>
          <w:shd w:val="clear" w:color="auto" w:fill="FFFFFF"/>
        </w:rPr>
        <w:t xml:space="preserve"> goes to 0 because </w:t>
      </w:r>
      <w:r w:rsidRPr="007233C1">
        <w:rPr>
          <w:rFonts w:ascii="Arial" w:hAnsi="Arial" w:cs="Arial"/>
          <w:i/>
          <w:iCs/>
          <w:color w:val="333333"/>
          <w:highlight w:val="yellow"/>
          <w:shd w:val="clear" w:color="auto" w:fill="FFFFFF"/>
        </w:rPr>
        <w:t>a&gt;0</w:t>
      </w:r>
      <w:r w:rsidRPr="007233C1">
        <w:rPr>
          <w:rFonts w:ascii="Arial" w:hAnsi="Arial" w:cs="Arial"/>
          <w:color w:val="333333"/>
          <w:highlight w:val="yellow"/>
          <w:shd w:val="clear" w:color="auto" w:fill="FFFFFF"/>
        </w:rPr>
        <w:t xml:space="preserve"> and as</w:t>
      </w:r>
      <w:r w:rsidRPr="007233C1">
        <w:rPr>
          <w:rFonts w:ascii="Arial" w:hAnsi="Arial" w:cs="Arial"/>
          <w:color w:val="333333"/>
          <w:highlight w:val="yellow"/>
        </w:rPr>
        <w:t xml:space="preserve"> </w:t>
      </w:r>
      <w:r w:rsidRPr="007233C1">
        <w:rPr>
          <w:rFonts w:ascii="Arial" w:hAnsi="Arial" w:cs="Arial"/>
          <w:i/>
          <w:iCs/>
          <w:color w:val="333333"/>
          <w:highlight w:val="yellow"/>
        </w:rPr>
        <w:t>ε</w:t>
      </w:r>
      <w:r w:rsidRPr="007233C1">
        <w:rPr>
          <w:rFonts w:ascii="Arial" w:hAnsi="Arial" w:cs="Arial"/>
          <w:color w:val="333333"/>
          <w:highlight w:val="yellow"/>
        </w:rPr>
        <w:t xml:space="preserve"> approaches zero, </w:t>
      </w:r>
      <m:oMath>
        <m:sSub>
          <m:sSubPr>
            <m:ctrlPr>
              <w:rPr>
                <w:rFonts w:ascii="Cambria Math" w:hAnsi="Cambria Math" w:cs="Arial"/>
                <w:i/>
                <w:color w:val="333333"/>
                <w:highlight w:val="yellow"/>
              </w:rPr>
            </m:ctrlPr>
          </m:sSubPr>
          <m:e>
            <m:r>
              <w:rPr>
                <w:rFonts w:ascii="Cambria Math" w:hAnsi="Cambria Math" w:cs="Arial"/>
                <w:color w:val="333333"/>
                <w:highlight w:val="yellow"/>
              </w:rPr>
              <m:t>K</m:t>
            </m:r>
          </m:e>
          <m:sub>
            <m:r>
              <w:rPr>
                <w:rFonts w:ascii="Cambria Math" w:hAnsi="Cambria Math" w:cs="Arial"/>
                <w:color w:val="333333"/>
                <w:highlight w:val="yellow"/>
              </w:rPr>
              <m:t>ε</m:t>
            </m:r>
          </m:sub>
        </m:sSub>
        <m:d>
          <m:dPr>
            <m:ctrlPr>
              <w:rPr>
                <w:rFonts w:ascii="Cambria Math" w:hAnsi="Cambria Math" w:cs="Arial"/>
                <w:i/>
                <w:color w:val="333333"/>
                <w:highlight w:val="yellow"/>
              </w:rPr>
            </m:ctrlPr>
          </m:dPr>
          <m:e>
            <m:r>
              <w:rPr>
                <w:rFonts w:ascii="Cambria Math" w:hAnsi="Cambria Math" w:cs="Arial"/>
                <w:color w:val="333333"/>
                <w:highlight w:val="yellow"/>
              </w:rPr>
              <m:t>t</m:t>
            </m:r>
          </m:e>
        </m:d>
        <m:r>
          <w:rPr>
            <w:rFonts w:ascii="Cambria Math" w:hAnsi="Cambria Math" w:cs="Arial"/>
            <w:color w:val="333333"/>
            <w:highlight w:val="yellow"/>
          </w:rPr>
          <m:t>=Ο(</m:t>
        </m:r>
        <m:sSup>
          <m:sSupPr>
            <m:ctrlPr>
              <w:rPr>
                <w:rFonts w:ascii="Cambria Math" w:hAnsi="Cambria Math" w:cs="Arial"/>
                <w:i/>
                <w:color w:val="333333"/>
                <w:highlight w:val="yellow"/>
              </w:rPr>
            </m:ctrlPr>
          </m:sSupPr>
          <m:e>
            <m:r>
              <w:rPr>
                <w:rFonts w:ascii="Cambria Math" w:hAnsi="Cambria Math" w:cs="Arial"/>
                <w:color w:val="333333"/>
                <w:highlight w:val="yellow"/>
              </w:rPr>
              <m:t>e</m:t>
            </m:r>
          </m:e>
          <m:sup>
            <m:r>
              <w:rPr>
                <w:rFonts w:ascii="Cambria Math" w:hAnsi="Cambria Math" w:cs="Arial"/>
                <w:color w:val="333333"/>
                <w:highlight w:val="yellow"/>
              </w:rPr>
              <m:t>a</m:t>
            </m:r>
          </m:sup>
        </m:sSup>
        <m:r>
          <w:rPr>
            <w:rFonts w:ascii="Cambria Math" w:hAnsi="Cambria Math" w:cs="Arial"/>
            <w:color w:val="333333"/>
            <w:highlight w:val="yellow"/>
          </w:rPr>
          <m:t>)→0.</m:t>
        </m:r>
      </m:oMath>
    </w:p>
    <w:p w14:paraId="509D1F2E" w14:textId="77777777" w:rsidR="008D1943" w:rsidRDefault="008D1943" w:rsidP="008D1943">
      <w:pPr>
        <w:spacing w:line="360" w:lineRule="auto"/>
        <w:ind w:firstLine="720"/>
        <w:jc w:val="both"/>
        <w:rPr>
          <w:rFonts w:ascii="Arial" w:hAnsi="Arial" w:cs="Arial"/>
          <w:color w:val="333333"/>
          <w:shd w:val="clear" w:color="auto" w:fill="FFFFFF"/>
        </w:rPr>
      </w:pPr>
      <w:r w:rsidRPr="007233C1">
        <w:rPr>
          <w:rFonts w:ascii="Arial" w:hAnsi="Arial" w:cs="Arial"/>
          <w:strike/>
          <w:color w:val="333333"/>
          <w:highlight w:val="green"/>
          <w:shd w:val="clear" w:color="auto" w:fill="FFFFFF"/>
        </w:rPr>
        <w:lastRenderedPageBreak/>
        <w:t xml:space="preserve"> the second and thirds terms in the exponent tend to zero faster than the first term which dominates for large </w:t>
      </w:r>
      <w:r w:rsidRPr="007233C1">
        <w:rPr>
          <w:rFonts w:ascii="Arial" w:hAnsi="Arial" w:cs="Arial"/>
          <w:i/>
          <w:iCs/>
          <w:strike/>
          <w:color w:val="333333"/>
          <w:highlight w:val="green"/>
          <w:shd w:val="clear" w:color="auto" w:fill="FFFFFF"/>
        </w:rPr>
        <w:t>t</w:t>
      </w:r>
      <w:r w:rsidRPr="007233C1">
        <w:rPr>
          <w:rFonts w:ascii="Arial" w:hAnsi="Arial" w:cs="Arial"/>
          <w:strike/>
          <w:color w:val="333333"/>
          <w:highlight w:val="green"/>
          <w:shd w:val="clear" w:color="auto" w:fill="FFFFFF"/>
        </w:rPr>
        <w:t xml:space="preserve">. Therefore, the exponent approaches zero as </w:t>
      </w:r>
      <w:r w:rsidRPr="007233C1">
        <w:rPr>
          <w:rFonts w:ascii="Arial" w:hAnsi="Arial" w:cs="Arial"/>
          <w:i/>
          <w:iCs/>
          <w:strike/>
          <w:color w:val="333333"/>
          <w:highlight w:val="green"/>
          <w:shd w:val="clear" w:color="auto" w:fill="FFFFFF"/>
        </w:rPr>
        <w:t>ε</w:t>
      </w:r>
      <w:r w:rsidRPr="007233C1">
        <w:rPr>
          <w:rFonts w:ascii="Arial" w:hAnsi="Arial" w:cs="Arial"/>
          <w:strike/>
          <w:color w:val="333333"/>
          <w:highlight w:val="green"/>
          <w:shd w:val="clear" w:color="auto" w:fill="FFFFFF"/>
        </w:rPr>
        <w:t xml:space="preserve"> approaches zero, which implies that the supremum of the distance between </w:t>
      </w:r>
      <w:r w:rsidRPr="007233C1">
        <w:rPr>
          <w:rFonts w:ascii="Arial" w:hAnsi="Arial" w:cs="Arial"/>
          <w:i/>
          <w:iCs/>
          <w:strike/>
          <w:color w:val="333333"/>
          <w:highlight w:val="green"/>
          <w:shd w:val="clear" w:color="auto" w:fill="FFFFFF"/>
        </w:rPr>
        <w:t>X(u)</w:t>
      </w:r>
      <w:r w:rsidRPr="007233C1">
        <w:rPr>
          <w:rFonts w:ascii="Arial" w:hAnsi="Arial" w:cs="Arial"/>
          <w:strike/>
          <w:color w:val="333333"/>
          <w:highlight w:val="green"/>
          <w:shd w:val="clear" w:color="auto" w:fill="FFFFFF"/>
        </w:rPr>
        <w:t xml:space="preserve"> and </w:t>
      </w:r>
      <w:proofErr w:type="spellStart"/>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perscript"/>
        </w:rPr>
        <w:t>ε</w:t>
      </w:r>
      <w:proofErr w:type="spellEnd"/>
      <w:r w:rsidRPr="007233C1">
        <w:rPr>
          <w:rFonts w:ascii="Arial" w:hAnsi="Arial" w:cs="Arial"/>
          <w:i/>
          <w:iCs/>
          <w:strike/>
          <w:color w:val="333333"/>
          <w:highlight w:val="green"/>
          <w:shd w:val="clear" w:color="auto" w:fill="FFFFFF"/>
        </w:rPr>
        <w:t>(u)</w:t>
      </w:r>
      <w:r w:rsidRPr="007233C1">
        <w:rPr>
          <w:rFonts w:ascii="Arial" w:hAnsi="Arial" w:cs="Arial"/>
          <w:strike/>
          <w:color w:val="333333"/>
          <w:highlight w:val="green"/>
          <w:shd w:val="clear" w:color="auto" w:fill="FFFFFF"/>
        </w:rPr>
        <w:t xml:space="preserve"> also approaches zero.</w:t>
      </w:r>
      <w:r>
        <w:rPr>
          <w:rFonts w:ascii="Arial" w:hAnsi="Arial" w:cs="Arial"/>
          <w:color w:val="333333"/>
          <w:shd w:val="clear" w:color="auto" w:fill="FFFFFF"/>
        </w:rPr>
        <w:t xml:space="preserve"> </w:t>
      </w:r>
      <w:r w:rsidRPr="009A4010">
        <w:rPr>
          <w:rFonts w:ascii="Arial" w:hAnsi="Arial" w:cs="Arial"/>
          <w:color w:val="333333"/>
          <w:shd w:val="clear" w:color="auto" w:fill="FFFFFF"/>
        </w:rPr>
        <w:t xml:space="preserve">This completes the proof that </w:t>
      </w:r>
      <w:proofErr w:type="spellStart"/>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ε</w:t>
      </w:r>
      <w:proofErr w:type="spellEnd"/>
      <w:r w:rsidRPr="00267FC5">
        <w:rPr>
          <w:rFonts w:ascii="Arial" w:hAnsi="Arial" w:cs="Arial"/>
          <w:i/>
          <w:iCs/>
          <w:color w:val="333333"/>
          <w:shd w:val="clear" w:color="auto" w:fill="FFFFFF"/>
        </w:rPr>
        <w:t>(t)</w:t>
      </w:r>
      <w:r w:rsidRPr="009A4010">
        <w:rPr>
          <w:rFonts w:ascii="Arial" w:hAnsi="Arial" w:cs="Arial"/>
          <w:color w:val="333333"/>
          <w:shd w:val="clear" w:color="auto" w:fill="FFFFFF"/>
        </w:rPr>
        <w:t xml:space="preserve"> converges to the solution </w:t>
      </w:r>
      <w:r w:rsidRPr="00267FC5">
        <w:rPr>
          <w:rFonts w:ascii="Arial" w:hAnsi="Arial" w:cs="Arial"/>
          <w:i/>
          <w:iCs/>
          <w:color w:val="333333"/>
          <w:shd w:val="clear" w:color="auto" w:fill="FFFFFF"/>
        </w:rPr>
        <w:t>X(t)</w:t>
      </w:r>
      <w:r w:rsidRPr="009A4010">
        <w:rPr>
          <w:rFonts w:ascii="Arial" w:hAnsi="Arial" w:cs="Arial"/>
          <w:color w:val="333333"/>
          <w:shd w:val="clear" w:color="auto" w:fill="FFFFFF"/>
        </w:rPr>
        <w:t xml:space="preserve"> in </w:t>
      </w:r>
      <w:r w:rsidRPr="00267FC5">
        <w:rPr>
          <w:rFonts w:ascii="Arial" w:hAnsi="Arial" w:cs="Arial"/>
          <w:i/>
          <w:iCs/>
          <w:color w:val="333333"/>
          <w:shd w:val="clear" w:color="auto" w:fill="FFFFFF"/>
        </w:rPr>
        <w:t>L</w:t>
      </w:r>
      <w:r w:rsidRPr="00267FC5">
        <w:rPr>
          <w:rFonts w:ascii="Arial" w:hAnsi="Arial" w:cs="Arial"/>
          <w:i/>
          <w:iCs/>
          <w:color w:val="333333"/>
          <w:shd w:val="clear" w:color="auto" w:fill="FFFFFF"/>
          <w:vertAlign w:val="superscript"/>
        </w:rPr>
        <w:t>2</w:t>
      </w:r>
      <w:r w:rsidRPr="009A4010">
        <w:rPr>
          <w:rFonts w:ascii="Arial" w:hAnsi="Arial" w:cs="Arial"/>
          <w:color w:val="333333"/>
          <w:shd w:val="clear" w:color="auto" w:fill="FFFFFF"/>
        </w:rPr>
        <w:t xml:space="preserve"> space as </w:t>
      </w:r>
      <w:r w:rsidRPr="00267FC5">
        <w:rPr>
          <w:rFonts w:ascii="Arial" w:hAnsi="Arial" w:cs="Arial"/>
          <w:i/>
          <w:iCs/>
          <w:color w:val="333333"/>
          <w:shd w:val="clear" w:color="auto" w:fill="FFFFFF"/>
        </w:rPr>
        <w:t>ε</w:t>
      </w:r>
      <w:r w:rsidRPr="009A4010">
        <w:rPr>
          <w:rFonts w:ascii="Arial" w:hAnsi="Arial" w:cs="Arial"/>
          <w:color w:val="333333"/>
          <w:shd w:val="clear" w:color="auto" w:fill="FFFFFF"/>
        </w:rPr>
        <w:t xml:space="preserve"> → 0 and </w:t>
      </w:r>
      <w:r w:rsidRPr="00267FC5">
        <w:rPr>
          <w:rFonts w:ascii="Arial" w:hAnsi="Arial" w:cs="Arial"/>
          <w:i/>
          <w:iCs/>
          <w:color w:val="333333"/>
          <w:shd w:val="clear" w:color="auto" w:fill="FFFFFF"/>
        </w:rPr>
        <w:t xml:space="preserve">t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[0, T]</w:t>
      </w:r>
      <w:r w:rsidRPr="009A4010">
        <w:rPr>
          <w:rFonts w:ascii="Arial" w:hAnsi="Arial" w:cs="Arial"/>
          <w:color w:val="333333"/>
          <w:shd w:val="clear" w:color="auto" w:fill="FFFFFF"/>
        </w:rPr>
        <w:t>.</w:t>
      </w:r>
      <w:r>
        <w:rPr>
          <w:rFonts w:ascii="Arial" w:hAnsi="Arial" w:cs="Arial"/>
          <w:color w:val="333333"/>
          <w:shd w:val="clear" w:color="auto" w:fill="FFFFFF"/>
        </w:rPr>
        <w:t xml:space="preserve"> Q.E.D.</w:t>
      </w:r>
    </w:p>
    <w:p w14:paraId="36C20B71" w14:textId="77777777" w:rsidR="008D1943" w:rsidRDefault="008D1943" w:rsidP="008D1943">
      <w:pPr>
        <w:pStyle w:val="Heading3"/>
        <w:spacing w:line="360" w:lineRule="auto"/>
      </w:pPr>
      <w:r>
        <w:rPr>
          <w:rFonts w:ascii="Arial" w:hAnsi="Arial" w:cs="Arial"/>
          <w:color w:val="333333"/>
          <w:shd w:val="clear" w:color="auto" w:fill="FFFFFF"/>
        </w:rPr>
        <w:t xml:space="preserve"> </w:t>
      </w:r>
      <w:r>
        <w:t xml:space="preserve">5.1.5 APPLICATIONS </w:t>
      </w:r>
    </w:p>
    <w:p w14:paraId="4D3DBED3" w14:textId="77777777" w:rsidR="008D1943" w:rsidRDefault="008D1943" w:rsidP="008D1943">
      <w:pPr>
        <w:spacing w:line="360" w:lineRule="auto"/>
        <w:ind w:firstLine="720"/>
        <w:jc w:val="both"/>
        <w:rPr>
          <w:rFonts w:ascii="Arial" w:hAnsi="Arial" w:cs="Arial"/>
          <w:color w:val="333333"/>
          <w:shd w:val="clear" w:color="auto" w:fill="FFFFFF"/>
        </w:rPr>
      </w:pPr>
      <w:r w:rsidRPr="00E35D0E">
        <w:rPr>
          <w:rFonts w:ascii="Arial" w:hAnsi="Arial" w:cs="Arial"/>
          <w:color w:val="333333"/>
          <w:shd w:val="clear" w:color="auto" w:fill="FFFFFF"/>
        </w:rPr>
        <w:t>We will now describe the dynamics of a particle, considering the uncertainties involved. The underlying stochastic process is modelled by a fractional Brownian motion (</w:t>
      </w:r>
      <w:proofErr w:type="spellStart"/>
      <w:r w:rsidRPr="00E35D0E">
        <w:rPr>
          <w:rFonts w:ascii="Arial" w:hAnsi="Arial" w:cs="Arial"/>
          <w:color w:val="333333"/>
          <w:shd w:val="clear" w:color="auto" w:fill="FFFFFF"/>
        </w:rPr>
        <w:t>fBm</w:t>
      </w:r>
      <w:proofErr w:type="spellEnd"/>
      <w:r w:rsidRPr="00E35D0E">
        <w:rPr>
          <w:rFonts w:ascii="Arial" w:hAnsi="Arial" w:cs="Arial"/>
          <w:color w:val="333333"/>
          <w:shd w:val="clear" w:color="auto" w:fill="FFFFFF"/>
        </w:rPr>
        <w:t>), known for its long-range dependence and self-similarity, which makes it suitable for financial modelling. Fractional Brownian motion is traditionally employed in financial modelling due to its ability to represent memory effects through the Hurst exponent with values significantly influencing the roughness or smoothness of volatility</w:t>
      </w:r>
      <w:r>
        <w:rPr>
          <w:rFonts w:ascii="Arial" w:hAnsi="Arial" w:cs="Arial"/>
          <w:color w:val="333333"/>
          <w:shd w:val="clear" w:color="auto" w:fill="FFFFFF"/>
        </w:rPr>
        <w:t xml:space="preserve"> </w:t>
      </w:r>
      <w:sdt>
        <w:sdtPr>
          <w:rPr>
            <w:rFonts w:ascii="Arial" w:hAnsi="Arial" w:cs="Arial"/>
            <w:color w:val="333333"/>
            <w:shd w:val="clear" w:color="auto" w:fill="FFFFFF"/>
          </w:rPr>
          <w:id w:val="565763858"/>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Tha06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[80]</w:t>
          </w:r>
          <w:r>
            <w:rPr>
              <w:rFonts w:ascii="Arial" w:hAnsi="Arial" w:cs="Arial"/>
              <w:color w:val="333333"/>
              <w:shd w:val="clear" w:color="auto" w:fill="FFFFFF"/>
            </w:rPr>
            <w:fldChar w:fldCharType="end"/>
          </w:r>
        </w:sdtContent>
      </w:sdt>
      <w:r>
        <w:rPr>
          <w:rFonts w:ascii="Arial" w:hAnsi="Arial" w:cs="Arial"/>
          <w:color w:val="333333"/>
          <w:shd w:val="clear" w:color="auto" w:fill="FFFFFF"/>
        </w:rPr>
        <w:t>.</w:t>
      </w:r>
    </w:p>
    <w:p w14:paraId="54CE7726" w14:textId="77777777" w:rsidR="008D1943" w:rsidRPr="00E35D0E"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ab/>
      </w:r>
      <w:r w:rsidRPr="00E35D0E">
        <w:rPr>
          <w:rFonts w:ascii="Arial" w:hAnsi="Arial" w:cs="Arial"/>
          <w:color w:val="333333"/>
          <w:shd w:val="clear" w:color="auto" w:fill="FFFFFF"/>
        </w:rPr>
        <w:t xml:space="preserve">The model involves fuzzy processes, denoted by </w:t>
      </w:r>
      <w:proofErr w:type="spellStart"/>
      <w:r w:rsidRPr="00E35D0E">
        <w:rPr>
          <w:rFonts w:ascii="Arial" w:hAnsi="Arial" w:cs="Arial"/>
          <w:i/>
          <w:iCs/>
          <w:color w:val="333333"/>
          <w:shd w:val="clear" w:color="auto" w:fill="FFFFFF"/>
        </w:rPr>
        <w:t>x</w:t>
      </w:r>
      <w:r w:rsidRPr="00E35D0E">
        <w:rPr>
          <w:rFonts w:ascii="Arial" w:hAnsi="Arial" w:cs="Arial"/>
          <w:i/>
          <w:iCs/>
          <w:color w:val="333333"/>
          <w:shd w:val="clear" w:color="auto" w:fill="FFFFFF"/>
          <w:vertAlign w:val="subscript"/>
        </w:rPr>
        <w:t>ε</w:t>
      </w:r>
      <w:proofErr w:type="spellEnd"/>
      <w:r w:rsidRPr="00E35D0E">
        <w:rPr>
          <w:rFonts w:ascii="Arial" w:hAnsi="Arial" w:cs="Arial"/>
          <w:i/>
          <w:iCs/>
          <w:color w:val="333333"/>
          <w:shd w:val="clear" w:color="auto" w:fill="FFFFFF"/>
        </w:rPr>
        <w:t>(t)</w:t>
      </w:r>
      <w:r w:rsidRPr="00E35D0E">
        <w:rPr>
          <w:rFonts w:ascii="Arial" w:hAnsi="Arial" w:cs="Arial"/>
          <w:color w:val="333333"/>
          <w:shd w:val="clear" w:color="auto" w:fill="FFFFFF"/>
        </w:rPr>
        <w:t>, which are functions that map the time parameter</w:t>
      </w:r>
      <w:r w:rsidRPr="00E35D0E">
        <w:rPr>
          <w:rFonts w:ascii="Arial" w:hAnsi="Arial" w:cs="Arial"/>
          <w:i/>
          <w:iCs/>
          <w:color w:val="333333"/>
          <w:shd w:val="clear" w:color="auto" w:fill="FFFFFF"/>
        </w:rPr>
        <w:t xml:space="preserve"> t</w:t>
      </w:r>
      <w:r w:rsidRPr="00E35D0E">
        <w:rPr>
          <w:rFonts w:ascii="Arial" w:hAnsi="Arial" w:cs="Arial"/>
          <w:color w:val="333333"/>
          <w:shd w:val="clear" w:color="auto" w:fill="FFFFFF"/>
        </w:rPr>
        <w:t xml:space="preserve"> to a set of possible values in </w:t>
      </w:r>
      <w:r w:rsidRPr="00E35D0E">
        <w:rPr>
          <w:rFonts w:ascii="Arial" w:hAnsi="Arial" w:cs="Arial"/>
          <w:i/>
          <w:iCs/>
          <w:color w:val="333333"/>
          <w:shd w:val="clear" w:color="auto" w:fill="FFFFFF"/>
        </w:rPr>
        <w:t>R</w:t>
      </w:r>
      <w:r w:rsidRPr="00E35D0E">
        <w:rPr>
          <w:rFonts w:ascii="Arial" w:hAnsi="Arial" w:cs="Arial"/>
          <w:color w:val="333333"/>
          <w:shd w:val="clear" w:color="auto" w:fill="FFFFFF"/>
        </w:rPr>
        <w:t xml:space="preserve"> with certain degrees of membership that quantify uncertainty or ambiguity inherent to market expectations. Unlike traditional models that typically incorporate either </w:t>
      </w:r>
      <w:proofErr w:type="spellStart"/>
      <w:r w:rsidRPr="00E35D0E">
        <w:rPr>
          <w:rFonts w:ascii="Arial" w:hAnsi="Arial" w:cs="Arial"/>
          <w:color w:val="333333"/>
          <w:shd w:val="clear" w:color="auto" w:fill="FFFFFF"/>
        </w:rPr>
        <w:t>fBm</w:t>
      </w:r>
      <w:proofErr w:type="spellEnd"/>
      <w:r w:rsidRPr="00E35D0E">
        <w:rPr>
          <w:rFonts w:ascii="Arial" w:hAnsi="Arial" w:cs="Arial"/>
          <w:color w:val="333333"/>
          <w:shd w:val="clear" w:color="auto" w:fill="FFFFFF"/>
        </w:rPr>
        <w:t xml:space="preserve"> or fuzzy logic individually, our approach combines both techniques to offer a more robust and realistic characterisation of market uncertainty.</w:t>
      </w:r>
    </w:p>
    <w:p w14:paraId="0FBDC61F" w14:textId="77777777" w:rsidR="008D1943" w:rsidRPr="00E35D0E" w:rsidRDefault="008D1943" w:rsidP="008D1943">
      <w:pPr>
        <w:spacing w:line="360" w:lineRule="auto"/>
        <w:ind w:firstLine="720"/>
        <w:jc w:val="both"/>
        <w:rPr>
          <w:rFonts w:ascii="Arial" w:hAnsi="Arial" w:cs="Arial"/>
          <w:color w:val="333333"/>
          <w:highlight w:val="yellow"/>
          <w:shd w:val="clear" w:color="auto" w:fill="FFFFFF"/>
        </w:rPr>
      </w:pPr>
      <w:r w:rsidRPr="00E35D0E">
        <w:rPr>
          <w:rFonts w:ascii="Arial" w:hAnsi="Arial" w:cs="Arial"/>
          <w:color w:val="333333"/>
          <w:shd w:val="clear" w:color="auto" w:fill="FFFFFF"/>
        </w:rPr>
        <w:t xml:space="preserve">We consider a stochastic differential equation (SDE) that includes a linear drift coefficient </w:t>
      </w:r>
      <w:r w:rsidRPr="007233C1">
        <w:rPr>
          <w:rFonts w:ascii="Arial" w:hAnsi="Arial" w:cs="Arial"/>
          <w:i/>
          <w:iCs/>
          <w:color w:val="333333"/>
          <w:shd w:val="clear" w:color="auto" w:fill="FFFFFF"/>
        </w:rPr>
        <w:t>μ</w:t>
      </w:r>
      <w:r w:rsidRPr="00E35D0E">
        <w:rPr>
          <w:rFonts w:ascii="Arial" w:hAnsi="Arial" w:cs="Arial"/>
          <w:color w:val="333333"/>
          <w:shd w:val="clear" w:color="auto" w:fill="FFFFFF"/>
        </w:rPr>
        <w:t xml:space="preserve"> and a volatility coefficient </w:t>
      </w:r>
      <w:r w:rsidRPr="007233C1">
        <w:rPr>
          <w:rFonts w:ascii="Arial" w:hAnsi="Arial" w:cs="Arial"/>
          <w:i/>
          <w:iCs/>
          <w:color w:val="333333"/>
          <w:shd w:val="clear" w:color="auto" w:fill="FFFFFF"/>
        </w:rPr>
        <w:t>σ</w:t>
      </w:r>
      <w:r w:rsidRPr="00E35D0E">
        <w:rPr>
          <w:rFonts w:ascii="Arial" w:hAnsi="Arial" w:cs="Arial"/>
          <w:color w:val="333333"/>
          <w:shd w:val="clear" w:color="auto" w:fill="FFFFFF"/>
        </w:rPr>
        <w:t xml:space="preserve">, both initially assumed constant. To find the closed explicit fuzzy solution for </w:t>
      </w:r>
      <w:r w:rsidRPr="00E35D0E">
        <w:rPr>
          <w:rFonts w:ascii="Arial" w:hAnsi="Arial" w:cs="Arial"/>
          <w:i/>
          <w:iCs/>
          <w:color w:val="333333"/>
          <w:shd w:val="clear" w:color="auto" w:fill="FFFFFF"/>
        </w:rPr>
        <w:t>μ</w:t>
      </w:r>
      <w:r w:rsidRPr="00E35D0E">
        <w:rPr>
          <w:rFonts w:ascii="Arial" w:hAnsi="Arial" w:cs="Arial"/>
          <w:color w:val="333333"/>
          <w:shd w:val="clear" w:color="auto" w:fill="FFFFFF"/>
        </w:rPr>
        <w:t xml:space="preserve"> ≥ 0, the system of equations is solved to obtain the fuzzy solutions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ε</m:t>
            </m:r>
          </m:sub>
          <m:sup>
            <m:r>
              <w:rPr>
                <w:rFonts w:ascii="Cambria Math" w:hAnsi="Cambria Math" w:cs="Arial"/>
                <w:color w:val="333333"/>
                <w:shd w:val="clear" w:color="auto" w:fill="FFFFFF"/>
              </w:rPr>
              <m:t>l</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sidRPr="00E35D0E">
        <w:rPr>
          <w:rFonts w:ascii="Arial" w:hAnsi="Arial" w:cs="Arial"/>
          <w:color w:val="333333"/>
          <w:shd w:val="clear" w:color="auto" w:fill="FFFFFF"/>
        </w:rPr>
        <w:t xml:space="preserve">and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ε</m:t>
            </m:r>
          </m:sub>
          <m:sup>
            <m:r>
              <w:rPr>
                <w:rFonts w:ascii="Cambria Math" w:hAnsi="Cambria Math" w:cs="Arial"/>
                <w:color w:val="333333"/>
                <w:shd w:val="clear" w:color="auto" w:fill="FFFFFF"/>
              </w:rPr>
              <m:t>u</m:t>
            </m:r>
          </m:sup>
        </m:sSubSup>
        <m:r>
          <w:rPr>
            <w:rFonts w:ascii="Cambria Math" w:hAnsi="Cambria Math" w:cs="Arial"/>
            <w:color w:val="333333"/>
            <w:shd w:val="clear" w:color="auto" w:fill="FFFFFF"/>
          </w:rPr>
          <m:t>(t)</m:t>
        </m:r>
      </m:oMath>
      <w:r w:rsidRPr="00E35D0E">
        <w:rPr>
          <w:rFonts w:ascii="Arial" w:hAnsi="Arial" w:cs="Arial"/>
          <w:color w:val="333333"/>
          <w:shd w:val="clear" w:color="auto" w:fill="FFFFFF"/>
        </w:rPr>
        <w:t xml:space="preserve"> for the lower and upper bounds, respectively</w:t>
      </w:r>
      <w:r>
        <w:rPr>
          <w:rFonts w:ascii="Arial" w:hAnsi="Arial" w:cs="Arial"/>
          <w:color w:val="333333"/>
          <w:shd w:val="clear" w:color="auto" w:fill="FFFFFF"/>
        </w:rPr>
        <w:t xml:space="preserve"> </w:t>
      </w:r>
      <w:sdt>
        <w:sdtPr>
          <w:rPr>
            <w:rFonts w:ascii="Arial" w:hAnsi="Arial" w:cs="Arial"/>
            <w:color w:val="333333"/>
            <w:shd w:val="clear" w:color="auto" w:fill="FFFFFF"/>
          </w:rPr>
          <w:id w:val="816925140"/>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Jaf21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[81]</w:t>
          </w:r>
          <w:r>
            <w:rPr>
              <w:rFonts w:ascii="Arial" w:hAnsi="Arial" w:cs="Arial"/>
              <w:color w:val="333333"/>
              <w:shd w:val="clear" w:color="auto" w:fill="FFFFFF"/>
            </w:rPr>
            <w:fldChar w:fldCharType="end"/>
          </w:r>
        </w:sdtContent>
      </w:sdt>
      <w:r w:rsidRPr="007E29BA">
        <w:rPr>
          <w:rFonts w:ascii="Arial" w:hAnsi="Arial" w:cs="Arial"/>
          <w:color w:val="333333"/>
          <w:shd w:val="clear" w:color="auto" w:fill="FFFFFF"/>
        </w:rPr>
        <w:t>. Similarly, the solution is derived for μ</w:t>
      </w:r>
      <w:r w:rsidRPr="00846B8B">
        <w:rPr>
          <w:rFonts w:ascii="Arial" w:hAnsi="Arial" w:cs="Arial"/>
          <w:color w:val="333333"/>
          <w:shd w:val="clear" w:color="auto" w:fill="FFFFFF"/>
        </w:rPr>
        <w:t xml:space="preserve"> </w:t>
      </w:r>
      <w:r w:rsidRPr="007E29BA">
        <w:rPr>
          <w:rFonts w:ascii="Arial" w:hAnsi="Arial" w:cs="Arial"/>
          <w:color w:val="333333"/>
          <w:shd w:val="clear" w:color="auto" w:fill="FFFFFF"/>
        </w:rPr>
        <w:t>&lt;</w:t>
      </w:r>
      <w:r w:rsidRPr="00846B8B">
        <w:rPr>
          <w:rFonts w:ascii="Arial" w:hAnsi="Arial" w:cs="Arial"/>
          <w:color w:val="333333"/>
          <w:shd w:val="clear" w:color="auto" w:fill="FFFFFF"/>
        </w:rPr>
        <w:t xml:space="preserve"> </w:t>
      </w:r>
      <w:r w:rsidRPr="007E29BA">
        <w:rPr>
          <w:rFonts w:ascii="Arial" w:hAnsi="Arial" w:cs="Arial"/>
          <w:color w:val="333333"/>
          <w:shd w:val="clear" w:color="auto" w:fill="FFFFFF"/>
        </w:rPr>
        <w:t xml:space="preserve">0 by obtaining the fuzzy solutions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ε</m:t>
            </m:r>
          </m:sub>
          <m:sup>
            <m:r>
              <w:rPr>
                <w:rFonts w:ascii="Cambria Math" w:hAnsi="Cambria Math" w:cs="Arial"/>
                <w:color w:val="333333"/>
                <w:shd w:val="clear" w:color="auto" w:fill="FFFFFF"/>
              </w:rPr>
              <m:t>l</m:t>
            </m:r>
          </m:sup>
        </m:sSubSup>
        <m:r>
          <w:rPr>
            <w:rFonts w:ascii="Cambria Math" w:hAnsi="Cambria Math" w:cs="Arial"/>
            <w:color w:val="333333"/>
            <w:shd w:val="clear" w:color="auto" w:fill="FFFFFF"/>
          </w:rPr>
          <m:t>(t)</m:t>
        </m:r>
      </m:oMath>
      <w:r w:rsidRPr="007E29BA">
        <w:rPr>
          <w:rFonts w:ascii="Arial" w:hAnsi="Arial" w:cs="Arial"/>
          <w:color w:val="333333"/>
          <w:shd w:val="clear" w:color="auto" w:fill="FFFFFF"/>
        </w:rPr>
        <w:t>and</w:t>
      </w:r>
      <w:r w:rsidRPr="00846B8B">
        <w:rPr>
          <w:rFonts w:ascii="Arial" w:hAnsi="Arial" w:cs="Arial"/>
          <w:color w:val="333333"/>
          <w:shd w:val="clear" w:color="auto" w:fill="FFFFFF"/>
        </w:rPr>
        <w:t xml:space="preserv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ε</m:t>
            </m:r>
          </m:sub>
          <m:sup>
            <m:r>
              <w:rPr>
                <w:rFonts w:ascii="Cambria Math" w:hAnsi="Cambria Math" w:cs="Arial"/>
                <w:color w:val="333333"/>
                <w:shd w:val="clear" w:color="auto" w:fill="FFFFFF"/>
              </w:rPr>
              <m:t>u</m:t>
            </m:r>
          </m:sup>
        </m:sSubSup>
        <m:r>
          <w:rPr>
            <w:rFonts w:ascii="Cambria Math" w:hAnsi="Cambria Math" w:cs="Arial"/>
            <w:color w:val="333333"/>
            <w:shd w:val="clear" w:color="auto" w:fill="FFFFFF"/>
          </w:rPr>
          <m:t>(t)</m:t>
        </m:r>
      </m:oMath>
      <w:r w:rsidRPr="007E29BA">
        <w:rPr>
          <w:rFonts w:ascii="Arial" w:hAnsi="Arial" w:cs="Arial"/>
          <w:color w:val="333333"/>
          <w:shd w:val="clear" w:color="auto" w:fill="FFFFFF"/>
        </w:rPr>
        <w:t xml:space="preserve"> for the lower and upper bounds, respectively</w:t>
      </w:r>
      <w:r>
        <w:rPr>
          <w:rFonts w:ascii="Arial" w:hAnsi="Arial" w:cs="Arial"/>
          <w:color w:val="333333"/>
          <w:shd w:val="clear" w:color="auto" w:fill="FFFFFF"/>
        </w:rPr>
        <w:t xml:space="preserve">. </w:t>
      </w:r>
    </w:p>
    <w:p w14:paraId="7E665A84" w14:textId="77777777" w:rsidR="008D1943" w:rsidRDefault="008D1943" w:rsidP="008D1943">
      <w:pPr>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 xml:space="preserve">We used existing results from </w:t>
      </w:r>
      <w:r w:rsidRPr="007233C1">
        <w:rPr>
          <w:rFonts w:ascii="Arial" w:hAnsi="Arial" w:cs="Arial"/>
          <w:color w:val="333333"/>
          <w:highlight w:val="green"/>
          <w:shd w:val="clear" w:color="auto" w:fill="FFFFFF"/>
        </w:rPr>
        <w:fldChar w:fldCharType="begin"/>
      </w:r>
      <w:r w:rsidRPr="007233C1">
        <w:rPr>
          <w:rFonts w:ascii="Arial" w:hAnsi="Arial" w:cs="Arial"/>
          <w:color w:val="333333"/>
          <w:highlight w:val="green"/>
          <w:shd w:val="clear" w:color="auto" w:fill="FFFFFF"/>
        </w:rPr>
        <w:instrText xml:space="preserve"> CITATION Edw07 \l 2057  \m Edw07</w:instrText>
      </w:r>
      <w:r w:rsidRPr="007233C1">
        <w:rPr>
          <w:rFonts w:ascii="Arial" w:hAnsi="Arial" w:cs="Arial"/>
          <w:color w:val="333333"/>
          <w:highlight w:val="green"/>
          <w:shd w:val="clear" w:color="auto" w:fill="FFFFFF"/>
        </w:rPr>
        <w:fldChar w:fldCharType="separate"/>
      </w:r>
      <w:r w:rsidRPr="007233C1">
        <w:rPr>
          <w:rFonts w:ascii="Arial" w:hAnsi="Arial" w:cs="Arial"/>
          <w:noProof/>
          <w:color w:val="333333"/>
          <w:highlight w:val="green"/>
          <w:shd w:val="clear" w:color="auto" w:fill="FFFFFF"/>
        </w:rPr>
        <w:t xml:space="preserve"> [82]</w:t>
      </w:r>
      <w:r w:rsidRPr="007233C1">
        <w:rPr>
          <w:rFonts w:ascii="Arial" w:hAnsi="Arial" w:cs="Arial"/>
          <w:color w:val="333333"/>
          <w:highlight w:val="green"/>
          <w:shd w:val="clear" w:color="auto" w:fill="FFFFFF"/>
        </w:rPr>
        <w:fldChar w:fldCharType="end"/>
      </w:r>
      <w:r w:rsidRPr="00267FC5">
        <w:rPr>
          <w:rFonts w:ascii="Arial" w:hAnsi="Arial" w:cs="Arial"/>
          <w:color w:val="333333"/>
          <w:shd w:val="clear" w:color="auto" w:fill="FFFFFF"/>
        </w:rPr>
        <w:t xml:space="preserve"> </w:t>
      </w:r>
      <w:sdt>
        <w:sdtPr>
          <w:rPr>
            <w:rFonts w:ascii="Arial" w:hAnsi="Arial" w:cs="Arial"/>
            <w:color w:val="333333"/>
            <w:shd w:val="clear" w:color="auto" w:fill="FFFFFF"/>
          </w:rPr>
          <w:id w:val="-1512827250"/>
          <w:citation/>
        </w:sdtPr>
        <w:sdtContent>
          <w:r w:rsidRPr="00267FC5">
            <w:rPr>
              <w:rFonts w:ascii="Arial" w:hAnsi="Arial" w:cs="Arial"/>
              <w:color w:val="333333"/>
              <w:shd w:val="clear" w:color="auto" w:fill="FFFFFF"/>
            </w:rPr>
            <w:fldChar w:fldCharType="begin"/>
          </w:r>
          <w:r w:rsidRPr="00267FC5">
            <w:rPr>
              <w:rFonts w:ascii="Arial" w:hAnsi="Arial" w:cs="Arial"/>
              <w:color w:val="333333"/>
              <w:shd w:val="clear" w:color="auto" w:fill="FFFFFF"/>
            </w:rPr>
            <w:instrText xml:space="preserve"> CITATION Bjö09 \l 2057 </w:instrText>
          </w:r>
          <w:r w:rsidRPr="00267FC5">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[89]</w:t>
          </w:r>
          <w:r w:rsidRPr="00267FC5">
            <w:rPr>
              <w:rFonts w:ascii="Arial" w:hAnsi="Arial" w:cs="Arial"/>
              <w:color w:val="333333"/>
              <w:shd w:val="clear" w:color="auto" w:fill="FFFFFF"/>
            </w:rPr>
            <w:fldChar w:fldCharType="end"/>
          </w:r>
        </w:sdtContent>
      </w:sdt>
      <w:r w:rsidRPr="00267FC5">
        <w:rPr>
          <w:rFonts w:ascii="Arial" w:hAnsi="Arial" w:cs="Arial"/>
          <w:color w:val="333333"/>
          <w:shd w:val="clear" w:color="auto" w:fill="FFFFFF"/>
        </w:rPr>
        <w:t xml:space="preserve"> to extend the unique solution to the fuzzy stochastic fractional differential equation (FSFDE) for </w:t>
      </w:r>
      <w:r w:rsidRPr="00267FC5">
        <w:rPr>
          <w:rFonts w:ascii="Arial" w:hAnsi="Arial" w:cs="Arial"/>
          <w:i/>
          <w:iCs/>
          <w:color w:val="333333"/>
          <w:shd w:val="clear" w:color="auto" w:fill="FFFFFF"/>
        </w:rPr>
        <w:t>μ</w:t>
      </w:r>
      <w:r w:rsidRPr="00267FC5">
        <w:rPr>
          <w:rFonts w:ascii="Arial" w:hAnsi="Arial" w:cs="Arial"/>
          <w:color w:val="333333"/>
          <w:shd w:val="clear" w:color="auto" w:fill="FFFFFF"/>
        </w:rPr>
        <w:t xml:space="preserve"> ≥ 0. According to these results, which provided certain regularity conditions such as Lipschitz continuity with constant </w:t>
      </w:r>
      <w:r w:rsidRPr="00267FC5">
        <w:rPr>
          <w:rFonts w:ascii="Arial" w:hAnsi="Arial" w:cs="Arial"/>
          <w:i/>
          <w:iCs/>
          <w:color w:val="333333"/>
          <w:shd w:val="clear" w:color="auto" w:fill="FFFFFF"/>
        </w:rPr>
        <w:t>L</w:t>
      </w:r>
      <w:r w:rsidRPr="00267FC5">
        <w:rPr>
          <w:rFonts w:ascii="Arial" w:hAnsi="Arial" w:cs="Arial"/>
          <w:color w:val="333333"/>
          <w:shd w:val="clear" w:color="auto" w:fill="FFFFFF"/>
        </w:rPr>
        <w:t xml:space="preserve"> of the function </w:t>
      </w:r>
      <w:r w:rsidRPr="00267FC5">
        <w:rPr>
          <w:rFonts w:ascii="Arial" w:hAnsi="Arial" w:cs="Arial"/>
          <w:i/>
          <w:iCs/>
          <w:color w:val="333333"/>
          <w:shd w:val="clear" w:color="auto" w:fill="FFFFFF"/>
        </w:rPr>
        <w:t>a</w:t>
      </w:r>
      <w:r w:rsidRPr="00267FC5">
        <w:rPr>
          <w:rFonts w:ascii="Arial" w:hAnsi="Arial" w:cs="Arial"/>
          <w:color w:val="333333"/>
          <w:shd w:val="clear" w:color="auto" w:fill="FFFFFF"/>
        </w:rPr>
        <w:t xml:space="preserve">, continuity of the function </w:t>
      </w:r>
      <w:r w:rsidRPr="00267FC5">
        <w:rPr>
          <w:rFonts w:ascii="Arial" w:hAnsi="Arial" w:cs="Arial"/>
          <w:i/>
          <w:iCs/>
          <w:color w:val="333333"/>
          <w:shd w:val="clear" w:color="auto" w:fill="FFFFFF"/>
        </w:rPr>
        <w:t>b</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 xml:space="preserve">σ </w:t>
      </w:r>
      <w:r w:rsidRPr="00267FC5">
        <w:rPr>
          <w:rFonts w:ascii="Arial" w:hAnsi="Arial" w:cs="Arial"/>
          <w:color w:val="333333"/>
          <w:shd w:val="clear" w:color="auto" w:fill="FFFFFF"/>
        </w:rPr>
        <w:t xml:space="preserve">which is locally Lipschitz continuous, then there exist constants </w:t>
      </w:r>
      <w:r w:rsidRPr="00267FC5">
        <w:rPr>
          <w:rFonts w:ascii="Arial" w:hAnsi="Arial" w:cs="Arial"/>
          <w:i/>
          <w:iCs/>
          <w:color w:val="333333"/>
          <w:shd w:val="clear" w:color="auto" w:fill="FFFFFF"/>
        </w:rPr>
        <w:t>K</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p</w:t>
      </w:r>
      <w:r w:rsidRPr="00267FC5">
        <w:rPr>
          <w:rFonts w:ascii="Arial" w:hAnsi="Arial" w:cs="Arial"/>
          <w:color w:val="333333"/>
          <w:shd w:val="clear" w:color="auto" w:fill="FFFFFF"/>
        </w:rPr>
        <w:t xml:space="preserve"> such that </w:t>
      </w:r>
      <w:r w:rsidRPr="00267FC5">
        <w:rPr>
          <w:rFonts w:ascii="Arial" w:hAnsi="Arial" w:cs="Arial"/>
          <w:i/>
          <w:iCs/>
          <w:color w:val="333333"/>
          <w:shd w:val="clear" w:color="auto" w:fill="FFFFFF"/>
        </w:rPr>
        <w:t xml:space="preserve">||σ(x)|| ≤ </w:t>
      </w:r>
      <w:proofErr w:type="gramStart"/>
      <w:r w:rsidRPr="00267FC5">
        <w:rPr>
          <w:rFonts w:ascii="Arial" w:hAnsi="Arial" w:cs="Arial"/>
          <w:i/>
          <w:iCs/>
          <w:color w:val="333333"/>
          <w:shd w:val="clear" w:color="auto" w:fill="FFFFFF"/>
        </w:rPr>
        <w:t>K(</w:t>
      </w:r>
      <w:proofErr w:type="gramEnd"/>
      <w:r w:rsidRPr="00267FC5">
        <w:rPr>
          <w:rFonts w:ascii="Arial" w:hAnsi="Arial" w:cs="Arial"/>
          <w:i/>
          <w:iCs/>
          <w:color w:val="333333"/>
          <w:shd w:val="clear" w:color="auto" w:fill="FFFFFF"/>
        </w:rPr>
        <w:t>1 + ||x||</w:t>
      </w:r>
      <w:r w:rsidRPr="00267FC5">
        <w:rPr>
          <w:rFonts w:ascii="Arial" w:hAnsi="Arial" w:cs="Arial"/>
          <w:i/>
          <w:iCs/>
          <w:color w:val="333333"/>
          <w:shd w:val="clear" w:color="auto" w:fill="FFFFFF"/>
          <w:vertAlign w:val="superscript"/>
        </w:rPr>
        <w:t>P</w:t>
      </w:r>
      <w:r w:rsidRPr="00267FC5">
        <w:rPr>
          <w:rFonts w:ascii="Arial" w:hAnsi="Arial" w:cs="Arial"/>
          <w:i/>
          <w:iCs/>
          <w:color w:val="333333"/>
          <w:shd w:val="clear" w:color="auto" w:fill="FFFFFF"/>
        </w:rPr>
        <w:t>)</w:t>
      </w:r>
      <w:r w:rsidRPr="00267FC5">
        <w:rPr>
          <w:rFonts w:ascii="Arial" w:hAnsi="Arial" w:cs="Arial"/>
          <w:color w:val="333333"/>
          <w:shd w:val="clear" w:color="auto" w:fill="FFFFFF"/>
        </w:rPr>
        <w:t xml:space="preserve"> for all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Then, for any </w:t>
      </w:r>
      <w:r w:rsidRPr="00267FC5">
        <w:rPr>
          <w:rFonts w:ascii="Arial" w:hAnsi="Arial" w:cs="Arial"/>
          <w:color w:val="333333"/>
          <w:shd w:val="clear" w:color="auto" w:fill="FFFFFF"/>
        </w:rPr>
        <w:lastRenderedPageBreak/>
        <w:t xml:space="preserve">initial condition </w:t>
      </w:r>
      <w:proofErr w:type="gramStart"/>
      <w:r w:rsidRPr="00267FC5">
        <w:rPr>
          <w:rFonts w:ascii="Arial" w:hAnsi="Arial" w:cs="Arial"/>
          <w:i/>
          <w:iCs/>
          <w:color w:val="333333"/>
          <w:shd w:val="clear" w:color="auto" w:fill="FFFFFF"/>
        </w:rPr>
        <w:t>X(</w:t>
      </w:r>
      <w:proofErr w:type="gramEnd"/>
      <w:r w:rsidRPr="00267FC5">
        <w:rPr>
          <w:rFonts w:ascii="Arial" w:hAnsi="Arial" w:cs="Arial"/>
          <w:i/>
          <w:iCs/>
          <w:color w:val="333333"/>
          <w:shd w:val="clear" w:color="auto" w:fill="FFFFFF"/>
        </w:rPr>
        <w:t xml:space="preserve">0) = </w:t>
      </w:r>
      <w:proofErr w:type="gramStart"/>
      <w:r w:rsidRPr="00267FC5">
        <w:rPr>
          <w:rFonts w:ascii="Arial" w:hAnsi="Arial" w:cs="Arial"/>
          <w:i/>
          <w:iCs/>
          <w:color w:val="333333"/>
          <w:shd w:val="clear" w:color="auto" w:fill="FFFFFF"/>
        </w:rPr>
        <w:t>x(</w:t>
      </w:r>
      <w:proofErr w:type="gramEnd"/>
      <w:r w:rsidRPr="00267FC5">
        <w:rPr>
          <w:rFonts w:ascii="Arial" w:hAnsi="Arial" w:cs="Arial"/>
          <w:i/>
          <w:iCs/>
          <w:color w:val="333333"/>
          <w:shd w:val="clear" w:color="auto" w:fill="FFFFFF"/>
        </w:rPr>
        <w:t>0)</w:t>
      </w:r>
      <w:r w:rsidRPr="00267FC5">
        <w:rPr>
          <w:rFonts w:ascii="Arial" w:hAnsi="Arial" w:cs="Arial"/>
          <w:color w:val="333333"/>
          <w:shd w:val="clear" w:color="auto" w:fill="FFFFFF"/>
        </w:rPr>
        <w:t xml:space="preserve"> with probability 1, there exists a unique solution to the FSFDE in the form:</w:t>
      </w:r>
    </w:p>
    <w:p w14:paraId="37AB7031" w14:textId="77777777" w:rsidR="008D1943" w:rsidRPr="00267FC5" w:rsidRDefault="008D1943" w:rsidP="008D1943">
      <w:pPr>
        <w:spacing w:line="360" w:lineRule="auto"/>
        <w:ind w:firstLine="720"/>
        <w:jc w:val="center"/>
        <w:rPr>
          <w:rFonts w:ascii="Arial" w:hAnsi="Arial" w:cs="Arial"/>
          <w:color w:val="333333"/>
          <w:shd w:val="clear" w:color="auto" w:fill="FFFFFF"/>
        </w:rPr>
      </w:pPr>
      <m:oMathPara>
        <m:oMath>
          <m:r>
            <w:rPr>
              <w:rFonts w:ascii="Cambria Math" w:hAnsi="Cambria Math"/>
            </w:rPr>
            <m:t>dX</m:t>
          </m:r>
          <m:d>
            <m:dPr>
              <m:ctrlPr>
                <w:rPr>
                  <w:rFonts w:ascii="Cambria Math" w:hAnsi="Cambria Math"/>
                  <w:i/>
                </w:rPr>
              </m:ctrlPr>
            </m:dPr>
            <m:e>
              <m:r>
                <w:rPr>
                  <w:rFonts w:ascii="Cambria Math" w:hAnsi="Cambria Math"/>
                </w:rPr>
                <m:t>t</m:t>
              </m:r>
            </m:e>
          </m:d>
          <m:r>
            <w:rPr>
              <w:rFonts w:ascii="Cambria Math" w:hAnsi="Cambria Math"/>
            </w:rPr>
            <m:t xml:space="preserve">= </m:t>
          </m:r>
          <m:d>
            <m:dPr>
              <m:begChr m:val="["/>
              <m:endChr m:val="]"/>
              <m:ctrlPr>
                <w:rPr>
                  <w:rFonts w:ascii="Cambria Math" w:hAnsi="Cambria Math"/>
                  <w:i/>
                </w:rPr>
              </m:ctrlPr>
            </m:dPr>
            <m:e>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 b</m:t>
              </m:r>
            </m:e>
          </m:d>
          <m:r>
            <w:rPr>
              <w:rFonts w:ascii="Cambria Math" w:hAnsi="Cambria Math"/>
            </w:rPr>
            <m:t>dt + σ</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dW</m:t>
          </m:r>
          <m:d>
            <m:dPr>
              <m:ctrlPr>
                <w:rPr>
                  <w:rFonts w:ascii="Cambria Math" w:hAnsi="Cambria Math"/>
                  <w:i/>
                </w:rPr>
              </m:ctrlPr>
            </m:dPr>
            <m:e>
              <m:r>
                <w:rPr>
                  <w:rFonts w:ascii="Cambria Math" w:hAnsi="Cambria Math"/>
                </w:rPr>
                <m:t>t</m:t>
              </m:r>
            </m:e>
          </m:d>
          <m:r>
            <w:rPr>
              <w:rFonts w:ascii="Cambria Math" w:hAnsi="Cambria Math"/>
            </w:rPr>
            <m:t>,</m:t>
          </m:r>
        </m:oMath>
      </m:oMathPara>
    </w:p>
    <w:p w14:paraId="46FBD367" w14:textId="77777777" w:rsidR="008D1943" w:rsidRPr="00267FC5" w:rsidRDefault="008D1943" w:rsidP="008D1943">
      <w:pPr>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 xml:space="preserve">where </w:t>
      </w:r>
      <w:r w:rsidRPr="00267FC5">
        <w:rPr>
          <w:rFonts w:ascii="Arial" w:hAnsi="Arial" w:cs="Arial"/>
          <w:i/>
          <w:iCs/>
          <w:color w:val="333333"/>
          <w:shd w:val="clear" w:color="auto" w:fill="FFFFFF"/>
        </w:rPr>
        <w:t>W(t)</w:t>
      </w:r>
      <w:r w:rsidRPr="00267FC5">
        <w:rPr>
          <w:rFonts w:ascii="Arial" w:hAnsi="Arial" w:cs="Arial"/>
          <w:color w:val="333333"/>
          <w:shd w:val="clear" w:color="auto" w:fill="FFFFFF"/>
        </w:rPr>
        <w:t xml:space="preserve"> is a standard d-dimensional Wiener process.</w:t>
      </w:r>
      <w:r>
        <w:rPr>
          <w:rFonts w:ascii="Arial" w:hAnsi="Arial" w:cs="Arial"/>
          <w:color w:val="333333"/>
          <w:shd w:val="clear" w:color="auto" w:fill="FFFFFF"/>
        </w:rPr>
        <w:t xml:space="preserve"> </w:t>
      </w:r>
      <w:r w:rsidRPr="007233C1">
        <w:rPr>
          <w:rFonts w:ascii="Arial" w:hAnsi="Arial" w:cs="Arial"/>
          <w:color w:val="333333"/>
          <w:highlight w:val="green"/>
          <w:shd w:val="clear" w:color="auto" w:fill="FFFFFF"/>
        </w:rPr>
        <w:t xml:space="preserve">Clarification: This existence–uniqueness template is the classical Yamada–Watanabe framework for </w:t>
      </w:r>
      <w:proofErr w:type="spellStart"/>
      <w:r w:rsidRPr="007233C1">
        <w:rPr>
          <w:rFonts w:ascii="Arial" w:hAnsi="Arial" w:cs="Arial"/>
          <w:color w:val="333333"/>
          <w:highlight w:val="green"/>
          <w:shd w:val="clear" w:color="auto" w:fill="FFFFFF"/>
        </w:rPr>
        <w:t>Itô</w:t>
      </w:r>
      <w:proofErr w:type="spellEnd"/>
      <w:r w:rsidRPr="007233C1">
        <w:rPr>
          <w:rFonts w:ascii="Arial" w:hAnsi="Arial" w:cs="Arial"/>
          <w:color w:val="333333"/>
          <w:highlight w:val="green"/>
          <w:shd w:val="clear" w:color="auto" w:fill="FFFFFF"/>
        </w:rPr>
        <w:t xml:space="preserve"> SDEs; in our </w:t>
      </w:r>
      <w:proofErr w:type="spellStart"/>
      <w:r w:rsidRPr="007233C1">
        <w:rPr>
          <w:rFonts w:ascii="Arial" w:hAnsi="Arial" w:cs="Arial"/>
          <w:color w:val="333333"/>
          <w:highlight w:val="green"/>
          <w:shd w:val="clear" w:color="auto" w:fill="FFFFFF"/>
        </w:rPr>
        <w:t>fBm</w:t>
      </w:r>
      <w:proofErr w:type="spellEnd"/>
      <w:r w:rsidRPr="007233C1">
        <w:rPr>
          <w:rFonts w:ascii="Arial" w:hAnsi="Arial" w:cs="Arial"/>
          <w:color w:val="333333"/>
          <w:highlight w:val="green"/>
          <w:shd w:val="clear" w:color="auto" w:fill="FFFFFF"/>
        </w:rPr>
        <w:t xml:space="preserve"> case with H</w:t>
      </w:r>
      <w:r>
        <w:rPr>
          <w:rFonts w:ascii="Arial" w:hAnsi="Arial" w:cs="Arial"/>
          <w:color w:val="333333"/>
          <w:highlight w:val="green"/>
          <w:shd w:val="clear" w:color="auto" w:fill="FFFFFF"/>
        </w:rPr>
        <w:t xml:space="preserve"> </w:t>
      </w:r>
      <w:r w:rsidRPr="007233C1">
        <w:rPr>
          <w:rFonts w:ascii="Arial" w:hAnsi="Arial" w:cs="Arial"/>
          <w:color w:val="333333"/>
          <w:highlight w:val="green"/>
          <w:shd w:val="clear" w:color="auto" w:fill="FFFFFF"/>
        </w:rPr>
        <w:t>&gt;</w:t>
      </w:r>
      <w:r>
        <w:rPr>
          <w:rFonts w:ascii="Arial" w:hAnsi="Arial" w:cs="Arial"/>
          <w:color w:val="333333"/>
          <w:highlight w:val="green"/>
          <w:shd w:val="clear" w:color="auto" w:fill="FFFFFF"/>
        </w:rPr>
        <w:t xml:space="preserve"> ½ </w:t>
      </w:r>
      <w:r w:rsidRPr="007233C1">
        <w:rPr>
          <w:rFonts w:ascii="Arial" w:hAnsi="Arial" w:cs="Arial"/>
          <w:color w:val="333333"/>
          <w:highlight w:val="green"/>
          <w:shd w:val="clear" w:color="auto" w:fill="FFFFFF"/>
        </w:rPr>
        <w:t xml:space="preserve">​ we work </w:t>
      </w:r>
      <w:proofErr w:type="spellStart"/>
      <w:r w:rsidRPr="007233C1">
        <w:rPr>
          <w:rFonts w:ascii="Arial" w:hAnsi="Arial" w:cs="Arial"/>
          <w:color w:val="333333"/>
          <w:highlight w:val="green"/>
          <w:shd w:val="clear" w:color="auto" w:fill="FFFFFF"/>
        </w:rPr>
        <w:t>pathwise</w:t>
      </w:r>
      <w:proofErr w:type="spellEnd"/>
      <w:r w:rsidRPr="007233C1">
        <w:rPr>
          <w:rFonts w:ascii="Arial" w:hAnsi="Arial" w:cs="Arial"/>
          <w:color w:val="333333"/>
          <w:highlight w:val="green"/>
          <w:shd w:val="clear" w:color="auto" w:fill="FFFFFF"/>
        </w:rPr>
        <w:t xml:space="preserve"> (Young/</w:t>
      </w:r>
      <w:proofErr w:type="spellStart"/>
      <w:r w:rsidRPr="007233C1">
        <w:rPr>
          <w:rFonts w:ascii="Arial" w:hAnsi="Arial" w:cs="Arial"/>
          <w:color w:val="333333"/>
          <w:highlight w:val="green"/>
          <w:shd w:val="clear" w:color="auto" w:fill="FFFFFF"/>
        </w:rPr>
        <w:t>Stratonovich</w:t>
      </w:r>
      <w:proofErr w:type="spellEnd"/>
      <w:r w:rsidRPr="007233C1">
        <w:rPr>
          <w:rFonts w:ascii="Arial" w:hAnsi="Arial" w:cs="Arial"/>
          <w:color w:val="333333"/>
          <w:highlight w:val="green"/>
          <w:shd w:val="clear" w:color="auto" w:fill="FFFFFF"/>
        </w:rPr>
        <w:t xml:space="preserve"> integral), and the analogous Lipschitz/linear-growth hypotheses ensure well-</w:t>
      </w:r>
      <w:proofErr w:type="spellStart"/>
      <w:r w:rsidRPr="007233C1">
        <w:rPr>
          <w:rFonts w:ascii="Arial" w:hAnsi="Arial" w:cs="Arial"/>
          <w:color w:val="333333"/>
          <w:highlight w:val="green"/>
          <w:shd w:val="clear" w:color="auto" w:fill="FFFFFF"/>
        </w:rPr>
        <w:t>posedness</w:t>
      </w:r>
      <w:proofErr w:type="spellEnd"/>
      <w:r w:rsidRPr="007233C1">
        <w:rPr>
          <w:rFonts w:ascii="Arial" w:hAnsi="Arial" w:cs="Arial"/>
          <w:color w:val="333333"/>
          <w:highlight w:val="green"/>
          <w:shd w:val="clear" w:color="auto" w:fill="FFFFFF"/>
        </w:rPr>
        <w:t xml:space="preserve"> in that calculus.]</w:t>
      </w:r>
    </w:p>
    <w:p w14:paraId="45E9FAD2" w14:textId="77777777" w:rsidR="008D1943" w:rsidRPr="006177EE" w:rsidRDefault="008D1943" w:rsidP="008D1943">
      <w:pPr>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ab/>
      </w:r>
      <w:r w:rsidRPr="006177EE">
        <w:rPr>
          <w:rFonts w:ascii="Arial" w:hAnsi="Arial" w:cs="Arial"/>
          <w:color w:val="333333"/>
          <w:shd w:val="clear" w:color="auto" w:fill="FFFFFF"/>
        </w:rPr>
        <w:t xml:space="preserve">The key idea is to show that when </w:t>
      </w:r>
      <w:r w:rsidRPr="006177EE">
        <w:rPr>
          <w:rFonts w:ascii="Arial" w:hAnsi="Arial" w:cs="Arial"/>
          <w:i/>
          <w:iCs/>
          <w:color w:val="333333"/>
          <w:shd w:val="clear" w:color="auto" w:fill="FFFFFF"/>
        </w:rPr>
        <w:t>h</w:t>
      </w:r>
      <w:r w:rsidRPr="006177EE">
        <w:rPr>
          <w:rFonts w:ascii="Arial" w:hAnsi="Arial" w:cs="Arial"/>
          <w:color w:val="333333"/>
          <w:shd w:val="clear" w:color="auto" w:fill="FFFFFF"/>
        </w:rPr>
        <w:t xml:space="preserve"> &gt; ½, the matrix-valued function </w:t>
      </w:r>
      <w:r w:rsidRPr="006177EE">
        <w:rPr>
          <w:rFonts w:ascii="Arial" w:hAnsi="Arial" w:cs="Arial"/>
          <w:i/>
          <w:iCs/>
          <w:color w:val="333333"/>
          <w:shd w:val="clear" w:color="auto" w:fill="FFFFFF"/>
        </w:rPr>
        <w:t>a</w:t>
      </w:r>
      <w:r w:rsidRPr="006177EE">
        <w:rPr>
          <w:rFonts w:ascii="Arial" w:hAnsi="Arial" w:cs="Arial"/>
          <w:color w:val="333333"/>
          <w:shd w:val="clear" w:color="auto" w:fill="FFFFFF"/>
        </w:rPr>
        <w:t xml:space="preserve">, the vector-valued function </w:t>
      </w:r>
      <w:r w:rsidRPr="006177EE">
        <w:rPr>
          <w:rFonts w:ascii="Arial" w:hAnsi="Arial" w:cs="Arial"/>
          <w:i/>
          <w:iCs/>
          <w:color w:val="333333"/>
          <w:shd w:val="clear" w:color="auto" w:fill="FFFFFF"/>
        </w:rPr>
        <w:t>b</w:t>
      </w:r>
      <w:r w:rsidRPr="006177EE">
        <w:rPr>
          <w:rFonts w:ascii="Arial" w:hAnsi="Arial" w:cs="Arial"/>
          <w:color w:val="333333"/>
          <w:shd w:val="clear" w:color="auto" w:fill="FFFFFF"/>
        </w:rPr>
        <w:t xml:space="preserve">, and the matrix-valued function </w:t>
      </w:r>
      <w:r w:rsidRPr="006177EE">
        <w:rPr>
          <w:rFonts w:ascii="Arial" w:hAnsi="Arial" w:cs="Arial"/>
          <w:i/>
          <w:iCs/>
          <w:color w:val="333333"/>
          <w:shd w:val="clear" w:color="auto" w:fill="FFFFFF"/>
        </w:rPr>
        <w:t>σ</w:t>
      </w:r>
      <w:r w:rsidRPr="006177EE">
        <w:rPr>
          <w:rFonts w:ascii="Arial" w:hAnsi="Arial" w:cs="Arial"/>
          <w:color w:val="333333"/>
          <w:shd w:val="clear" w:color="auto" w:fill="FFFFFF"/>
        </w:rPr>
        <w:t xml:space="preserve"> satisfy certain regularity conditions that enable us to apply standard techniques from the theory of stochastic differential equations to prove the existence and uniqueness of a solution to the FSFDE. In particular, the Lipschitz continuity condition on ‘</w:t>
      </w:r>
      <w:r w:rsidRPr="006177EE">
        <w:rPr>
          <w:rFonts w:ascii="Arial" w:hAnsi="Arial" w:cs="Arial"/>
          <w:i/>
          <w:iCs/>
          <w:color w:val="333333"/>
          <w:shd w:val="clear" w:color="auto" w:fill="FFFFFF"/>
        </w:rPr>
        <w:t>a</w:t>
      </w:r>
      <w:r w:rsidRPr="006177EE">
        <w:rPr>
          <w:rFonts w:ascii="Arial" w:hAnsi="Arial" w:cs="Arial"/>
          <w:color w:val="333333"/>
          <w:shd w:val="clear" w:color="auto" w:fill="FFFFFF"/>
        </w:rPr>
        <w:t>’</w:t>
      </w:r>
      <w:r w:rsidRPr="006177EE">
        <w:rPr>
          <w:rFonts w:ascii="Arial" w:hAnsi="Arial" w:cs="Arial"/>
          <w:i/>
          <w:iCs/>
          <w:color w:val="333333"/>
          <w:shd w:val="clear" w:color="auto" w:fill="FFFFFF"/>
        </w:rPr>
        <w:t xml:space="preserve"> </w:t>
      </w:r>
      <w:r w:rsidRPr="006177EE">
        <w:rPr>
          <w:rFonts w:ascii="Arial" w:hAnsi="Arial" w:cs="Arial"/>
          <w:color w:val="333333"/>
          <w:shd w:val="clear" w:color="auto" w:fill="FFFFFF"/>
        </w:rPr>
        <w:t xml:space="preserve">ensures the local boundedness of the solution, while the local Lipschitz continuity condition on </w:t>
      </w:r>
      <w:r w:rsidRPr="006177EE">
        <w:rPr>
          <w:rFonts w:ascii="Arial" w:hAnsi="Arial" w:cs="Arial"/>
          <w:i/>
          <w:iCs/>
          <w:color w:val="333333"/>
          <w:shd w:val="clear" w:color="auto" w:fill="FFFFFF"/>
        </w:rPr>
        <w:t>σ</w:t>
      </w:r>
      <w:r w:rsidRPr="006177EE">
        <w:rPr>
          <w:rFonts w:ascii="Arial" w:hAnsi="Arial" w:cs="Arial"/>
          <w:color w:val="333333"/>
          <w:shd w:val="clear" w:color="auto" w:fill="FFFFFF"/>
        </w:rPr>
        <w:t xml:space="preserve"> ensures that the solution is almost surely continuous. The continuity condition on ‘</w:t>
      </w:r>
      <w:r w:rsidRPr="006177EE">
        <w:rPr>
          <w:rFonts w:ascii="Arial" w:hAnsi="Arial" w:cs="Arial"/>
          <w:i/>
          <w:iCs/>
          <w:color w:val="333333"/>
          <w:shd w:val="clear" w:color="auto" w:fill="FFFFFF"/>
        </w:rPr>
        <w:t>b</w:t>
      </w:r>
      <w:r w:rsidRPr="006177EE">
        <w:rPr>
          <w:rFonts w:ascii="Arial" w:hAnsi="Arial" w:cs="Arial"/>
          <w:color w:val="333333"/>
          <w:shd w:val="clear" w:color="auto" w:fill="FFFFFF"/>
        </w:rPr>
        <w:t>’ ensures that the drift term is well-defined and continuous.</w:t>
      </w:r>
    </w:p>
    <w:p w14:paraId="3C48336A" w14:textId="77777777" w:rsidR="008D1943" w:rsidRDefault="008D1943" w:rsidP="008D1943">
      <w:pPr>
        <w:spacing w:line="360" w:lineRule="auto"/>
        <w:ind w:firstLine="720"/>
        <w:jc w:val="both"/>
        <w:rPr>
          <w:rFonts w:ascii="Arial" w:hAnsi="Arial" w:cs="Arial"/>
          <w:color w:val="333333"/>
          <w:shd w:val="clear" w:color="auto" w:fill="FFFFFF"/>
        </w:rPr>
      </w:pPr>
      <w:r w:rsidRPr="006C7A54">
        <w:rPr>
          <w:rFonts w:ascii="Arial" w:hAnsi="Arial" w:cs="Arial"/>
          <w:color w:val="333333"/>
          <w:shd w:val="clear" w:color="auto" w:fill="FFFFFF"/>
        </w:rPr>
        <w:t>We start with the typical partial differential equation used in mathematical finance</w:t>
      </w:r>
      <w:r>
        <w:rPr>
          <w:rFonts w:ascii="Arial" w:hAnsi="Arial" w:cs="Arial"/>
          <w:color w:val="333333"/>
          <w:shd w:val="clear" w:color="auto" w:fill="FFFFFF"/>
        </w:rPr>
        <w:t>:</w:t>
      </w:r>
    </w:p>
    <w:p w14:paraId="38E93D47" w14:textId="77777777" w:rsidR="008D1943" w:rsidRPr="006C7A54" w:rsidRDefault="008D1943" w:rsidP="008D1943">
      <w:pPr>
        <w:spacing w:line="360" w:lineRule="auto"/>
        <w:jc w:val="center"/>
        <w:rPr>
          <w:rFonts w:ascii="Arial" w:hAnsi="Arial" w:cs="Arial"/>
          <w:color w:val="333333"/>
          <w:shd w:val="clear" w:color="auto" w:fill="FFFFFF"/>
        </w:rPr>
      </w:pPr>
      <m:oMathPara>
        <m:oMath>
          <m:r>
            <w:rPr>
              <w:rFonts w:ascii="Cambria Math" w:hAnsi="Cambria Math"/>
              <w:snapToGrid w:val="0"/>
              <w:szCs w:val="22"/>
              <w:lang w:eastAsia="de-DE"/>
            </w:rPr>
            <m:t>X</m:t>
          </m:r>
          <m:d>
            <m:dPr>
              <m:ctrlPr>
                <w:rPr>
                  <w:rFonts w:ascii="Cambria Math" w:hAnsi="Cambria Math"/>
                  <w:i/>
                  <w:snapToGrid w:val="0"/>
                  <w:lang w:eastAsia="de-DE"/>
                </w:rPr>
              </m:ctrlPr>
            </m:dPr>
            <m:e>
              <m:r>
                <w:rPr>
                  <w:rFonts w:ascii="Cambria Math" w:hAnsi="Cambria Math"/>
                  <w:snapToGrid w:val="0"/>
                  <w:szCs w:val="22"/>
                  <w:lang w:eastAsia="de-DE"/>
                </w:rPr>
                <m:t>t</m:t>
              </m:r>
            </m:e>
          </m:d>
          <m:r>
            <w:rPr>
              <w:rFonts w:ascii="Cambria Math" w:hAnsi="Cambria Math"/>
              <w:snapToGrid w:val="0"/>
              <w:szCs w:val="22"/>
              <w:lang w:eastAsia="de-DE"/>
            </w:rPr>
            <m:t xml:space="preserve">= </m:t>
          </m:r>
          <m:sSub>
            <m:sSubPr>
              <m:ctrlPr>
                <w:rPr>
                  <w:rFonts w:ascii="Cambria Math" w:hAnsi="Cambria Math"/>
                  <w:i/>
                  <w:snapToGrid w:val="0"/>
                  <w:lang w:eastAsia="de-DE"/>
                </w:rPr>
              </m:ctrlPr>
            </m:sSubPr>
            <m:e>
              <m:r>
                <w:rPr>
                  <w:rFonts w:ascii="Cambria Math" w:hAnsi="Cambria Math"/>
                  <w:snapToGrid w:val="0"/>
                  <w:szCs w:val="22"/>
                  <w:lang w:eastAsia="de-DE"/>
                </w:rPr>
                <m:t>X</m:t>
              </m:r>
            </m:e>
            <m:sub>
              <m:r>
                <w:rPr>
                  <w:rFonts w:ascii="Cambria Math" w:hAnsi="Cambria Math"/>
                  <w:snapToGrid w:val="0"/>
                  <w:szCs w:val="22"/>
                  <w:lang w:eastAsia="de-DE"/>
                </w:rPr>
                <m:t>0</m:t>
              </m:r>
            </m:sub>
          </m:sSub>
          <m:r>
            <w:rPr>
              <w:rFonts w:ascii="Cambria Math" w:hAnsi="Cambria Math"/>
              <w:snapToGrid w:val="0"/>
              <w:szCs w:val="22"/>
              <w:lang w:eastAsia="de-DE"/>
            </w:rPr>
            <m:t>+</m:t>
          </m:r>
          <m:nary>
            <m:naryPr>
              <m:limLoc m:val="subSup"/>
              <m:ctrlPr>
                <w:rPr>
                  <w:rFonts w:ascii="Cambria Math" w:hAnsi="Cambria Math"/>
                  <w:i/>
                  <w:snapToGrid w:val="0"/>
                  <w:lang w:eastAsia="de-DE"/>
                </w:rPr>
              </m:ctrlPr>
            </m:naryPr>
            <m:sub>
              <m:r>
                <w:rPr>
                  <w:rFonts w:ascii="Cambria Math" w:hAnsi="Cambria Math"/>
                  <w:snapToGrid w:val="0"/>
                  <w:szCs w:val="22"/>
                  <w:lang w:eastAsia="de-DE"/>
                </w:rPr>
                <m:t>0</m:t>
              </m:r>
            </m:sub>
            <m:sup>
              <m:r>
                <w:rPr>
                  <w:rFonts w:ascii="Cambria Math" w:hAnsi="Cambria Math"/>
                  <w:snapToGrid w:val="0"/>
                  <w:szCs w:val="22"/>
                  <w:lang w:eastAsia="de-DE"/>
                </w:rPr>
                <m:t>t</m:t>
              </m:r>
            </m:sup>
            <m:e>
              <m:r>
                <w:rPr>
                  <w:rFonts w:ascii="Cambria Math" w:hAnsi="Cambria Math"/>
                  <w:snapToGrid w:val="0"/>
                  <w:szCs w:val="22"/>
                  <w:lang w:eastAsia="de-DE"/>
                </w:rPr>
                <m:t>μX</m:t>
              </m:r>
              <m:d>
                <m:dPr>
                  <m:ctrlPr>
                    <w:rPr>
                      <w:rFonts w:ascii="Cambria Math" w:hAnsi="Cambria Math"/>
                      <w:i/>
                      <w:snapToGrid w:val="0"/>
                      <w:lang w:eastAsia="de-DE"/>
                    </w:rPr>
                  </m:ctrlPr>
                </m:dPr>
                <m:e>
                  <m:r>
                    <w:rPr>
                      <w:rFonts w:ascii="Cambria Math" w:hAnsi="Cambria Math"/>
                      <w:snapToGrid w:val="0"/>
                      <w:szCs w:val="22"/>
                      <w:lang w:eastAsia="de-DE"/>
                    </w:rPr>
                    <m:t>s</m:t>
                  </m:r>
                </m:e>
              </m:d>
              <m:r>
                <w:rPr>
                  <w:rFonts w:ascii="Cambria Math" w:hAnsi="Cambria Math"/>
                  <w:snapToGrid w:val="0"/>
                  <w:szCs w:val="22"/>
                  <w:lang w:eastAsia="de-DE"/>
                </w:rPr>
                <m:t xml:space="preserve">ds+ </m:t>
              </m:r>
              <m:nary>
                <m:naryPr>
                  <m:limLoc m:val="subSup"/>
                  <m:ctrlPr>
                    <w:rPr>
                      <w:rFonts w:ascii="Cambria Math" w:hAnsi="Cambria Math"/>
                      <w:i/>
                      <w:snapToGrid w:val="0"/>
                      <w:lang w:eastAsia="de-DE"/>
                    </w:rPr>
                  </m:ctrlPr>
                </m:naryPr>
                <m:sub>
                  <m:r>
                    <w:rPr>
                      <w:rFonts w:ascii="Cambria Math" w:hAnsi="Cambria Math"/>
                      <w:snapToGrid w:val="0"/>
                      <w:szCs w:val="22"/>
                      <w:lang w:eastAsia="de-DE"/>
                    </w:rPr>
                    <m:t>0</m:t>
                  </m:r>
                </m:sub>
                <m:sup>
                  <m:r>
                    <w:rPr>
                      <w:rFonts w:ascii="Cambria Math" w:hAnsi="Cambria Math"/>
                      <w:snapToGrid w:val="0"/>
                      <w:szCs w:val="22"/>
                      <w:lang w:eastAsia="de-DE"/>
                    </w:rPr>
                    <m:t>t</m:t>
                  </m:r>
                </m:sup>
                <m:e>
                  <m:r>
                    <w:rPr>
                      <w:rFonts w:ascii="Cambria Math" w:hAnsi="Cambria Math"/>
                      <w:snapToGrid w:val="0"/>
                      <w:szCs w:val="22"/>
                      <w:lang w:eastAsia="de-DE"/>
                    </w:rPr>
                    <m:t>σX</m:t>
                  </m:r>
                  <m:d>
                    <m:dPr>
                      <m:ctrlPr>
                        <w:rPr>
                          <w:rFonts w:ascii="Cambria Math" w:hAnsi="Cambria Math"/>
                          <w:i/>
                          <w:snapToGrid w:val="0"/>
                          <w:lang w:eastAsia="de-DE"/>
                        </w:rPr>
                      </m:ctrlPr>
                    </m:dPr>
                    <m:e>
                      <m:r>
                        <w:rPr>
                          <w:rFonts w:ascii="Cambria Math" w:hAnsi="Cambria Math"/>
                          <w:snapToGrid w:val="0"/>
                          <w:szCs w:val="22"/>
                          <w:lang w:eastAsia="de-DE"/>
                        </w:rPr>
                        <m:t>s</m:t>
                      </m:r>
                    </m:e>
                  </m:d>
                  <m:r>
                    <w:rPr>
                      <w:rFonts w:ascii="Cambria Math" w:hAnsi="Cambria Math"/>
                      <w:snapToGrid w:val="0"/>
                      <w:szCs w:val="22"/>
                      <w:lang w:eastAsia="de-DE"/>
                    </w:rPr>
                    <m:t>d</m:t>
                  </m:r>
                  <m:sSub>
                    <m:sSubPr>
                      <m:ctrlPr>
                        <w:rPr>
                          <w:rFonts w:ascii="Cambria Math" w:hAnsi="Cambria Math"/>
                          <w:i/>
                          <w:snapToGrid w:val="0"/>
                          <w:lang w:eastAsia="de-DE"/>
                        </w:rPr>
                      </m:ctrlPr>
                    </m:sSubPr>
                    <m:e>
                      <m:r>
                        <w:rPr>
                          <w:rFonts w:ascii="Cambria Math" w:hAnsi="Cambria Math"/>
                          <w:snapToGrid w:val="0"/>
                          <w:szCs w:val="22"/>
                          <w:lang w:eastAsia="de-DE"/>
                        </w:rPr>
                        <m:t>B</m:t>
                      </m:r>
                    </m:e>
                    <m:sub>
                      <m:r>
                        <w:rPr>
                          <w:rFonts w:ascii="Cambria Math" w:hAnsi="Cambria Math"/>
                          <w:snapToGrid w:val="0"/>
                          <w:szCs w:val="22"/>
                          <w:lang w:eastAsia="de-DE"/>
                        </w:rPr>
                        <m:t>H</m:t>
                      </m:r>
                    </m:sub>
                  </m:sSub>
                  <m:d>
                    <m:dPr>
                      <m:ctrlPr>
                        <w:rPr>
                          <w:rFonts w:ascii="Cambria Math" w:hAnsi="Cambria Math"/>
                          <w:i/>
                          <w:snapToGrid w:val="0"/>
                          <w:lang w:eastAsia="de-DE"/>
                        </w:rPr>
                      </m:ctrlPr>
                    </m:dPr>
                    <m:e>
                      <m:r>
                        <w:rPr>
                          <w:rFonts w:ascii="Cambria Math" w:hAnsi="Cambria Math"/>
                          <w:snapToGrid w:val="0"/>
                          <w:szCs w:val="22"/>
                          <w:lang w:eastAsia="de-DE"/>
                        </w:rPr>
                        <m:t>s</m:t>
                      </m:r>
                    </m:e>
                  </m:d>
                  <m:r>
                    <w:rPr>
                      <w:rFonts w:ascii="Cambria Math" w:hAnsi="Cambria Math"/>
                      <w:snapToGrid w:val="0"/>
                      <w:szCs w:val="22"/>
                      <w:lang w:eastAsia="de-DE"/>
                    </w:rPr>
                    <m:t xml:space="preserve">,  </m:t>
                  </m:r>
                  <m:sSub>
                    <m:sSubPr>
                      <m:ctrlPr>
                        <w:rPr>
                          <w:rFonts w:ascii="Cambria Math" w:hAnsi="Cambria Math"/>
                          <w:i/>
                          <w:snapToGrid w:val="0"/>
                          <w:lang w:eastAsia="de-DE"/>
                        </w:rPr>
                      </m:ctrlPr>
                    </m:sSubPr>
                    <m:e>
                      <m:r>
                        <w:rPr>
                          <w:rFonts w:ascii="Cambria Math" w:hAnsi="Cambria Math"/>
                          <w:snapToGrid w:val="0"/>
                          <w:szCs w:val="22"/>
                          <w:lang w:eastAsia="de-DE"/>
                        </w:rPr>
                        <m:t>X</m:t>
                      </m:r>
                    </m:e>
                    <m:sub>
                      <m:r>
                        <w:rPr>
                          <w:rFonts w:ascii="Cambria Math" w:hAnsi="Cambria Math"/>
                          <w:snapToGrid w:val="0"/>
                          <w:szCs w:val="22"/>
                          <w:lang w:eastAsia="de-DE"/>
                        </w:rPr>
                        <m:t>0</m:t>
                      </m:r>
                    </m:sub>
                  </m:sSub>
                  <m:r>
                    <w:rPr>
                      <w:rFonts w:ascii="Cambria Math" w:hAnsi="Cambria Math"/>
                      <w:snapToGrid w:val="0"/>
                      <w:szCs w:val="22"/>
                      <w:lang w:eastAsia="de-DE"/>
                    </w:rPr>
                    <m:t>=X(0)</m:t>
                  </m:r>
                </m:e>
              </m:nary>
            </m:e>
          </m:nary>
        </m:oMath>
      </m:oMathPara>
    </w:p>
    <w:p w14:paraId="66E0A97A" w14:textId="77777777" w:rsidR="008D1943" w:rsidRPr="007233C1" w:rsidRDefault="008D1943" w:rsidP="008D1943">
      <w:pPr>
        <w:spacing w:line="360" w:lineRule="auto"/>
        <w:jc w:val="both"/>
        <w:rPr>
          <w:rFonts w:ascii="Arial" w:hAnsi="Arial" w:cs="Arial"/>
          <w:strike/>
          <w:color w:val="333333"/>
          <w:highlight w:val="green"/>
          <w:shd w:val="clear" w:color="auto" w:fill="FFFFFF"/>
        </w:rPr>
      </w:pPr>
      <w:r w:rsidRPr="006C7A54">
        <w:rPr>
          <w:rFonts w:ascii="Arial" w:hAnsi="Arial" w:cs="Arial"/>
          <w:color w:val="333333"/>
          <w:shd w:val="clear" w:color="auto" w:fill="FFFFFF"/>
        </w:rPr>
        <w:t xml:space="preserve">where </w:t>
      </w:r>
      <w:r w:rsidRPr="006C7A54">
        <w:rPr>
          <w:rFonts w:ascii="Arial" w:hAnsi="Arial" w:cs="Arial"/>
          <w:i/>
          <w:iCs/>
          <w:color w:val="333333"/>
          <w:shd w:val="clear" w:color="auto" w:fill="FFFFFF"/>
        </w:rPr>
        <w:t>X(t)</w:t>
      </w:r>
      <w:r w:rsidRPr="006C7A54">
        <w:rPr>
          <w:rFonts w:ascii="Arial" w:hAnsi="Arial" w:cs="Arial"/>
          <w:color w:val="333333"/>
          <w:shd w:val="clear" w:color="auto" w:fill="FFFFFF"/>
        </w:rPr>
        <w:t xml:space="preserve"> is the value of the financial quantity at time </w:t>
      </w:r>
      <w:r w:rsidRPr="006C7A54">
        <w:rPr>
          <w:rFonts w:ascii="Arial" w:hAnsi="Arial" w:cs="Arial"/>
          <w:i/>
          <w:iCs/>
          <w:color w:val="333333"/>
          <w:shd w:val="clear" w:color="auto" w:fill="FFFFFF"/>
        </w:rPr>
        <w:t>t</w:t>
      </w:r>
      <w:r w:rsidRPr="006C7A54">
        <w:rPr>
          <w:rFonts w:ascii="Arial" w:hAnsi="Arial" w:cs="Arial"/>
          <w:color w:val="333333"/>
          <w:shd w:val="clear" w:color="auto" w:fill="FFFFFF"/>
        </w:rPr>
        <w:t xml:space="preserve">, </w:t>
      </w:r>
      <w:proofErr w:type="gramStart"/>
      <w:r w:rsidRPr="006C7A54">
        <w:rPr>
          <w:rFonts w:ascii="Arial" w:hAnsi="Arial" w:cs="Arial"/>
          <w:i/>
          <w:iCs/>
          <w:color w:val="333333"/>
          <w:shd w:val="clear" w:color="auto" w:fill="FFFFFF"/>
        </w:rPr>
        <w:t>X(</w:t>
      </w:r>
      <w:proofErr w:type="gramEnd"/>
      <w:r w:rsidRPr="006C7A54">
        <w:rPr>
          <w:rFonts w:ascii="Arial" w:hAnsi="Arial" w:cs="Arial"/>
          <w:i/>
          <w:iCs/>
          <w:color w:val="333333"/>
          <w:shd w:val="clear" w:color="auto" w:fill="FFFFFF"/>
        </w:rPr>
        <w:t>0)</w:t>
      </w:r>
      <w:r w:rsidRPr="006C7A54">
        <w:rPr>
          <w:rFonts w:ascii="Arial" w:hAnsi="Arial" w:cs="Arial"/>
          <w:color w:val="333333"/>
          <w:shd w:val="clear" w:color="auto" w:fill="FFFFFF"/>
        </w:rPr>
        <w:t xml:space="preserve"> is the initial value of </w:t>
      </w:r>
      <w:r w:rsidRPr="006C7A54">
        <w:rPr>
          <w:rFonts w:ascii="Arial" w:hAnsi="Arial" w:cs="Arial"/>
          <w:i/>
          <w:iCs/>
          <w:color w:val="333333"/>
          <w:shd w:val="clear" w:color="auto" w:fill="FFFFFF"/>
        </w:rPr>
        <w:t>X</w:t>
      </w:r>
      <w:r w:rsidRPr="006C7A54">
        <w:rPr>
          <w:rFonts w:ascii="Arial" w:hAnsi="Arial" w:cs="Arial"/>
          <w:color w:val="333333"/>
          <w:shd w:val="clear" w:color="auto" w:fill="FFFFFF"/>
        </w:rPr>
        <w:t xml:space="preserve"> at time 0, </w:t>
      </w:r>
      <w:r w:rsidRPr="006C7A54">
        <w:rPr>
          <w:rFonts w:ascii="Arial" w:hAnsi="Arial" w:cs="Arial"/>
          <w:i/>
          <w:iCs/>
          <w:color w:val="333333"/>
          <w:shd w:val="clear" w:color="auto" w:fill="FFFFFF"/>
        </w:rPr>
        <w:t>μ</w:t>
      </w:r>
      <w:r w:rsidRPr="006C7A54">
        <w:rPr>
          <w:rFonts w:ascii="Arial" w:hAnsi="Arial" w:cs="Arial"/>
          <w:color w:val="333333"/>
          <w:shd w:val="clear" w:color="auto" w:fill="FFFFFF"/>
        </w:rPr>
        <w:t xml:space="preserve"> and </w:t>
      </w:r>
      <w:r w:rsidRPr="006C7A54">
        <w:rPr>
          <w:rFonts w:ascii="Arial" w:hAnsi="Arial" w:cs="Arial"/>
          <w:i/>
          <w:iCs/>
          <w:color w:val="333333"/>
          <w:shd w:val="clear" w:color="auto" w:fill="FFFFFF"/>
        </w:rPr>
        <w:t>σ</w:t>
      </w:r>
      <w:r w:rsidRPr="006C7A54">
        <w:rPr>
          <w:rFonts w:ascii="Arial" w:hAnsi="Arial" w:cs="Arial"/>
          <w:color w:val="333333"/>
          <w:shd w:val="clear" w:color="auto" w:fill="FFFFFF"/>
        </w:rPr>
        <w:t xml:space="preserve"> are constants representing the drift and volatility of </w:t>
      </w:r>
      <w:r w:rsidRPr="006C7A54">
        <w:rPr>
          <w:rFonts w:ascii="Arial" w:hAnsi="Arial" w:cs="Arial"/>
          <w:i/>
          <w:iCs/>
          <w:color w:val="333333"/>
          <w:shd w:val="clear" w:color="auto" w:fill="FFFFFF"/>
        </w:rPr>
        <w:t>X</w:t>
      </w:r>
      <w:r w:rsidRPr="006C7A54">
        <w:rPr>
          <w:rFonts w:ascii="Arial" w:hAnsi="Arial" w:cs="Arial"/>
          <w:color w:val="333333"/>
          <w:shd w:val="clear" w:color="auto" w:fill="FFFFFF"/>
        </w:rPr>
        <w:t xml:space="preserve">, respectively, and </w:t>
      </w:r>
      <w:r w:rsidRPr="006C7A54">
        <w:rPr>
          <w:rFonts w:ascii="Arial" w:hAnsi="Arial" w:cs="Arial"/>
          <w:i/>
          <w:iCs/>
          <w:color w:val="333333"/>
          <w:shd w:val="clear" w:color="auto" w:fill="FFFFFF"/>
        </w:rPr>
        <w:t>B</w:t>
      </w:r>
      <w:r w:rsidRPr="006C7A54">
        <w:rPr>
          <w:rFonts w:ascii="Arial" w:hAnsi="Arial" w:cs="Arial"/>
          <w:i/>
          <w:iCs/>
          <w:color w:val="333333"/>
          <w:shd w:val="clear" w:color="auto" w:fill="FFFFFF"/>
          <w:vertAlign w:val="subscript"/>
        </w:rPr>
        <w:t>H</w:t>
      </w:r>
      <w:r w:rsidRPr="006C7A54">
        <w:rPr>
          <w:rFonts w:ascii="Arial" w:hAnsi="Arial" w:cs="Arial"/>
          <w:i/>
          <w:iCs/>
          <w:color w:val="333333"/>
          <w:shd w:val="clear" w:color="auto" w:fill="FFFFFF"/>
        </w:rPr>
        <w:t>(s)</w:t>
      </w:r>
      <w:r w:rsidRPr="006C7A54">
        <w:rPr>
          <w:rFonts w:ascii="Arial" w:hAnsi="Arial" w:cs="Arial"/>
          <w:color w:val="333333"/>
          <w:shd w:val="clear" w:color="auto" w:fill="FFFFFF"/>
        </w:rPr>
        <w:t xml:space="preserve"> is the fractional Brownian motion (</w:t>
      </w:r>
      <w:proofErr w:type="spellStart"/>
      <w:r w:rsidRPr="006C7A54">
        <w:rPr>
          <w:rFonts w:ascii="Arial" w:hAnsi="Arial" w:cs="Arial"/>
          <w:color w:val="333333"/>
          <w:shd w:val="clear" w:color="auto" w:fill="FFFFFF"/>
        </w:rPr>
        <w:t>fBm</w:t>
      </w:r>
      <w:proofErr w:type="spellEnd"/>
      <w:r w:rsidRPr="006C7A54">
        <w:rPr>
          <w:rFonts w:ascii="Arial" w:hAnsi="Arial" w:cs="Arial"/>
          <w:color w:val="333333"/>
          <w:shd w:val="clear" w:color="auto" w:fill="FFFFFF"/>
        </w:rPr>
        <w:t xml:space="preserve">) process which has long-range dependence and self-similarity properties. We already covered why the </w:t>
      </w:r>
      <w:proofErr w:type="spellStart"/>
      <w:r w:rsidRPr="006C7A54">
        <w:rPr>
          <w:rFonts w:ascii="Arial" w:hAnsi="Arial" w:cs="Arial"/>
          <w:color w:val="333333"/>
          <w:shd w:val="clear" w:color="auto" w:fill="FFFFFF"/>
        </w:rPr>
        <w:t>fBm</w:t>
      </w:r>
      <w:proofErr w:type="spellEnd"/>
      <w:r w:rsidRPr="006C7A54">
        <w:rPr>
          <w:rFonts w:ascii="Arial" w:hAnsi="Arial" w:cs="Arial"/>
          <w:color w:val="333333"/>
          <w:shd w:val="clear" w:color="auto" w:fill="FFFFFF"/>
        </w:rPr>
        <w:t xml:space="preserve"> process is used in financial modelling. In summary, it can capture the long-term dependencies in financial data, which are not always captured by traditional Brownian motion processes. This makes it suitable for modelling financial quantities that exhibit long-term trends or memory effects. Unlike crisp partial differential equation, the equation involving uncertainties is modelled using fuzzy processes. In the case of linear coefficients, an explicit solution can be obtained. The fractional fuzzy stochastic differential equation (FFSDE) satisfies the assumptions </w:t>
      </w:r>
      <w:r w:rsidRPr="007233C1">
        <w:rPr>
          <w:rFonts w:ascii="Arial" w:hAnsi="Arial" w:cs="Arial"/>
          <w:color w:val="333333"/>
          <w:highlight w:val="yellow"/>
          <w:shd w:val="clear" w:color="auto" w:fill="FFFFFF"/>
        </w:rPr>
        <w:t>of the existence-uniqueness framework (Lipschitz and linear growth) in the H &gt; ½ Young/</w:t>
      </w:r>
      <w:proofErr w:type="spellStart"/>
      <w:r w:rsidRPr="007233C1">
        <w:rPr>
          <w:rFonts w:ascii="Arial" w:hAnsi="Arial" w:cs="Arial"/>
          <w:color w:val="333333"/>
          <w:highlight w:val="yellow"/>
          <w:shd w:val="clear" w:color="auto" w:fill="FFFFFF"/>
        </w:rPr>
        <w:t>Stratonovich</w:t>
      </w:r>
      <w:proofErr w:type="spellEnd"/>
      <w:r w:rsidRPr="007233C1">
        <w:rPr>
          <w:rFonts w:ascii="Arial" w:hAnsi="Arial" w:cs="Arial"/>
          <w:color w:val="333333"/>
          <w:highlight w:val="yellow"/>
          <w:shd w:val="clear" w:color="auto" w:fill="FFFFFF"/>
        </w:rPr>
        <w:t xml:space="preserve"> setting.</w:t>
      </w:r>
      <w:r w:rsidRPr="006C7A54">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The Yamada-Watanabe-</w:t>
      </w:r>
      <w:proofErr w:type="spellStart"/>
      <w:r w:rsidRPr="007233C1">
        <w:rPr>
          <w:rFonts w:ascii="Arial" w:hAnsi="Arial" w:cs="Arial"/>
          <w:strike/>
          <w:color w:val="333333"/>
          <w:highlight w:val="green"/>
          <w:shd w:val="clear" w:color="auto" w:fill="FFFFFF"/>
        </w:rPr>
        <w:t>Kunita</w:t>
      </w:r>
      <w:proofErr w:type="spellEnd"/>
      <w:r w:rsidRPr="007233C1">
        <w:rPr>
          <w:rFonts w:ascii="Arial" w:hAnsi="Arial" w:cs="Arial"/>
          <w:strike/>
          <w:color w:val="333333"/>
          <w:highlight w:val="green"/>
          <w:shd w:val="clear" w:color="auto" w:fill="FFFFFF"/>
        </w:rPr>
        <w:t xml:space="preserve"> theorem and the Kushner-</w:t>
      </w:r>
      <w:proofErr w:type="spellStart"/>
      <w:r w:rsidRPr="007233C1">
        <w:rPr>
          <w:rFonts w:ascii="Arial" w:hAnsi="Arial" w:cs="Arial"/>
          <w:strike/>
          <w:color w:val="333333"/>
          <w:highlight w:val="green"/>
          <w:shd w:val="clear" w:color="auto" w:fill="FFFFFF"/>
        </w:rPr>
        <w:t>Stratanovich</w:t>
      </w:r>
      <w:proofErr w:type="spellEnd"/>
      <w:r w:rsidRPr="007233C1">
        <w:rPr>
          <w:rFonts w:ascii="Arial" w:hAnsi="Arial" w:cs="Arial"/>
          <w:strike/>
          <w:color w:val="333333"/>
          <w:highlight w:val="green"/>
          <w:shd w:val="clear" w:color="auto" w:fill="FFFFFF"/>
        </w:rPr>
        <w:t xml:space="preserve"> equation.</w:t>
      </w:r>
      <w:r w:rsidRPr="006C7A54">
        <w:rPr>
          <w:rFonts w:ascii="Arial" w:hAnsi="Arial" w:cs="Arial"/>
          <w:color w:val="333333"/>
          <w:shd w:val="clear" w:color="auto" w:fill="FFFFFF"/>
        </w:rPr>
        <w:t xml:space="preserve"> The Yamada-Watanabe-</w:t>
      </w:r>
      <w:proofErr w:type="spellStart"/>
      <w:r w:rsidRPr="006C7A54">
        <w:rPr>
          <w:rFonts w:ascii="Arial" w:hAnsi="Arial" w:cs="Arial"/>
          <w:color w:val="333333"/>
          <w:shd w:val="clear" w:color="auto" w:fill="FFFFFF"/>
        </w:rPr>
        <w:t>Kunita</w:t>
      </w:r>
      <w:proofErr w:type="spellEnd"/>
      <w:r w:rsidRPr="006C7A54">
        <w:rPr>
          <w:rFonts w:ascii="Arial" w:hAnsi="Arial" w:cs="Arial"/>
          <w:color w:val="333333"/>
          <w:shd w:val="clear" w:color="auto" w:fill="FFFFFF"/>
        </w:rPr>
        <w:t xml:space="preserve"> theorem provides </w:t>
      </w:r>
      <w:r w:rsidRPr="006C7A54">
        <w:rPr>
          <w:rFonts w:ascii="Arial" w:hAnsi="Arial" w:cs="Arial"/>
          <w:color w:val="333333"/>
          <w:shd w:val="clear" w:color="auto" w:fill="FFFFFF"/>
        </w:rPr>
        <w:lastRenderedPageBreak/>
        <w:t>conditions for the existence and uniqueness of solutions to certain types of SDEs</w:t>
      </w:r>
      <w:r>
        <w:rPr>
          <w:rFonts w:ascii="Arial" w:hAnsi="Arial" w:cs="Arial"/>
          <w:color w:val="333333"/>
          <w:shd w:val="clear" w:color="auto" w:fill="FFFFFF"/>
        </w:rPr>
        <w:t xml:space="preserve"> </w:t>
      </w:r>
      <w:sdt>
        <w:sdtPr>
          <w:rPr>
            <w:rFonts w:ascii="Arial" w:hAnsi="Arial" w:cs="Arial"/>
            <w:color w:val="333333"/>
            <w:shd w:val="clear" w:color="auto" w:fill="FFFFFF"/>
          </w:rPr>
          <w:id w:val="-202191283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Shi71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[90]</w:t>
          </w:r>
          <w:r>
            <w:rPr>
              <w:rFonts w:ascii="Arial" w:hAnsi="Arial" w:cs="Arial"/>
              <w:color w:val="333333"/>
              <w:shd w:val="clear" w:color="auto" w:fill="FFFFFF"/>
            </w:rPr>
            <w:fldChar w:fldCharType="end"/>
          </w:r>
        </w:sdtContent>
      </w:sdt>
      <w:r w:rsidRPr="006C7A54">
        <w:rPr>
          <w:rFonts w:ascii="Arial" w:hAnsi="Arial" w:cs="Arial"/>
          <w:color w:val="333333"/>
          <w:shd w:val="clear" w:color="auto" w:fill="FFFFFF"/>
        </w:rPr>
        <w:t xml:space="preserve">. </w:t>
      </w:r>
      <w:r w:rsidRPr="007233C1">
        <w:rPr>
          <w:rFonts w:ascii="Arial" w:hAnsi="Arial" w:cs="Arial"/>
          <w:color w:val="333333"/>
          <w:highlight w:val="green"/>
          <w:shd w:val="clear" w:color="auto" w:fill="FFFFFF"/>
        </w:rPr>
        <w:t xml:space="preserve">[Note: Yamada–Watanabe is stated for </w:t>
      </w:r>
      <w:proofErr w:type="spellStart"/>
      <w:r w:rsidRPr="007233C1">
        <w:rPr>
          <w:rFonts w:ascii="Arial" w:hAnsi="Arial" w:cs="Arial"/>
          <w:color w:val="333333"/>
          <w:highlight w:val="green"/>
          <w:shd w:val="clear" w:color="auto" w:fill="FFFFFF"/>
        </w:rPr>
        <w:t>Itô</w:t>
      </w:r>
      <w:proofErr w:type="spellEnd"/>
      <w:r w:rsidRPr="007233C1">
        <w:rPr>
          <w:rFonts w:ascii="Arial" w:hAnsi="Arial" w:cs="Arial"/>
          <w:color w:val="333333"/>
          <w:highlight w:val="green"/>
          <w:shd w:val="clear" w:color="auto" w:fill="FFFFFF"/>
        </w:rPr>
        <w:t xml:space="preserve"> SDEs; we use its frame (Lipschitz/linear growth) while our actual integral with </w:t>
      </w:r>
      <w:proofErr w:type="spellStart"/>
      <w:r w:rsidRPr="007233C1">
        <w:rPr>
          <w:rFonts w:ascii="Arial" w:hAnsi="Arial" w:cs="Arial"/>
          <w:color w:val="333333"/>
          <w:highlight w:val="green"/>
          <w:shd w:val="clear" w:color="auto" w:fill="FFFFFF"/>
        </w:rPr>
        <w:t>fBm</w:t>
      </w:r>
      <w:proofErr w:type="spellEnd"/>
      <w:r w:rsidRPr="007233C1">
        <w:rPr>
          <w:rFonts w:ascii="Arial" w:hAnsi="Arial" w:cs="Arial"/>
          <w:color w:val="333333"/>
          <w:highlight w:val="green"/>
          <w:shd w:val="clear" w:color="auto" w:fill="FFFFFF"/>
        </w:rPr>
        <w:t xml:space="preserve"> and H &gt; ½ is treated via </w:t>
      </w:r>
      <w:proofErr w:type="spellStart"/>
      <w:r w:rsidRPr="007233C1">
        <w:rPr>
          <w:rFonts w:ascii="Arial" w:hAnsi="Arial" w:cs="Arial"/>
          <w:color w:val="333333"/>
          <w:highlight w:val="green"/>
          <w:shd w:val="clear" w:color="auto" w:fill="FFFFFF"/>
        </w:rPr>
        <w:t>pathwise</w:t>
      </w:r>
      <w:proofErr w:type="spellEnd"/>
      <w:r w:rsidRPr="007233C1">
        <w:rPr>
          <w:rFonts w:ascii="Arial" w:hAnsi="Arial" w:cs="Arial"/>
          <w:color w:val="333333"/>
          <w:highlight w:val="green"/>
          <w:shd w:val="clear" w:color="auto" w:fill="FFFFFF"/>
        </w:rPr>
        <w:t xml:space="preserve"> (Young/</w:t>
      </w:r>
      <w:proofErr w:type="spellStart"/>
      <w:r w:rsidRPr="007233C1">
        <w:rPr>
          <w:rFonts w:ascii="Arial" w:hAnsi="Arial" w:cs="Arial"/>
          <w:color w:val="333333"/>
          <w:highlight w:val="green"/>
          <w:shd w:val="clear" w:color="auto" w:fill="FFFFFF"/>
        </w:rPr>
        <w:t>Stratonovich</w:t>
      </w:r>
      <w:proofErr w:type="spellEnd"/>
      <w:r w:rsidRPr="007233C1">
        <w:rPr>
          <w:rFonts w:ascii="Arial" w:hAnsi="Arial" w:cs="Arial"/>
          <w:color w:val="333333"/>
          <w:highlight w:val="green"/>
          <w:shd w:val="clear" w:color="auto" w:fill="FFFFFF"/>
        </w:rPr>
        <w:t>) calculus.]</w:t>
      </w:r>
      <w:r>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Statement of the Theorem—consider the following stochastic differential equation:</w:t>
      </w:r>
    </w:p>
    <w:p w14:paraId="53D2A19C" w14:textId="77777777" w:rsidR="008D1943" w:rsidRPr="007233C1" w:rsidRDefault="008D1943" w:rsidP="008D1943">
      <w:pPr>
        <w:spacing w:line="360" w:lineRule="auto"/>
        <w:jc w:val="center"/>
        <w:rPr>
          <w:rFonts w:ascii="Arial" w:hAnsi="Arial" w:cs="Arial"/>
          <w:strike/>
          <w:color w:val="333333"/>
          <w:highlight w:val="green"/>
          <w:shd w:val="clear" w:color="auto" w:fill="FFFFFF"/>
        </w:rPr>
      </w:pPr>
      <m:oMathPara>
        <m:oMath>
          <m:r>
            <w:rPr>
              <w:rFonts w:ascii="Cambria Math" w:hAnsi="Cambria Math"/>
              <w:strike/>
              <w:highlight w:val="green"/>
            </w:rPr>
            <m:t>dX</m:t>
          </m:r>
          <m:r>
            <w:rPr>
              <w:rFonts w:ascii="Cambria Math" w:hAnsi="Cambria Math"/>
              <w:strike/>
              <w:highlight w:val="green"/>
              <w:vertAlign w:val="subscript"/>
            </w:rPr>
            <m:t>t</m:t>
          </m:r>
          <m:r>
            <w:rPr>
              <w:rFonts w:ascii="Cambria Math" w:hAnsi="Cambria Math"/>
              <w:strike/>
              <w:highlight w:val="green"/>
            </w:rPr>
            <m:t xml:space="preserve">  = b(X</m:t>
          </m:r>
          <m:r>
            <w:rPr>
              <w:rFonts w:ascii="Cambria Math" w:hAnsi="Cambria Math"/>
              <w:strike/>
              <w:highlight w:val="green"/>
              <w:vertAlign w:val="subscript"/>
            </w:rPr>
            <m:t>t</m:t>
          </m:r>
          <m:r>
            <w:rPr>
              <w:rFonts w:ascii="Cambria Math" w:hAnsi="Cambria Math"/>
              <w:strike/>
              <w:highlight w:val="green"/>
            </w:rPr>
            <m:t>)dt + σ(X</m:t>
          </m:r>
          <m:r>
            <w:rPr>
              <w:rFonts w:ascii="Cambria Math" w:hAnsi="Cambria Math"/>
              <w:strike/>
              <w:highlight w:val="green"/>
              <w:vertAlign w:val="subscript"/>
            </w:rPr>
            <m:t>t</m:t>
          </m:r>
          <m:r>
            <w:rPr>
              <w:rFonts w:ascii="Cambria Math" w:hAnsi="Cambria Math"/>
              <w:strike/>
              <w:highlight w:val="green"/>
            </w:rPr>
            <m:t>) dWt</m:t>
          </m:r>
        </m:oMath>
      </m:oMathPara>
    </w:p>
    <w:p w14:paraId="528EB3EA" w14:textId="77777777" w:rsidR="008D1943" w:rsidRPr="007233C1" w:rsidRDefault="008D1943" w:rsidP="008D1943">
      <w:pPr>
        <w:spacing w:line="360" w:lineRule="auto"/>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where:</w:t>
      </w:r>
    </w:p>
    <w:p w14:paraId="4798F478" w14:textId="77777777" w:rsidR="008D1943" w:rsidRPr="007233C1" w:rsidRDefault="008D1943" w:rsidP="008D1943">
      <w:pPr>
        <w:numPr>
          <w:ilvl w:val="0"/>
          <w:numId w:val="40"/>
        </w:numPr>
        <w:spacing w:line="360" w:lineRule="auto"/>
        <w:jc w:val="both"/>
        <w:rPr>
          <w:rFonts w:ascii="Arial" w:hAnsi="Arial" w:cs="Arial"/>
          <w:strike/>
          <w:color w:val="333333"/>
          <w:highlight w:val="green"/>
          <w:shd w:val="clear" w:color="auto" w:fill="FFFFFF"/>
        </w:rPr>
      </w:pPr>
      <w:proofErr w:type="spellStart"/>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strike/>
          <w:color w:val="333333"/>
          <w:highlight w:val="green"/>
          <w:shd w:val="clear" w:color="auto" w:fill="FFFFFF"/>
        </w:rPr>
        <w:t xml:space="preserve"> is the stochastic process to be solved.</w:t>
      </w:r>
    </w:p>
    <w:p w14:paraId="51E77EFA" w14:textId="77777777" w:rsidR="008D1943" w:rsidRPr="007233C1" w:rsidRDefault="008D1943" w:rsidP="008D1943">
      <w:pPr>
        <w:numPr>
          <w:ilvl w:val="0"/>
          <w:numId w:val="40"/>
        </w:numPr>
        <w:spacing w:line="360" w:lineRule="auto"/>
        <w:jc w:val="both"/>
        <w:rPr>
          <w:rFonts w:ascii="Arial" w:hAnsi="Arial" w:cs="Arial"/>
          <w:strike/>
          <w:color w:val="333333"/>
          <w:highlight w:val="green"/>
          <w:shd w:val="clear" w:color="auto" w:fill="FFFFFF"/>
        </w:rPr>
      </w:pPr>
      <w:r w:rsidRPr="007233C1">
        <w:rPr>
          <w:rFonts w:ascii="Arial" w:hAnsi="Arial" w:cs="Arial"/>
          <w:i/>
          <w:iCs/>
          <w:strike/>
          <w:color w:val="333333"/>
          <w:highlight w:val="green"/>
          <w:shd w:val="clear" w:color="auto" w:fill="FFFFFF"/>
        </w:rPr>
        <w:t>b(</w:t>
      </w:r>
      <w:proofErr w:type="spellStart"/>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i/>
          <w:iCs/>
          <w:strike/>
          <w:color w:val="333333"/>
          <w:highlight w:val="green"/>
          <w:shd w:val="clear" w:color="auto" w:fill="FFFFFF"/>
        </w:rPr>
        <w:t>)</w:t>
      </w:r>
      <w:r w:rsidRPr="007233C1">
        <w:rPr>
          <w:rFonts w:ascii="Arial" w:hAnsi="Arial" w:cs="Arial"/>
          <w:strike/>
          <w:color w:val="333333"/>
          <w:highlight w:val="green"/>
          <w:shd w:val="clear" w:color="auto" w:fill="FFFFFF"/>
        </w:rPr>
        <w:t xml:space="preserve"> is a drift function that depends on </w:t>
      </w:r>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bscript"/>
        </w:rPr>
        <w:t>t</w:t>
      </w:r>
      <w:r w:rsidRPr="007233C1">
        <w:rPr>
          <w:rFonts w:ascii="Arial" w:hAnsi="Arial" w:cs="Arial"/>
          <w:i/>
          <w:iCs/>
          <w:strike/>
          <w:color w:val="333333"/>
          <w:highlight w:val="green"/>
          <w:shd w:val="clear" w:color="auto" w:fill="FFFFFF"/>
        </w:rPr>
        <w:t>.</w:t>
      </w:r>
    </w:p>
    <w:p w14:paraId="38FF1F6D" w14:textId="77777777" w:rsidR="008D1943" w:rsidRPr="007233C1" w:rsidRDefault="008D1943" w:rsidP="008D1943">
      <w:pPr>
        <w:numPr>
          <w:ilvl w:val="0"/>
          <w:numId w:val="40"/>
        </w:numPr>
        <w:spacing w:line="360" w:lineRule="auto"/>
        <w:jc w:val="both"/>
        <w:rPr>
          <w:rFonts w:ascii="Arial" w:hAnsi="Arial" w:cs="Arial"/>
          <w:strike/>
          <w:color w:val="333333"/>
          <w:highlight w:val="green"/>
          <w:shd w:val="clear" w:color="auto" w:fill="FFFFFF"/>
        </w:rPr>
      </w:pPr>
      <w:r w:rsidRPr="007233C1">
        <w:rPr>
          <w:rFonts w:ascii="Arial" w:hAnsi="Arial" w:cs="Arial"/>
          <w:i/>
          <w:iCs/>
          <w:strike/>
          <w:color w:val="333333"/>
          <w:highlight w:val="green"/>
          <w:shd w:val="clear" w:color="auto" w:fill="FFFFFF"/>
        </w:rPr>
        <w:t>σ(</w:t>
      </w:r>
      <w:proofErr w:type="spellStart"/>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i/>
          <w:iCs/>
          <w:strike/>
          <w:color w:val="333333"/>
          <w:highlight w:val="green"/>
          <w:shd w:val="clear" w:color="auto" w:fill="FFFFFF"/>
        </w:rPr>
        <w:t>)</w:t>
      </w:r>
      <w:r w:rsidRPr="007233C1">
        <w:rPr>
          <w:rFonts w:ascii="Arial" w:hAnsi="Arial" w:cs="Arial"/>
          <w:strike/>
          <w:color w:val="333333"/>
          <w:highlight w:val="green"/>
          <w:shd w:val="clear" w:color="auto" w:fill="FFFFFF"/>
        </w:rPr>
        <w:t xml:space="preserve"> is a diffusion function that depends on </w:t>
      </w:r>
      <w:r w:rsidRPr="007233C1">
        <w:rPr>
          <w:rFonts w:ascii="Arial" w:hAnsi="Arial" w:cs="Arial"/>
          <w:i/>
          <w:iCs/>
          <w:strike/>
          <w:color w:val="333333"/>
          <w:highlight w:val="green"/>
          <w:shd w:val="clear" w:color="auto" w:fill="FFFFFF"/>
        </w:rPr>
        <w:t>Xt</w:t>
      </w:r>
      <w:r w:rsidRPr="007233C1">
        <w:rPr>
          <w:rFonts w:ascii="Arial" w:hAnsi="Arial" w:cs="Arial"/>
          <w:strike/>
          <w:color w:val="333333"/>
          <w:highlight w:val="green"/>
          <w:shd w:val="clear" w:color="auto" w:fill="FFFFFF"/>
        </w:rPr>
        <w:t>.</w:t>
      </w:r>
    </w:p>
    <w:p w14:paraId="2E6573F0" w14:textId="77777777" w:rsidR="008D1943" w:rsidRPr="007233C1" w:rsidRDefault="008D1943" w:rsidP="008D1943">
      <w:pPr>
        <w:numPr>
          <w:ilvl w:val="0"/>
          <w:numId w:val="40"/>
        </w:numPr>
        <w:spacing w:line="360" w:lineRule="auto"/>
        <w:jc w:val="both"/>
        <w:rPr>
          <w:rFonts w:ascii="Arial" w:hAnsi="Arial" w:cs="Arial"/>
          <w:strike/>
          <w:color w:val="333333"/>
          <w:highlight w:val="green"/>
          <w:shd w:val="clear" w:color="auto" w:fill="FFFFFF"/>
        </w:rPr>
      </w:pPr>
      <w:proofErr w:type="spellStart"/>
      <w:r w:rsidRPr="007233C1">
        <w:rPr>
          <w:rFonts w:ascii="Arial" w:hAnsi="Arial" w:cs="Arial"/>
          <w:i/>
          <w:iCs/>
          <w:strike/>
          <w:color w:val="333333"/>
          <w:highlight w:val="green"/>
          <w:shd w:val="clear" w:color="auto" w:fill="FFFFFF"/>
        </w:rPr>
        <w:t>W</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strike/>
          <w:color w:val="333333"/>
          <w:highlight w:val="green"/>
          <w:shd w:val="clear" w:color="auto" w:fill="FFFFFF"/>
        </w:rPr>
        <w:t xml:space="preserve"> is a standard Wiener process (Brownian motion).</w:t>
      </w:r>
    </w:p>
    <w:p w14:paraId="051D81C7" w14:textId="77777777" w:rsidR="008D1943" w:rsidRPr="007233C1" w:rsidRDefault="008D1943" w:rsidP="008D1943">
      <w:pPr>
        <w:spacing w:line="360" w:lineRule="auto"/>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ab/>
        <w:t>The Yamada-Watanabe-</w:t>
      </w:r>
      <w:proofErr w:type="spellStart"/>
      <w:r w:rsidRPr="007233C1">
        <w:rPr>
          <w:rFonts w:ascii="Arial" w:hAnsi="Arial" w:cs="Arial"/>
          <w:strike/>
          <w:color w:val="333333"/>
          <w:highlight w:val="green"/>
          <w:shd w:val="clear" w:color="auto" w:fill="FFFFFF"/>
        </w:rPr>
        <w:t>Kunita</w:t>
      </w:r>
      <w:proofErr w:type="spellEnd"/>
      <w:r w:rsidRPr="007233C1">
        <w:rPr>
          <w:rFonts w:ascii="Arial" w:hAnsi="Arial" w:cs="Arial"/>
          <w:strike/>
          <w:color w:val="333333"/>
          <w:highlight w:val="green"/>
          <w:shd w:val="clear" w:color="auto" w:fill="FFFFFF"/>
        </w:rPr>
        <w:t xml:space="preserve"> theorem requires the following assumptions to be satisfied:</w:t>
      </w:r>
    </w:p>
    <w:p w14:paraId="58085CA0" w14:textId="77777777" w:rsidR="008D1943" w:rsidRPr="007233C1" w:rsidRDefault="008D1943" w:rsidP="008D1943">
      <w:pPr>
        <w:spacing w:line="360" w:lineRule="auto"/>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 xml:space="preserve">1. The functions </w:t>
      </w:r>
      <w:r w:rsidRPr="007233C1">
        <w:rPr>
          <w:rFonts w:ascii="Arial" w:hAnsi="Arial" w:cs="Arial"/>
          <w:i/>
          <w:iCs/>
          <w:strike/>
          <w:color w:val="333333"/>
          <w:highlight w:val="green"/>
          <w:shd w:val="clear" w:color="auto" w:fill="FFFFFF"/>
        </w:rPr>
        <w:t>b(X)</w:t>
      </w:r>
      <w:r w:rsidRPr="007233C1">
        <w:rPr>
          <w:rFonts w:ascii="Arial" w:hAnsi="Arial" w:cs="Arial"/>
          <w:strike/>
          <w:color w:val="333333"/>
          <w:highlight w:val="green"/>
          <w:shd w:val="clear" w:color="auto" w:fill="FFFFFF"/>
        </w:rPr>
        <w:t xml:space="preserve"> and </w:t>
      </w:r>
      <w:r w:rsidRPr="007233C1">
        <w:rPr>
          <w:rFonts w:ascii="Arial" w:hAnsi="Arial" w:cs="Arial"/>
          <w:i/>
          <w:iCs/>
          <w:strike/>
          <w:color w:val="333333"/>
          <w:highlight w:val="green"/>
          <w:shd w:val="clear" w:color="auto" w:fill="FFFFFF"/>
        </w:rPr>
        <w:t>σ(X)</w:t>
      </w:r>
      <w:r w:rsidRPr="007233C1">
        <w:rPr>
          <w:rFonts w:ascii="Arial" w:hAnsi="Arial" w:cs="Arial"/>
          <w:strike/>
          <w:color w:val="333333"/>
          <w:highlight w:val="green"/>
          <w:shd w:val="clear" w:color="auto" w:fill="FFFFFF"/>
        </w:rPr>
        <w:t xml:space="preserve"> are globally Lipschitz continuous in </w:t>
      </w:r>
      <w:r w:rsidRPr="007233C1">
        <w:rPr>
          <w:rFonts w:ascii="Arial" w:hAnsi="Arial" w:cs="Arial"/>
          <w:i/>
          <w:iCs/>
          <w:strike/>
          <w:color w:val="333333"/>
          <w:highlight w:val="green"/>
          <w:shd w:val="clear" w:color="auto" w:fill="FFFFFF"/>
        </w:rPr>
        <w:t>X</w:t>
      </w:r>
      <w:r w:rsidRPr="007233C1">
        <w:rPr>
          <w:rFonts w:ascii="Arial" w:hAnsi="Arial" w:cs="Arial"/>
          <w:strike/>
          <w:color w:val="333333"/>
          <w:highlight w:val="green"/>
          <w:shd w:val="clear" w:color="auto" w:fill="FFFFFF"/>
        </w:rPr>
        <w:t xml:space="preserve"> with a Lipschitz constant that is independent of time </w:t>
      </w:r>
      <w:r w:rsidRPr="007233C1">
        <w:rPr>
          <w:rFonts w:ascii="Arial" w:hAnsi="Arial" w:cs="Arial"/>
          <w:i/>
          <w:iCs/>
          <w:strike/>
          <w:color w:val="333333"/>
          <w:highlight w:val="green"/>
          <w:shd w:val="clear" w:color="auto" w:fill="FFFFFF"/>
        </w:rPr>
        <w:t>t</w:t>
      </w:r>
      <w:r w:rsidRPr="007233C1">
        <w:rPr>
          <w:rFonts w:ascii="Arial" w:hAnsi="Arial" w:cs="Arial"/>
          <w:strike/>
          <w:color w:val="333333"/>
          <w:highlight w:val="green"/>
          <w:shd w:val="clear" w:color="auto" w:fill="FFFFFF"/>
        </w:rPr>
        <w:t xml:space="preserve">. In other words, there exists a constant </w:t>
      </w:r>
      <w:r w:rsidRPr="007233C1">
        <w:rPr>
          <w:rFonts w:ascii="Arial" w:hAnsi="Arial" w:cs="Arial"/>
          <w:i/>
          <w:iCs/>
          <w:strike/>
          <w:color w:val="333333"/>
          <w:highlight w:val="green"/>
          <w:shd w:val="clear" w:color="auto" w:fill="FFFFFF"/>
        </w:rPr>
        <w:t>K</w:t>
      </w:r>
      <w:r w:rsidRPr="007233C1">
        <w:rPr>
          <w:rFonts w:ascii="Arial" w:hAnsi="Arial" w:cs="Arial"/>
          <w:strike/>
          <w:color w:val="333333"/>
          <w:highlight w:val="green"/>
          <w:shd w:val="clear" w:color="auto" w:fill="FFFFFF"/>
        </w:rPr>
        <w:t xml:space="preserve"> such that for all </w:t>
      </w:r>
      <w:r w:rsidRPr="007233C1">
        <w:rPr>
          <w:rFonts w:ascii="Arial" w:hAnsi="Arial" w:cs="Arial"/>
          <w:i/>
          <w:iCs/>
          <w:strike/>
          <w:color w:val="333333"/>
          <w:highlight w:val="green"/>
          <w:shd w:val="clear" w:color="auto" w:fill="FFFFFF"/>
        </w:rPr>
        <w:t>x, y</w:t>
      </w:r>
      <w:r w:rsidRPr="007233C1">
        <w:rPr>
          <w:rFonts w:ascii="Arial" w:hAnsi="Arial" w:cs="Arial"/>
          <w:strike/>
          <w:color w:val="333333"/>
          <w:highlight w:val="green"/>
          <w:shd w:val="clear" w:color="auto" w:fill="FFFFFF"/>
        </w:rPr>
        <w:t xml:space="preserve"> in the state space of </w:t>
      </w:r>
      <w:r w:rsidRPr="007233C1">
        <w:rPr>
          <w:rFonts w:ascii="Arial" w:hAnsi="Arial" w:cs="Arial"/>
          <w:i/>
          <w:iCs/>
          <w:strike/>
          <w:color w:val="333333"/>
          <w:highlight w:val="green"/>
          <w:shd w:val="clear" w:color="auto" w:fill="FFFFFF"/>
        </w:rPr>
        <w:t>X</w:t>
      </w:r>
      <w:r w:rsidRPr="007233C1">
        <w:rPr>
          <w:rFonts w:ascii="Arial" w:hAnsi="Arial" w:cs="Arial"/>
          <w:strike/>
          <w:color w:val="333333"/>
          <w:highlight w:val="green"/>
          <w:shd w:val="clear" w:color="auto" w:fill="FFFFFF"/>
        </w:rPr>
        <w:t>, we have:</w:t>
      </w:r>
    </w:p>
    <w:p w14:paraId="53D63BD8" w14:textId="77777777" w:rsidR="008D1943" w:rsidRPr="007233C1" w:rsidRDefault="00000000" w:rsidP="008D1943">
      <w:pPr>
        <w:spacing w:line="360" w:lineRule="auto"/>
        <w:jc w:val="center"/>
        <w:rPr>
          <w:rFonts w:ascii="Arial" w:hAnsi="Arial" w:cs="Arial"/>
          <w:strike/>
          <w:highlight w:val="green"/>
        </w:rPr>
      </w:pPr>
      <m:oMathPara>
        <m:oMath>
          <m:d>
            <m:dPr>
              <m:begChr m:val="|"/>
              <m:endChr m:val="|"/>
              <m:ctrlPr>
                <w:rPr>
                  <w:rFonts w:ascii="Cambria Math" w:hAnsi="Cambria Math"/>
                  <w:strike/>
                  <w:highlight w:val="green"/>
                </w:rPr>
              </m:ctrlPr>
            </m:dPr>
            <m:e>
              <m:r>
                <w:rPr>
                  <w:rFonts w:ascii="Cambria Math" w:hAnsi="Cambria Math"/>
                  <w:strike/>
                  <w:highlight w:val="green"/>
                </w:rPr>
                <m:t>b</m:t>
              </m:r>
              <m:d>
                <m:dPr>
                  <m:ctrlPr>
                    <w:rPr>
                      <w:rFonts w:ascii="Cambria Math" w:hAnsi="Cambria Math"/>
                      <w:strike/>
                      <w:highlight w:val="green"/>
                    </w:rPr>
                  </m:ctrlPr>
                </m:dPr>
                <m:e>
                  <m:r>
                    <w:rPr>
                      <w:rFonts w:ascii="Cambria Math" w:hAnsi="Cambria Math"/>
                      <w:strike/>
                      <w:highlight w:val="green"/>
                    </w:rPr>
                    <m:t>x</m:t>
                  </m:r>
                </m:e>
              </m:d>
              <m:r>
                <m:rPr>
                  <m:sty m:val="p"/>
                </m:rPr>
                <w:rPr>
                  <w:rFonts w:ascii="Cambria Math" w:hAnsi="Cambria Math"/>
                  <w:strike/>
                  <w:highlight w:val="green"/>
                </w:rPr>
                <m:t xml:space="preserve">- </m:t>
              </m:r>
              <m:r>
                <w:rPr>
                  <w:rFonts w:ascii="Cambria Math" w:hAnsi="Cambria Math"/>
                  <w:strike/>
                  <w:highlight w:val="green"/>
                </w:rPr>
                <m:t>b</m:t>
              </m:r>
              <m:d>
                <m:dPr>
                  <m:ctrlPr>
                    <w:rPr>
                      <w:rFonts w:ascii="Cambria Math" w:hAnsi="Cambria Math"/>
                      <w:strike/>
                      <w:highlight w:val="green"/>
                    </w:rPr>
                  </m:ctrlPr>
                </m:dPr>
                <m:e>
                  <m:r>
                    <w:rPr>
                      <w:rFonts w:ascii="Cambria Math" w:hAnsi="Cambria Math"/>
                      <w:strike/>
                      <w:highlight w:val="green"/>
                    </w:rPr>
                    <m:t>y</m:t>
                  </m:r>
                </m:e>
              </m:d>
            </m:e>
          </m:d>
          <m:r>
            <m:rPr>
              <m:sty m:val="p"/>
            </m:rPr>
            <w:rPr>
              <w:rFonts w:ascii="Cambria Math" w:hAnsi="Cambria Math"/>
              <w:strike/>
              <w:highlight w:val="green"/>
            </w:rPr>
            <m:t xml:space="preserve">≤ </m:t>
          </m:r>
          <m:r>
            <w:rPr>
              <w:rFonts w:ascii="Cambria Math" w:hAnsi="Cambria Math"/>
              <w:strike/>
              <w:highlight w:val="green"/>
            </w:rPr>
            <m:t>K</m:t>
          </m:r>
          <m:r>
            <m:rPr>
              <m:sty m:val="p"/>
            </m:rPr>
            <w:rPr>
              <w:rFonts w:ascii="Cambria Math" w:hAnsi="Cambria Math"/>
              <w:strike/>
              <w:highlight w:val="green"/>
            </w:rPr>
            <m:t xml:space="preserve"> </m:t>
          </m:r>
          <m:d>
            <m:dPr>
              <m:begChr m:val="|"/>
              <m:endChr m:val="|"/>
              <m:ctrlPr>
                <w:rPr>
                  <w:rFonts w:ascii="Cambria Math" w:hAnsi="Cambria Math"/>
                  <w:strike/>
                  <w:highlight w:val="green"/>
                </w:rPr>
              </m:ctrlPr>
            </m:dPr>
            <m:e>
              <m:r>
                <w:rPr>
                  <w:rFonts w:ascii="Cambria Math" w:hAnsi="Cambria Math"/>
                  <w:strike/>
                  <w:highlight w:val="green"/>
                </w:rPr>
                <m:t>x</m:t>
              </m:r>
              <m:r>
                <m:rPr>
                  <m:sty m:val="p"/>
                </m:rPr>
                <w:rPr>
                  <w:rFonts w:ascii="Cambria Math" w:hAnsi="Cambria Math"/>
                  <w:strike/>
                  <w:highlight w:val="green"/>
                </w:rPr>
                <m:t xml:space="preserve"> - </m:t>
              </m:r>
              <m:r>
                <w:rPr>
                  <w:rFonts w:ascii="Cambria Math" w:hAnsi="Cambria Math"/>
                  <w:strike/>
                  <w:highlight w:val="green"/>
                </w:rPr>
                <m:t>y</m:t>
              </m:r>
            </m:e>
          </m:d>
        </m:oMath>
      </m:oMathPara>
    </w:p>
    <w:p w14:paraId="5CC29F84" w14:textId="77777777" w:rsidR="008D1943" w:rsidRPr="007233C1" w:rsidRDefault="008D1943" w:rsidP="008D1943">
      <w:pPr>
        <w:spacing w:line="360" w:lineRule="auto"/>
        <w:jc w:val="center"/>
        <w:rPr>
          <w:rFonts w:ascii="Arial" w:hAnsi="Arial" w:cs="Arial"/>
          <w:strike/>
          <w:color w:val="333333"/>
          <w:highlight w:val="green"/>
          <w:shd w:val="clear" w:color="auto" w:fill="FFFFFF"/>
        </w:rPr>
      </w:pPr>
      <m:oMathPara>
        <m:oMath>
          <m:r>
            <w:rPr>
              <w:rFonts w:ascii="Cambria Math" w:hAnsi="Cambria Math"/>
              <w:strike/>
              <w:highlight w:val="green"/>
            </w:rPr>
            <m:t>|σ(x) - σ(y)| ≤ K |x - y|</m:t>
          </m:r>
        </m:oMath>
      </m:oMathPara>
    </w:p>
    <w:p w14:paraId="316E60D2" w14:textId="77777777" w:rsidR="008D1943" w:rsidRPr="007233C1" w:rsidRDefault="008D1943" w:rsidP="008D1943">
      <w:pPr>
        <w:spacing w:line="360" w:lineRule="auto"/>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 xml:space="preserve">2. The functions </w:t>
      </w:r>
      <w:r w:rsidRPr="007233C1">
        <w:rPr>
          <w:rFonts w:ascii="Arial" w:hAnsi="Arial" w:cs="Arial"/>
          <w:i/>
          <w:iCs/>
          <w:strike/>
          <w:color w:val="333333"/>
          <w:highlight w:val="green"/>
          <w:shd w:val="clear" w:color="auto" w:fill="FFFFFF"/>
        </w:rPr>
        <w:t>b(X)</w:t>
      </w:r>
      <w:r w:rsidRPr="007233C1">
        <w:rPr>
          <w:rFonts w:ascii="Arial" w:hAnsi="Arial" w:cs="Arial"/>
          <w:strike/>
          <w:color w:val="333333"/>
          <w:highlight w:val="green"/>
          <w:shd w:val="clear" w:color="auto" w:fill="FFFFFF"/>
        </w:rPr>
        <w:t xml:space="preserve"> and </w:t>
      </w:r>
      <w:r w:rsidRPr="007233C1">
        <w:rPr>
          <w:rFonts w:ascii="Arial" w:hAnsi="Arial" w:cs="Arial"/>
          <w:i/>
          <w:iCs/>
          <w:strike/>
          <w:color w:val="333333"/>
          <w:highlight w:val="green"/>
          <w:shd w:val="clear" w:color="auto" w:fill="FFFFFF"/>
        </w:rPr>
        <w:t>σ(X)</w:t>
      </w:r>
      <w:r w:rsidRPr="007233C1">
        <w:rPr>
          <w:rFonts w:ascii="Arial" w:hAnsi="Arial" w:cs="Arial"/>
          <w:strike/>
          <w:color w:val="333333"/>
          <w:highlight w:val="green"/>
          <w:shd w:val="clear" w:color="auto" w:fill="FFFFFF"/>
        </w:rPr>
        <w:t xml:space="preserve"> satisfy a linear growth condition. That is, there exist constants </w:t>
      </w:r>
      <w:r w:rsidRPr="007233C1">
        <w:rPr>
          <w:rFonts w:ascii="Arial" w:hAnsi="Arial" w:cs="Arial"/>
          <w:i/>
          <w:iCs/>
          <w:strike/>
          <w:color w:val="333333"/>
          <w:highlight w:val="green"/>
          <w:shd w:val="clear" w:color="auto" w:fill="FFFFFF"/>
        </w:rPr>
        <w:t>M</w:t>
      </w:r>
      <w:r w:rsidRPr="007233C1">
        <w:rPr>
          <w:rFonts w:ascii="Arial" w:hAnsi="Arial" w:cs="Arial"/>
          <w:strike/>
          <w:color w:val="333333"/>
          <w:highlight w:val="green"/>
          <w:shd w:val="clear" w:color="auto" w:fill="FFFFFF"/>
        </w:rPr>
        <w:t xml:space="preserve"> and </w:t>
      </w:r>
      <w:r w:rsidRPr="007233C1">
        <w:rPr>
          <w:rFonts w:ascii="Arial" w:hAnsi="Arial" w:cs="Arial"/>
          <w:i/>
          <w:iCs/>
          <w:strike/>
          <w:color w:val="333333"/>
          <w:highlight w:val="green"/>
          <w:shd w:val="clear" w:color="auto" w:fill="FFFFFF"/>
        </w:rPr>
        <w:t>L</w:t>
      </w:r>
      <w:r w:rsidRPr="007233C1">
        <w:rPr>
          <w:rFonts w:ascii="Arial" w:hAnsi="Arial" w:cs="Arial"/>
          <w:strike/>
          <w:color w:val="333333"/>
          <w:highlight w:val="green"/>
          <w:shd w:val="clear" w:color="auto" w:fill="FFFFFF"/>
        </w:rPr>
        <w:t xml:space="preserve"> such that for all </w:t>
      </w:r>
      <w:r w:rsidRPr="007233C1">
        <w:rPr>
          <w:rFonts w:ascii="Arial" w:hAnsi="Arial" w:cs="Arial"/>
          <w:i/>
          <w:iCs/>
          <w:strike/>
          <w:color w:val="333333"/>
          <w:highlight w:val="green"/>
          <w:shd w:val="clear" w:color="auto" w:fill="FFFFFF"/>
        </w:rPr>
        <w:t>x</w:t>
      </w:r>
      <w:r w:rsidRPr="007233C1">
        <w:rPr>
          <w:rFonts w:ascii="Arial" w:hAnsi="Arial" w:cs="Arial"/>
          <w:strike/>
          <w:color w:val="333333"/>
          <w:highlight w:val="green"/>
          <w:shd w:val="clear" w:color="auto" w:fill="FFFFFF"/>
        </w:rPr>
        <w:t xml:space="preserve"> in the state space of </w:t>
      </w:r>
      <w:r w:rsidRPr="007233C1">
        <w:rPr>
          <w:rFonts w:ascii="Arial" w:hAnsi="Arial" w:cs="Arial"/>
          <w:i/>
          <w:iCs/>
          <w:strike/>
          <w:color w:val="333333"/>
          <w:highlight w:val="green"/>
          <w:shd w:val="clear" w:color="auto" w:fill="FFFFFF"/>
        </w:rPr>
        <w:t>X</w:t>
      </w:r>
      <w:r w:rsidRPr="007233C1">
        <w:rPr>
          <w:rFonts w:ascii="Arial" w:hAnsi="Arial" w:cs="Arial"/>
          <w:strike/>
          <w:color w:val="333333"/>
          <w:highlight w:val="green"/>
          <w:shd w:val="clear" w:color="auto" w:fill="FFFFFF"/>
        </w:rPr>
        <w:t>, we have:</w:t>
      </w:r>
    </w:p>
    <w:p w14:paraId="72853845" w14:textId="77777777" w:rsidR="008D1943" w:rsidRPr="007233C1" w:rsidRDefault="008D1943" w:rsidP="008D1943">
      <w:pPr>
        <w:spacing w:line="360" w:lineRule="auto"/>
        <w:jc w:val="center"/>
        <w:rPr>
          <w:rFonts w:ascii="Arial" w:hAnsi="Arial" w:cs="Arial"/>
          <w:strike/>
          <w:snapToGrid w:val="0"/>
          <w:szCs w:val="22"/>
          <w:highlight w:val="green"/>
          <w:lang w:eastAsia="de-DE"/>
        </w:rPr>
      </w:pPr>
      <m:oMathPara>
        <m:oMath>
          <m:r>
            <w:rPr>
              <w:rFonts w:ascii="Cambria Math" w:hAnsi="Cambria Math" w:hint="eastAsia"/>
              <w:strike/>
              <w:snapToGrid w:val="0"/>
              <w:szCs w:val="22"/>
              <w:highlight w:val="green"/>
              <w:lang w:eastAsia="de-DE"/>
            </w:rPr>
            <m:t xml:space="preserve">|b(x)| </m:t>
          </m:r>
          <m:r>
            <w:rPr>
              <w:rFonts w:ascii="Cambria Math" w:hAnsi="Cambria Math" w:hint="eastAsia"/>
              <w:strike/>
              <w:snapToGrid w:val="0"/>
              <w:szCs w:val="22"/>
              <w:highlight w:val="green"/>
              <w:lang w:eastAsia="de-DE"/>
            </w:rPr>
            <m:t>≤</m:t>
          </m:r>
          <m:r>
            <w:rPr>
              <w:rFonts w:ascii="Cambria Math" w:hAnsi="Cambria Math" w:hint="eastAsia"/>
              <w:strike/>
              <w:snapToGrid w:val="0"/>
              <w:szCs w:val="22"/>
              <w:highlight w:val="green"/>
              <w:lang w:eastAsia="de-DE"/>
            </w:rPr>
            <m:t xml:space="preserve"> M(1 + |x|)</m:t>
          </m:r>
        </m:oMath>
      </m:oMathPara>
    </w:p>
    <w:p w14:paraId="7BCCA30D" w14:textId="77777777" w:rsidR="008D1943" w:rsidRPr="007233C1" w:rsidRDefault="008D1943" w:rsidP="008D1943">
      <w:pPr>
        <w:spacing w:line="360" w:lineRule="auto"/>
        <w:jc w:val="center"/>
        <w:rPr>
          <w:rFonts w:ascii="Arial" w:hAnsi="Arial" w:cs="Arial"/>
          <w:strike/>
          <w:color w:val="333333"/>
          <w:highlight w:val="green"/>
          <w:shd w:val="clear" w:color="auto" w:fill="FFFFFF"/>
        </w:rPr>
      </w:pPr>
      <m:oMathPara>
        <m:oMath>
          <m:r>
            <w:rPr>
              <w:rFonts w:ascii="Cambria Math" w:hAnsi="Cambria Math"/>
              <w:strike/>
              <w:highlight w:val="green"/>
            </w:rPr>
            <m:t>|σ(x)| ≤ L(1 + |x|)</m:t>
          </m:r>
        </m:oMath>
      </m:oMathPara>
    </w:p>
    <w:p w14:paraId="749830D1" w14:textId="77777777" w:rsidR="008D1943" w:rsidRPr="007233C1" w:rsidRDefault="008D1943" w:rsidP="008D1943">
      <w:pPr>
        <w:spacing w:line="360" w:lineRule="auto"/>
        <w:ind w:firstLine="720"/>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 xml:space="preserve">SDE is </w:t>
      </w:r>
      <w:proofErr w:type="spellStart"/>
      <w:r w:rsidRPr="007233C1">
        <w:rPr>
          <w:rFonts w:ascii="Arial" w:hAnsi="Arial" w:cs="Arial"/>
          <w:strike/>
          <w:color w:val="333333"/>
          <w:highlight w:val="green"/>
          <w:shd w:val="clear" w:color="auto" w:fill="FFFFFF"/>
        </w:rPr>
        <w:t>nondegerate</w:t>
      </w:r>
      <w:proofErr w:type="spellEnd"/>
      <w:r w:rsidRPr="007233C1">
        <w:rPr>
          <w:rFonts w:ascii="Arial" w:hAnsi="Arial" w:cs="Arial"/>
          <w:strike/>
          <w:color w:val="333333"/>
          <w:highlight w:val="green"/>
          <w:shd w:val="clear" w:color="auto" w:fill="FFFFFF"/>
        </w:rPr>
        <w:t xml:space="preserve"> meaning the diffusion(covariance) matrix </w:t>
      </w:r>
      <w:proofErr w:type="spellStart"/>
      <w:r w:rsidRPr="007233C1">
        <w:rPr>
          <w:rFonts w:ascii="Arial" w:hAnsi="Arial" w:cs="Arial"/>
          <w:i/>
          <w:iCs/>
          <w:strike/>
          <w:color w:val="333333"/>
          <w:highlight w:val="green"/>
          <w:shd w:val="clear" w:color="auto" w:fill="FFFFFF"/>
        </w:rPr>
        <w:t>σσ</w:t>
      </w:r>
      <w:r w:rsidRPr="007233C1">
        <w:rPr>
          <w:rFonts w:ascii="Arial" w:hAnsi="Arial" w:cs="Arial"/>
          <w:i/>
          <w:iCs/>
          <w:strike/>
          <w:color w:val="333333"/>
          <w:highlight w:val="green"/>
          <w:shd w:val="clear" w:color="auto" w:fill="FFFFFF"/>
          <w:vertAlign w:val="superscript"/>
        </w:rPr>
        <w:t>T</w:t>
      </w:r>
      <w:proofErr w:type="spellEnd"/>
      <w:r w:rsidRPr="007233C1">
        <w:rPr>
          <w:rFonts w:ascii="Arial" w:hAnsi="Arial" w:cs="Arial"/>
          <w:i/>
          <w:iCs/>
          <w:strike/>
          <w:color w:val="333333"/>
          <w:highlight w:val="green"/>
          <w:shd w:val="clear" w:color="auto" w:fill="FFFFFF"/>
        </w:rPr>
        <w:t xml:space="preserve"> </w:t>
      </w:r>
      <w:r w:rsidRPr="007233C1">
        <w:rPr>
          <w:rFonts w:ascii="Arial" w:hAnsi="Arial" w:cs="Arial"/>
          <w:strike/>
          <w:color w:val="333333"/>
          <w:highlight w:val="green"/>
          <w:shd w:val="clear" w:color="auto" w:fill="FFFFFF"/>
        </w:rPr>
        <w:t>is positive definite everywhere. Under these assumptions, the Yamada-Watanabe-</w:t>
      </w:r>
      <w:proofErr w:type="spellStart"/>
      <w:r w:rsidRPr="007233C1">
        <w:rPr>
          <w:rFonts w:ascii="Arial" w:hAnsi="Arial" w:cs="Arial"/>
          <w:strike/>
          <w:color w:val="333333"/>
          <w:highlight w:val="green"/>
          <w:shd w:val="clear" w:color="auto" w:fill="FFFFFF"/>
        </w:rPr>
        <w:t>Kunita</w:t>
      </w:r>
      <w:proofErr w:type="spellEnd"/>
      <w:r w:rsidRPr="007233C1">
        <w:rPr>
          <w:rFonts w:ascii="Arial" w:hAnsi="Arial" w:cs="Arial"/>
          <w:strike/>
          <w:color w:val="333333"/>
          <w:highlight w:val="green"/>
          <w:shd w:val="clear" w:color="auto" w:fill="FFFFFF"/>
        </w:rPr>
        <w:t xml:space="preserve"> theorem guarantees the existence and uniqueness of a strong solution to the stochastic differential equation:</w:t>
      </w:r>
    </w:p>
    <w:p w14:paraId="0D95AEF3" w14:textId="77777777" w:rsidR="008D1943" w:rsidRPr="007233C1" w:rsidRDefault="008D1943" w:rsidP="008D1943">
      <w:pPr>
        <w:spacing w:line="360" w:lineRule="auto"/>
        <w:jc w:val="center"/>
        <w:rPr>
          <w:rFonts w:ascii="Arial" w:hAnsi="Arial" w:cs="Arial"/>
          <w:strike/>
          <w:color w:val="333333"/>
          <w:highlight w:val="green"/>
          <w:shd w:val="clear" w:color="auto" w:fill="FFFFFF"/>
        </w:rPr>
      </w:pPr>
      <m:oMathPara>
        <m:oMath>
          <m:r>
            <w:rPr>
              <w:rFonts w:ascii="Cambria Math" w:hAnsi="Cambria Math"/>
              <w:strike/>
              <w:snapToGrid w:val="0"/>
              <w:szCs w:val="22"/>
              <w:highlight w:val="green"/>
              <w:lang w:eastAsia="de-DE"/>
            </w:rPr>
            <m:t>dX(</m:t>
          </m:r>
          <m:r>
            <w:rPr>
              <w:rFonts w:ascii="Cambria Math" w:hAnsi="Cambria Math"/>
              <w:strike/>
              <w:snapToGrid w:val="0"/>
              <w:szCs w:val="22"/>
              <w:highlight w:val="green"/>
              <w:vertAlign w:val="subscript"/>
              <w:lang w:eastAsia="de-DE"/>
            </w:rPr>
            <m:t>t)</m:t>
          </m:r>
          <m:r>
            <w:rPr>
              <w:rFonts w:ascii="Cambria Math" w:hAnsi="Cambria Math"/>
              <w:strike/>
              <w:snapToGrid w:val="0"/>
              <w:szCs w:val="22"/>
              <w:highlight w:val="green"/>
              <w:lang w:eastAsia="de-DE"/>
            </w:rPr>
            <m:t xml:space="preserve">  = bX(</m:t>
          </m:r>
          <m:r>
            <w:rPr>
              <w:rFonts w:ascii="Cambria Math" w:hAnsi="Cambria Math"/>
              <w:strike/>
              <w:snapToGrid w:val="0"/>
              <w:szCs w:val="22"/>
              <w:highlight w:val="green"/>
              <w:vertAlign w:val="subscript"/>
              <w:lang w:eastAsia="de-DE"/>
            </w:rPr>
            <m:t>t</m:t>
          </m:r>
          <m:r>
            <w:rPr>
              <w:rFonts w:ascii="Cambria Math" w:hAnsi="Cambria Math"/>
              <w:strike/>
              <w:snapToGrid w:val="0"/>
              <w:szCs w:val="22"/>
              <w:highlight w:val="green"/>
              <w:lang w:eastAsia="de-DE"/>
            </w:rPr>
            <m:t>)dt + σX(</m:t>
          </m:r>
          <m:r>
            <w:rPr>
              <w:rFonts w:ascii="Cambria Math" w:hAnsi="Cambria Math"/>
              <w:strike/>
              <w:snapToGrid w:val="0"/>
              <w:szCs w:val="22"/>
              <w:highlight w:val="green"/>
              <w:vertAlign w:val="subscript"/>
              <w:lang w:eastAsia="de-DE"/>
            </w:rPr>
            <m:t>t</m:t>
          </m:r>
          <m:r>
            <w:rPr>
              <w:rFonts w:ascii="Cambria Math" w:hAnsi="Cambria Math"/>
              <w:strike/>
              <w:snapToGrid w:val="0"/>
              <w:szCs w:val="22"/>
              <w:highlight w:val="green"/>
              <w:lang w:eastAsia="de-DE"/>
            </w:rPr>
            <m:t>) dWt</m:t>
          </m:r>
        </m:oMath>
      </m:oMathPara>
    </w:p>
    <w:p w14:paraId="42655ED8" w14:textId="77777777" w:rsidR="008D1943" w:rsidRPr="007233C1" w:rsidRDefault="008D1943" w:rsidP="008D1943">
      <w:pPr>
        <w:spacing w:line="360" w:lineRule="auto"/>
        <w:ind w:firstLine="720"/>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The theorem is essential because it establishes the conditions under which solutions to certain stochastic differential equations exist and are unique. The key idea behind the Yamada-Watanabe-</w:t>
      </w:r>
      <w:proofErr w:type="spellStart"/>
      <w:r w:rsidRPr="007233C1">
        <w:rPr>
          <w:rFonts w:ascii="Arial" w:hAnsi="Arial" w:cs="Arial"/>
          <w:strike/>
          <w:color w:val="333333"/>
          <w:highlight w:val="green"/>
          <w:shd w:val="clear" w:color="auto" w:fill="FFFFFF"/>
        </w:rPr>
        <w:t>Kunita</w:t>
      </w:r>
      <w:proofErr w:type="spellEnd"/>
      <w:r w:rsidRPr="007233C1">
        <w:rPr>
          <w:rFonts w:ascii="Arial" w:hAnsi="Arial" w:cs="Arial"/>
          <w:strike/>
          <w:color w:val="333333"/>
          <w:highlight w:val="green"/>
          <w:shd w:val="clear" w:color="auto" w:fill="FFFFFF"/>
        </w:rPr>
        <w:t xml:space="preserve"> theorem is to show that the nonlinearity of the drift and diffusion coefficients can be controlled by the Lipschitz and growth conditions, </w:t>
      </w:r>
      <w:r w:rsidRPr="007233C1">
        <w:rPr>
          <w:rFonts w:ascii="Arial" w:hAnsi="Arial" w:cs="Arial"/>
          <w:strike/>
          <w:color w:val="333333"/>
          <w:highlight w:val="green"/>
          <w:shd w:val="clear" w:color="auto" w:fill="FFFFFF"/>
        </w:rPr>
        <w:lastRenderedPageBreak/>
        <w:t>respectively, so that the SDE admits a unique solution. The theorem has been extended to FFSDEs, which are SDEs with fuzzy coefficients. In this context, the theorem provides conditions for the existence and uniqueness of solutions to FFSDEs and has important applications in the modelling of systems with uncertain or imprecise information.</w:t>
      </w:r>
    </w:p>
    <w:p w14:paraId="45F451A5" w14:textId="77777777" w:rsidR="008D1943" w:rsidRPr="007233C1" w:rsidRDefault="008D1943" w:rsidP="008D1943">
      <w:pPr>
        <w:spacing w:line="360" w:lineRule="auto"/>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ab/>
        <w:t>The second important condition is the FFSDE model must satisfy the Kushner-</w:t>
      </w:r>
      <w:proofErr w:type="spellStart"/>
      <w:r w:rsidRPr="007233C1">
        <w:rPr>
          <w:rFonts w:ascii="Arial" w:hAnsi="Arial" w:cs="Arial"/>
          <w:strike/>
          <w:color w:val="333333"/>
          <w:highlight w:val="green"/>
          <w:shd w:val="clear" w:color="auto" w:fill="FFFFFF"/>
        </w:rPr>
        <w:t>Stratonovich</w:t>
      </w:r>
      <w:proofErr w:type="spellEnd"/>
      <w:r w:rsidRPr="007233C1">
        <w:rPr>
          <w:rFonts w:ascii="Arial" w:hAnsi="Arial" w:cs="Arial"/>
          <w:strike/>
          <w:color w:val="333333"/>
          <w:highlight w:val="green"/>
          <w:shd w:val="clear" w:color="auto" w:fill="FFFFFF"/>
        </w:rPr>
        <w:t xml:space="preserve"> equation </w:t>
      </w:r>
      <w:sdt>
        <w:sdtPr>
          <w:rPr>
            <w:rFonts w:ascii="Arial" w:hAnsi="Arial" w:cs="Arial"/>
            <w:strike/>
            <w:color w:val="333333"/>
            <w:highlight w:val="green"/>
            <w:shd w:val="clear" w:color="auto" w:fill="FFFFFF"/>
          </w:rPr>
          <w:id w:val="1171685720"/>
          <w:citation/>
        </w:sdtPr>
        <w:sdtContent>
          <w:r w:rsidRPr="007233C1">
            <w:rPr>
              <w:rFonts w:ascii="Arial" w:hAnsi="Arial" w:cs="Arial"/>
              <w:strike/>
              <w:color w:val="333333"/>
              <w:highlight w:val="green"/>
              <w:shd w:val="clear" w:color="auto" w:fill="FFFFFF"/>
            </w:rPr>
            <w:fldChar w:fldCharType="begin"/>
          </w:r>
          <w:r w:rsidRPr="007233C1">
            <w:rPr>
              <w:rFonts w:ascii="Arial" w:hAnsi="Arial" w:cs="Arial"/>
              <w:strike/>
              <w:color w:val="333333"/>
              <w:highlight w:val="green"/>
              <w:shd w:val="clear" w:color="auto" w:fill="FFFFFF"/>
            </w:rPr>
            <w:instrText xml:space="preserve"> CITATION Arn74 \l 2057 </w:instrText>
          </w:r>
          <w:r w:rsidRPr="007233C1">
            <w:rPr>
              <w:rFonts w:ascii="Arial" w:hAnsi="Arial" w:cs="Arial"/>
              <w:strike/>
              <w:color w:val="333333"/>
              <w:highlight w:val="green"/>
              <w:shd w:val="clear" w:color="auto" w:fill="FFFFFF"/>
            </w:rPr>
            <w:fldChar w:fldCharType="separate"/>
          </w:r>
          <w:r w:rsidRPr="007233C1">
            <w:rPr>
              <w:rFonts w:ascii="Arial" w:hAnsi="Arial" w:cs="Arial"/>
              <w:strike/>
              <w:noProof/>
              <w:color w:val="333333"/>
              <w:highlight w:val="green"/>
              <w:shd w:val="clear" w:color="auto" w:fill="FFFFFF"/>
            </w:rPr>
            <w:t>[91]</w:t>
          </w:r>
          <w:r w:rsidRPr="007233C1">
            <w:rPr>
              <w:rFonts w:ascii="Arial" w:hAnsi="Arial" w:cs="Arial"/>
              <w:strike/>
              <w:color w:val="333333"/>
              <w:highlight w:val="green"/>
              <w:shd w:val="clear" w:color="auto" w:fill="FFFFFF"/>
            </w:rPr>
            <w:fldChar w:fldCharType="end"/>
          </w:r>
        </w:sdtContent>
      </w:sdt>
      <w:r w:rsidRPr="007233C1">
        <w:rPr>
          <w:rFonts w:ascii="Arial" w:hAnsi="Arial" w:cs="Arial"/>
          <w:strike/>
          <w:color w:val="333333"/>
          <w:highlight w:val="green"/>
          <w:shd w:val="clear" w:color="auto" w:fill="FFFFFF"/>
        </w:rPr>
        <w:t>. It arises in the context of state estimation problems, where the goal is to estimate the unobservable state of a dynamic system based on noisy measurements. The Kushner-</w:t>
      </w:r>
      <w:proofErr w:type="spellStart"/>
      <w:r w:rsidRPr="007233C1">
        <w:rPr>
          <w:rFonts w:ascii="Arial" w:hAnsi="Arial" w:cs="Arial"/>
          <w:strike/>
          <w:color w:val="333333"/>
          <w:highlight w:val="green"/>
          <w:shd w:val="clear" w:color="auto" w:fill="FFFFFF"/>
        </w:rPr>
        <w:t>Stratonovich</w:t>
      </w:r>
      <w:proofErr w:type="spellEnd"/>
      <w:r w:rsidRPr="007233C1">
        <w:rPr>
          <w:rFonts w:ascii="Arial" w:hAnsi="Arial" w:cs="Arial"/>
          <w:strike/>
          <w:color w:val="333333"/>
          <w:highlight w:val="green"/>
          <w:shd w:val="clear" w:color="auto" w:fill="FFFFFF"/>
        </w:rPr>
        <w:t xml:space="preserve"> equation applies to a class of SDEs that can be written in the following form:</w:t>
      </w:r>
    </w:p>
    <w:p w14:paraId="48ED043A" w14:textId="77777777" w:rsidR="008D1943" w:rsidRPr="007233C1" w:rsidRDefault="008D1943" w:rsidP="008D1943">
      <w:pPr>
        <w:spacing w:line="360" w:lineRule="auto"/>
        <w:jc w:val="center"/>
        <w:rPr>
          <w:rFonts w:ascii="Arial" w:hAnsi="Arial" w:cs="Arial"/>
          <w:strike/>
          <w:color w:val="333333"/>
          <w:highlight w:val="green"/>
          <w:shd w:val="clear" w:color="auto" w:fill="FFFFFF"/>
        </w:rPr>
      </w:pPr>
      <w:proofErr w:type="spellStart"/>
      <w:r w:rsidRPr="007233C1">
        <w:rPr>
          <w:i/>
          <w:iCs/>
          <w:strike/>
          <w:highlight w:val="green"/>
        </w:rPr>
        <w:t>dX</w:t>
      </w:r>
      <w:r w:rsidRPr="007233C1">
        <w:rPr>
          <w:i/>
          <w:iCs/>
          <w:strike/>
          <w:highlight w:val="green"/>
          <w:vertAlign w:val="subscript"/>
        </w:rPr>
        <w:t>t</w:t>
      </w:r>
      <w:proofErr w:type="spellEnd"/>
      <w:r w:rsidRPr="007233C1">
        <w:rPr>
          <w:i/>
          <w:iCs/>
          <w:strike/>
          <w:highlight w:val="green"/>
        </w:rPr>
        <w:t xml:space="preserve"> = </w:t>
      </w:r>
      <w:proofErr w:type="gramStart"/>
      <w:r w:rsidRPr="007233C1">
        <w:rPr>
          <w:i/>
          <w:iCs/>
          <w:strike/>
          <w:highlight w:val="green"/>
        </w:rPr>
        <w:t>f(</w:t>
      </w:r>
      <w:proofErr w:type="spellStart"/>
      <w:proofErr w:type="gramEnd"/>
      <w:r w:rsidRPr="007233C1">
        <w:rPr>
          <w:i/>
          <w:iCs/>
          <w:strike/>
          <w:highlight w:val="green"/>
        </w:rPr>
        <w:t>X</w:t>
      </w:r>
      <w:r w:rsidRPr="007233C1">
        <w:rPr>
          <w:i/>
          <w:iCs/>
          <w:strike/>
          <w:highlight w:val="green"/>
          <w:vertAlign w:val="subscript"/>
        </w:rPr>
        <w:t>t</w:t>
      </w:r>
      <w:proofErr w:type="spellEnd"/>
      <w:r w:rsidRPr="007233C1">
        <w:rPr>
          <w:i/>
          <w:iCs/>
          <w:strike/>
          <w:highlight w:val="green"/>
        </w:rPr>
        <w:t xml:space="preserve">, </w:t>
      </w:r>
      <w:proofErr w:type="gramStart"/>
      <w:r w:rsidRPr="007233C1">
        <w:rPr>
          <w:i/>
          <w:iCs/>
          <w:strike/>
          <w:highlight w:val="green"/>
        </w:rPr>
        <w:t>t)dt</w:t>
      </w:r>
      <w:proofErr w:type="gramEnd"/>
      <w:r w:rsidRPr="007233C1">
        <w:rPr>
          <w:i/>
          <w:iCs/>
          <w:strike/>
          <w:highlight w:val="green"/>
        </w:rPr>
        <w:t xml:space="preserve"> + </w:t>
      </w:r>
      <w:proofErr w:type="gramStart"/>
      <w:r w:rsidRPr="007233C1">
        <w:rPr>
          <w:i/>
          <w:iCs/>
          <w:strike/>
          <w:highlight w:val="green"/>
        </w:rPr>
        <w:t>g(</w:t>
      </w:r>
      <w:proofErr w:type="spellStart"/>
      <w:proofErr w:type="gramEnd"/>
      <w:r w:rsidRPr="007233C1">
        <w:rPr>
          <w:i/>
          <w:iCs/>
          <w:strike/>
          <w:highlight w:val="green"/>
        </w:rPr>
        <w:t>X</w:t>
      </w:r>
      <w:r w:rsidRPr="007233C1">
        <w:rPr>
          <w:i/>
          <w:iCs/>
          <w:strike/>
          <w:highlight w:val="green"/>
          <w:vertAlign w:val="subscript"/>
        </w:rPr>
        <w:t>t</w:t>
      </w:r>
      <w:proofErr w:type="spellEnd"/>
      <w:r w:rsidRPr="007233C1">
        <w:rPr>
          <w:i/>
          <w:iCs/>
          <w:strike/>
          <w:highlight w:val="green"/>
        </w:rPr>
        <w:t xml:space="preserve">, t) </w:t>
      </w:r>
      <w:proofErr w:type="spellStart"/>
      <w:r w:rsidRPr="007233C1">
        <w:rPr>
          <w:i/>
          <w:iCs/>
          <w:strike/>
          <w:highlight w:val="green"/>
        </w:rPr>
        <w:t>dW</w:t>
      </w:r>
      <w:r w:rsidRPr="007233C1">
        <w:rPr>
          <w:i/>
          <w:iCs/>
          <w:strike/>
          <w:highlight w:val="green"/>
          <w:vertAlign w:val="subscript"/>
        </w:rPr>
        <w:t>t</w:t>
      </w:r>
      <w:proofErr w:type="spellEnd"/>
      <w:r w:rsidRPr="007233C1">
        <w:rPr>
          <w:i/>
          <w:iCs/>
          <w:strike/>
          <w:highlight w:val="green"/>
        </w:rPr>
        <w:t>,</w:t>
      </w:r>
    </w:p>
    <w:p w14:paraId="47C80461" w14:textId="77777777" w:rsidR="008D1943" w:rsidRPr="007233C1" w:rsidRDefault="008D1943" w:rsidP="008D1943">
      <w:pPr>
        <w:spacing w:line="360" w:lineRule="auto"/>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where:</w:t>
      </w:r>
    </w:p>
    <w:p w14:paraId="5F5CD8E0" w14:textId="77777777" w:rsidR="008D1943" w:rsidRPr="007233C1" w:rsidRDefault="008D1943" w:rsidP="008D1943">
      <w:pPr>
        <w:spacing w:line="360" w:lineRule="auto"/>
        <w:ind w:firstLine="720"/>
        <w:jc w:val="both"/>
        <w:rPr>
          <w:rFonts w:ascii="Arial" w:hAnsi="Arial" w:cs="Arial"/>
          <w:strike/>
          <w:color w:val="333333"/>
          <w:highlight w:val="green"/>
          <w:shd w:val="clear" w:color="auto" w:fill="FFFFFF"/>
        </w:rPr>
      </w:pPr>
      <w:proofErr w:type="spellStart"/>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i/>
          <w:iCs/>
          <w:strike/>
          <w:color w:val="333333"/>
          <w:highlight w:val="green"/>
          <w:shd w:val="clear" w:color="auto" w:fill="FFFFFF"/>
        </w:rPr>
        <w:t xml:space="preserve"> </w:t>
      </w:r>
      <w:r w:rsidRPr="007233C1">
        <w:rPr>
          <w:rFonts w:ascii="Arial" w:hAnsi="Arial" w:cs="Arial"/>
          <w:strike/>
          <w:color w:val="333333"/>
          <w:highlight w:val="green"/>
          <w:shd w:val="clear" w:color="auto" w:fill="FFFFFF"/>
        </w:rPr>
        <w:t xml:space="preserve">is the unobservable state of the system at time </w:t>
      </w:r>
      <w:r w:rsidRPr="007233C1">
        <w:rPr>
          <w:rFonts w:ascii="Arial" w:hAnsi="Arial" w:cs="Arial"/>
          <w:i/>
          <w:iCs/>
          <w:strike/>
          <w:color w:val="333333"/>
          <w:highlight w:val="green"/>
          <w:shd w:val="clear" w:color="auto" w:fill="FFFFFF"/>
        </w:rPr>
        <w:t>t</w:t>
      </w:r>
      <w:r w:rsidRPr="007233C1">
        <w:rPr>
          <w:rFonts w:ascii="Arial" w:hAnsi="Arial" w:cs="Arial"/>
          <w:strike/>
          <w:color w:val="333333"/>
          <w:highlight w:val="green"/>
          <w:shd w:val="clear" w:color="auto" w:fill="FFFFFF"/>
        </w:rPr>
        <w:t>.</w:t>
      </w:r>
    </w:p>
    <w:p w14:paraId="07F8E8D6" w14:textId="77777777" w:rsidR="008D1943" w:rsidRPr="007233C1" w:rsidRDefault="008D1943" w:rsidP="008D1943">
      <w:pPr>
        <w:spacing w:line="360" w:lineRule="auto"/>
        <w:ind w:firstLine="720"/>
        <w:jc w:val="both"/>
        <w:rPr>
          <w:rFonts w:ascii="Arial" w:hAnsi="Arial" w:cs="Arial"/>
          <w:strike/>
          <w:color w:val="333333"/>
          <w:highlight w:val="green"/>
          <w:shd w:val="clear" w:color="auto" w:fill="FFFFFF"/>
        </w:rPr>
      </w:pPr>
      <w:proofErr w:type="gramStart"/>
      <w:r w:rsidRPr="007233C1">
        <w:rPr>
          <w:rFonts w:ascii="Arial" w:hAnsi="Arial" w:cs="Arial"/>
          <w:i/>
          <w:iCs/>
          <w:strike/>
          <w:color w:val="333333"/>
          <w:highlight w:val="green"/>
          <w:shd w:val="clear" w:color="auto" w:fill="FFFFFF"/>
        </w:rPr>
        <w:t>f(</w:t>
      </w:r>
      <w:proofErr w:type="spellStart"/>
      <w:proofErr w:type="gramEnd"/>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i/>
          <w:iCs/>
          <w:strike/>
          <w:color w:val="333333"/>
          <w:highlight w:val="green"/>
          <w:shd w:val="clear" w:color="auto" w:fill="FFFFFF"/>
        </w:rPr>
        <w:t>, t)</w:t>
      </w:r>
      <w:r w:rsidRPr="007233C1">
        <w:rPr>
          <w:rFonts w:ascii="Arial" w:hAnsi="Arial" w:cs="Arial"/>
          <w:strike/>
          <w:color w:val="333333"/>
          <w:highlight w:val="green"/>
          <w:shd w:val="clear" w:color="auto" w:fill="FFFFFF"/>
        </w:rPr>
        <w:t xml:space="preserve"> is a drift function that describes how the state </w:t>
      </w:r>
      <w:proofErr w:type="spellStart"/>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strike/>
          <w:color w:val="333333"/>
          <w:highlight w:val="green"/>
          <w:shd w:val="clear" w:color="auto" w:fill="FFFFFF"/>
        </w:rPr>
        <w:t xml:space="preserve"> evolves over time. It depends on both the current state </w:t>
      </w:r>
      <w:proofErr w:type="spellStart"/>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strike/>
          <w:color w:val="333333"/>
          <w:highlight w:val="green"/>
          <w:shd w:val="clear" w:color="auto" w:fill="FFFFFF"/>
        </w:rPr>
        <w:t xml:space="preserve"> and the time </w:t>
      </w:r>
      <w:r w:rsidRPr="007233C1">
        <w:rPr>
          <w:rFonts w:ascii="Arial" w:hAnsi="Arial" w:cs="Arial"/>
          <w:i/>
          <w:iCs/>
          <w:strike/>
          <w:color w:val="333333"/>
          <w:highlight w:val="green"/>
          <w:shd w:val="clear" w:color="auto" w:fill="FFFFFF"/>
        </w:rPr>
        <w:t>t</w:t>
      </w:r>
      <w:r w:rsidRPr="007233C1">
        <w:rPr>
          <w:rFonts w:ascii="Arial" w:hAnsi="Arial" w:cs="Arial"/>
          <w:strike/>
          <w:color w:val="333333"/>
          <w:highlight w:val="green"/>
          <w:shd w:val="clear" w:color="auto" w:fill="FFFFFF"/>
        </w:rPr>
        <w:t>.</w:t>
      </w:r>
    </w:p>
    <w:p w14:paraId="73091CF3" w14:textId="77777777" w:rsidR="008D1943" w:rsidRPr="007233C1" w:rsidRDefault="008D1943" w:rsidP="008D1943">
      <w:pPr>
        <w:spacing w:line="360" w:lineRule="auto"/>
        <w:ind w:firstLine="720"/>
        <w:jc w:val="both"/>
        <w:rPr>
          <w:rFonts w:ascii="Arial" w:hAnsi="Arial" w:cs="Arial"/>
          <w:strike/>
          <w:color w:val="333333"/>
          <w:highlight w:val="green"/>
          <w:shd w:val="clear" w:color="auto" w:fill="FFFFFF"/>
        </w:rPr>
      </w:pPr>
      <w:proofErr w:type="gramStart"/>
      <w:r w:rsidRPr="007233C1">
        <w:rPr>
          <w:rFonts w:ascii="Arial" w:hAnsi="Arial" w:cs="Arial"/>
          <w:i/>
          <w:iCs/>
          <w:strike/>
          <w:color w:val="333333"/>
          <w:highlight w:val="green"/>
          <w:shd w:val="clear" w:color="auto" w:fill="FFFFFF"/>
        </w:rPr>
        <w:t>g(</w:t>
      </w:r>
      <w:proofErr w:type="spellStart"/>
      <w:proofErr w:type="gramEnd"/>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i/>
          <w:iCs/>
          <w:strike/>
          <w:color w:val="333333"/>
          <w:highlight w:val="green"/>
          <w:shd w:val="clear" w:color="auto" w:fill="FFFFFF"/>
        </w:rPr>
        <w:t>, t)</w:t>
      </w:r>
      <w:r w:rsidRPr="007233C1">
        <w:rPr>
          <w:rFonts w:ascii="Arial" w:hAnsi="Arial" w:cs="Arial"/>
          <w:strike/>
          <w:color w:val="333333"/>
          <w:highlight w:val="green"/>
          <w:shd w:val="clear" w:color="auto" w:fill="FFFFFF"/>
        </w:rPr>
        <w:t xml:space="preserve"> is a diffusion function that accounts for the effect of random noise on the system. It also depends on the state </w:t>
      </w:r>
      <w:proofErr w:type="spellStart"/>
      <w:r w:rsidRPr="007233C1">
        <w:rPr>
          <w:rFonts w:ascii="Arial" w:hAnsi="Arial" w:cs="Arial"/>
          <w:i/>
          <w:iCs/>
          <w:strike/>
          <w:color w:val="333333"/>
          <w:highlight w:val="green"/>
          <w:shd w:val="clear" w:color="auto" w:fill="FFFFFF"/>
        </w:rPr>
        <w:t>X</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i/>
          <w:iCs/>
          <w:strike/>
          <w:color w:val="333333"/>
          <w:highlight w:val="green"/>
          <w:shd w:val="clear" w:color="auto" w:fill="FFFFFF"/>
        </w:rPr>
        <w:t xml:space="preserve"> </w:t>
      </w:r>
      <w:r w:rsidRPr="007233C1">
        <w:rPr>
          <w:rFonts w:ascii="Arial" w:hAnsi="Arial" w:cs="Arial"/>
          <w:strike/>
          <w:color w:val="333333"/>
          <w:highlight w:val="green"/>
          <w:shd w:val="clear" w:color="auto" w:fill="FFFFFF"/>
        </w:rPr>
        <w:t xml:space="preserve">and time </w:t>
      </w:r>
      <w:r w:rsidRPr="007233C1">
        <w:rPr>
          <w:rFonts w:ascii="Arial" w:hAnsi="Arial" w:cs="Arial"/>
          <w:i/>
          <w:iCs/>
          <w:strike/>
          <w:color w:val="333333"/>
          <w:highlight w:val="green"/>
          <w:shd w:val="clear" w:color="auto" w:fill="FFFFFF"/>
        </w:rPr>
        <w:t>t</w:t>
      </w:r>
      <w:r w:rsidRPr="007233C1">
        <w:rPr>
          <w:rFonts w:ascii="Arial" w:hAnsi="Arial" w:cs="Arial"/>
          <w:strike/>
          <w:color w:val="333333"/>
          <w:highlight w:val="green"/>
          <w:shd w:val="clear" w:color="auto" w:fill="FFFFFF"/>
        </w:rPr>
        <w:t>.</w:t>
      </w:r>
    </w:p>
    <w:p w14:paraId="3FA893DC" w14:textId="77777777" w:rsidR="008D1943" w:rsidRPr="007233C1" w:rsidRDefault="008D1943" w:rsidP="008D1943">
      <w:pPr>
        <w:spacing w:line="360" w:lineRule="auto"/>
        <w:ind w:firstLine="720"/>
        <w:jc w:val="both"/>
        <w:rPr>
          <w:rFonts w:ascii="Arial" w:hAnsi="Arial" w:cs="Arial"/>
          <w:strike/>
          <w:color w:val="333333"/>
          <w:highlight w:val="green"/>
          <w:shd w:val="clear" w:color="auto" w:fill="FFFFFF"/>
        </w:rPr>
      </w:pPr>
      <w:proofErr w:type="spellStart"/>
      <w:r w:rsidRPr="007233C1">
        <w:rPr>
          <w:rFonts w:ascii="Arial" w:hAnsi="Arial" w:cs="Arial"/>
          <w:i/>
          <w:iCs/>
          <w:strike/>
          <w:color w:val="333333"/>
          <w:highlight w:val="green"/>
          <w:shd w:val="clear" w:color="auto" w:fill="FFFFFF"/>
        </w:rPr>
        <w:t>dW</w:t>
      </w:r>
      <w:r w:rsidRPr="007233C1">
        <w:rPr>
          <w:rFonts w:ascii="Arial" w:hAnsi="Arial" w:cs="Arial"/>
          <w:i/>
          <w:iCs/>
          <w:strike/>
          <w:color w:val="333333"/>
          <w:highlight w:val="green"/>
          <w:shd w:val="clear" w:color="auto" w:fill="FFFFFF"/>
          <w:vertAlign w:val="subscript"/>
        </w:rPr>
        <w:t>t</w:t>
      </w:r>
      <w:proofErr w:type="spellEnd"/>
      <w:r w:rsidRPr="007233C1">
        <w:rPr>
          <w:rFonts w:ascii="Arial" w:hAnsi="Arial" w:cs="Arial"/>
          <w:i/>
          <w:iCs/>
          <w:strike/>
          <w:color w:val="333333"/>
          <w:highlight w:val="green"/>
          <w:shd w:val="clear" w:color="auto" w:fill="FFFFFF"/>
        </w:rPr>
        <w:t xml:space="preserve"> </w:t>
      </w:r>
      <w:r w:rsidRPr="007233C1">
        <w:rPr>
          <w:rFonts w:ascii="Arial" w:hAnsi="Arial" w:cs="Arial"/>
          <w:strike/>
          <w:color w:val="333333"/>
          <w:highlight w:val="green"/>
          <w:shd w:val="clear" w:color="auto" w:fill="FFFFFF"/>
        </w:rPr>
        <w:t>represents the increment of a Wiener process (Brownian motion), which represents the random noise or uncertainties in the system.</w:t>
      </w:r>
    </w:p>
    <w:p w14:paraId="413D22E2" w14:textId="77777777" w:rsidR="008D1943" w:rsidRPr="007233C1" w:rsidRDefault="008D1943" w:rsidP="008D1943">
      <w:pPr>
        <w:spacing w:line="360" w:lineRule="auto"/>
        <w:ind w:firstLine="720"/>
        <w:jc w:val="both"/>
        <w:rPr>
          <w:rFonts w:ascii="Arial" w:hAnsi="Arial" w:cs="Arial"/>
          <w:strike/>
          <w:color w:val="333333"/>
          <w:highlight w:val="green"/>
          <w:shd w:val="clear" w:color="auto" w:fill="FFFFFF"/>
        </w:rPr>
      </w:pPr>
      <w:r w:rsidRPr="007233C1">
        <w:rPr>
          <w:rFonts w:ascii="Arial" w:hAnsi="Arial" w:cs="Arial"/>
          <w:strike/>
          <w:color w:val="333333"/>
          <w:highlight w:val="green"/>
          <w:shd w:val="clear" w:color="auto" w:fill="FFFFFF"/>
        </w:rPr>
        <w:t xml:space="preserve">The main challenge in the theory of filtering is to find an optimal estimate of the state </w:t>
      </w:r>
      <w:r w:rsidRPr="007233C1">
        <w:rPr>
          <w:rFonts w:ascii="Arial" w:hAnsi="Arial" w:cs="Arial"/>
          <w:i/>
          <w:iCs/>
          <w:strike/>
          <w:color w:val="333333"/>
          <w:highlight w:val="green"/>
          <w:shd w:val="clear" w:color="auto" w:fill="FFFFFF"/>
        </w:rPr>
        <w:t>X(t)</w:t>
      </w:r>
      <w:r w:rsidRPr="007233C1">
        <w:rPr>
          <w:rFonts w:ascii="Arial" w:hAnsi="Arial" w:cs="Arial"/>
          <w:strike/>
          <w:color w:val="333333"/>
          <w:highlight w:val="green"/>
          <w:shd w:val="clear" w:color="auto" w:fill="FFFFFF"/>
        </w:rPr>
        <w:t xml:space="preserve"> given the available measurements up to time </w:t>
      </w:r>
      <w:r w:rsidRPr="007233C1">
        <w:rPr>
          <w:rFonts w:ascii="Arial" w:hAnsi="Arial" w:cs="Arial"/>
          <w:i/>
          <w:iCs/>
          <w:strike/>
          <w:color w:val="333333"/>
          <w:highlight w:val="green"/>
          <w:shd w:val="clear" w:color="auto" w:fill="FFFFFF"/>
        </w:rPr>
        <w:t>t</w:t>
      </w:r>
      <w:r w:rsidRPr="007233C1">
        <w:rPr>
          <w:rFonts w:ascii="Arial" w:hAnsi="Arial" w:cs="Arial"/>
          <w:strike/>
          <w:color w:val="333333"/>
          <w:highlight w:val="green"/>
          <w:shd w:val="clear" w:color="auto" w:fill="FFFFFF"/>
        </w:rPr>
        <w:t xml:space="preserve">. This estimate is usually denoted by </w:t>
      </w:r>
      <m:oMath>
        <m:acc>
          <m:accPr>
            <m:ctrlPr>
              <w:rPr>
                <w:rFonts w:ascii="Cambria Math" w:hAnsi="Cambria Math" w:cs="Arial"/>
                <w:strike/>
                <w:color w:val="333333"/>
                <w:highlight w:val="green"/>
                <w:shd w:val="clear" w:color="auto" w:fill="FFFFFF"/>
                <w:lang w:bidi="en-US"/>
              </w:rPr>
            </m:ctrlPr>
          </m:accPr>
          <m:e>
            <m:sSub>
              <m:sSubPr>
                <m:ctrlPr>
                  <w:rPr>
                    <w:rFonts w:ascii="Cambria Math" w:hAnsi="Cambria Math" w:cs="Arial"/>
                    <w:strike/>
                    <w:color w:val="333333"/>
                    <w:highlight w:val="green"/>
                    <w:shd w:val="clear" w:color="auto" w:fill="FFFFFF"/>
                    <w:lang w:bidi="en-US"/>
                  </w:rPr>
                </m:ctrlPr>
              </m:sSub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t</m:t>
                </m:r>
              </m:sub>
            </m:sSub>
          </m:e>
        </m:acc>
      </m:oMath>
      <w:r w:rsidRPr="007233C1">
        <w:rPr>
          <w:rFonts w:ascii="Arial" w:hAnsi="Arial" w:cs="Arial"/>
          <w:strike/>
          <w:color w:val="333333"/>
          <w:highlight w:val="green"/>
          <w:shd w:val="clear" w:color="auto" w:fill="FFFFFF"/>
        </w:rPr>
        <w:t xml:space="preserve"> and is known as the filter. Solving the Kushner-Stratonovich equation involves finding the filter </w:t>
      </w:r>
      <m:oMath>
        <m:acc>
          <m:accPr>
            <m:ctrlPr>
              <w:rPr>
                <w:rFonts w:ascii="Cambria Math" w:hAnsi="Cambria Math" w:cs="Arial"/>
                <w:strike/>
                <w:color w:val="333333"/>
                <w:highlight w:val="green"/>
                <w:shd w:val="clear" w:color="auto" w:fill="FFFFFF"/>
                <w:lang w:bidi="en-US"/>
              </w:rPr>
            </m:ctrlPr>
          </m:accPr>
          <m:e>
            <m:sSub>
              <m:sSubPr>
                <m:ctrlPr>
                  <w:rPr>
                    <w:rFonts w:ascii="Cambria Math" w:hAnsi="Cambria Math" w:cs="Arial"/>
                    <w:strike/>
                    <w:color w:val="333333"/>
                    <w:highlight w:val="green"/>
                    <w:shd w:val="clear" w:color="auto" w:fill="FFFFFF"/>
                    <w:lang w:bidi="en-US"/>
                  </w:rPr>
                </m:ctrlPr>
              </m:sSub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t</m:t>
                </m:r>
              </m:sub>
            </m:sSub>
          </m:e>
        </m:acc>
      </m:oMath>
      <w:r w:rsidRPr="007233C1">
        <w:rPr>
          <w:rFonts w:ascii="Arial" w:hAnsi="Arial" w:cs="Arial"/>
          <w:strike/>
          <w:color w:val="333333"/>
          <w:highlight w:val="green"/>
          <w:shd w:val="clear" w:color="auto" w:fill="FFFFFF"/>
        </w:rPr>
        <w:t xml:space="preserve"> that minimizes the mean squared error between the true state </w:t>
      </w:r>
      <w:r w:rsidRPr="007233C1">
        <w:rPr>
          <w:rFonts w:ascii="Arial" w:hAnsi="Arial" w:cs="Arial"/>
          <w:i/>
          <w:iCs/>
          <w:strike/>
          <w:color w:val="333333"/>
          <w:highlight w:val="green"/>
          <w:shd w:val="clear" w:color="auto" w:fill="FFFFFF"/>
        </w:rPr>
        <w:t>X(t)</w:t>
      </w:r>
      <w:r w:rsidRPr="007233C1">
        <w:rPr>
          <w:rFonts w:ascii="Arial" w:hAnsi="Arial" w:cs="Arial"/>
          <w:strike/>
          <w:color w:val="333333"/>
          <w:highlight w:val="green"/>
          <w:shd w:val="clear" w:color="auto" w:fill="FFFFFF"/>
        </w:rPr>
        <w:t xml:space="preserve"> and the estimated state </w:t>
      </w:r>
      <m:oMath>
        <m:acc>
          <m:accPr>
            <m:ctrlPr>
              <w:rPr>
                <w:rFonts w:ascii="Cambria Math" w:hAnsi="Cambria Math" w:cs="Arial"/>
                <w:strike/>
                <w:color w:val="333333"/>
                <w:highlight w:val="green"/>
                <w:shd w:val="clear" w:color="auto" w:fill="FFFFFF"/>
                <w:lang w:bidi="en-US"/>
              </w:rPr>
            </m:ctrlPr>
          </m:accPr>
          <m:e>
            <m:sSub>
              <m:sSubPr>
                <m:ctrlPr>
                  <w:rPr>
                    <w:rFonts w:ascii="Cambria Math" w:hAnsi="Cambria Math" w:cs="Arial"/>
                    <w:strike/>
                    <w:color w:val="333333"/>
                    <w:highlight w:val="green"/>
                    <w:shd w:val="clear" w:color="auto" w:fill="FFFFFF"/>
                    <w:lang w:bidi="en-US"/>
                  </w:rPr>
                </m:ctrlPr>
              </m:sSubPr>
              <m:e>
                <m:r>
                  <w:rPr>
                    <w:rFonts w:ascii="Cambria Math" w:hAnsi="Cambria Math" w:cs="Arial"/>
                    <w:strike/>
                    <w:color w:val="333333"/>
                    <w:highlight w:val="green"/>
                    <w:shd w:val="clear" w:color="auto" w:fill="FFFFFF"/>
                  </w:rPr>
                  <m:t>x</m:t>
                </m:r>
              </m:e>
              <m:sub>
                <m:r>
                  <w:rPr>
                    <w:rFonts w:ascii="Cambria Math" w:hAnsi="Cambria Math" w:cs="Arial"/>
                    <w:strike/>
                    <w:color w:val="333333"/>
                    <w:highlight w:val="green"/>
                    <w:shd w:val="clear" w:color="auto" w:fill="FFFFFF"/>
                  </w:rPr>
                  <m:t>t</m:t>
                </m:r>
              </m:sub>
            </m:sSub>
          </m:e>
        </m:acc>
      </m:oMath>
      <w:r w:rsidRPr="007233C1">
        <w:rPr>
          <w:rFonts w:ascii="Arial" w:hAnsi="Arial" w:cs="Arial"/>
          <w:strike/>
          <w:color w:val="333333"/>
          <w:highlight w:val="green"/>
          <w:shd w:val="clear" w:color="auto" w:fill="FFFFFF"/>
        </w:rPr>
        <w:t>. The key idea behind the equation is to express the SDE in a form that separates the drift and diffusion terms, so that it can be solved using standard techniques from the theory of stochastic calculus. The Kushner-Stratonovich equation takes the following form:</w:t>
      </w:r>
    </w:p>
    <w:p w14:paraId="61700846" w14:textId="77777777" w:rsidR="008D1943" w:rsidRPr="007233C1" w:rsidRDefault="008D1943" w:rsidP="008D1943">
      <w:pPr>
        <w:spacing w:line="360" w:lineRule="auto"/>
        <w:jc w:val="center"/>
        <w:rPr>
          <w:rFonts w:ascii="Arial" w:hAnsi="Arial" w:cs="Arial"/>
          <w:strike/>
          <w:color w:val="333333"/>
          <w:highlight w:val="green"/>
          <w:shd w:val="clear" w:color="auto" w:fill="FFFFFF"/>
        </w:rPr>
      </w:pPr>
      <m:oMath>
        <m:r>
          <w:rPr>
            <w:rFonts w:ascii="Cambria Math" w:hAnsi="Cambria Math"/>
            <w:strike/>
            <w:snapToGrid w:val="0"/>
            <w:szCs w:val="22"/>
            <w:highlight w:val="green"/>
            <w:lang w:eastAsia="de-DE"/>
          </w:rPr>
          <m:t>dX(t) = [f(X(t)) + 1/2g(X(t))g</m:t>
        </m:r>
        <m:r>
          <w:rPr>
            <w:rFonts w:ascii="Cambria Math" w:hAnsi="Cambria Math" w:hint="eastAsia"/>
            <w:strike/>
            <w:snapToGrid w:val="0"/>
            <w:szCs w:val="22"/>
            <w:highlight w:val="green"/>
            <w:lang w:eastAsia="de-DE"/>
          </w:rPr>
          <m:t>'</m:t>
        </m:r>
        <m:r>
          <w:rPr>
            <w:rFonts w:ascii="Cambria Math" w:hAnsi="Cambria Math"/>
            <w:strike/>
            <w:snapToGrid w:val="0"/>
            <w:szCs w:val="22"/>
            <w:highlight w:val="green"/>
            <w:lang w:eastAsia="de-DE"/>
          </w:rPr>
          <m:t>(X(t))]dt + g(X(t))dW(t)</m:t>
        </m:r>
      </m:oMath>
      <w:r w:rsidRPr="007233C1">
        <w:rPr>
          <w:rFonts w:ascii="Arial" w:hAnsi="Arial" w:cs="Arial"/>
          <w:strike/>
          <w:snapToGrid w:val="0"/>
          <w:szCs w:val="22"/>
          <w:highlight w:val="green"/>
          <w:lang w:eastAsia="de-DE"/>
        </w:rPr>
        <w:t>,</w:t>
      </w:r>
    </w:p>
    <w:p w14:paraId="21FA4CE8" w14:textId="77777777" w:rsidR="008D1943" w:rsidRPr="007233C1" w:rsidRDefault="008D1943" w:rsidP="008D1943">
      <w:pPr>
        <w:spacing w:line="360" w:lineRule="auto"/>
        <w:jc w:val="both"/>
        <w:rPr>
          <w:rFonts w:ascii="Arial" w:hAnsi="Arial" w:cs="Arial"/>
          <w:strike/>
          <w:color w:val="333333"/>
          <w:shd w:val="clear" w:color="auto" w:fill="FFFFFF"/>
        </w:rPr>
      </w:pPr>
      <w:r w:rsidRPr="007233C1">
        <w:rPr>
          <w:rFonts w:ascii="Arial" w:hAnsi="Arial" w:cs="Arial"/>
          <w:strike/>
          <w:color w:val="333333"/>
          <w:highlight w:val="green"/>
          <w:shd w:val="clear" w:color="auto" w:fill="FFFFFF"/>
        </w:rPr>
        <w:t xml:space="preserve">where </w:t>
      </w:r>
      <w:r w:rsidRPr="007233C1">
        <w:rPr>
          <w:rFonts w:ascii="Arial" w:hAnsi="Arial" w:cs="Arial"/>
          <w:i/>
          <w:iCs/>
          <w:strike/>
          <w:color w:val="333333"/>
          <w:highlight w:val="green"/>
          <w:shd w:val="clear" w:color="auto" w:fill="FFFFFF"/>
        </w:rPr>
        <w:t>g</w:t>
      </w:r>
      <w:r w:rsidRPr="007233C1">
        <w:rPr>
          <w:rFonts w:ascii="Arial" w:hAnsi="Arial" w:cs="Arial"/>
          <w:strike/>
          <w:color w:val="333333"/>
          <w:highlight w:val="green"/>
          <w:shd w:val="clear" w:color="auto" w:fill="FFFFFF"/>
        </w:rPr>
        <w:t xml:space="preserve">′ denotes the derivative of </w:t>
      </w:r>
      <w:r w:rsidRPr="007233C1">
        <w:rPr>
          <w:rFonts w:ascii="Arial" w:hAnsi="Arial" w:cs="Arial"/>
          <w:i/>
          <w:iCs/>
          <w:strike/>
          <w:color w:val="333333"/>
          <w:highlight w:val="green"/>
          <w:shd w:val="clear" w:color="auto" w:fill="FFFFFF"/>
        </w:rPr>
        <w:t>g</w:t>
      </w:r>
      <w:r w:rsidRPr="007233C1">
        <w:rPr>
          <w:rFonts w:ascii="Arial" w:hAnsi="Arial" w:cs="Arial"/>
          <w:strike/>
          <w:color w:val="333333"/>
          <w:highlight w:val="green"/>
          <w:shd w:val="clear" w:color="auto" w:fill="FFFFFF"/>
        </w:rPr>
        <w:t xml:space="preserve"> with respect to its argument. The equation represents an alternative to the </w:t>
      </w:r>
      <w:proofErr w:type="spellStart"/>
      <w:r w:rsidRPr="007233C1">
        <w:rPr>
          <w:rFonts w:ascii="Arial" w:hAnsi="Arial" w:cs="Arial"/>
          <w:strike/>
          <w:color w:val="333333"/>
          <w:highlight w:val="green"/>
          <w:shd w:val="clear" w:color="auto" w:fill="FFFFFF"/>
        </w:rPr>
        <w:t>Itô</w:t>
      </w:r>
      <w:proofErr w:type="spellEnd"/>
      <w:r w:rsidRPr="007233C1">
        <w:rPr>
          <w:rFonts w:ascii="Arial" w:hAnsi="Arial" w:cs="Arial"/>
          <w:strike/>
          <w:color w:val="333333"/>
          <w:highlight w:val="green"/>
          <w:shd w:val="clear" w:color="auto" w:fill="FFFFFF"/>
        </w:rPr>
        <w:t xml:space="preserve"> formula, which is commonly used to derive solutions to SDEs with linear drift and diffusion coefficients. In contrast to the </w:t>
      </w:r>
      <w:proofErr w:type="spellStart"/>
      <w:r w:rsidRPr="007233C1">
        <w:rPr>
          <w:rFonts w:ascii="Arial" w:hAnsi="Arial" w:cs="Arial"/>
          <w:strike/>
          <w:color w:val="333333"/>
          <w:highlight w:val="green"/>
          <w:shd w:val="clear" w:color="auto" w:fill="FFFFFF"/>
        </w:rPr>
        <w:t>Itô</w:t>
      </w:r>
      <w:proofErr w:type="spellEnd"/>
      <w:r w:rsidRPr="007233C1">
        <w:rPr>
          <w:rFonts w:ascii="Arial" w:hAnsi="Arial" w:cs="Arial"/>
          <w:strike/>
          <w:color w:val="333333"/>
          <w:highlight w:val="green"/>
          <w:shd w:val="clear" w:color="auto" w:fill="FFFFFF"/>
        </w:rPr>
        <w:t xml:space="preserve"> formula, which involves a stochastic integral with respect to the Wiener process, the Kushner-</w:t>
      </w:r>
      <w:proofErr w:type="spellStart"/>
      <w:r w:rsidRPr="007233C1">
        <w:rPr>
          <w:rFonts w:ascii="Arial" w:hAnsi="Arial" w:cs="Arial"/>
          <w:strike/>
          <w:color w:val="333333"/>
          <w:highlight w:val="green"/>
          <w:shd w:val="clear" w:color="auto" w:fill="FFFFFF"/>
        </w:rPr>
        <w:t>Stratonovich</w:t>
      </w:r>
      <w:proofErr w:type="spellEnd"/>
      <w:r w:rsidRPr="007233C1">
        <w:rPr>
          <w:rFonts w:ascii="Arial" w:hAnsi="Arial" w:cs="Arial"/>
          <w:strike/>
          <w:color w:val="333333"/>
          <w:highlight w:val="green"/>
          <w:shd w:val="clear" w:color="auto" w:fill="FFFFFF"/>
        </w:rPr>
        <w:t xml:space="preserve"> equation </w:t>
      </w:r>
      <w:r w:rsidRPr="007233C1">
        <w:rPr>
          <w:rFonts w:ascii="Arial" w:hAnsi="Arial" w:cs="Arial"/>
          <w:strike/>
          <w:color w:val="333333"/>
          <w:highlight w:val="green"/>
          <w:shd w:val="clear" w:color="auto" w:fill="FFFFFF"/>
        </w:rPr>
        <w:lastRenderedPageBreak/>
        <w:t>involves a deterministic integral with respect to the derivative of the diffusion coefficient. We have explained two important theorems that were used in this work’s derivations.</w:t>
      </w:r>
    </w:p>
    <w:p w14:paraId="1A653434"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ab/>
      </w:r>
      <w:r w:rsidRPr="00EC35C0">
        <w:rPr>
          <w:rFonts w:ascii="Arial" w:hAnsi="Arial" w:cs="Arial"/>
          <w:color w:val="333333"/>
          <w:shd w:val="clear" w:color="auto" w:fill="FFFFFF"/>
        </w:rPr>
        <w:t xml:space="preserve">The equation we are deriving is a stochastic differential equation (SDE) describing a system with two state variables,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r>
          <w:rPr>
            <w:rFonts w:ascii="Cambria Math" w:hAnsi="Cambria Math" w:cs="Arial"/>
            <w:color w:val="333333"/>
            <w:shd w:val="clear" w:color="auto" w:fill="FFFFFF"/>
          </w:rPr>
          <m:t>(t)</m:t>
        </m:r>
      </m:oMath>
      <w:r w:rsidRPr="00EC35C0">
        <w:rPr>
          <w:rFonts w:ascii="Arial" w:hAnsi="Arial" w:cs="Arial"/>
          <w:color w:val="333333"/>
          <w:shd w:val="clear" w:color="auto" w:fill="FFFFFF"/>
        </w:rPr>
        <w:t xml:space="preserve"> and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lang w:bidi="en-US"/>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oMath>
      <w:r w:rsidRPr="00EC35C0">
        <w:rPr>
          <w:rFonts w:ascii="Arial" w:hAnsi="Arial" w:cs="Arial"/>
          <w:color w:val="333333"/>
          <w:shd w:val="clear" w:color="auto" w:fill="FFFFFF"/>
        </w:rPr>
        <w:t xml:space="preserve"> The SDE has a</w:t>
      </w:r>
      <w:r>
        <w:rPr>
          <w:rFonts w:ascii="Arial" w:hAnsi="Arial" w:cs="Arial"/>
          <w:color w:val="333333"/>
          <w:shd w:val="clear" w:color="auto" w:fill="FFFFFF"/>
        </w:rPr>
        <w:t xml:space="preserve"> </w:t>
      </w:r>
      <w:r w:rsidRPr="007233C1">
        <w:rPr>
          <w:rFonts w:ascii="Arial" w:hAnsi="Arial" w:cs="Arial"/>
          <w:color w:val="333333"/>
          <w:highlight w:val="green"/>
          <w:shd w:val="clear" w:color="auto" w:fill="FFFFFF"/>
        </w:rPr>
        <w:t>fractional Wiener-type</w:t>
      </w:r>
      <w:r w:rsidRPr="00EC35C0">
        <w:rPr>
          <w:rFonts w:ascii="Arial" w:hAnsi="Arial" w:cs="Arial"/>
          <w:color w:val="333333"/>
          <w:shd w:val="clear" w:color="auto" w:fill="FFFFFF"/>
        </w:rPr>
        <w:t xml:space="preserve"> process W, which represents the random noise in the system. The SDE can be divided into two cases depending on the value of the drift coefficient </w:t>
      </w:r>
      <w:r w:rsidRPr="00EC35C0">
        <w:rPr>
          <w:rFonts w:ascii="Arial" w:hAnsi="Arial" w:cs="Arial"/>
          <w:i/>
          <w:iCs/>
          <w:color w:val="333333"/>
          <w:shd w:val="clear" w:color="auto" w:fill="FFFFFF"/>
        </w:rPr>
        <w:t>μ</w:t>
      </w:r>
      <w:r w:rsidRPr="00EC35C0">
        <w:rPr>
          <w:rFonts w:ascii="Arial" w:hAnsi="Arial" w:cs="Arial"/>
          <w:color w:val="333333"/>
          <w:shd w:val="clear" w:color="auto" w:fill="FFFFFF"/>
        </w:rPr>
        <w:t xml:space="preserve">. When </w:t>
      </w:r>
      <w:r w:rsidRPr="00267FC5">
        <w:rPr>
          <w:rFonts w:ascii="Arial" w:hAnsi="Arial" w:cs="Arial"/>
          <w:i/>
          <w:iCs/>
          <w:color w:val="333333"/>
          <w:shd w:val="clear" w:color="auto" w:fill="FFFFFF"/>
        </w:rPr>
        <w:t>μ ≥ 0</w:t>
      </w:r>
      <w:r w:rsidRPr="007233C1">
        <w:rPr>
          <w:rFonts w:ascii="Arial" w:hAnsi="Arial" w:cs="Arial"/>
          <w:color w:val="333333"/>
          <w:highlight w:val="green"/>
          <w:shd w:val="clear" w:color="auto" w:fill="FFFFFF"/>
        </w:rPr>
        <w:t xml:space="preserve">, H &gt; ½ and </w:t>
      </w:r>
      <w:proofErr w:type="spellStart"/>
      <w:r w:rsidRPr="007233C1">
        <w:rPr>
          <w:rFonts w:ascii="Arial" w:hAnsi="Arial" w:cs="Arial"/>
          <w:color w:val="333333"/>
          <w:highlight w:val="green"/>
          <w:shd w:val="clear" w:color="auto" w:fill="FFFFFF"/>
        </w:rPr>
        <w:t>Stratonovich</w:t>
      </w:r>
      <w:proofErr w:type="spellEnd"/>
      <w:r w:rsidRPr="007233C1">
        <w:rPr>
          <w:rFonts w:ascii="Arial" w:hAnsi="Arial" w:cs="Arial"/>
          <w:color w:val="333333"/>
          <w:highlight w:val="green"/>
          <w:shd w:val="clear" w:color="auto" w:fill="FFFFFF"/>
        </w:rPr>
        <w:t xml:space="preserve">/Young Integral, the unique solution to the linear multiplicative SDE has closed form and can also </w:t>
      </w:r>
      <w:proofErr w:type="spellStart"/>
      <w:r>
        <w:rPr>
          <w:rFonts w:ascii="Arial" w:hAnsi="Arial" w:cs="Arial"/>
          <w:color w:val="333333"/>
          <w:highlight w:val="green"/>
          <w:shd w:val="clear" w:color="auto" w:fill="FFFFFF"/>
        </w:rPr>
        <w:t>also</w:t>
      </w:r>
      <w:proofErr w:type="spellEnd"/>
      <w:r>
        <w:rPr>
          <w:rFonts w:ascii="Arial" w:hAnsi="Arial" w:cs="Arial"/>
          <w:color w:val="333333"/>
          <w:highlight w:val="green"/>
          <w:shd w:val="clear" w:color="auto" w:fill="FFFFFF"/>
        </w:rPr>
        <w:t xml:space="preserve"> </w:t>
      </w:r>
      <w:r w:rsidRPr="007233C1">
        <w:rPr>
          <w:rFonts w:ascii="Arial" w:hAnsi="Arial" w:cs="Arial"/>
          <w:color w:val="333333"/>
          <w:highlight w:val="green"/>
          <w:shd w:val="clear" w:color="auto" w:fill="FFFFFF"/>
        </w:rPr>
        <w:t>be obtained using Feynman-Kac Theorem</w:t>
      </w:r>
      <w:r>
        <w:rPr>
          <w:rFonts w:ascii="Arial" w:hAnsi="Arial" w:cs="Arial"/>
          <w:color w:val="333333"/>
          <w:shd w:val="clear" w:color="auto" w:fill="FFFFFF"/>
        </w:rPr>
        <w:t xml:space="preserve"> </w:t>
      </w:r>
      <w:r w:rsidRPr="007233C1">
        <w:rPr>
          <w:rFonts w:ascii="Arial" w:hAnsi="Arial" w:cs="Arial"/>
          <w:color w:val="333333"/>
          <w:highlight w:val="yellow"/>
          <w:shd w:val="clear" w:color="auto" w:fill="FFFFFF"/>
        </w:rPr>
        <w:t xml:space="preserve">after we pass to the </w:t>
      </w:r>
      <w:r w:rsidRPr="007233C1">
        <w:rPr>
          <w:rFonts w:ascii="Arial" w:hAnsi="Arial" w:cs="Arial"/>
          <w:i/>
          <w:iCs/>
          <w:color w:val="333333"/>
          <w:highlight w:val="yellow"/>
          <w:shd w:val="clear" w:color="auto" w:fill="FFFFFF"/>
        </w:rPr>
        <w:t>ε</w:t>
      </w:r>
      <w:r w:rsidRPr="007233C1">
        <w:rPr>
          <w:rFonts w:ascii="Arial" w:hAnsi="Arial" w:cs="Arial"/>
          <w:color w:val="333333"/>
          <w:highlight w:val="yellow"/>
          <w:shd w:val="clear" w:color="auto" w:fill="FFFFFF"/>
        </w:rPr>
        <w:t xml:space="preserve">-regularised Liouville form- </w:t>
      </w:r>
      <m:oMath>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B</m:t>
            </m:r>
          </m:e>
          <m:sub>
            <m:r>
              <w:rPr>
                <w:rFonts w:ascii="Cambria Math" w:hAnsi="Cambria Math" w:cs="Arial"/>
                <w:color w:val="333333"/>
                <w:highlight w:val="yellow"/>
                <w:shd w:val="clear" w:color="auto" w:fill="FFFFFF"/>
              </w:rPr>
              <m:t>H,ε</m:t>
            </m:r>
          </m:sub>
        </m:sSub>
        <m:d>
          <m:dPr>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t</m:t>
            </m:r>
          </m:e>
        </m:d>
        <m:r>
          <w:rPr>
            <w:rFonts w:ascii="Cambria Math" w:hAnsi="Cambria Math" w:cs="Arial"/>
            <w:color w:val="333333"/>
            <w:highlight w:val="yellow"/>
            <w:shd w:val="clear" w:color="auto" w:fill="FFFFFF"/>
          </w:rPr>
          <m:t>=a</m:t>
        </m:r>
        <m:nary>
          <m:naryPr>
            <m:limLoc m:val="subSup"/>
            <m:ctrlPr>
              <w:rPr>
                <w:rFonts w:ascii="Cambria Math" w:hAnsi="Cambria Math" w:cs="Arial"/>
                <w:i/>
                <w:color w:val="333333"/>
                <w:highlight w:val="yellow"/>
                <w:shd w:val="clear" w:color="auto" w:fill="FFFFFF"/>
              </w:rPr>
            </m:ctrlPr>
          </m:naryPr>
          <m:sub>
            <m:r>
              <w:rPr>
                <w:rFonts w:ascii="Cambria Math" w:hAnsi="Cambria Math" w:cs="Arial"/>
                <w:color w:val="333333"/>
                <w:highlight w:val="yellow"/>
                <w:shd w:val="clear" w:color="auto" w:fill="FFFFFF"/>
              </w:rPr>
              <m:t>0</m:t>
            </m:r>
          </m:sub>
          <m:sup>
            <m:r>
              <w:rPr>
                <w:rFonts w:ascii="Cambria Math" w:hAnsi="Cambria Math" w:cs="Arial"/>
                <w:color w:val="333333"/>
                <w:highlight w:val="yellow"/>
                <w:shd w:val="clear" w:color="auto" w:fill="FFFFFF"/>
              </w:rPr>
              <m:t>t</m:t>
            </m:r>
          </m:sup>
          <m:e>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φ</m:t>
                </m:r>
              </m:e>
              <m:sup>
                <m:r>
                  <w:rPr>
                    <w:rFonts w:ascii="Cambria Math" w:hAnsi="Cambria Math" w:cs="Arial"/>
                    <w:color w:val="333333"/>
                    <w:highlight w:val="yellow"/>
                    <w:shd w:val="clear" w:color="auto" w:fill="FFFFFF"/>
                  </w:rPr>
                  <m:t>ε</m:t>
                </m:r>
              </m:sup>
            </m:sSup>
            <m:d>
              <m:dPr>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s</m:t>
                </m:r>
              </m:e>
            </m:d>
            <m:r>
              <w:rPr>
                <w:rFonts w:ascii="Cambria Math" w:hAnsi="Cambria Math" w:cs="Arial"/>
                <w:color w:val="333333"/>
                <w:highlight w:val="yellow"/>
                <w:shd w:val="clear" w:color="auto" w:fill="FFFFFF"/>
              </w:rPr>
              <m:t xml:space="preserve">ds+ </m:t>
            </m:r>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ε</m:t>
                </m:r>
              </m:e>
              <m:sup>
                <m:r>
                  <w:rPr>
                    <w:rFonts w:ascii="Cambria Math" w:hAnsi="Cambria Math" w:cs="Arial"/>
                    <w:color w:val="333333"/>
                    <w:highlight w:val="yellow"/>
                    <w:shd w:val="clear" w:color="auto" w:fill="FFFFFF"/>
                  </w:rPr>
                  <m:t>a</m:t>
                </m:r>
              </m:sup>
            </m:sSup>
            <m:r>
              <w:rPr>
                <w:rFonts w:ascii="Cambria Math" w:hAnsi="Cambria Math" w:cs="Arial"/>
                <w:color w:val="333333"/>
                <w:highlight w:val="yellow"/>
                <w:shd w:val="clear" w:color="auto" w:fill="FFFFFF"/>
              </w:rPr>
              <m:t>B(t)</m:t>
            </m:r>
          </m:e>
        </m:nary>
      </m:oMath>
      <w:r w:rsidRPr="007233C1">
        <w:rPr>
          <w:rFonts w:ascii="Arial" w:hAnsi="Arial" w:cs="Arial"/>
          <w:color w:val="333333"/>
          <w:highlight w:val="yellow"/>
          <w:shd w:val="clear" w:color="auto" w:fill="FFFFFF"/>
        </w:rPr>
        <w:t xml:space="preserve"> and lift the system to a Markov state (</w:t>
      </w:r>
      <w:proofErr w:type="spellStart"/>
      <w:r w:rsidRPr="007233C1">
        <w:rPr>
          <w:rFonts w:ascii="Arial" w:hAnsi="Arial" w:cs="Arial"/>
          <w:i/>
          <w:iCs/>
          <w:color w:val="333333"/>
          <w:highlight w:val="yellow"/>
          <w:shd w:val="clear" w:color="auto" w:fill="FFFFFF"/>
        </w:rPr>
        <w:t>X</w:t>
      </w:r>
      <w:r w:rsidRPr="007233C1">
        <w:rPr>
          <w:rFonts w:ascii="Arial" w:hAnsi="Arial" w:cs="Arial"/>
          <w:color w:val="333333"/>
          <w:highlight w:val="yellow"/>
          <w:shd w:val="clear" w:color="auto" w:fill="FFFFFF"/>
          <w:vertAlign w:val="superscript"/>
        </w:rPr>
        <w:t>ε</w:t>
      </w:r>
      <w:proofErr w:type="spellEnd"/>
      <w:r w:rsidRPr="007233C1">
        <w:rPr>
          <w:rFonts w:ascii="Arial" w:hAnsi="Arial" w:cs="Arial"/>
          <w:color w:val="333333"/>
          <w:highlight w:val="yellow"/>
          <w:shd w:val="clear" w:color="auto" w:fill="FFFFFF"/>
        </w:rPr>
        <w:t xml:space="preserve">, </w:t>
      </w:r>
      <w:proofErr w:type="spellStart"/>
      <w:r w:rsidRPr="007233C1">
        <w:rPr>
          <w:rFonts w:ascii="Arial" w:hAnsi="Arial" w:cs="Arial"/>
          <w:i/>
          <w:iCs/>
          <w:color w:val="333333"/>
          <w:highlight w:val="yellow"/>
          <w:shd w:val="clear" w:color="auto" w:fill="FFFFFF"/>
        </w:rPr>
        <w:t>φ</w:t>
      </w:r>
      <w:r w:rsidRPr="007233C1">
        <w:rPr>
          <w:rFonts w:ascii="Arial" w:hAnsi="Arial" w:cs="Arial"/>
          <w:color w:val="333333"/>
          <w:highlight w:val="yellow"/>
          <w:shd w:val="clear" w:color="auto" w:fill="FFFFFF"/>
          <w:vertAlign w:val="superscript"/>
        </w:rPr>
        <w:t>ε</w:t>
      </w:r>
      <w:proofErr w:type="spellEnd"/>
      <w:r w:rsidRPr="007233C1">
        <w:rPr>
          <w:rFonts w:ascii="Arial" w:hAnsi="Arial" w:cs="Arial"/>
          <w:color w:val="333333"/>
          <w:highlight w:val="yellow"/>
          <w:shd w:val="clear" w:color="auto" w:fill="FFFFFF"/>
        </w:rPr>
        <w:t xml:space="preserve">) driven by the standard Brownian Motion </w:t>
      </w:r>
      <w:r w:rsidRPr="007233C1">
        <w:rPr>
          <w:rFonts w:ascii="Arial" w:hAnsi="Arial" w:cs="Arial"/>
          <w:i/>
          <w:iCs/>
          <w:color w:val="333333"/>
          <w:highlight w:val="yellow"/>
          <w:shd w:val="clear" w:color="auto" w:fill="FFFFFF"/>
        </w:rPr>
        <w:t>B.</w:t>
      </w:r>
      <w:r w:rsidRPr="007233C1">
        <w:rPr>
          <w:rFonts w:ascii="Arial" w:hAnsi="Arial" w:cs="Arial"/>
          <w:color w:val="333333"/>
          <w:highlight w:val="yellow"/>
          <w:shd w:val="clear" w:color="auto" w:fill="FFFFFF"/>
        </w:rPr>
        <w:t xml:space="preserve"> For the lifted Markov system, classical Feynman-Kac applies to the transition functional </w:t>
      </w:r>
      <m:oMath>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u</m:t>
            </m:r>
          </m:e>
          <m:sup>
            <m:r>
              <w:rPr>
                <w:rFonts w:ascii="Cambria Math" w:hAnsi="Cambria Math" w:cs="Arial"/>
                <w:color w:val="333333"/>
                <w:highlight w:val="yellow"/>
                <w:shd w:val="clear" w:color="auto" w:fill="FFFFFF"/>
              </w:rPr>
              <m:t>ε</m:t>
            </m:r>
          </m:sup>
        </m:sSup>
        <m:d>
          <m:dPr>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t,x</m:t>
            </m:r>
          </m:e>
        </m:d>
        <m:r>
          <w:rPr>
            <w:rFonts w:ascii="Cambria Math" w:hAnsi="Cambria Math" w:cs="Arial"/>
            <w:color w:val="333333"/>
            <w:highlight w:val="yellow"/>
            <w:shd w:val="clear" w:color="auto" w:fill="FFFFFF"/>
          </w:rPr>
          <m:t xml:space="preserve">= </m:t>
        </m:r>
        <m:r>
          <m:rPr>
            <m:sty m:val="p"/>
          </m:rPr>
          <w:rPr>
            <w:rFonts w:ascii="Cambria Math" w:hAnsi="Cambria Math" w:cs="Arial"/>
            <w:color w:val="333333"/>
            <w:highlight w:val="yellow"/>
            <w:shd w:val="clear" w:color="auto" w:fill="FFFFFF"/>
          </w:rPr>
          <m:t>Ε</m:t>
        </m:r>
        <m:r>
          <w:rPr>
            <w:rFonts w:ascii="Cambria Math" w:hAnsi="Cambria Math" w:cs="Arial"/>
            <w:color w:val="333333"/>
            <w:highlight w:val="yellow"/>
            <w:shd w:val="clear" w:color="auto" w:fill="FFFFFF"/>
          </w:rPr>
          <m:t>[</m:t>
        </m:r>
        <m:r>
          <m:rPr>
            <m:sty m:val="p"/>
          </m:rPr>
          <w:rPr>
            <w:rFonts w:ascii="Cambria Math" w:hAnsi="Cambria Math" w:cs="Arial"/>
            <w:color w:val="333333"/>
            <w:highlight w:val="yellow"/>
            <w:shd w:val="clear" w:color="auto" w:fill="FFFFFF"/>
          </w:rPr>
          <m:t>Φ</m:t>
        </m:r>
        <m:d>
          <m:dPr>
            <m:ctrlPr>
              <w:rPr>
                <w:rFonts w:ascii="Cambria Math" w:hAnsi="Cambria Math" w:cs="Arial"/>
                <w:i/>
                <w:color w:val="333333"/>
                <w:highlight w:val="yellow"/>
                <w:shd w:val="clear" w:color="auto" w:fill="FFFFFF"/>
              </w:rPr>
            </m:ctrlPr>
          </m:dPr>
          <m:e>
            <m:sSubSup>
              <m:sSubSupPr>
                <m:ctrlPr>
                  <w:rPr>
                    <w:rFonts w:ascii="Cambria Math" w:hAnsi="Cambria Math" w:cs="Arial"/>
                    <w:i/>
                    <w:color w:val="333333"/>
                    <w:highlight w:val="yellow"/>
                    <w:shd w:val="clear" w:color="auto" w:fill="FFFFFF"/>
                  </w:rPr>
                </m:ctrlPr>
              </m:sSubSupPr>
              <m:e>
                <m:r>
                  <w:rPr>
                    <w:rFonts w:ascii="Cambria Math" w:hAnsi="Cambria Math" w:cs="Arial"/>
                    <w:color w:val="333333"/>
                    <w:highlight w:val="yellow"/>
                    <w:shd w:val="clear" w:color="auto" w:fill="FFFFFF"/>
                  </w:rPr>
                  <m:t>X</m:t>
                </m:r>
              </m:e>
              <m:sub>
                <m:r>
                  <w:rPr>
                    <w:rFonts w:ascii="Cambria Math" w:hAnsi="Cambria Math" w:cs="Arial"/>
                    <w:color w:val="333333"/>
                    <w:highlight w:val="yellow"/>
                    <w:shd w:val="clear" w:color="auto" w:fill="FFFFFF"/>
                  </w:rPr>
                  <m:t>t</m:t>
                </m:r>
              </m:sub>
              <m:sup>
                <m:r>
                  <w:rPr>
                    <w:rFonts w:ascii="Cambria Math" w:hAnsi="Cambria Math" w:cs="Arial"/>
                    <w:color w:val="333333"/>
                    <w:highlight w:val="yellow"/>
                    <w:shd w:val="clear" w:color="auto" w:fill="FFFFFF"/>
                  </w:rPr>
                  <m:t>ε</m:t>
                </m:r>
              </m:sup>
            </m:sSubSup>
          </m:e>
        </m:d>
        <m:r>
          <w:rPr>
            <w:rFonts w:ascii="Cambria Math" w:hAnsi="Cambria Math" w:cs="Arial"/>
            <w:color w:val="333333"/>
            <w:highlight w:val="yellow"/>
            <w:shd w:val="clear" w:color="auto" w:fill="FFFFFF"/>
          </w:rPr>
          <m:t>|</m:t>
        </m:r>
        <m:sSubSup>
          <m:sSubSupPr>
            <m:ctrlPr>
              <w:rPr>
                <w:rFonts w:ascii="Cambria Math" w:hAnsi="Cambria Math" w:cs="Arial"/>
                <w:i/>
                <w:color w:val="333333"/>
                <w:highlight w:val="yellow"/>
                <w:shd w:val="clear" w:color="auto" w:fill="FFFFFF"/>
              </w:rPr>
            </m:ctrlPr>
          </m:sSubSupPr>
          <m:e>
            <m:r>
              <w:rPr>
                <w:rFonts w:ascii="Cambria Math" w:hAnsi="Cambria Math" w:cs="Arial"/>
                <w:color w:val="333333"/>
                <w:highlight w:val="yellow"/>
                <w:shd w:val="clear" w:color="auto" w:fill="FFFFFF"/>
              </w:rPr>
              <m:t>X</m:t>
            </m:r>
          </m:e>
          <m:sub>
            <m:r>
              <w:rPr>
                <w:rFonts w:ascii="Cambria Math" w:hAnsi="Cambria Math" w:cs="Arial"/>
                <w:color w:val="333333"/>
                <w:highlight w:val="yellow"/>
                <w:shd w:val="clear" w:color="auto" w:fill="FFFFFF"/>
              </w:rPr>
              <m:t>0</m:t>
            </m:r>
          </m:sub>
          <m:sup>
            <m:r>
              <w:rPr>
                <w:rFonts w:ascii="Cambria Math" w:hAnsi="Cambria Math" w:cs="Arial"/>
                <w:color w:val="333333"/>
                <w:highlight w:val="yellow"/>
                <w:shd w:val="clear" w:color="auto" w:fill="FFFFFF"/>
              </w:rPr>
              <m:t>ε</m:t>
            </m:r>
          </m:sup>
        </m:sSubSup>
        <m:r>
          <w:rPr>
            <w:rFonts w:ascii="Cambria Math" w:hAnsi="Cambria Math" w:cs="Arial"/>
            <w:color w:val="333333"/>
            <w:highlight w:val="yellow"/>
            <w:shd w:val="clear" w:color="auto" w:fill="FFFFFF"/>
          </w:rPr>
          <m:t>=x]</m:t>
        </m:r>
      </m:oMath>
      <w:r w:rsidRPr="007233C1">
        <w:rPr>
          <w:rFonts w:ascii="Arial" w:hAnsi="Arial" w:cs="Arial"/>
          <w:color w:val="333333"/>
          <w:highlight w:val="yellow"/>
          <w:shd w:val="clear" w:color="auto" w:fill="FFFFFF"/>
        </w:rPr>
        <w:t xml:space="preserve">, yielding a parabolic PDE whose solution reproduces the same exponential form for </w:t>
      </w:r>
      <w:proofErr w:type="spellStart"/>
      <w:r w:rsidRPr="007233C1">
        <w:rPr>
          <w:rFonts w:ascii="Arial" w:hAnsi="Arial" w:cs="Arial"/>
          <w:i/>
          <w:iCs/>
          <w:color w:val="333333"/>
          <w:highlight w:val="yellow"/>
          <w:shd w:val="clear" w:color="auto" w:fill="FFFFFF"/>
        </w:rPr>
        <w:t>X</w:t>
      </w:r>
      <w:r w:rsidRPr="007233C1">
        <w:rPr>
          <w:rFonts w:ascii="Arial" w:hAnsi="Arial" w:cs="Arial"/>
          <w:color w:val="333333"/>
          <w:highlight w:val="yellow"/>
          <w:shd w:val="clear" w:color="auto" w:fill="FFFFFF"/>
          <w:vertAlign w:val="superscript"/>
        </w:rPr>
        <w:t>ε</w:t>
      </w:r>
      <w:proofErr w:type="spellEnd"/>
      <w:r w:rsidRPr="007233C1">
        <w:rPr>
          <w:rFonts w:ascii="Arial" w:hAnsi="Arial" w:cs="Arial"/>
          <w:color w:val="333333"/>
          <w:highlight w:val="yellow"/>
          <w:shd w:val="clear" w:color="auto" w:fill="FFFFFF"/>
        </w:rPr>
        <w:t xml:space="preserve">. Letting ε -&gt; 0 then recovers the H &gt; ½ solution. We </w:t>
      </w:r>
      <w:proofErr w:type="spellStart"/>
      <w:r w:rsidRPr="007233C1">
        <w:rPr>
          <w:rFonts w:ascii="Arial" w:hAnsi="Arial" w:cs="Arial"/>
          <w:color w:val="333333"/>
          <w:highlight w:val="yellow"/>
          <w:shd w:val="clear" w:color="auto" w:fill="FFFFFF"/>
        </w:rPr>
        <w:t>emphaise</w:t>
      </w:r>
      <w:proofErr w:type="spellEnd"/>
      <w:r w:rsidRPr="007233C1">
        <w:rPr>
          <w:rFonts w:ascii="Arial" w:hAnsi="Arial" w:cs="Arial"/>
          <w:color w:val="333333"/>
          <w:highlight w:val="yellow"/>
          <w:shd w:val="clear" w:color="auto" w:fill="FFFFFF"/>
        </w:rPr>
        <w:t xml:space="preserve"> that plain </w:t>
      </w:r>
      <w:proofErr w:type="spellStart"/>
      <w:r w:rsidRPr="007233C1">
        <w:rPr>
          <w:rFonts w:ascii="Arial" w:hAnsi="Arial" w:cs="Arial"/>
          <w:color w:val="333333"/>
          <w:highlight w:val="yellow"/>
          <w:shd w:val="clear" w:color="auto" w:fill="FFFFFF"/>
        </w:rPr>
        <w:t>fBm</w:t>
      </w:r>
      <w:proofErr w:type="spellEnd"/>
      <w:r w:rsidRPr="007233C1">
        <w:rPr>
          <w:rFonts w:ascii="Arial" w:hAnsi="Arial" w:cs="Arial"/>
          <w:color w:val="333333"/>
          <w:highlight w:val="yellow"/>
          <w:shd w:val="clear" w:color="auto" w:fill="FFFFFF"/>
        </w:rPr>
        <w:t xml:space="preserve"> is not Markov when H ≠ ½, so the Feynman-Kac is used through this regularisation. The direct </w:t>
      </w:r>
      <w:proofErr w:type="spellStart"/>
      <w:r w:rsidRPr="007233C1">
        <w:rPr>
          <w:rFonts w:ascii="Arial" w:hAnsi="Arial" w:cs="Arial"/>
          <w:color w:val="333333"/>
          <w:highlight w:val="yellow"/>
          <w:shd w:val="clear" w:color="auto" w:fill="FFFFFF"/>
        </w:rPr>
        <w:t>Stratonovich</w:t>
      </w:r>
      <w:proofErr w:type="spellEnd"/>
      <w:r w:rsidRPr="007233C1">
        <w:rPr>
          <w:rFonts w:ascii="Arial" w:hAnsi="Arial" w:cs="Arial"/>
          <w:color w:val="333333"/>
          <w:highlight w:val="yellow"/>
          <w:shd w:val="clear" w:color="auto" w:fill="FFFFFF"/>
        </w:rPr>
        <w:t>/Young derivation bypasses this step and reaches the same solution.</w:t>
      </w:r>
      <w:r>
        <w:rPr>
          <w:rFonts w:ascii="Arial" w:hAnsi="Arial" w:cs="Arial"/>
          <w:color w:val="333333"/>
          <w:shd w:val="clear" w:color="auto" w:fill="FFFFFF"/>
        </w:rPr>
        <w:t xml:space="preserve"> </w:t>
      </w:r>
      <w:r w:rsidRPr="00EC35C0">
        <w:rPr>
          <w:rFonts w:ascii="Arial" w:hAnsi="Arial" w:cs="Arial"/>
          <w:color w:val="333333"/>
          <w:shd w:val="clear" w:color="auto" w:fill="FFFFFF"/>
        </w:rPr>
        <w:t xml:space="preserve">The solution for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r>
          <w:rPr>
            <w:rFonts w:ascii="Cambria Math" w:hAnsi="Cambria Math" w:cs="Arial"/>
            <w:color w:val="333333"/>
            <w:shd w:val="clear" w:color="auto" w:fill="FFFFFF"/>
          </w:rPr>
          <m:t>(t)</m:t>
        </m:r>
      </m:oMath>
      <w:r w:rsidRPr="00EC35C0">
        <w:rPr>
          <w:rFonts w:ascii="Arial" w:hAnsi="Arial" w:cs="Arial"/>
          <w:color w:val="333333"/>
          <w:shd w:val="clear" w:color="auto" w:fill="FFFFFF"/>
        </w:rPr>
        <w:t xml:space="preserve"> and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lang w:bidi="en-US"/>
              </w:rPr>
            </m:ctrlPr>
          </m:dPr>
          <m:e>
            <m:r>
              <w:rPr>
                <w:rFonts w:ascii="Cambria Math" w:hAnsi="Cambria Math" w:cs="Arial"/>
                <w:color w:val="333333"/>
                <w:shd w:val="clear" w:color="auto" w:fill="FFFFFF"/>
              </w:rPr>
              <m:t>t</m:t>
            </m:r>
          </m:e>
        </m:d>
      </m:oMath>
      <w:r w:rsidRPr="00EC35C0">
        <w:rPr>
          <w:rFonts w:ascii="Arial" w:hAnsi="Arial" w:cs="Arial"/>
          <w:color w:val="333333"/>
          <w:shd w:val="clear" w:color="auto" w:fill="FFFFFF"/>
        </w:rPr>
        <w:t xml:space="preserve"> can be expressed in a matrix form. The solution involves exponentials of </w:t>
      </w:r>
      <w:proofErr w:type="spellStart"/>
      <w:r w:rsidRPr="00EC35C0">
        <w:rPr>
          <w:rFonts w:ascii="Arial" w:hAnsi="Arial" w:cs="Arial"/>
          <w:i/>
          <w:iCs/>
          <w:color w:val="333333"/>
          <w:shd w:val="clear" w:color="auto" w:fill="FFFFFF"/>
        </w:rPr>
        <w:t>μt</w:t>
      </w:r>
      <w:proofErr w:type="spellEnd"/>
      <w:r w:rsidRPr="00EC35C0">
        <w:rPr>
          <w:rFonts w:ascii="Arial" w:hAnsi="Arial" w:cs="Arial"/>
          <w:i/>
          <w:iCs/>
          <w:color w:val="333333"/>
          <w:shd w:val="clear" w:color="auto" w:fill="FFFFFF"/>
        </w:rPr>
        <w:t>, α</w:t>
      </w:r>
      <w:r w:rsidRPr="00EC35C0">
        <w:rPr>
          <w:rFonts w:ascii="Arial" w:hAnsi="Arial" w:cs="Arial"/>
          <w:color w:val="333333"/>
          <w:shd w:val="clear" w:color="auto" w:fill="FFFFFF"/>
        </w:rPr>
        <w:t xml:space="preserve">, and the Wiener process </w:t>
      </w:r>
      <w:r w:rsidRPr="00EC35C0">
        <w:rPr>
          <w:rFonts w:ascii="Arial" w:hAnsi="Arial" w:cs="Arial"/>
          <w:i/>
          <w:iCs/>
          <w:color w:val="333333"/>
          <w:shd w:val="clear" w:color="auto" w:fill="FFFFFF"/>
        </w:rPr>
        <w:t>W</w:t>
      </w:r>
      <w:r w:rsidRPr="00EC35C0">
        <w:rPr>
          <w:rFonts w:ascii="Arial" w:hAnsi="Arial" w:cs="Arial"/>
          <w:color w:val="333333"/>
          <w:shd w:val="clear" w:color="auto" w:fill="FFFFFF"/>
        </w:rPr>
        <w:t xml:space="preserve">. </w:t>
      </w:r>
    </w:p>
    <w:p w14:paraId="37907327" w14:textId="77777777" w:rsidR="008D1943" w:rsidRPr="007233C1" w:rsidRDefault="008D1943" w:rsidP="008D1943">
      <w:pPr>
        <w:spacing w:line="360" w:lineRule="auto"/>
        <w:ind w:firstLine="720"/>
        <w:jc w:val="both"/>
        <w:rPr>
          <w:rFonts w:ascii="Arial" w:hAnsi="Arial" w:cs="Arial"/>
          <w:strike/>
          <w:color w:val="333333"/>
          <w:shd w:val="clear" w:color="auto" w:fill="FFFFFF"/>
        </w:rPr>
      </w:pPr>
      <w:r w:rsidRPr="00EC35C0">
        <w:rPr>
          <w:rFonts w:ascii="Arial" w:hAnsi="Arial" w:cs="Arial"/>
          <w:color w:val="333333"/>
          <w:shd w:val="clear" w:color="auto" w:fill="FFFFFF"/>
        </w:rPr>
        <w:t xml:space="preserve">When </w:t>
      </w:r>
      <w:r w:rsidRPr="00EC35C0">
        <w:rPr>
          <w:rFonts w:ascii="Arial" w:hAnsi="Arial" w:cs="Arial"/>
          <w:i/>
          <w:iCs/>
          <w:color w:val="333333"/>
          <w:shd w:val="clear" w:color="auto" w:fill="FFFFFF"/>
        </w:rPr>
        <w:t>μ &lt; 0</w:t>
      </w:r>
      <w:r w:rsidRPr="00EC35C0">
        <w:rPr>
          <w:rFonts w:ascii="Arial" w:hAnsi="Arial" w:cs="Arial"/>
          <w:color w:val="333333"/>
          <w:shd w:val="clear" w:color="auto" w:fill="FFFFFF"/>
        </w:rPr>
        <w:t xml:space="preserve">, the unique solution to the SDE can also be obtained using the same theorem. Again, the solution for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r>
          <w:rPr>
            <w:rFonts w:ascii="Cambria Math" w:hAnsi="Cambria Math" w:cs="Arial"/>
            <w:color w:val="333333"/>
            <w:shd w:val="clear" w:color="auto" w:fill="FFFFFF"/>
          </w:rPr>
          <m:t>(t)</m:t>
        </m:r>
      </m:oMath>
      <w:r w:rsidRPr="00EC35C0">
        <w:rPr>
          <w:rFonts w:ascii="Arial" w:hAnsi="Arial" w:cs="Arial"/>
          <w:color w:val="333333"/>
          <w:shd w:val="clear" w:color="auto" w:fill="FFFFFF"/>
        </w:rPr>
        <w:t xml:space="preserve"> and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lang w:bidi="en-US"/>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sidRPr="00EC35C0">
        <w:rPr>
          <w:rFonts w:ascii="Arial" w:hAnsi="Arial" w:cs="Arial"/>
          <w:color w:val="333333"/>
          <w:shd w:val="clear" w:color="auto" w:fill="FFFFFF"/>
        </w:rPr>
        <w:t xml:space="preserve"> be expressed in a matrix form. The solution involves hyperbolic functions of </w:t>
      </w:r>
      <w:proofErr w:type="spellStart"/>
      <w:r w:rsidRPr="00EC35C0">
        <w:rPr>
          <w:rFonts w:ascii="Arial" w:hAnsi="Arial" w:cs="Arial"/>
          <w:i/>
          <w:iCs/>
          <w:color w:val="333333"/>
          <w:shd w:val="clear" w:color="auto" w:fill="FFFFFF"/>
        </w:rPr>
        <w:t>μt</w:t>
      </w:r>
      <w:proofErr w:type="spellEnd"/>
      <w:r w:rsidRPr="00EC35C0">
        <w:rPr>
          <w:rFonts w:ascii="Arial" w:hAnsi="Arial" w:cs="Arial"/>
          <w:color w:val="333333"/>
          <w:shd w:val="clear" w:color="auto" w:fill="FFFFFF"/>
        </w:rPr>
        <w:t xml:space="preserve"> (cosh and </w:t>
      </w:r>
      <w:proofErr w:type="spellStart"/>
      <w:r w:rsidRPr="00EC35C0">
        <w:rPr>
          <w:rFonts w:ascii="Arial" w:hAnsi="Arial" w:cs="Arial"/>
          <w:color w:val="333333"/>
          <w:shd w:val="clear" w:color="auto" w:fill="FFFFFF"/>
        </w:rPr>
        <w:t>sinh</w:t>
      </w:r>
      <w:proofErr w:type="spellEnd"/>
      <w:r w:rsidRPr="00EC35C0">
        <w:rPr>
          <w:rFonts w:ascii="Arial" w:hAnsi="Arial" w:cs="Arial"/>
          <w:color w:val="333333"/>
          <w:shd w:val="clear" w:color="auto" w:fill="FFFFFF"/>
        </w:rPr>
        <w:t xml:space="preserve">), exponentials of </w:t>
      </w:r>
      <w:r w:rsidRPr="00EC35C0">
        <w:rPr>
          <w:rFonts w:ascii="Arial" w:hAnsi="Arial" w:cs="Arial"/>
          <w:i/>
          <w:iCs/>
          <w:color w:val="333333"/>
          <w:shd w:val="clear" w:color="auto" w:fill="FFFFFF"/>
        </w:rPr>
        <w:t>α</w:t>
      </w:r>
      <w:r w:rsidRPr="00EC35C0">
        <w:rPr>
          <w:rFonts w:ascii="Arial" w:hAnsi="Arial" w:cs="Arial"/>
          <w:color w:val="333333"/>
          <w:shd w:val="clear" w:color="auto" w:fill="FFFFFF"/>
        </w:rPr>
        <w:t xml:space="preserve"> and the Wiener process </w:t>
      </w:r>
      <w:r w:rsidRPr="00EC35C0">
        <w:rPr>
          <w:rFonts w:ascii="Arial" w:hAnsi="Arial" w:cs="Arial"/>
          <w:i/>
          <w:iCs/>
          <w:color w:val="333333"/>
          <w:shd w:val="clear" w:color="auto" w:fill="FFFFFF"/>
        </w:rPr>
        <w:t>W</w:t>
      </w:r>
      <w:r w:rsidRPr="00EC35C0">
        <w:rPr>
          <w:rFonts w:ascii="Arial" w:hAnsi="Arial" w:cs="Arial"/>
          <w:color w:val="333333"/>
          <w:shd w:val="clear" w:color="auto" w:fill="FFFFFF"/>
        </w:rPr>
        <w:t xml:space="preserve">. In both cases, the solution involves an integral over the Wiener process </w:t>
      </w:r>
      <w:r w:rsidRPr="00EC35C0">
        <w:rPr>
          <w:rFonts w:ascii="Arial" w:hAnsi="Arial" w:cs="Arial"/>
          <w:i/>
          <w:iCs/>
          <w:color w:val="333333"/>
          <w:shd w:val="clear" w:color="auto" w:fill="FFFFFF"/>
        </w:rPr>
        <w:t>W</w:t>
      </w:r>
      <w:r w:rsidRPr="00EC35C0">
        <w:rPr>
          <w:rFonts w:ascii="Arial" w:hAnsi="Arial" w:cs="Arial"/>
          <w:color w:val="333333"/>
          <w:shd w:val="clear" w:color="auto" w:fill="FFFFFF"/>
        </w:rPr>
        <w:t xml:space="preserve">, which is a stochastic integral. The integral is evaluated using the </w:t>
      </w:r>
      <w:proofErr w:type="spellStart"/>
      <w:r w:rsidRPr="00EC35C0">
        <w:rPr>
          <w:rFonts w:ascii="Arial" w:hAnsi="Arial" w:cs="Arial"/>
          <w:color w:val="333333"/>
          <w:shd w:val="clear" w:color="auto" w:fill="FFFFFF"/>
        </w:rPr>
        <w:t>Itô</w:t>
      </w:r>
      <w:proofErr w:type="spellEnd"/>
      <w:r w:rsidRPr="00EC35C0">
        <w:rPr>
          <w:rFonts w:ascii="Arial" w:hAnsi="Arial" w:cs="Arial"/>
          <w:color w:val="333333"/>
          <w:shd w:val="clear" w:color="auto" w:fill="FFFFFF"/>
        </w:rPr>
        <w:t xml:space="preserve"> </w:t>
      </w:r>
      <w:r w:rsidRPr="007233C1">
        <w:rPr>
          <w:rFonts w:ascii="Arial" w:hAnsi="Arial" w:cs="Arial"/>
          <w:color w:val="333333"/>
          <w:highlight w:val="yellow"/>
          <w:shd w:val="clear" w:color="auto" w:fill="FFFFFF"/>
        </w:rPr>
        <w:t xml:space="preserve">or </w:t>
      </w:r>
      <w:proofErr w:type="spellStart"/>
      <w:r w:rsidRPr="007233C1">
        <w:rPr>
          <w:rFonts w:ascii="Arial" w:hAnsi="Arial" w:cs="Arial"/>
          <w:color w:val="333333"/>
          <w:highlight w:val="yellow"/>
          <w:shd w:val="clear" w:color="auto" w:fill="FFFFFF"/>
        </w:rPr>
        <w:t>Stratonovich</w:t>
      </w:r>
      <w:proofErr w:type="spellEnd"/>
      <w:r w:rsidRPr="007233C1">
        <w:rPr>
          <w:rFonts w:ascii="Arial" w:hAnsi="Arial" w:cs="Arial"/>
          <w:color w:val="333333"/>
          <w:highlight w:val="yellow"/>
          <w:shd w:val="clear" w:color="auto" w:fill="FFFFFF"/>
        </w:rPr>
        <w:t xml:space="preserve"> sense (with the usual </w:t>
      </w:r>
      <w:proofErr w:type="spellStart"/>
      <w:r w:rsidRPr="007233C1">
        <w:rPr>
          <w:rFonts w:ascii="Arial" w:hAnsi="Arial" w:cs="Arial"/>
          <w:color w:val="333333"/>
          <w:highlight w:val="yellow"/>
          <w:shd w:val="clear" w:color="auto" w:fill="FFFFFF"/>
        </w:rPr>
        <w:t>Itô-Stratonovich</w:t>
      </w:r>
      <w:proofErr w:type="spellEnd"/>
      <w:r w:rsidRPr="007233C1">
        <w:rPr>
          <w:rFonts w:ascii="Arial" w:hAnsi="Arial" w:cs="Arial"/>
          <w:color w:val="333333"/>
          <w:highlight w:val="yellow"/>
          <w:shd w:val="clear" w:color="auto" w:fill="FFFFFF"/>
        </w:rPr>
        <w:t xml:space="preserve"> conversion when needed</w:t>
      </w:r>
      <w:proofErr w:type="gramStart"/>
      <w:r w:rsidRPr="007233C1">
        <w:rPr>
          <w:rFonts w:ascii="Arial" w:hAnsi="Arial" w:cs="Arial"/>
          <w:color w:val="333333"/>
          <w:highlight w:val="yellow"/>
          <w:shd w:val="clear" w:color="auto" w:fill="FFFFFF"/>
        </w:rPr>
        <w:t>) ,</w:t>
      </w:r>
      <w:proofErr w:type="gramEnd"/>
      <w:r w:rsidRPr="007233C1">
        <w:rPr>
          <w:rFonts w:ascii="Arial" w:hAnsi="Arial" w:cs="Arial"/>
          <w:color w:val="333333"/>
          <w:highlight w:val="yellow"/>
          <w:shd w:val="clear" w:color="auto" w:fill="FFFFFF"/>
        </w:rPr>
        <w:t xml:space="preserve"> w</w:t>
      </w:r>
      <w:r w:rsidRPr="00EC35C0">
        <w:rPr>
          <w:rFonts w:ascii="Arial" w:hAnsi="Arial" w:cs="Arial"/>
          <w:color w:val="333333"/>
          <w:shd w:val="clear" w:color="auto" w:fill="FFFFFF"/>
        </w:rPr>
        <w:t xml:space="preserve">hich is a stochastic calculus tool used to integrate stochastic processes with respect to the Wiener process. </w:t>
      </w:r>
      <w:r w:rsidRPr="007233C1">
        <w:rPr>
          <w:rFonts w:ascii="Arial" w:hAnsi="Arial" w:cs="Arial"/>
          <w:color w:val="333333"/>
          <w:highlight w:val="yellow"/>
          <w:shd w:val="clear" w:color="auto" w:fill="FFFFFF"/>
        </w:rPr>
        <w:t xml:space="preserve">The integral is approximated using the </w:t>
      </w:r>
      <w:proofErr w:type="spellStart"/>
      <w:r w:rsidRPr="007233C1">
        <w:rPr>
          <w:rFonts w:ascii="Arial" w:hAnsi="Arial" w:cs="Arial"/>
          <w:color w:val="333333"/>
          <w:highlight w:val="yellow"/>
          <w:shd w:val="clear" w:color="auto" w:fill="FFFFFF"/>
        </w:rPr>
        <w:t>Stratonovich</w:t>
      </w:r>
      <w:proofErr w:type="spellEnd"/>
      <w:r w:rsidRPr="007233C1">
        <w:rPr>
          <w:rFonts w:ascii="Arial" w:hAnsi="Arial" w:cs="Arial"/>
          <w:color w:val="333333"/>
          <w:highlight w:val="yellow"/>
          <w:shd w:val="clear" w:color="auto" w:fill="FFFFFF"/>
        </w:rPr>
        <w:t xml:space="preserve"> integral, which is a different stochastic calculus tool to </w:t>
      </w:r>
      <w:proofErr w:type="spellStart"/>
      <w:r w:rsidRPr="007233C1">
        <w:rPr>
          <w:rFonts w:ascii="Arial" w:hAnsi="Arial" w:cs="Arial"/>
          <w:color w:val="333333"/>
          <w:highlight w:val="yellow"/>
          <w:shd w:val="clear" w:color="auto" w:fill="FFFFFF"/>
        </w:rPr>
        <w:t>Itô</w:t>
      </w:r>
      <w:proofErr w:type="spellEnd"/>
      <w:r w:rsidRPr="007233C1">
        <w:rPr>
          <w:rFonts w:ascii="Arial" w:hAnsi="Arial" w:cs="Arial"/>
          <w:color w:val="333333"/>
          <w:highlight w:val="yellow"/>
          <w:shd w:val="clear" w:color="auto" w:fill="FFFFFF"/>
        </w:rPr>
        <w:t xml:space="preserve"> and is based on symmetric Riemann sums</w:t>
      </w:r>
      <w:r>
        <w:rPr>
          <w:rFonts w:ascii="Arial" w:hAnsi="Arial" w:cs="Arial"/>
          <w:color w:val="333333"/>
          <w:shd w:val="clear" w:color="auto" w:fill="FFFFFF"/>
        </w:rPr>
        <w:t xml:space="preserve">. </w:t>
      </w:r>
      <w:proofErr w:type="gramStart"/>
      <w:r>
        <w:rPr>
          <w:rFonts w:ascii="Arial" w:hAnsi="Arial" w:cs="Arial"/>
          <w:color w:val="333333"/>
          <w:shd w:val="clear" w:color="auto" w:fill="FFFFFF"/>
        </w:rPr>
        <w:t>It</w:t>
      </w:r>
      <w:r w:rsidRPr="00EC35C0">
        <w:rPr>
          <w:rFonts w:ascii="Arial" w:hAnsi="Arial" w:cs="Arial"/>
          <w:color w:val="333333"/>
          <w:shd w:val="clear" w:color="auto" w:fill="FFFFFF"/>
        </w:rPr>
        <w:t xml:space="preserve">  gives</w:t>
      </w:r>
      <w:proofErr w:type="gramEnd"/>
      <w:r w:rsidRPr="00EC35C0">
        <w:rPr>
          <w:rFonts w:ascii="Arial" w:hAnsi="Arial" w:cs="Arial"/>
          <w:color w:val="333333"/>
          <w:shd w:val="clear" w:color="auto" w:fill="FFFFFF"/>
        </w:rPr>
        <w:t xml:space="preserve"> a different result than the </w:t>
      </w:r>
      <w:proofErr w:type="spellStart"/>
      <w:r w:rsidRPr="00EC35C0">
        <w:rPr>
          <w:rFonts w:ascii="Arial" w:hAnsi="Arial" w:cs="Arial"/>
          <w:color w:val="333333"/>
          <w:shd w:val="clear" w:color="auto" w:fill="FFFFFF"/>
        </w:rPr>
        <w:t>Itô</w:t>
      </w:r>
      <w:proofErr w:type="spellEnd"/>
      <w:r w:rsidRPr="00EC35C0">
        <w:rPr>
          <w:rFonts w:ascii="Arial" w:hAnsi="Arial" w:cs="Arial"/>
          <w:color w:val="333333"/>
          <w:shd w:val="clear" w:color="auto" w:fill="FFFFFF"/>
        </w:rPr>
        <w:t xml:space="preserve"> integral. The result of the </w:t>
      </w:r>
      <w:proofErr w:type="spellStart"/>
      <w:r w:rsidRPr="00EC35C0">
        <w:rPr>
          <w:rFonts w:ascii="Arial" w:hAnsi="Arial" w:cs="Arial"/>
          <w:color w:val="333333"/>
          <w:shd w:val="clear" w:color="auto" w:fill="FFFFFF"/>
        </w:rPr>
        <w:t>Stratonovich</w:t>
      </w:r>
      <w:proofErr w:type="spellEnd"/>
      <w:r w:rsidRPr="00EC35C0">
        <w:rPr>
          <w:rFonts w:ascii="Arial" w:hAnsi="Arial" w:cs="Arial"/>
          <w:color w:val="333333"/>
          <w:shd w:val="clear" w:color="auto" w:fill="FFFFFF"/>
        </w:rPr>
        <w:t xml:space="preserve"> integral is denoted by the symbol </w:t>
      </w:r>
      <w:r w:rsidRPr="00EC35C0">
        <w:rPr>
          <w:rFonts w:ascii="Cambria Math" w:hAnsi="Cambria Math" w:cs="Cambria Math"/>
          <w:color w:val="333333"/>
          <w:shd w:val="clear" w:color="auto" w:fill="FFFFFF"/>
        </w:rPr>
        <w:t>〈</w:t>
      </w:r>
      <w:r w:rsidRPr="00EC35C0">
        <w:rPr>
          <w:rFonts w:ascii="Arial" w:hAnsi="Arial" w:cs="Arial"/>
          <w:color w:val="333333"/>
          <w:shd w:val="clear" w:color="auto" w:fill="FFFFFF"/>
        </w:rPr>
        <w:t xml:space="preserve"> </w:t>
      </w:r>
      <w:r w:rsidRPr="00EC35C0">
        <w:rPr>
          <w:rFonts w:ascii="Cambria Math" w:hAnsi="Cambria Math" w:cs="Cambria Math"/>
          <w:color w:val="333333"/>
          <w:shd w:val="clear" w:color="auto" w:fill="FFFFFF"/>
        </w:rPr>
        <w:t>〉</w:t>
      </w:r>
      <w:r w:rsidRPr="00EC35C0">
        <w:rPr>
          <w:rFonts w:ascii="Arial" w:hAnsi="Arial" w:cs="Arial"/>
          <w:color w:val="333333"/>
          <w:shd w:val="clear" w:color="auto" w:fill="FFFFFF"/>
        </w:rPr>
        <w:t xml:space="preserve"> in the equation we derive. </w:t>
      </w:r>
      <w:proofErr w:type="gramStart"/>
      <w:r w:rsidRPr="00EC35C0">
        <w:rPr>
          <w:rFonts w:ascii="Arial" w:hAnsi="Arial" w:cs="Arial"/>
          <w:color w:val="333333"/>
          <w:shd w:val="clear" w:color="auto" w:fill="FFFFFF"/>
        </w:rPr>
        <w:t>The final result</w:t>
      </w:r>
      <w:proofErr w:type="gramEnd"/>
      <w:r w:rsidRPr="00EC35C0">
        <w:rPr>
          <w:rFonts w:ascii="Arial" w:hAnsi="Arial" w:cs="Arial"/>
          <w:color w:val="333333"/>
          <w:shd w:val="clear" w:color="auto" w:fill="FFFFFF"/>
        </w:rPr>
        <w:t xml:space="preserve"> </w:t>
      </w:r>
      <w:proofErr w:type="gramStart"/>
      <w:r w:rsidRPr="00EC35C0">
        <w:rPr>
          <w:rFonts w:ascii="Arial" w:hAnsi="Arial" w:cs="Arial"/>
          <w:color w:val="333333"/>
          <w:shd w:val="clear" w:color="auto" w:fill="FFFFFF"/>
        </w:rPr>
        <w:t>is an approximation of</w:t>
      </w:r>
      <w:proofErr w:type="gramEnd"/>
      <w:r w:rsidRPr="00EC35C0">
        <w:rPr>
          <w:rFonts w:ascii="Arial" w:hAnsi="Arial" w:cs="Arial"/>
          <w:color w:val="333333"/>
          <w:shd w:val="clear" w:color="auto" w:fill="FFFFFF"/>
        </w:rPr>
        <w:t xml:space="preserve"> the solution to the SDE in terms of </w:t>
      </w:r>
      <w:proofErr w:type="gramStart"/>
      <w:r w:rsidRPr="00EC35C0">
        <w:rPr>
          <w:rFonts w:ascii="Arial" w:hAnsi="Arial" w:cs="Arial"/>
          <w:i/>
          <w:iCs/>
          <w:color w:val="333333"/>
          <w:shd w:val="clear" w:color="auto" w:fill="FFFFFF"/>
        </w:rPr>
        <w:t>X(</w:t>
      </w:r>
      <w:proofErr w:type="gramEnd"/>
      <w:r w:rsidRPr="00EC35C0">
        <w:rPr>
          <w:rFonts w:ascii="Arial" w:hAnsi="Arial" w:cs="Arial"/>
          <w:i/>
          <w:iCs/>
          <w:color w:val="333333"/>
          <w:shd w:val="clear" w:color="auto" w:fill="FFFFFF"/>
        </w:rPr>
        <w:t>0)</w:t>
      </w:r>
      <w:r w:rsidRPr="00EC35C0">
        <w:rPr>
          <w:rFonts w:ascii="Arial" w:hAnsi="Arial" w:cs="Arial"/>
          <w:color w:val="333333"/>
          <w:shd w:val="clear" w:color="auto" w:fill="FFFFFF"/>
        </w:rPr>
        <w:t xml:space="preserve">,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r>
          <w:rPr>
            <w:rFonts w:ascii="Cambria Math" w:hAnsi="Cambria Math" w:cs="Arial"/>
            <w:color w:val="333333"/>
            <w:shd w:val="clear" w:color="auto" w:fill="FFFFFF"/>
          </w:rPr>
          <m:t>(0)</m:t>
        </m:r>
      </m:oMath>
      <w:r w:rsidRPr="00EC35C0">
        <w:rPr>
          <w:rFonts w:ascii="Arial" w:hAnsi="Arial" w:cs="Arial"/>
          <w:color w:val="333333"/>
          <w:shd w:val="clear" w:color="auto" w:fill="FFFFFF"/>
        </w:rPr>
        <w:t xml:space="preserve">,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lang w:bidi="en-US"/>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 xml:space="preserve">, </m:t>
        </m:r>
      </m:oMath>
      <w:r w:rsidRPr="00EC35C0">
        <w:rPr>
          <w:rFonts w:ascii="Arial" w:hAnsi="Arial" w:cs="Arial"/>
          <w:i/>
          <w:iCs/>
          <w:color w:val="333333"/>
          <w:shd w:val="clear" w:color="auto" w:fill="FFFFFF"/>
        </w:rPr>
        <w:t>α</w:t>
      </w:r>
      <w:r w:rsidRPr="00EC35C0">
        <w:rPr>
          <w:rFonts w:ascii="Arial" w:hAnsi="Arial" w:cs="Arial"/>
          <w:color w:val="333333"/>
          <w:shd w:val="clear" w:color="auto" w:fill="FFFFFF"/>
        </w:rPr>
        <w:t xml:space="preserve">, </w:t>
      </w:r>
      <w:r w:rsidRPr="00EC35C0">
        <w:rPr>
          <w:rFonts w:ascii="Arial" w:hAnsi="Arial" w:cs="Arial"/>
          <w:i/>
          <w:iCs/>
          <w:color w:val="333333"/>
          <w:shd w:val="clear" w:color="auto" w:fill="FFFFFF"/>
        </w:rPr>
        <w:t>σ</w:t>
      </w:r>
      <w:r w:rsidRPr="00EC35C0">
        <w:rPr>
          <w:rFonts w:ascii="Arial" w:hAnsi="Arial" w:cs="Arial"/>
          <w:color w:val="333333"/>
          <w:shd w:val="clear" w:color="auto" w:fill="FFFFFF"/>
        </w:rPr>
        <w:t xml:space="preserve">, </w:t>
      </w:r>
      <w:r w:rsidRPr="00EC35C0">
        <w:rPr>
          <w:rFonts w:ascii="Arial" w:hAnsi="Arial" w:cs="Arial"/>
          <w:i/>
          <w:iCs/>
          <w:color w:val="333333"/>
          <w:shd w:val="clear" w:color="auto" w:fill="FFFFFF"/>
        </w:rPr>
        <w:t>μ</w:t>
      </w:r>
      <w:r w:rsidRPr="00EC35C0">
        <w:rPr>
          <w:rFonts w:ascii="Arial" w:hAnsi="Arial" w:cs="Arial"/>
          <w:color w:val="333333"/>
          <w:shd w:val="clear" w:color="auto" w:fill="FFFFFF"/>
        </w:rPr>
        <w:t xml:space="preserve">, and the Wiener process </w:t>
      </w:r>
      <w:r w:rsidRPr="00EC35C0">
        <w:rPr>
          <w:rFonts w:ascii="Arial" w:hAnsi="Arial" w:cs="Arial"/>
          <w:i/>
          <w:iCs/>
          <w:color w:val="333333"/>
          <w:shd w:val="clear" w:color="auto" w:fill="FFFFFF"/>
        </w:rPr>
        <w:t>W</w:t>
      </w:r>
      <w:r w:rsidRPr="00EC35C0">
        <w:rPr>
          <w:rFonts w:ascii="Arial" w:hAnsi="Arial" w:cs="Arial"/>
          <w:color w:val="333333"/>
          <w:shd w:val="clear" w:color="auto" w:fill="FFFFFF"/>
        </w:rPr>
        <w:t xml:space="preserve">. </w:t>
      </w:r>
      <w:r w:rsidRPr="007233C1">
        <w:rPr>
          <w:rFonts w:ascii="Arial" w:hAnsi="Arial" w:cs="Arial"/>
          <w:color w:val="333333"/>
          <w:highlight w:val="yellow"/>
          <w:shd w:val="clear" w:color="auto" w:fill="FFFFFF"/>
        </w:rPr>
        <w:t>The solution is a fuzzy solution because the state is modelled as a fuzzy process (its values are fuzzy sets) and the outcome also depends on the realisation of the Wiener process</w:t>
      </w:r>
      <w:del w:id="1324" w:author="George Urumov" w:date="2025-10-29T16:54:00Z" w16du:dateUtc="2025-10-29T16:54:00Z">
        <w:r w:rsidRPr="007233C1" w:rsidDel="0041262E">
          <w:rPr>
            <w:rFonts w:ascii="Arial" w:hAnsi="Arial" w:cs="Arial"/>
            <w:color w:val="333333"/>
            <w:highlight w:val="yellow"/>
            <w:shd w:val="clear" w:color="auto" w:fill="FFFFFF"/>
          </w:rPr>
          <w:delText xml:space="preserve"> WW</w:delText>
        </w:r>
        <w:r w:rsidRPr="007233C1" w:rsidDel="0041262E">
          <w:rPr>
            <w:rFonts w:ascii="Arial" w:eastAsiaTheme="majorEastAsia" w:hAnsi="Arial" w:cs="Arial"/>
            <w:color w:val="333333"/>
            <w:highlight w:val="yellow"/>
            <w:shd w:val="clear" w:color="auto" w:fill="FFFFFF"/>
          </w:rPr>
          <w:delText>W</w:delText>
        </w:r>
      </w:del>
      <w:r w:rsidRPr="007233C1">
        <w:rPr>
          <w:rFonts w:ascii="Arial" w:hAnsi="Arial" w:cs="Arial"/>
          <w:color w:val="333333"/>
          <w:highlight w:val="yellow"/>
          <w:shd w:val="clear" w:color="auto" w:fill="FFFFFF"/>
        </w:rPr>
        <w:t xml:space="preserve">. </w:t>
      </w:r>
      <w:r w:rsidRPr="007233C1">
        <w:rPr>
          <w:rFonts w:ascii="Arial" w:hAnsi="Arial" w:cs="Arial"/>
          <w:color w:val="333333"/>
          <w:highlight w:val="yellow"/>
          <w:shd w:val="clear" w:color="auto" w:fill="FFFFFF"/>
        </w:rPr>
        <w:lastRenderedPageBreak/>
        <w:t>Now we will derive it.</w:t>
      </w:r>
      <w:r w:rsidRPr="00EC35C0">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 xml:space="preserve">a stochastic process, and the value of </w:t>
      </w:r>
      <w:proofErr w:type="spellStart"/>
      <w:r w:rsidRPr="007233C1">
        <w:rPr>
          <w:rFonts w:ascii="Arial" w:hAnsi="Arial" w:cs="Arial"/>
          <w:i/>
          <w:iCs/>
          <w:strike/>
          <w:color w:val="333333"/>
          <w:highlight w:val="green"/>
          <w:shd w:val="clear" w:color="auto" w:fill="FFFFFF"/>
        </w:rPr>
        <w:t>X</w:t>
      </w:r>
      <w:r w:rsidRPr="007233C1">
        <w:rPr>
          <w:rFonts w:ascii="Arial" w:hAnsi="Arial" w:cs="Arial"/>
          <w:strike/>
          <w:color w:val="333333"/>
          <w:highlight w:val="green"/>
          <w:shd w:val="clear" w:color="auto" w:fill="FFFFFF"/>
          <w:vertAlign w:val="superscript"/>
        </w:rPr>
        <w:t>ε</w:t>
      </w:r>
      <w:proofErr w:type="spellEnd"/>
      <w:r w:rsidRPr="007233C1">
        <w:rPr>
          <w:rFonts w:ascii="Arial" w:hAnsi="Arial" w:cs="Arial"/>
          <w:strike/>
          <w:color w:val="333333"/>
          <w:highlight w:val="green"/>
          <w:shd w:val="clear" w:color="auto" w:fill="FFFFFF"/>
        </w:rPr>
        <w:t xml:space="preserve">(t) is not deterministic but depends on the realisation of the Wiener process </w:t>
      </w:r>
      <w:r w:rsidRPr="007233C1">
        <w:rPr>
          <w:rFonts w:ascii="Arial" w:hAnsi="Arial" w:cs="Arial"/>
          <w:i/>
          <w:iCs/>
          <w:strike/>
          <w:color w:val="333333"/>
          <w:highlight w:val="green"/>
          <w:shd w:val="clear" w:color="auto" w:fill="FFFFFF"/>
        </w:rPr>
        <w:t>W</w:t>
      </w:r>
      <w:r w:rsidRPr="007233C1">
        <w:rPr>
          <w:rFonts w:ascii="Arial" w:hAnsi="Arial" w:cs="Arial"/>
          <w:strike/>
          <w:color w:val="333333"/>
          <w:highlight w:val="green"/>
          <w:shd w:val="clear" w:color="auto" w:fill="FFFFFF"/>
        </w:rPr>
        <w:t>. Now we will derive it.</w:t>
      </w:r>
    </w:p>
    <w:p w14:paraId="3B9E64DA" w14:textId="77777777" w:rsidR="008D1943" w:rsidRPr="00EC35C0"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ab/>
      </w:r>
      <w:r w:rsidRPr="00EC35C0">
        <w:rPr>
          <w:rFonts w:ascii="Arial" w:hAnsi="Arial" w:cs="Arial"/>
          <w:color w:val="333333"/>
          <w:shd w:val="clear" w:color="auto" w:fill="FFFFFF"/>
        </w:rPr>
        <w:t xml:space="preserve">FFSDE involves a stochastic process </w:t>
      </w:r>
      <w:r w:rsidRPr="00EC35C0">
        <w:rPr>
          <w:rFonts w:ascii="Arial" w:hAnsi="Arial" w:cs="Arial"/>
          <w:i/>
          <w:iCs/>
          <w:color w:val="333333"/>
          <w:shd w:val="clear" w:color="auto" w:fill="FFFFFF"/>
        </w:rPr>
        <w:t>X</w:t>
      </w:r>
      <w:r w:rsidRPr="00EC35C0">
        <w:rPr>
          <w:rFonts w:ascii="Arial" w:hAnsi="Arial" w:cs="Arial"/>
          <w:color w:val="333333"/>
          <w:shd w:val="clear" w:color="auto" w:fill="FFFFFF"/>
        </w:rPr>
        <w:t xml:space="preserve"> that maps from </w:t>
      </w:r>
      <w:r w:rsidRPr="00EC35C0">
        <w:rPr>
          <w:rFonts w:ascii="Arial" w:hAnsi="Arial" w:cs="Arial"/>
          <w:i/>
          <w:iCs/>
          <w:color w:val="333333"/>
          <w:shd w:val="clear" w:color="auto" w:fill="FFFFFF"/>
        </w:rPr>
        <w:t xml:space="preserve">R+ × Ω </w:t>
      </w:r>
      <w:r w:rsidRPr="00EC35C0">
        <w:rPr>
          <w:rFonts w:ascii="Arial" w:hAnsi="Arial" w:cs="Arial"/>
          <w:color w:val="333333"/>
          <w:shd w:val="clear" w:color="auto" w:fill="FFFFFF"/>
        </w:rPr>
        <w:t xml:space="preserve">to </w:t>
      </w:r>
      <w:r w:rsidRPr="00EC35C0">
        <w:rPr>
          <w:rFonts w:ascii="Arial" w:hAnsi="Arial" w:cs="Arial"/>
          <w:i/>
          <w:iCs/>
          <w:color w:val="333333"/>
          <w:shd w:val="clear" w:color="auto" w:fill="FFFFFF"/>
        </w:rPr>
        <w:t>F(R)</w:t>
      </w:r>
      <w:r w:rsidRPr="00EC35C0">
        <w:rPr>
          <w:rFonts w:ascii="Arial" w:hAnsi="Arial" w:cs="Arial"/>
          <w:color w:val="333333"/>
          <w:shd w:val="clear" w:color="auto" w:fill="FFFFFF"/>
        </w:rPr>
        <w:t xml:space="preserve">, where </w:t>
      </w:r>
      <w:r w:rsidRPr="00EC35C0">
        <w:rPr>
          <w:rFonts w:ascii="Arial" w:hAnsi="Arial" w:cs="Arial"/>
          <w:i/>
          <w:iCs/>
          <w:color w:val="333333"/>
          <w:shd w:val="clear" w:color="auto" w:fill="FFFFFF"/>
        </w:rPr>
        <w:t>F(R)</w:t>
      </w:r>
      <w:r w:rsidRPr="00EC35C0">
        <w:rPr>
          <w:rFonts w:ascii="Arial" w:hAnsi="Arial" w:cs="Arial"/>
          <w:color w:val="333333"/>
          <w:shd w:val="clear" w:color="auto" w:fill="FFFFFF"/>
        </w:rPr>
        <w:t xml:space="preserve"> is the space of fuzzy real numbers.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 xml:space="preserve">(t) </m:t>
        </m:r>
        <m:r>
          <m:rPr>
            <m:sty m:val="p"/>
          </m:rPr>
          <w:rPr>
            <w:rFonts w:ascii="Cambria Math" w:hAnsi="Cambria Math" w:cs="Arial"/>
            <w:color w:val="333333"/>
            <w:shd w:val="clear" w:color="auto" w:fill="FFFFFF"/>
          </w:rPr>
          <m:t>and</m:t>
        </m:r>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(t)</m:t>
        </m:r>
      </m:oMath>
      <w:r w:rsidRPr="00EC35C0">
        <w:rPr>
          <w:rFonts w:ascii="Arial" w:hAnsi="Arial" w:cs="Arial"/>
          <w:color w:val="333333"/>
          <w:shd w:val="clear" w:color="auto" w:fill="FFFFFF"/>
        </w:rPr>
        <w:t xml:space="preserve"> are functions that map from </w:t>
      </w:r>
      <w:r w:rsidRPr="00EC35C0">
        <w:rPr>
          <w:rFonts w:ascii="Arial" w:hAnsi="Arial" w:cs="Arial"/>
          <w:i/>
          <w:iCs/>
          <w:color w:val="333333"/>
          <w:shd w:val="clear" w:color="auto" w:fill="FFFFFF"/>
        </w:rPr>
        <w:t>R+ × Ω</w:t>
      </w:r>
      <w:r w:rsidRPr="00EC35C0">
        <w:rPr>
          <w:rFonts w:ascii="Arial" w:hAnsi="Arial" w:cs="Arial"/>
          <w:color w:val="333333"/>
          <w:shd w:val="clear" w:color="auto" w:fill="FFFFFF"/>
        </w:rPr>
        <w:t xml:space="preserve"> to </w:t>
      </w:r>
      <w:r w:rsidRPr="00EC35C0">
        <w:rPr>
          <w:rFonts w:ascii="Arial" w:hAnsi="Arial" w:cs="Arial"/>
          <w:i/>
          <w:iCs/>
          <w:color w:val="333333"/>
          <w:shd w:val="clear" w:color="auto" w:fill="FFFFFF"/>
        </w:rPr>
        <w:t>R</w:t>
      </w:r>
      <w:r w:rsidRPr="00EC35C0">
        <w:rPr>
          <w:rFonts w:ascii="Arial" w:hAnsi="Arial" w:cs="Arial"/>
          <w:color w:val="333333"/>
          <w:shd w:val="clear" w:color="auto" w:fill="FFFFFF"/>
        </w:rPr>
        <w:t xml:space="preserve"> and define the lower and upper bounds of the fuzzy process </w:t>
      </w:r>
      <m:oMath>
        <m:r>
          <w:rPr>
            <w:rFonts w:ascii="Cambria Math" w:hAnsi="Cambria Math" w:cs="Arial"/>
            <w:color w:val="333333"/>
            <w:shd w:val="clear" w:color="auto" w:fill="FFFFFF"/>
          </w:rPr>
          <m:t>[</m:t>
        </m:r>
        <m:sSup>
          <m:sSupPr>
            <m:ctrlPr>
              <w:rPr>
                <w:rFonts w:ascii="Cambria Math" w:hAnsi="Cambria Math" w:cs="Arial"/>
                <w:i/>
                <w:color w:val="333333"/>
                <w:shd w:val="clear" w:color="auto" w:fill="FFFFFF"/>
                <w:lang w:bidi="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1</m:t>
            </m:r>
          </m:sup>
        </m:sSup>
        <m:d>
          <m:dPr>
            <m:ctrlPr>
              <w:rPr>
                <w:rFonts w:ascii="Cambria Math" w:hAnsi="Cambria Math" w:cs="Arial"/>
                <w:i/>
                <w:color w:val="333333"/>
                <w:shd w:val="clear" w:color="auto" w:fill="FFFFFF"/>
                <w:lang w:bidi="en-US"/>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 xml:space="preserve">(t) </m:t>
        </m:r>
        <m:r>
          <m:rPr>
            <m:sty m:val="p"/>
          </m:rPr>
          <w:rPr>
            <w:rFonts w:ascii="Cambria Math" w:hAnsi="Cambria Math" w:cs="Arial"/>
            <w:color w:val="333333"/>
            <w:shd w:val="clear" w:color="auto" w:fill="FFFFFF"/>
          </w:rPr>
          <m:t>and</m:t>
        </m:r>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(t)</m:t>
        </m:r>
      </m:oMath>
      <w:r w:rsidRPr="00EC35C0">
        <w:rPr>
          <w:rFonts w:ascii="Arial" w:hAnsi="Arial" w:cs="Arial"/>
          <w:color w:val="333333"/>
          <w:shd w:val="clear" w:color="auto" w:fill="FFFFFF"/>
        </w:rPr>
        <w:t>.</w:t>
      </w:r>
    </w:p>
    <w:p w14:paraId="468FD630" w14:textId="77777777" w:rsidR="008D1943" w:rsidRPr="00EC35C0" w:rsidRDefault="008D1943" w:rsidP="008D1943">
      <w:pPr>
        <w:spacing w:line="360" w:lineRule="auto"/>
        <w:ind w:firstLine="720"/>
        <w:jc w:val="both"/>
        <w:rPr>
          <w:rFonts w:ascii="Arial" w:hAnsi="Arial" w:cs="Arial"/>
          <w:color w:val="333333"/>
          <w:shd w:val="clear" w:color="auto" w:fill="FFFFFF"/>
        </w:rPr>
      </w:pPr>
      <w:r w:rsidRPr="00EC35C0">
        <w:rPr>
          <w:rFonts w:ascii="Arial" w:hAnsi="Arial" w:cs="Arial"/>
          <w:color w:val="333333"/>
          <w:shd w:val="clear" w:color="auto" w:fill="FFFFFF"/>
        </w:rPr>
        <w:t xml:space="preserve">To obtain a closed explicit form of the solution for </w:t>
      </w:r>
      <w:r w:rsidRPr="00EC35C0">
        <w:rPr>
          <w:rFonts w:ascii="Arial" w:hAnsi="Arial" w:cs="Arial"/>
          <w:i/>
          <w:iCs/>
          <w:color w:val="333333"/>
          <w:shd w:val="clear" w:color="auto" w:fill="FFFFFF"/>
        </w:rPr>
        <w:t>μ ≥ 0</w:t>
      </w:r>
      <w:r w:rsidRPr="00EC35C0">
        <w:rPr>
          <w:rFonts w:ascii="Arial" w:hAnsi="Arial" w:cs="Arial"/>
          <w:color w:val="333333"/>
          <w:shd w:val="clear" w:color="auto" w:fill="FFFFFF"/>
        </w:rPr>
        <w:t xml:space="preserve">, a system of equations is derived. The solution to the system provides a unique solution,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r>
          <w:rPr>
            <w:rFonts w:ascii="Cambria Math" w:hAnsi="Cambria Math" w:cs="Arial"/>
            <w:color w:val="333333"/>
            <w:shd w:val="clear" w:color="auto" w:fill="FFFFFF"/>
          </w:rPr>
          <m:t xml:space="preserve">(t) </m:t>
        </m:r>
        <m:r>
          <m:rPr>
            <m:sty m:val="p"/>
          </m:rPr>
          <w:rPr>
            <w:rFonts w:ascii="Cambria Math" w:hAnsi="Cambria Math" w:cs="Arial"/>
            <w:color w:val="333333"/>
            <w:shd w:val="clear" w:color="auto" w:fill="FFFFFF"/>
          </w:rPr>
          <m:t>and</m:t>
        </m:r>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r>
          <w:rPr>
            <w:rFonts w:ascii="Cambria Math" w:hAnsi="Cambria Math" w:cs="Arial"/>
            <w:color w:val="333333"/>
            <w:shd w:val="clear" w:color="auto" w:fill="FFFFFF"/>
          </w:rPr>
          <m:t>(t)</m:t>
        </m:r>
      </m:oMath>
      <w:r w:rsidRPr="00EC35C0">
        <w:rPr>
          <w:rFonts w:ascii="Arial" w:hAnsi="Arial" w:cs="Arial"/>
          <w:color w:val="333333"/>
          <w:shd w:val="clear" w:color="auto" w:fill="FFFFFF"/>
        </w:rPr>
        <w:t xml:space="preserve">, which is expressed as an explicit formula involving the initial values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r>
          <w:rPr>
            <w:rFonts w:ascii="Cambria Math" w:hAnsi="Cambria Math" w:cs="Arial"/>
            <w:color w:val="333333"/>
            <w:shd w:val="clear" w:color="auto" w:fill="FFFFFF"/>
          </w:rPr>
          <m:t xml:space="preserve">(0) </m:t>
        </m:r>
        <m:r>
          <m:rPr>
            <m:sty m:val="p"/>
          </m:rPr>
          <w:rPr>
            <w:rFonts w:ascii="Cambria Math" w:hAnsi="Cambria Math" w:cs="Arial"/>
            <w:color w:val="333333"/>
            <w:shd w:val="clear" w:color="auto" w:fill="FFFFFF"/>
          </w:rPr>
          <m:t>and</m:t>
        </m:r>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r>
          <w:rPr>
            <w:rFonts w:ascii="Cambria Math" w:hAnsi="Cambria Math" w:cs="Arial"/>
            <w:color w:val="333333"/>
            <w:shd w:val="clear" w:color="auto" w:fill="FFFFFF"/>
          </w:rPr>
          <m:t>(0)</m:t>
        </m:r>
      </m:oMath>
      <w:r w:rsidRPr="00EC35C0">
        <w:rPr>
          <w:rFonts w:ascii="Arial" w:hAnsi="Arial" w:cs="Arial"/>
          <w:color w:val="333333"/>
          <w:shd w:val="clear" w:color="auto" w:fill="FFFFFF"/>
        </w:rPr>
        <w:t>. This formula involves the exponential function and the fBm process B</w:t>
      </w:r>
      <w:r w:rsidRPr="00EC35C0">
        <w:rPr>
          <w:rFonts w:ascii="Arial" w:hAnsi="Arial" w:cs="Arial"/>
          <w:color w:val="333333"/>
          <w:shd w:val="clear" w:color="auto" w:fill="FFFFFF"/>
          <w:vertAlign w:val="subscript"/>
        </w:rPr>
        <w:t>H</w:t>
      </w:r>
      <w:r w:rsidRPr="00EC35C0">
        <w:rPr>
          <w:rFonts w:ascii="Arial" w:hAnsi="Arial" w:cs="Arial"/>
          <w:color w:val="333333"/>
          <w:shd w:val="clear" w:color="auto" w:fill="FFFFFF"/>
        </w:rPr>
        <w:t xml:space="preserve">(s). For every α </w:t>
      </w:r>
      <w:r w:rsidRPr="00EC35C0">
        <w:rPr>
          <w:rFonts w:ascii="Cambria Math" w:hAnsi="Cambria Math" w:cs="Cambria Math"/>
          <w:color w:val="333333"/>
          <w:shd w:val="clear" w:color="auto" w:fill="FFFFFF"/>
        </w:rPr>
        <w:t>∈</w:t>
      </w:r>
      <w:r w:rsidRPr="00EC35C0">
        <w:rPr>
          <w:rFonts w:ascii="Arial" w:hAnsi="Arial" w:cs="Arial"/>
          <w:color w:val="333333"/>
          <w:shd w:val="clear" w:color="auto" w:fill="FFFFFF"/>
        </w:rPr>
        <w:t xml:space="preserve"> [0, 1], a similar procedure is applied to obtain a new system of equations, which is </w:t>
      </w:r>
      <w:proofErr w:type="gramStart"/>
      <w:r w:rsidRPr="00EC35C0">
        <w:rPr>
          <w:rFonts w:ascii="Arial" w:hAnsi="Arial" w:cs="Arial"/>
          <w:color w:val="333333"/>
          <w:shd w:val="clear" w:color="auto" w:fill="FFFFFF"/>
        </w:rPr>
        <w:t>similar to</w:t>
      </w:r>
      <w:proofErr w:type="gramEnd"/>
      <w:r w:rsidRPr="00EC35C0">
        <w:rPr>
          <w:rFonts w:ascii="Arial" w:hAnsi="Arial" w:cs="Arial"/>
          <w:color w:val="333333"/>
          <w:shd w:val="clear" w:color="auto" w:fill="FFFFFF"/>
        </w:rPr>
        <w:t xml:space="preserve"> the previous system but involves the </w:t>
      </w:r>
      <w:proofErr w:type="spellStart"/>
      <w:r w:rsidRPr="00EC35C0">
        <w:rPr>
          <w:rFonts w:ascii="Arial" w:hAnsi="Arial" w:cs="Arial"/>
          <w:color w:val="333333"/>
          <w:shd w:val="clear" w:color="auto" w:fill="FFFFFF"/>
        </w:rPr>
        <w:t>fBm</w:t>
      </w:r>
      <w:proofErr w:type="spellEnd"/>
      <w:r w:rsidRPr="00EC35C0">
        <w:rPr>
          <w:rFonts w:ascii="Arial" w:hAnsi="Arial" w:cs="Arial"/>
          <w:color w:val="333333"/>
          <w:shd w:val="clear" w:color="auto" w:fill="FFFFFF"/>
        </w:rPr>
        <w:t xml:space="preserve"> process </w:t>
      </w:r>
      <m:oMath>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m:rPr>
                <m:sty m:val="p"/>
              </m:rPr>
              <w:rPr>
                <w:rFonts w:ascii="Cambria Math" w:hAnsi="Cambria Math" w:cs="Arial"/>
                <w:color w:val="333333"/>
                <w:shd w:val="clear" w:color="auto" w:fill="FFFFFF"/>
                <w:vertAlign w:val="superscript"/>
              </w:rPr>
              <m:t>ε</m:t>
            </m:r>
          </m:sup>
        </m:sSubSup>
        <m:r>
          <w:rPr>
            <w:rFonts w:ascii="Cambria Math" w:hAnsi="Cambria Math" w:cs="Arial"/>
            <w:color w:val="333333"/>
            <w:shd w:val="clear" w:color="auto" w:fill="FFFFFF"/>
          </w:rPr>
          <m:t>(s)</m:t>
        </m:r>
      </m:oMath>
      <w:r w:rsidRPr="00EC35C0">
        <w:rPr>
          <w:rFonts w:ascii="Arial" w:hAnsi="Arial" w:cs="Arial"/>
          <w:color w:val="333333"/>
          <w:shd w:val="clear" w:color="auto" w:fill="FFFFFF"/>
        </w:rPr>
        <w:t xml:space="preserve"> instead of dB</w:t>
      </w:r>
      <w:r w:rsidRPr="00EC35C0">
        <w:rPr>
          <w:rFonts w:ascii="Arial" w:hAnsi="Arial" w:cs="Arial"/>
          <w:color w:val="333333"/>
          <w:shd w:val="clear" w:color="auto" w:fill="FFFFFF"/>
          <w:vertAlign w:val="subscript"/>
        </w:rPr>
        <w:t>H</w:t>
      </w:r>
      <w:r w:rsidRPr="00EC35C0">
        <w:rPr>
          <w:rFonts w:ascii="Arial" w:hAnsi="Arial" w:cs="Arial"/>
          <w:color w:val="333333"/>
          <w:shd w:val="clear" w:color="auto" w:fill="FFFFFF"/>
        </w:rPr>
        <w:t xml:space="preserve">(s). The solution to this new system of equations also involves an explicit formula,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lang w:bidi="en-US"/>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sidRPr="00EC35C0">
        <w:rPr>
          <w:rFonts w:ascii="Arial" w:hAnsi="Arial" w:cs="Arial"/>
          <w:color w:val="333333"/>
          <w:shd w:val="clear" w:color="auto" w:fill="FFFFFF"/>
        </w:rPr>
        <w:t xml:space="preserve">and </w:t>
      </w:r>
      <m:oMath>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lang w:bidi="en-US"/>
              </w:rPr>
            </m:ctrlPr>
          </m:dPr>
          <m:e>
            <m:r>
              <w:rPr>
                <w:rFonts w:ascii="Cambria Math" w:hAnsi="Cambria Math" w:cs="Arial"/>
                <w:color w:val="333333"/>
                <w:shd w:val="clear" w:color="auto" w:fill="FFFFFF"/>
              </w:rPr>
              <m:t>t</m:t>
            </m:r>
          </m:e>
        </m:d>
      </m:oMath>
      <w:r w:rsidRPr="00EC35C0">
        <w:rPr>
          <w:rFonts w:ascii="Arial" w:hAnsi="Arial" w:cs="Arial"/>
          <w:color w:val="333333"/>
          <w:shd w:val="clear" w:color="auto" w:fill="FFFFFF"/>
        </w:rPr>
        <w:t xml:space="preserve"> which is expressed as an integral involving the initial values and the fBm process </w:t>
      </w:r>
      <m:oMath>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lang w:bidi="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m:rPr>
                <m:sty m:val="p"/>
              </m:rPr>
              <w:rPr>
                <w:rFonts w:ascii="Cambria Math" w:hAnsi="Cambria Math" w:cs="Arial"/>
                <w:color w:val="333333"/>
                <w:shd w:val="clear" w:color="auto" w:fill="FFFFFF"/>
                <w:vertAlign w:val="superscript"/>
              </w:rPr>
              <m:t>ε</m:t>
            </m:r>
          </m:sup>
        </m:sSubSup>
        <m:r>
          <w:rPr>
            <w:rFonts w:ascii="Cambria Math" w:hAnsi="Cambria Math" w:cs="Arial"/>
            <w:color w:val="333333"/>
            <w:shd w:val="clear" w:color="auto" w:fill="FFFFFF"/>
          </w:rPr>
          <m:t>(s)</m:t>
        </m:r>
      </m:oMath>
      <w:r w:rsidRPr="00EC35C0">
        <w:rPr>
          <w:rFonts w:ascii="Arial" w:hAnsi="Arial" w:cs="Arial"/>
          <w:color w:val="333333"/>
          <w:shd w:val="clear" w:color="auto" w:fill="FFFFFF"/>
        </w:rPr>
        <w:t>.</w:t>
      </w:r>
    </w:p>
    <w:p w14:paraId="1718C4DC" w14:textId="77777777" w:rsidR="008D1943" w:rsidRDefault="008D1943" w:rsidP="008D1943">
      <w:pPr>
        <w:spacing w:line="360" w:lineRule="auto"/>
        <w:jc w:val="both"/>
        <w:rPr>
          <w:rFonts w:ascii="Arial" w:hAnsi="Arial" w:cs="Arial"/>
          <w:color w:val="333333"/>
          <w:shd w:val="clear" w:color="auto" w:fill="FFFFFF"/>
        </w:rPr>
      </w:pPr>
      <w:r w:rsidRPr="00EC35C0">
        <w:rPr>
          <w:rFonts w:ascii="Arial" w:hAnsi="Arial" w:cs="Arial"/>
          <w:color w:val="333333"/>
          <w:shd w:val="clear" w:color="auto" w:fill="FFFFFF"/>
        </w:rPr>
        <w:t xml:space="preserve">To obtain an explicit solution, we first express </w:t>
      </w:r>
      <w:r w:rsidRPr="00EC35C0">
        <w:rPr>
          <w:rFonts w:ascii="Arial" w:hAnsi="Arial" w:cs="Arial"/>
          <w:i/>
          <w:iCs/>
          <w:color w:val="333333"/>
          <w:shd w:val="clear" w:color="auto" w:fill="FFFFFF"/>
        </w:rPr>
        <w:t>X(s)</w:t>
      </w:r>
      <w:r w:rsidRPr="00EC35C0">
        <w:rPr>
          <w:rFonts w:ascii="Arial" w:hAnsi="Arial" w:cs="Arial"/>
          <w:color w:val="333333"/>
          <w:shd w:val="clear" w:color="auto" w:fill="FFFFFF"/>
        </w:rPr>
        <w:t xml:space="preserve"> in terms of its initial value </w:t>
      </w:r>
      <w:r w:rsidRPr="00EC35C0">
        <w:rPr>
          <w:rFonts w:ascii="Arial" w:hAnsi="Arial" w:cs="Arial"/>
          <w:i/>
          <w:iCs/>
          <w:color w:val="333333"/>
          <w:shd w:val="clear" w:color="auto" w:fill="FFFFFF"/>
        </w:rPr>
        <w:t>X</w:t>
      </w:r>
      <w:r w:rsidRPr="00EC35C0">
        <w:rPr>
          <w:rFonts w:ascii="Arial" w:hAnsi="Arial" w:cs="Arial"/>
          <w:i/>
          <w:iCs/>
          <w:color w:val="333333"/>
          <w:shd w:val="clear" w:color="auto" w:fill="FFFFFF"/>
          <w:vertAlign w:val="subscript"/>
        </w:rPr>
        <w:t>0</w:t>
      </w:r>
      <w:r w:rsidRPr="00EC35C0">
        <w:rPr>
          <w:rFonts w:ascii="Arial" w:hAnsi="Arial" w:cs="Arial"/>
          <w:color w:val="333333"/>
          <w:shd w:val="clear" w:color="auto" w:fill="FFFFFF"/>
        </w:rPr>
        <w:t xml:space="preserve"> and the </w:t>
      </w:r>
      <w:proofErr w:type="spellStart"/>
      <w:r w:rsidRPr="00EC35C0">
        <w:rPr>
          <w:rFonts w:ascii="Arial" w:hAnsi="Arial" w:cs="Arial"/>
          <w:color w:val="333333"/>
          <w:shd w:val="clear" w:color="auto" w:fill="FFFFFF"/>
        </w:rPr>
        <w:t>fBm</w:t>
      </w:r>
      <w:proofErr w:type="spellEnd"/>
      <w:r w:rsidRPr="00EC35C0">
        <w:rPr>
          <w:rFonts w:ascii="Arial" w:hAnsi="Arial" w:cs="Arial"/>
          <w:color w:val="333333"/>
          <w:shd w:val="clear" w:color="auto" w:fill="FFFFFF"/>
        </w:rPr>
        <w:t xml:space="preserve"> process </w:t>
      </w:r>
      <w:r w:rsidRPr="00EC35C0">
        <w:rPr>
          <w:rFonts w:ascii="Arial" w:hAnsi="Arial" w:cs="Arial"/>
          <w:i/>
          <w:iCs/>
          <w:color w:val="333333"/>
          <w:shd w:val="clear" w:color="auto" w:fill="FFFFFF"/>
        </w:rPr>
        <w:t>B</w:t>
      </w:r>
      <w:r w:rsidRPr="00EC35C0">
        <w:rPr>
          <w:rFonts w:ascii="Arial" w:hAnsi="Arial" w:cs="Arial"/>
          <w:i/>
          <w:iCs/>
          <w:color w:val="333333"/>
          <w:shd w:val="clear" w:color="auto" w:fill="FFFFFF"/>
          <w:vertAlign w:val="subscript"/>
        </w:rPr>
        <w:t>H</w:t>
      </w:r>
      <w:r w:rsidRPr="00EC35C0">
        <w:rPr>
          <w:rFonts w:ascii="Arial" w:hAnsi="Arial" w:cs="Arial"/>
          <w:i/>
          <w:iCs/>
          <w:color w:val="333333"/>
          <w:shd w:val="clear" w:color="auto" w:fill="FFFFFF"/>
        </w:rPr>
        <w:t>(s)</w:t>
      </w:r>
      <w:r w:rsidRPr="00EC35C0">
        <w:rPr>
          <w:rFonts w:ascii="Arial" w:hAnsi="Arial" w:cs="Arial"/>
          <w:color w:val="333333"/>
          <w:shd w:val="clear" w:color="auto" w:fill="FFFFFF"/>
        </w:rPr>
        <w:t>:</w:t>
      </w:r>
    </w:p>
    <w:p w14:paraId="2C44E219" w14:textId="77777777" w:rsidR="008D1943" w:rsidRPr="00EC35C0" w:rsidRDefault="008D1943" w:rsidP="008D1943">
      <w:pPr>
        <w:spacing w:line="360" w:lineRule="auto"/>
        <w:jc w:val="center"/>
        <w:rPr>
          <w:rFonts w:ascii="Arial" w:hAnsi="Arial" w:cs="Arial"/>
          <w:color w:val="333333"/>
          <w:shd w:val="clear" w:color="auto" w:fill="FFFFFF"/>
        </w:rPr>
      </w:pPr>
      <m:oMath>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s</m:t>
            </m:r>
          </m:sup>
          <m:e>
            <m:r>
              <w:rPr>
                <w:rFonts w:ascii="Cambria Math" w:hAnsi="Cambria Math"/>
              </w:rPr>
              <m:t>μX</m:t>
            </m:r>
            <m:d>
              <m:dPr>
                <m:ctrlPr>
                  <w:rPr>
                    <w:rFonts w:ascii="Cambria Math" w:hAnsi="Cambria Math"/>
                    <w:i/>
                  </w:rPr>
                </m:ctrlPr>
              </m:dPr>
              <m:e>
                <m:r>
                  <w:rPr>
                    <w:rFonts w:ascii="Cambria Math" w:hAnsi="Cambria Math"/>
                  </w:rPr>
                  <m:t>r</m:t>
                </m:r>
              </m:e>
            </m:d>
            <m:r>
              <w:rPr>
                <w:rFonts w:ascii="Cambria Math" w:hAnsi="Cambria Math"/>
              </w:rPr>
              <m:t xml:space="preserve">dr+ </m:t>
            </m:r>
            <m:nary>
              <m:naryPr>
                <m:limLoc m:val="subSup"/>
                <m:ctrlPr>
                  <w:rPr>
                    <w:rFonts w:ascii="Cambria Math" w:hAnsi="Cambria Math"/>
                    <w:i/>
                  </w:rPr>
                </m:ctrlPr>
              </m:naryPr>
              <m:sub>
                <m:r>
                  <w:rPr>
                    <w:rFonts w:ascii="Cambria Math" w:hAnsi="Cambria Math"/>
                  </w:rPr>
                  <m:t>0</m:t>
                </m:r>
              </m:sub>
              <m:sup>
                <m:r>
                  <w:rPr>
                    <w:rFonts w:ascii="Cambria Math" w:hAnsi="Cambria Math"/>
                  </w:rPr>
                  <m:t>s</m:t>
                </m:r>
              </m:sup>
              <m:e>
                <m:r>
                  <w:rPr>
                    <w:rFonts w:ascii="Cambria Math" w:hAnsi="Cambria Math"/>
                  </w:rPr>
                  <m:t>σX</m:t>
                </m:r>
                <m:d>
                  <m:dPr>
                    <m:ctrlPr>
                      <w:rPr>
                        <w:rFonts w:ascii="Cambria Math" w:hAnsi="Cambria Math"/>
                        <w:i/>
                      </w:rPr>
                    </m:ctrlPr>
                  </m:dPr>
                  <m:e>
                    <m:r>
                      <w:rPr>
                        <w:rFonts w:ascii="Cambria Math" w:hAnsi="Cambria Math"/>
                      </w:rPr>
                      <m:t>r</m:t>
                    </m:r>
                  </m:e>
                </m:d>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H</m:t>
                    </m:r>
                  </m:sub>
                </m:sSub>
                <m:d>
                  <m:dPr>
                    <m:ctrlPr>
                      <w:rPr>
                        <w:rFonts w:ascii="Cambria Math" w:hAnsi="Cambria Math"/>
                        <w:i/>
                      </w:rPr>
                    </m:ctrlPr>
                  </m:dPr>
                  <m:e>
                    <m:r>
                      <w:rPr>
                        <w:rFonts w:ascii="Cambria Math" w:hAnsi="Cambria Math"/>
                      </w:rPr>
                      <m:t>r</m:t>
                    </m:r>
                  </m:e>
                </m:d>
              </m:e>
            </m:nary>
          </m:e>
        </m:nary>
      </m:oMath>
      <w:r>
        <w:rPr>
          <w:rFonts w:ascii="Arial" w:hAnsi="Arial" w:cs="Arial"/>
        </w:rPr>
        <w:t>,</w:t>
      </w:r>
    </w:p>
    <w:p w14:paraId="69A29912"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a</w:t>
      </w:r>
      <w:r w:rsidRPr="00EC35C0">
        <w:rPr>
          <w:rFonts w:ascii="Arial" w:hAnsi="Arial" w:cs="Arial"/>
          <w:color w:val="333333"/>
          <w:shd w:val="clear" w:color="auto" w:fill="FFFFFF"/>
        </w:rPr>
        <w:t>nd</w:t>
      </w:r>
      <w:r>
        <w:rPr>
          <w:rFonts w:ascii="Arial" w:hAnsi="Arial" w:cs="Arial"/>
          <w:color w:val="333333"/>
          <w:shd w:val="clear" w:color="auto" w:fill="FFFFFF"/>
        </w:rPr>
        <w:t xml:space="preserve"> </w:t>
      </w:r>
      <w:r w:rsidRPr="007233C1">
        <w:rPr>
          <w:rFonts w:ascii="Arial" w:hAnsi="Arial" w:cs="Arial"/>
          <w:color w:val="333333"/>
          <w:highlight w:val="green"/>
          <w:shd w:val="clear" w:color="auto" w:fill="FFFFFF"/>
        </w:rPr>
        <w:t xml:space="preserve">for H = </w:t>
      </w:r>
      <w:proofErr w:type="gramStart"/>
      <w:r w:rsidRPr="007233C1">
        <w:rPr>
          <w:rFonts w:ascii="Arial" w:hAnsi="Arial" w:cs="Arial"/>
          <w:color w:val="333333"/>
          <w:highlight w:val="green"/>
          <w:shd w:val="clear" w:color="auto" w:fill="FFFFFF"/>
        </w:rPr>
        <w:t>½ ,</w:t>
      </w:r>
      <w:proofErr w:type="gramEnd"/>
      <w:r w:rsidRPr="00EC35C0">
        <w:rPr>
          <w:rFonts w:ascii="Arial" w:hAnsi="Arial" w:cs="Arial"/>
          <w:color w:val="333333"/>
          <w:shd w:val="clear" w:color="auto" w:fill="FFFFFF"/>
        </w:rPr>
        <w:t xml:space="preserve"> apply </w:t>
      </w:r>
      <w:proofErr w:type="spellStart"/>
      <w:r w:rsidRPr="00EC35C0">
        <w:rPr>
          <w:rFonts w:ascii="Arial" w:hAnsi="Arial" w:cs="Arial"/>
          <w:color w:val="333333"/>
          <w:shd w:val="clear" w:color="auto" w:fill="FFFFFF"/>
        </w:rPr>
        <w:t>Itô’s</w:t>
      </w:r>
      <w:proofErr w:type="spellEnd"/>
      <w:r w:rsidRPr="00EC35C0">
        <w:rPr>
          <w:rFonts w:ascii="Arial" w:hAnsi="Arial" w:cs="Arial"/>
          <w:color w:val="333333"/>
          <w:shd w:val="clear" w:color="auto" w:fill="FFFFFF"/>
        </w:rPr>
        <w:t xml:space="preserve"> formula to the function </w:t>
      </w:r>
      <m:oMath>
        <m:r>
          <w:rPr>
            <w:rFonts w:ascii="Cambria Math" w:hAnsi="Cambria Math" w:cs="Arial"/>
            <w:color w:val="333333"/>
            <w:shd w:val="clear" w:color="auto" w:fill="FFFFFF"/>
          </w:rPr>
          <m:t>f(X(s)=</m:t>
        </m:r>
        <m:r>
          <m:rPr>
            <m:sty m:val="p"/>
          </m:rPr>
          <w:rPr>
            <w:rFonts w:ascii="Cambria Math" w:hAnsi="Cambria Math" w:cs="Arial"/>
            <w:color w:val="333333"/>
            <w:shd w:val="clear" w:color="auto" w:fill="FFFFFF"/>
          </w:rPr>
          <m:t>exp⁡</m:t>
        </m:r>
        <m:r>
          <w:rPr>
            <w:rFonts w:ascii="Cambria Math" w:hAnsi="Cambria Math" w:cs="Arial"/>
            <w:color w:val="333333"/>
            <w:shd w:val="clear" w:color="auto" w:fill="FFFFFF"/>
          </w:rPr>
          <m:t>(</m:t>
        </m:r>
        <m:r>
          <w:rPr>
            <w:rFonts w:ascii="Cambria Math" w:hAnsi="Cambria Math" w:cs="Arial"/>
            <w:color w:val="333333"/>
            <w:shd w:val="clear" w:color="auto" w:fill="FFFFFF"/>
            <w:vertAlign w:val="superscript"/>
          </w:rPr>
          <m:t>aX</m:t>
        </m:r>
        <m:d>
          <m:dPr>
            <m:ctrlPr>
              <w:rPr>
                <w:rFonts w:ascii="Cambria Math" w:hAnsi="Cambria Math" w:cs="Arial"/>
                <w:i/>
                <w:color w:val="333333"/>
                <w:shd w:val="clear" w:color="auto" w:fill="FFFFFF"/>
                <w:vertAlign w:val="superscript"/>
                <w:lang w:bidi="en-US"/>
              </w:rPr>
            </m:ctrlPr>
          </m:dPr>
          <m:e>
            <m:r>
              <w:rPr>
                <w:rFonts w:ascii="Cambria Math" w:hAnsi="Cambria Math" w:cs="Arial"/>
                <w:color w:val="333333"/>
                <w:shd w:val="clear" w:color="auto" w:fill="FFFFFF"/>
                <w:vertAlign w:val="superscript"/>
              </w:rPr>
              <m:t>s</m:t>
            </m:r>
          </m:e>
        </m:d>
        <m:r>
          <w:rPr>
            <w:rFonts w:ascii="Cambria Math" w:hAnsi="Cambria Math" w:cs="Arial"/>
            <w:color w:val="333333"/>
            <w:shd w:val="clear" w:color="auto" w:fill="FFFFFF"/>
            <w:vertAlign w:val="superscript"/>
          </w:rPr>
          <m:t>)</m:t>
        </m:r>
      </m:oMath>
      <w:r w:rsidRPr="00EC35C0">
        <w:rPr>
          <w:rFonts w:ascii="Arial" w:hAnsi="Arial" w:cs="Arial"/>
          <w:color w:val="333333"/>
          <w:shd w:val="clear" w:color="auto" w:fill="FFFFFF"/>
        </w:rPr>
        <w:t xml:space="preserve"> for some constant a:</w:t>
      </w:r>
    </w:p>
    <w:p w14:paraId="1DD72607" w14:textId="77777777" w:rsidR="008D1943" w:rsidRPr="00EC35C0" w:rsidRDefault="008D1943" w:rsidP="008D1943">
      <w:pPr>
        <w:spacing w:line="360" w:lineRule="auto"/>
        <w:jc w:val="center"/>
        <w:rPr>
          <w:rFonts w:ascii="Arial" w:hAnsi="Arial" w:cs="Arial"/>
          <w:color w:val="333333"/>
          <w:shd w:val="clear" w:color="auto" w:fill="FFFFFF"/>
        </w:rPr>
      </w:pPr>
      <m:oMath>
        <m:r>
          <w:rPr>
            <w:rFonts w:ascii="Cambria Math" w:hAnsi="Cambria Math"/>
          </w:rPr>
          <m:t>df(X(s)) = aexp(</m:t>
        </m:r>
        <m:r>
          <w:rPr>
            <w:rFonts w:ascii="Cambria Math" w:hAnsi="Cambria Math"/>
            <w:vertAlign w:val="superscript"/>
          </w:rPr>
          <m:t>aX</m:t>
        </m:r>
        <m:d>
          <m:dPr>
            <m:ctrlPr>
              <w:rPr>
                <w:rFonts w:ascii="Cambria Math" w:hAnsi="Cambria Math"/>
                <w:i/>
                <w:vertAlign w:val="superscript"/>
              </w:rPr>
            </m:ctrlPr>
          </m:dPr>
          <m:e>
            <m:r>
              <w:rPr>
                <w:rFonts w:ascii="Cambria Math" w:hAnsi="Cambria Math"/>
                <w:vertAlign w:val="superscript"/>
              </w:rPr>
              <m:t>s</m:t>
            </m:r>
          </m:e>
        </m:d>
        <m:r>
          <w:rPr>
            <w:rFonts w:ascii="Cambria Math" w:hAnsi="Cambria Math"/>
            <w:vertAlign w:val="superscript"/>
          </w:rPr>
          <m:t xml:space="preserve">ds) </m:t>
        </m:r>
        <m:r>
          <w:rPr>
            <w:rFonts w:ascii="Cambria Math" w:hAnsi="Cambria Math"/>
          </w:rPr>
          <m:t xml:space="preserve">+ ½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vertAlign w:val="superscript"/>
          </w:rPr>
          <m:t xml:space="preserve"> </m:t>
        </m:r>
        <m:sSup>
          <m:sSupPr>
            <m:ctrlPr>
              <w:rPr>
                <w:rFonts w:ascii="Cambria Math" w:hAnsi="Cambria Math"/>
                <w:i/>
              </w:rPr>
            </m:ctrlPr>
          </m:sSupPr>
          <m:e>
            <m:r>
              <w:rPr>
                <w:rFonts w:ascii="Cambria Math" w:hAnsi="Cambria Math"/>
              </w:rPr>
              <m:t>[</m:t>
            </m:r>
            <m:r>
              <m:rPr>
                <m:sty m:val="p"/>
              </m:rPr>
              <w:rPr>
                <w:rFonts w:ascii="Cambria Math" w:hAnsi="Cambria Math"/>
              </w:rPr>
              <m:t>exp⁡</m:t>
            </m:r>
            <m:r>
              <w:rPr>
                <w:rFonts w:ascii="Cambria Math" w:hAnsi="Cambria Math"/>
              </w:rPr>
              <m:t>(</m:t>
            </m:r>
            <m:r>
              <w:rPr>
                <w:rFonts w:ascii="Cambria Math" w:hAnsi="Cambria Math"/>
                <w:vertAlign w:val="superscript"/>
              </w:rPr>
              <m:t>aX</m:t>
            </m:r>
            <m:d>
              <m:dPr>
                <m:ctrlPr>
                  <w:rPr>
                    <w:rFonts w:ascii="Cambria Math" w:hAnsi="Cambria Math"/>
                    <w:i/>
                    <w:vertAlign w:val="superscript"/>
                  </w:rPr>
                </m:ctrlPr>
              </m:dPr>
              <m:e>
                <m:r>
                  <w:rPr>
                    <w:rFonts w:ascii="Cambria Math" w:hAnsi="Cambria Math"/>
                    <w:vertAlign w:val="superscript"/>
                  </w:rPr>
                  <m:t>s</m:t>
                </m:r>
              </m:e>
            </m:d>
            <m:r>
              <w:rPr>
                <w:rFonts w:ascii="Cambria Math" w:hAnsi="Cambria Math"/>
              </w:rPr>
              <m:t>d</m:t>
            </m:r>
            <m:d>
              <m:dPr>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s</m:t>
                    </m:r>
                  </m:e>
                </m:d>
              </m:e>
            </m:d>
          </m:e>
          <m:sup>
            <m:r>
              <w:rPr>
                <w:rFonts w:ascii="Cambria Math" w:hAnsi="Cambria Math"/>
              </w:rPr>
              <m:t>2</m:t>
            </m:r>
          </m:sup>
        </m:sSup>
        <m:r>
          <w:rPr>
            <w:rFonts w:ascii="Cambria Math" w:hAnsi="Cambria Math"/>
          </w:rPr>
          <m:t>)</m:t>
        </m:r>
      </m:oMath>
      <w:r>
        <w:rPr>
          <w:rFonts w:ascii="Arial" w:hAnsi="Arial" w:cs="Arial"/>
        </w:rPr>
        <w:t>.</w:t>
      </w:r>
    </w:p>
    <w:p w14:paraId="61DA8FE4" w14:textId="77777777" w:rsidR="008D1943" w:rsidRDefault="008D1943" w:rsidP="008D1943">
      <w:pPr>
        <w:spacing w:line="360" w:lineRule="auto"/>
        <w:rPr>
          <w:rFonts w:ascii="Arial" w:hAnsi="Arial" w:cs="Arial"/>
          <w:color w:val="333333"/>
          <w:shd w:val="clear" w:color="auto" w:fill="FFFFFF"/>
        </w:rPr>
      </w:pPr>
      <w:r w:rsidRPr="00EC35C0">
        <w:rPr>
          <w:rFonts w:ascii="Arial" w:hAnsi="Arial" w:cs="Arial"/>
          <w:color w:val="333333"/>
          <w:shd w:val="clear" w:color="auto" w:fill="FFFFFF"/>
        </w:rPr>
        <w:t xml:space="preserve">Substitute for </w:t>
      </w:r>
      <w:r w:rsidRPr="00EC35C0">
        <w:rPr>
          <w:rFonts w:ascii="Arial" w:hAnsi="Arial" w:cs="Arial"/>
          <w:i/>
          <w:iCs/>
          <w:color w:val="333333"/>
          <w:shd w:val="clear" w:color="auto" w:fill="FFFFFF"/>
        </w:rPr>
        <w:t>dx</w:t>
      </w:r>
      <w:r w:rsidRPr="00EC35C0">
        <w:rPr>
          <w:rFonts w:ascii="Arial" w:hAnsi="Arial" w:cs="Arial"/>
          <w:color w:val="333333"/>
          <w:shd w:val="clear" w:color="auto" w:fill="FFFFFF"/>
        </w:rPr>
        <w:t>, we get:</w:t>
      </w:r>
    </w:p>
    <w:p w14:paraId="18CF0442" w14:textId="77777777" w:rsidR="008D1943" w:rsidRPr="00EC35C0" w:rsidRDefault="008D1943" w:rsidP="008D1943">
      <w:pPr>
        <w:spacing w:line="360" w:lineRule="auto"/>
        <w:jc w:val="center"/>
        <w:rPr>
          <w:rFonts w:ascii="Arial" w:hAnsi="Arial" w:cs="Arial"/>
          <w:color w:val="333333"/>
          <w:shd w:val="clear" w:color="auto" w:fill="FFFFFF"/>
        </w:rPr>
      </w:pPr>
      <m:oMath>
        <m:r>
          <w:rPr>
            <w:rFonts w:ascii="Cambria Math" w:hAnsi="Cambria Math"/>
          </w:rPr>
          <m:t>df(X(s)) = aexp(</m:t>
        </m:r>
        <m:r>
          <w:rPr>
            <w:rFonts w:ascii="Cambria Math" w:hAnsi="Cambria Math"/>
            <w:vertAlign w:val="superscript"/>
          </w:rPr>
          <m:t>aX</m:t>
        </m:r>
        <m:d>
          <m:dPr>
            <m:ctrlPr>
              <w:rPr>
                <w:rFonts w:ascii="Cambria Math" w:hAnsi="Cambria Math"/>
                <w:i/>
                <w:vertAlign w:val="superscript"/>
              </w:rPr>
            </m:ctrlPr>
          </m:dPr>
          <m:e>
            <m:r>
              <w:rPr>
                <w:rFonts w:ascii="Cambria Math" w:hAnsi="Cambria Math"/>
                <w:vertAlign w:val="superscript"/>
              </w:rPr>
              <m:t>s</m:t>
            </m:r>
          </m:e>
        </m:d>
        <m:r>
          <w:rPr>
            <w:rFonts w:ascii="Cambria Math" w:hAnsi="Cambria Math"/>
            <w:vertAlign w:val="superscript"/>
          </w:rPr>
          <m:t xml:space="preserve">ds) </m:t>
        </m:r>
        <m:r>
          <w:rPr>
            <w:rFonts w:ascii="Cambria Math" w:hAnsi="Cambria Math"/>
          </w:rPr>
          <m:t>(μX(s)ds + σX(s)d</m:t>
        </m:r>
        <m:sSub>
          <m:sSubPr>
            <m:ctrlPr>
              <w:rPr>
                <w:rFonts w:ascii="Cambria Math" w:hAnsi="Cambria Math"/>
                <w:i/>
              </w:rPr>
            </m:ctrlPr>
          </m:sSubPr>
          <m:e>
            <m:r>
              <w:rPr>
                <w:rFonts w:ascii="Cambria Math" w:hAnsi="Cambria Math"/>
              </w:rPr>
              <m:t>B</m:t>
            </m:r>
          </m:e>
          <m:sub>
            <m:r>
              <w:rPr>
                <w:rFonts w:ascii="Cambria Math" w:hAnsi="Cambria Math"/>
              </w:rPr>
              <m:t>H</m:t>
            </m:r>
          </m:sub>
        </m:sSub>
        <m:r>
          <w:rPr>
            <w:rFonts w:ascii="Cambria Math" w:hAnsi="Cambria Math"/>
          </w:rPr>
          <m:t>(s))</m:t>
        </m:r>
        <m:r>
          <w:rPr>
            <w:rFonts w:ascii="Cambria Math" w:hAnsi="Cambria Math"/>
            <w:vertAlign w:val="superscript"/>
          </w:rPr>
          <m:t xml:space="preserve"> </m:t>
        </m:r>
        <m:r>
          <w:rPr>
            <w:rFonts w:ascii="Cambria Math" w:hAnsi="Cambria Math"/>
          </w:rPr>
          <m:t xml:space="preserve">+ ½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vertAlign w:val="superscript"/>
              </w:rPr>
              <m:t>aX(s)</m:t>
            </m:r>
          </m:sup>
        </m:sSup>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X(s)]</m:t>
            </m:r>
          </m:e>
          <m:sup>
            <m:r>
              <w:rPr>
                <w:rFonts w:ascii="Cambria Math" w:hAnsi="Cambria Math"/>
              </w:rPr>
              <m:t>2</m:t>
            </m:r>
          </m:sup>
        </m:sSup>
        <m:r>
          <w:rPr>
            <w:rFonts w:ascii="Cambria Math" w:hAnsi="Cambria Math"/>
          </w:rPr>
          <m:t>ds</m:t>
        </m:r>
      </m:oMath>
      <w:r>
        <w:rPr>
          <w:rFonts w:ascii="Arial" w:hAnsi="Arial" w:cs="Arial"/>
        </w:rPr>
        <w:t>.</w:t>
      </w:r>
    </w:p>
    <w:p w14:paraId="58E31711" w14:textId="77777777" w:rsidR="008D1943" w:rsidRPr="00EC35C0" w:rsidRDefault="008D1943" w:rsidP="008D1943">
      <w:pPr>
        <w:spacing w:line="360" w:lineRule="auto"/>
        <w:jc w:val="both"/>
        <w:rPr>
          <w:rFonts w:ascii="Arial" w:hAnsi="Arial" w:cs="Arial"/>
          <w:color w:val="333333"/>
          <w:shd w:val="clear" w:color="auto" w:fill="FFFFFF"/>
        </w:rPr>
      </w:pPr>
      <w:r w:rsidRPr="00EC35C0">
        <w:rPr>
          <w:rFonts w:ascii="Arial" w:hAnsi="Arial" w:cs="Arial"/>
          <w:color w:val="333333"/>
          <w:shd w:val="clear" w:color="auto" w:fill="FFFFFF"/>
        </w:rPr>
        <w:t xml:space="preserve">Integrate both sides from 0 to </w:t>
      </w:r>
      <w:r w:rsidRPr="00EC35C0">
        <w:rPr>
          <w:rFonts w:ascii="Arial" w:hAnsi="Arial" w:cs="Arial"/>
          <w:i/>
          <w:iCs/>
          <w:color w:val="333333"/>
          <w:shd w:val="clear" w:color="auto" w:fill="FFFFFF"/>
        </w:rPr>
        <w:t>t</w:t>
      </w:r>
      <w:r w:rsidRPr="00EC35C0">
        <w:rPr>
          <w:rFonts w:ascii="Arial" w:hAnsi="Arial" w:cs="Arial"/>
          <w:color w:val="333333"/>
          <w:shd w:val="clear" w:color="auto" w:fill="FFFFFF"/>
        </w:rPr>
        <w:t>, we get:</w:t>
      </w:r>
    </w:p>
    <w:p w14:paraId="1AF8BEC5" w14:textId="77777777" w:rsidR="008D1943" w:rsidRPr="00267FC5" w:rsidRDefault="00000000" w:rsidP="008D1943">
      <w:pPr>
        <w:spacing w:line="360" w:lineRule="auto"/>
        <w:jc w:val="center"/>
        <w:rPr>
          <w:rFonts w:ascii="Arial" w:hAnsi="Arial" w:cs="Arial"/>
          <w:color w:val="333333"/>
          <w:shd w:val="clear" w:color="auto" w:fill="FFFFFF"/>
        </w:rPr>
      </w:pPr>
      <m:oMathPara>
        <m:oMath>
          <m:sSup>
            <m:sSupPr>
              <m:ctrlPr>
                <w:rPr>
                  <w:rFonts w:ascii="Cambria Math" w:hAnsi="Cambria Math" w:cs="Arial"/>
                  <w:i/>
                  <w:color w:val="333333"/>
                  <w:shd w:val="clear" w:color="auto" w:fill="FFFFFF"/>
                </w:rPr>
              </m:ctrlPr>
            </m:sSupPr>
            <m:e>
              <m:r>
                <w:rPr>
                  <w:rFonts w:ascii="Cambria Math" w:hAnsi="Cambria Math" w:cs="Arial" w:hint="eastAsia"/>
                  <w:color w:val="333333"/>
                  <w:shd w:val="clear" w:color="auto" w:fill="FFFFFF"/>
                </w:rPr>
                <m:t>e</m:t>
              </m:r>
            </m:e>
            <m:sup>
              <m:r>
                <w:rPr>
                  <w:rFonts w:ascii="Cambria Math" w:hAnsi="Cambria Math" w:cs="Arial"/>
                  <w:color w:val="333333"/>
                  <w:shd w:val="clear" w:color="auto" w:fill="FFFFFF"/>
                </w:rPr>
                <m:t>aX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up>
          </m:sSup>
          <m:r>
            <w:rPr>
              <w:rFonts w:ascii="Cambria Math" w:hAnsi="Cambria Math" w:cs="Arial" w:hint="eastAsia"/>
              <w:color w:val="333333"/>
              <w:shd w:val="clear" w:color="auto" w:fill="FFFFFF"/>
            </w:rPr>
            <m:t xml:space="preserve"> - </m:t>
          </m:r>
          <m:sSup>
            <m:sSupPr>
              <m:ctrlPr>
                <w:rPr>
                  <w:rFonts w:ascii="Cambria Math" w:hAnsi="Cambria Math" w:cs="Arial"/>
                  <w:i/>
                  <w:color w:val="333333"/>
                  <w:shd w:val="clear" w:color="auto" w:fill="FFFFFF"/>
                </w:rPr>
              </m:ctrlPr>
            </m:sSupPr>
            <m:e>
              <m:r>
                <w:rPr>
                  <w:rFonts w:ascii="Cambria Math" w:hAnsi="Cambria Math" w:cs="Arial" w:hint="eastAsia"/>
                  <w:color w:val="333333"/>
                  <w:shd w:val="clear" w:color="auto" w:fill="FFFFFF"/>
                </w:rPr>
                <m:t>e</m:t>
              </m:r>
            </m:e>
            <m:sup>
              <m:r>
                <w:rPr>
                  <w:rFonts w:ascii="Cambria Math" w:hAnsi="Cambria Math" w:cs="Arial"/>
                  <w:color w:val="333333"/>
                  <w:shd w:val="clear" w:color="auto" w:fill="FFFFFF"/>
                </w:rPr>
                <m:t>aX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sup>
          </m:sSup>
          <m:r>
            <w:rPr>
              <w:rFonts w:ascii="Cambria Math" w:hAnsi="Cambria Math" w:cs="Arial" w:hint="eastAsia"/>
              <w:color w:val="333333"/>
              <w:shd w:val="clear" w:color="auto" w:fill="FFFFFF"/>
            </w:rPr>
            <m:t xml:space="preserve"> =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hint="eastAsia"/>
                  <w:color w:val="333333"/>
                  <w:shd w:val="clear" w:color="auto" w:fill="FFFFFF"/>
                </w:rPr>
                <m:t>α</m:t>
              </m:r>
              <m:sSup>
                <m:sSupPr>
                  <m:ctrlPr>
                    <w:rPr>
                      <w:rFonts w:ascii="Cambria Math" w:hAnsi="Cambria Math" w:cs="Arial"/>
                      <w:i/>
                      <w:color w:val="333333"/>
                      <w:shd w:val="clear" w:color="auto" w:fill="FFFFFF"/>
                    </w:rPr>
                  </m:ctrlPr>
                </m:sSupPr>
                <m:e>
                  <m:r>
                    <w:rPr>
                      <w:rFonts w:ascii="Cambria Math" w:hAnsi="Cambria Math" w:cs="Arial" w:hint="eastAsia"/>
                      <w:color w:val="333333"/>
                      <w:shd w:val="clear" w:color="auto" w:fill="FFFFFF"/>
                    </w:rPr>
                    <m:t>e</m:t>
                  </m:r>
                </m:e>
                <m:sup>
                  <m:r>
                    <w:rPr>
                      <w:rFonts w:ascii="Cambria Math" w:hAnsi="Cambria Math" w:cs="Arial" w:hint="eastAsia"/>
                      <w:color w:val="333333"/>
                      <w:shd w:val="clear" w:color="auto" w:fill="FFFFFF"/>
                    </w:rPr>
                    <m:t>αX(s))</m:t>
                  </m:r>
                </m:sup>
              </m:sSup>
              <m:r>
                <w:rPr>
                  <w:rFonts w:ascii="Cambria Math" w:hAnsi="Cambria Math" w:cs="Arial" w:hint="eastAsia"/>
                  <w:color w:val="333333"/>
                  <w:shd w:val="clear" w:color="auto" w:fill="FFFFFF"/>
                </w:rPr>
                <m:t xml:space="preserve"> </m:t>
              </m:r>
              <m:d>
                <m:dPr>
                  <m:ctrlPr>
                    <w:rPr>
                      <w:rFonts w:ascii="Cambria Math" w:hAnsi="Cambria Math" w:cs="Arial"/>
                      <w:i/>
                      <w:color w:val="333333"/>
                      <w:shd w:val="clear" w:color="auto" w:fill="FFFFFF"/>
                    </w:rPr>
                  </m:ctrlPr>
                </m:dPr>
                <m:e>
                  <m:r>
                    <w:rPr>
                      <w:rFonts w:ascii="Cambria Math" w:hAnsi="Cambria Math" w:cs="Arial" w:hint="eastAsia"/>
                      <w:color w:val="333333"/>
                      <w:shd w:val="clear" w:color="auto" w:fill="FFFFFF"/>
                    </w:rPr>
                    <m:t>μX</m:t>
                  </m:r>
                  <m:d>
                    <m:dPr>
                      <m:ctrlPr>
                        <w:rPr>
                          <w:rFonts w:ascii="Cambria Math" w:hAnsi="Cambria Math" w:cs="Arial"/>
                          <w:i/>
                          <w:color w:val="333333"/>
                          <w:shd w:val="clear" w:color="auto" w:fill="FFFFFF"/>
                        </w:rPr>
                      </m:ctrlPr>
                    </m:dPr>
                    <m:e>
                      <m:r>
                        <w:rPr>
                          <w:rFonts w:ascii="Cambria Math" w:hAnsi="Cambria Math" w:cs="Arial" w:hint="eastAsia"/>
                          <w:color w:val="333333"/>
                          <w:shd w:val="clear" w:color="auto" w:fill="FFFFFF"/>
                        </w:rPr>
                        <m:t>s</m:t>
                      </m:r>
                    </m:e>
                  </m:d>
                  <m:r>
                    <w:rPr>
                      <w:rFonts w:ascii="Cambria Math" w:hAnsi="Cambria Math" w:cs="Arial" w:hint="eastAsia"/>
                      <w:color w:val="333333"/>
                      <w:shd w:val="clear" w:color="auto" w:fill="FFFFFF"/>
                    </w:rPr>
                    <m:t>ds + σX</m:t>
                  </m:r>
                  <m:d>
                    <m:dPr>
                      <m:ctrlPr>
                        <w:rPr>
                          <w:rFonts w:ascii="Cambria Math" w:hAnsi="Cambria Math" w:cs="Arial"/>
                          <w:i/>
                          <w:color w:val="333333"/>
                          <w:shd w:val="clear" w:color="auto" w:fill="FFFFFF"/>
                        </w:rPr>
                      </m:ctrlPr>
                    </m:dPr>
                    <m:e>
                      <m:r>
                        <w:rPr>
                          <w:rFonts w:ascii="Cambria Math" w:hAnsi="Cambria Math" w:cs="Arial" w:hint="eastAsia"/>
                          <w:color w:val="333333"/>
                          <w:shd w:val="clear" w:color="auto" w:fill="FFFFFF"/>
                        </w:rPr>
                        <m:t>s</m:t>
                      </m:r>
                    </m:e>
                  </m:d>
                  <m:r>
                    <w:rPr>
                      <w:rFonts w:ascii="Cambria Math" w:hAnsi="Cambria Math" w:cs="Arial" w:hint="eastAsia"/>
                      <w:color w:val="333333"/>
                      <w:shd w:val="clear" w:color="auto" w:fill="FFFFFF"/>
                    </w:rPr>
                    <m:t xml:space="preserve">dBH </m:t>
                  </m:r>
                  <m:d>
                    <m:dPr>
                      <m:ctrlPr>
                        <w:rPr>
                          <w:rFonts w:ascii="Cambria Math" w:hAnsi="Cambria Math" w:cs="Arial"/>
                          <w:i/>
                          <w:color w:val="333333"/>
                          <w:shd w:val="clear" w:color="auto" w:fill="FFFFFF"/>
                        </w:rPr>
                      </m:ctrlPr>
                    </m:dPr>
                    <m:e>
                      <m:r>
                        <w:rPr>
                          <w:rFonts w:ascii="Cambria Math" w:hAnsi="Cambria Math" w:cs="Arial" w:hint="eastAsia"/>
                          <w:color w:val="333333"/>
                          <w:shd w:val="clear" w:color="auto" w:fill="FFFFFF"/>
                        </w:rPr>
                        <m:t>s</m:t>
                      </m:r>
                    </m:e>
                  </m:d>
                </m:e>
              </m:d>
            </m:e>
          </m:nary>
          <m:r>
            <w:rPr>
              <w:rFonts w:ascii="Cambria Math" w:hAnsi="Cambria Math" w:cs="Arial" w:hint="eastAsia"/>
              <w:color w:val="333333"/>
              <w:shd w:val="clear" w:color="auto" w:fill="FFFFFF"/>
            </w:rPr>
            <m:t xml:space="preserve"> </m:t>
          </m:r>
        </m:oMath>
      </m:oMathPara>
    </w:p>
    <w:p w14:paraId="53BB4C01" w14:textId="77777777" w:rsidR="008D1943" w:rsidRDefault="008D1943" w:rsidP="008D1943">
      <w:pPr>
        <w:spacing w:line="360" w:lineRule="auto"/>
        <w:jc w:val="center"/>
        <w:rPr>
          <w:rFonts w:ascii="Arial" w:hAnsi="Arial" w:cs="Arial"/>
          <w:color w:val="333333"/>
          <w:shd w:val="clear" w:color="auto" w:fill="FFFFFF"/>
        </w:rPr>
      </w:pPr>
      <m:oMath>
        <m:r>
          <w:rPr>
            <w:rFonts w:ascii="Cambria Math" w:hAnsi="Cambria Math" w:cs="Arial"/>
            <w:color w:val="333333"/>
            <w:shd w:val="clear" w:color="auto" w:fill="FFFFFF"/>
          </w:rPr>
          <m:t xml:space="preserve">+ </m:t>
        </m:r>
        <m:r>
          <w:rPr>
            <w:rFonts w:ascii="Cambria Math" w:hAnsi="Cambria Math" w:cs="Arial" w:hint="eastAsia"/>
            <w:color w:val="333333"/>
            <w:shd w:val="clear" w:color="auto" w:fill="FFFFFF"/>
          </w:rPr>
          <m:t xml:space="preserve">1/2 </m:t>
        </m:r>
        <m:sSup>
          <m:sSupPr>
            <m:ctrlPr>
              <w:rPr>
                <w:rFonts w:ascii="Cambria Math" w:hAnsi="Cambria Math" w:cs="Arial"/>
                <w:i/>
                <w:color w:val="333333"/>
                <w:shd w:val="clear" w:color="auto" w:fill="FFFFFF"/>
              </w:rPr>
            </m:ctrlPr>
          </m:sSupPr>
          <m:e>
            <m:r>
              <w:rPr>
                <w:rFonts w:ascii="Cambria Math" w:hAnsi="Cambria Math" w:cs="Arial" w:hint="eastAsia"/>
                <w:color w:val="333333"/>
                <w:shd w:val="clear" w:color="auto" w:fill="FFFFFF"/>
              </w:rPr>
              <m:t>α</m:t>
            </m:r>
          </m:e>
          <m:sup>
            <m:r>
              <w:rPr>
                <w:rFonts w:ascii="Cambria Math" w:hAnsi="Cambria Math" w:cs="Arial"/>
                <w:color w:val="333333"/>
                <w:shd w:val="clear" w:color="auto" w:fill="FFFFFF"/>
              </w:rPr>
              <m:t>2</m:t>
            </m:r>
          </m:sup>
        </m:sSup>
        <m:r>
          <w:rPr>
            <w:rFonts w:ascii="Cambria Math" w:hAnsi="Cambria Math" w:cs="Arial" w:hint="eastAsia"/>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hint="eastAsia"/>
                    <w:color w:val="333333"/>
                    <w:shd w:val="clear" w:color="auto" w:fill="FFFFFF"/>
                  </w:rPr>
                  <m:t>e</m:t>
                </m:r>
              </m:e>
              <m:sup>
                <m:r>
                  <w:rPr>
                    <w:rFonts w:ascii="Cambria Math" w:hAnsi="Cambria Math" w:cs="Arial" w:hint="eastAsia"/>
                    <w:color w:val="333333"/>
                    <w:shd w:val="clear" w:color="auto" w:fill="FFFFFF"/>
                  </w:rPr>
                  <m:t>αX(s)</m:t>
                </m:r>
              </m:sup>
            </m:sSup>
            <m:sSup>
              <m:sSupPr>
                <m:ctrlPr>
                  <w:rPr>
                    <w:rFonts w:ascii="Cambria Math" w:hAnsi="Cambria Math" w:cs="Arial"/>
                    <w:i/>
                    <w:color w:val="333333"/>
                    <w:shd w:val="clear" w:color="auto" w:fill="FFFFFF"/>
                  </w:rPr>
                </m:ctrlPr>
              </m:sSupPr>
              <m:e>
                <m:r>
                  <w:rPr>
                    <w:rFonts w:ascii="Cambria Math" w:hAnsi="Cambria Math" w:cs="Arial" w:hint="eastAsia"/>
                    <w:color w:val="333333"/>
                    <w:shd w:val="clear" w:color="auto" w:fill="FFFFFF"/>
                  </w:rPr>
                  <m:t>σ</m:t>
                </m:r>
              </m:e>
              <m:sup>
                <m:r>
                  <w:rPr>
                    <w:rFonts w:ascii="Cambria Math" w:hAnsi="Cambria Math" w:cs="Arial"/>
                    <w:color w:val="333333"/>
                    <w:shd w:val="clear" w:color="auto" w:fill="FFFFFF"/>
                  </w:rPr>
                  <m:t>2</m:t>
                </m:r>
              </m:sup>
            </m:sSup>
            <m:r>
              <w:rPr>
                <w:rFonts w:ascii="Cambria Math" w:hAnsi="Cambria Math" w:cs="Arial" w:hint="eastAsia"/>
                <w:color w:val="333333"/>
                <w:shd w:val="clear" w:color="auto" w:fill="FFFFFF"/>
              </w:rPr>
              <m:t xml:space="preserve"> </m:t>
            </m:r>
            <m:sSup>
              <m:sSupPr>
                <m:ctrlPr>
                  <w:rPr>
                    <w:rFonts w:ascii="Cambria Math" w:hAnsi="Cambria Math" w:cs="Arial"/>
                    <w:i/>
                    <w:color w:val="333333"/>
                    <w:shd w:val="clear" w:color="auto" w:fill="FFFFFF"/>
                  </w:rPr>
                </m:ctrlPr>
              </m:sSupPr>
              <m:e>
                <m:r>
                  <w:rPr>
                    <w:rFonts w:ascii="Cambria Math" w:hAnsi="Cambria Math" w:cs="Arial" w:hint="eastAsia"/>
                    <w:color w:val="333333"/>
                    <w:shd w:val="clear" w:color="auto" w:fill="FFFFFF"/>
                  </w:rPr>
                  <m:t>X</m:t>
                </m:r>
              </m:e>
              <m:sup>
                <m:r>
                  <w:rPr>
                    <w:rFonts w:ascii="Cambria Math" w:hAnsi="Cambria Math" w:cs="Arial"/>
                    <w:color w:val="333333"/>
                    <w:shd w:val="clear" w:color="auto" w:fill="FFFFFF"/>
                  </w:rPr>
                  <m:t>2</m:t>
                </m:r>
              </m:sup>
            </m:sSup>
            <m:r>
              <w:rPr>
                <w:rFonts w:ascii="Cambria Math" w:hAnsi="Cambria Math" w:cs="Arial" w:hint="eastAsia"/>
                <w:color w:val="333333"/>
                <w:shd w:val="clear" w:color="auto" w:fill="FFFFFF"/>
              </w:rPr>
              <m:t>(s) ds</m:t>
            </m:r>
          </m:e>
        </m:nary>
      </m:oMath>
      <w:r>
        <w:rPr>
          <w:rFonts w:ascii="Arial" w:hAnsi="Arial" w:cs="Arial"/>
          <w:color w:val="333333"/>
          <w:shd w:val="clear" w:color="auto" w:fill="FFFFFF"/>
        </w:rPr>
        <w:t>.</w:t>
      </w:r>
    </w:p>
    <w:p w14:paraId="535FA44B" w14:textId="77777777" w:rsidR="008D1943" w:rsidRDefault="008D1943" w:rsidP="008D1943">
      <w:pPr>
        <w:spacing w:line="360" w:lineRule="auto"/>
        <w:jc w:val="both"/>
        <w:rPr>
          <w:rFonts w:ascii="Arial" w:hAnsi="Arial" w:cs="Arial"/>
          <w:strike/>
          <w:color w:val="333333"/>
          <w:shd w:val="clear" w:color="auto" w:fill="FFFFFF"/>
        </w:rPr>
      </w:pPr>
      <w:r>
        <w:rPr>
          <w:rFonts w:ascii="Arial" w:hAnsi="Arial" w:cs="Arial"/>
          <w:color w:val="333333"/>
          <w:shd w:val="clear" w:color="auto" w:fill="FFFFFF"/>
        </w:rPr>
        <w:t xml:space="preserve">Solving for </w:t>
      </w:r>
      <w:r w:rsidRPr="00267FC5">
        <w:rPr>
          <w:rFonts w:ascii="Arial" w:hAnsi="Arial" w:cs="Arial"/>
          <w:i/>
          <w:iCs/>
          <w:color w:val="333333"/>
          <w:shd w:val="clear" w:color="auto" w:fill="FFFFFF"/>
        </w:rPr>
        <w:t>X(t)</w:t>
      </w:r>
      <w:r>
        <w:rPr>
          <w:rFonts w:ascii="Arial" w:hAnsi="Arial" w:cs="Arial"/>
          <w:color w:val="333333"/>
          <w:shd w:val="clear" w:color="auto" w:fill="FFFFFF"/>
        </w:rPr>
        <w:t xml:space="preserve"> we obtain</w:t>
      </w:r>
      <w:r w:rsidRPr="007233C1">
        <w:rPr>
          <w:rFonts w:ascii="Arial" w:hAnsi="Arial" w:cs="Arial"/>
          <w:strike/>
          <w:color w:val="333333"/>
          <w:highlight w:val="green"/>
          <w:shd w:val="clear" w:color="auto" w:fill="FFFFFF"/>
        </w:rPr>
        <w:t xml:space="preserve">: </w:t>
      </w:r>
      <m:oMath>
        <m:r>
          <w:rPr>
            <w:rFonts w:ascii="Cambria Math" w:hAnsi="Cambria Math" w:cs="Arial"/>
            <w:strike/>
            <w:color w:val="333333"/>
            <w:highlight w:val="green"/>
            <w:shd w:val="clear" w:color="auto" w:fill="FFFFFF"/>
          </w:rPr>
          <m:t>X</m:t>
        </m:r>
        <m:r>
          <w:rPr>
            <w:rFonts w:ascii="Cambria Math" w:hAnsi="Cambria Math" w:cs="Arial" w:hint="eastAsia"/>
            <w:strike/>
            <w:color w:val="333333"/>
            <w:highlight w:val="green"/>
            <w:shd w:val="clear" w:color="auto" w:fill="FFFFFF"/>
          </w:rPr>
          <m:t xml:space="preserve"> = </m:t>
        </m:r>
        <m:f>
          <m:fPr>
            <m:ctrlPr>
              <w:rPr>
                <w:rFonts w:ascii="Cambria Math" w:hAnsi="Cambria Math" w:cs="Arial"/>
                <w:i/>
                <w:strike/>
                <w:color w:val="333333"/>
                <w:highlight w:val="green"/>
                <w:shd w:val="clear" w:color="auto" w:fill="FFFFFF"/>
              </w:rPr>
            </m:ctrlPr>
          </m:fPr>
          <m:num>
            <m:r>
              <w:rPr>
                <w:rFonts w:ascii="Cambria Math" w:hAnsi="Cambria Math" w:cs="Arial"/>
                <w:strike/>
                <w:color w:val="333333"/>
                <w:highlight w:val="green"/>
                <w:shd w:val="clear" w:color="auto" w:fill="FFFFFF"/>
              </w:rPr>
              <m:t>1</m:t>
            </m:r>
          </m:num>
          <m:den>
            <m:r>
              <w:rPr>
                <w:rFonts w:ascii="Cambria Math" w:hAnsi="Cambria Math" w:cs="Arial"/>
                <w:strike/>
                <w:color w:val="333333"/>
                <w:highlight w:val="green"/>
                <w:shd w:val="clear" w:color="auto" w:fill="FFFFFF"/>
              </w:rPr>
              <m:t>a</m:t>
            </m:r>
          </m:den>
        </m:f>
        <m:r>
          <m:rPr>
            <m:sty m:val="p"/>
          </m:rPr>
          <w:rPr>
            <w:rFonts w:ascii="Cambria Math" w:hAnsi="Cambria Math" w:cs="Arial"/>
            <w:strike/>
            <w:color w:val="333333"/>
            <w:highlight w:val="green"/>
            <w:shd w:val="clear" w:color="auto" w:fill="FFFFFF"/>
          </w:rPr>
          <m:t>ln⁡</m:t>
        </m:r>
        <m:r>
          <w:rPr>
            <w:rFonts w:ascii="Cambria Math" w:hAnsi="Cambria Math" w:cs="Arial"/>
            <w:strike/>
            <w:color w:val="333333"/>
            <w:highlight w:val="green"/>
            <w:shd w:val="clear" w:color="auto" w:fill="FFFFFF"/>
          </w:rPr>
          <m:t>(</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e</m:t>
            </m:r>
          </m:e>
          <m:sup>
            <m:r>
              <w:rPr>
                <w:rFonts w:ascii="Cambria Math" w:hAnsi="Cambria Math" w:cs="Arial"/>
                <w:strike/>
                <w:color w:val="333333"/>
                <w:highlight w:val="green"/>
                <w:shd w:val="clear" w:color="auto" w:fill="FFFFFF"/>
              </w:rPr>
              <m:t>aX</m:t>
            </m:r>
            <m:d>
              <m:dPr>
                <m:ctrlPr>
                  <w:rPr>
                    <w:rFonts w:ascii="Cambria Math" w:hAnsi="Cambria Math" w:cs="Arial"/>
                    <w:i/>
                    <w:strike/>
                    <w:color w:val="333333"/>
                    <w:highlight w:val="green"/>
                    <w:shd w:val="clear" w:color="auto" w:fill="FFFFFF"/>
                  </w:rPr>
                </m:ctrlPr>
              </m:dPr>
              <m:e>
                <m:r>
                  <w:rPr>
                    <w:rFonts w:ascii="Cambria Math" w:hAnsi="Cambria Math" w:cs="Arial"/>
                    <w:strike/>
                    <w:color w:val="333333"/>
                    <w:highlight w:val="green"/>
                    <w:shd w:val="clear" w:color="auto" w:fill="FFFFFF"/>
                  </w:rPr>
                  <m:t>0</m:t>
                </m:r>
              </m:e>
            </m:d>
          </m:sup>
        </m:sSup>
        <m:r>
          <w:rPr>
            <w:rFonts w:ascii="Cambria Math" w:hAnsi="Cambria Math" w:cs="Arial"/>
            <w:strike/>
            <w:color w:val="333333"/>
            <w:highlight w:val="green"/>
            <w:shd w:val="clear" w:color="auto" w:fill="FFFFFF"/>
          </w:rPr>
          <m:t>+</m:t>
        </m:r>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0</m:t>
            </m:r>
          </m:sub>
          <m:sup>
            <m:r>
              <w:rPr>
                <w:rFonts w:ascii="Cambria Math" w:hAnsi="Cambria Math" w:cs="Arial"/>
                <w:strike/>
                <w:color w:val="333333"/>
                <w:highlight w:val="green"/>
                <w:shd w:val="clear" w:color="auto" w:fill="FFFFFF"/>
              </w:rPr>
              <m:t>t</m:t>
            </m:r>
          </m:sup>
          <m:e>
            <m:r>
              <w:rPr>
                <w:rFonts w:ascii="Cambria Math" w:hAnsi="Cambria Math" w:cs="Arial" w:hint="eastAsia"/>
                <w:strike/>
                <w:color w:val="333333"/>
                <w:highlight w:val="green"/>
                <w:shd w:val="clear" w:color="auto" w:fill="FFFFFF"/>
              </w:rPr>
              <m:t>α</m:t>
            </m:r>
            <m:sSup>
              <m:sSupPr>
                <m:ctrlPr>
                  <w:rPr>
                    <w:rFonts w:ascii="Cambria Math" w:hAnsi="Cambria Math" w:cs="Arial"/>
                    <w:i/>
                    <w:strike/>
                    <w:color w:val="333333"/>
                    <w:highlight w:val="green"/>
                    <w:shd w:val="clear" w:color="auto" w:fill="FFFFFF"/>
                  </w:rPr>
                </m:ctrlPr>
              </m:sSupPr>
              <m:e>
                <m:r>
                  <w:rPr>
                    <w:rFonts w:ascii="Cambria Math" w:hAnsi="Cambria Math" w:cs="Arial" w:hint="eastAsia"/>
                    <w:strike/>
                    <w:color w:val="333333"/>
                    <w:highlight w:val="green"/>
                    <w:shd w:val="clear" w:color="auto" w:fill="FFFFFF"/>
                  </w:rPr>
                  <m:t>e</m:t>
                </m:r>
              </m:e>
              <m:sup>
                <m:r>
                  <w:rPr>
                    <w:rFonts w:ascii="Cambria Math" w:hAnsi="Cambria Math" w:cs="Arial" w:hint="eastAsia"/>
                    <w:strike/>
                    <w:color w:val="333333"/>
                    <w:highlight w:val="green"/>
                    <w:shd w:val="clear" w:color="auto" w:fill="FFFFFF"/>
                  </w:rPr>
                  <m:t>αX(s))</m:t>
                </m:r>
              </m:sup>
            </m:sSup>
            <m:r>
              <w:rPr>
                <w:rFonts w:ascii="Cambria Math" w:hAnsi="Cambria Math" w:cs="Arial" w:hint="eastAsia"/>
                <w:strike/>
                <w:color w:val="333333"/>
                <w:highlight w:val="green"/>
                <w:shd w:val="clear" w:color="auto" w:fill="FFFFFF"/>
              </w:rPr>
              <m:t xml:space="preserve"> </m:t>
            </m:r>
            <m:d>
              <m:dPr>
                <m:ctrlPr>
                  <w:rPr>
                    <w:rFonts w:ascii="Cambria Math" w:hAnsi="Cambria Math" w:cs="Arial"/>
                    <w:i/>
                    <w:strike/>
                    <w:color w:val="333333"/>
                    <w:highlight w:val="green"/>
                    <w:shd w:val="clear" w:color="auto" w:fill="FFFFFF"/>
                  </w:rPr>
                </m:ctrlPr>
              </m:dPr>
              <m:e>
                <m:r>
                  <w:rPr>
                    <w:rFonts w:ascii="Cambria Math" w:hAnsi="Cambria Math" w:cs="Arial" w:hint="eastAsia"/>
                    <w:strike/>
                    <w:color w:val="333333"/>
                    <w:highlight w:val="green"/>
                    <w:shd w:val="clear" w:color="auto" w:fill="FFFFFF"/>
                  </w:rPr>
                  <m:t>μX</m:t>
                </m:r>
                <m:d>
                  <m:dPr>
                    <m:ctrlPr>
                      <w:rPr>
                        <w:rFonts w:ascii="Cambria Math" w:hAnsi="Cambria Math" w:cs="Arial"/>
                        <w:i/>
                        <w:strike/>
                        <w:color w:val="333333"/>
                        <w:highlight w:val="green"/>
                        <w:shd w:val="clear" w:color="auto" w:fill="FFFFFF"/>
                      </w:rPr>
                    </m:ctrlPr>
                  </m:dPr>
                  <m:e>
                    <m:r>
                      <w:rPr>
                        <w:rFonts w:ascii="Cambria Math" w:hAnsi="Cambria Math" w:cs="Arial" w:hint="eastAsia"/>
                        <w:strike/>
                        <w:color w:val="333333"/>
                        <w:highlight w:val="green"/>
                        <w:shd w:val="clear" w:color="auto" w:fill="FFFFFF"/>
                      </w:rPr>
                      <m:t>s</m:t>
                    </m:r>
                  </m:e>
                </m:d>
                <m:r>
                  <w:rPr>
                    <w:rFonts w:ascii="Cambria Math" w:hAnsi="Cambria Math" w:cs="Arial" w:hint="eastAsia"/>
                    <w:strike/>
                    <w:color w:val="333333"/>
                    <w:highlight w:val="green"/>
                    <w:shd w:val="clear" w:color="auto" w:fill="FFFFFF"/>
                  </w:rPr>
                  <m:t>ds + σX</m:t>
                </m:r>
                <m:d>
                  <m:dPr>
                    <m:ctrlPr>
                      <w:rPr>
                        <w:rFonts w:ascii="Cambria Math" w:hAnsi="Cambria Math" w:cs="Arial"/>
                        <w:i/>
                        <w:strike/>
                        <w:color w:val="333333"/>
                        <w:highlight w:val="green"/>
                        <w:shd w:val="clear" w:color="auto" w:fill="FFFFFF"/>
                      </w:rPr>
                    </m:ctrlPr>
                  </m:dPr>
                  <m:e>
                    <m:r>
                      <w:rPr>
                        <w:rFonts w:ascii="Cambria Math" w:hAnsi="Cambria Math" w:cs="Arial" w:hint="eastAsia"/>
                        <w:strike/>
                        <w:color w:val="333333"/>
                        <w:highlight w:val="green"/>
                        <w:shd w:val="clear" w:color="auto" w:fill="FFFFFF"/>
                      </w:rPr>
                      <m:t>s</m:t>
                    </m:r>
                  </m:e>
                </m:d>
                <m:r>
                  <w:rPr>
                    <w:rFonts w:ascii="Cambria Math" w:hAnsi="Cambria Math" w:cs="Arial" w:hint="eastAsia"/>
                    <w:strike/>
                    <w:color w:val="333333"/>
                    <w:highlight w:val="green"/>
                    <w:shd w:val="clear" w:color="auto" w:fill="FFFFFF"/>
                  </w:rPr>
                  <m:t xml:space="preserve">dBH </m:t>
                </m:r>
                <m:d>
                  <m:dPr>
                    <m:ctrlPr>
                      <w:rPr>
                        <w:rFonts w:ascii="Cambria Math" w:hAnsi="Cambria Math" w:cs="Arial"/>
                        <w:i/>
                        <w:strike/>
                        <w:color w:val="333333"/>
                        <w:highlight w:val="green"/>
                        <w:shd w:val="clear" w:color="auto" w:fill="FFFFFF"/>
                      </w:rPr>
                    </m:ctrlPr>
                  </m:dPr>
                  <m:e>
                    <m:r>
                      <w:rPr>
                        <w:rFonts w:ascii="Cambria Math" w:hAnsi="Cambria Math" w:cs="Arial" w:hint="eastAsia"/>
                        <w:strike/>
                        <w:color w:val="333333"/>
                        <w:highlight w:val="green"/>
                        <w:shd w:val="clear" w:color="auto" w:fill="FFFFFF"/>
                      </w:rPr>
                      <m:t>s</m:t>
                    </m:r>
                  </m:e>
                </m:d>
              </m:e>
            </m:d>
          </m:e>
        </m:nary>
        <m:r>
          <w:rPr>
            <w:rFonts w:ascii="Cambria Math" w:hAnsi="Cambria Math" w:cs="Arial" w:hint="eastAsia"/>
            <w:strike/>
            <w:color w:val="333333"/>
            <w:highlight w:val="green"/>
            <w:shd w:val="clear" w:color="auto" w:fill="FFFFFF"/>
          </w:rPr>
          <m:t xml:space="preserve">+ 1/2 </m:t>
        </m:r>
        <m:sSup>
          <m:sSupPr>
            <m:ctrlPr>
              <w:rPr>
                <w:rFonts w:ascii="Cambria Math" w:hAnsi="Cambria Math" w:cs="Arial"/>
                <w:i/>
                <w:strike/>
                <w:color w:val="333333"/>
                <w:highlight w:val="green"/>
                <w:shd w:val="clear" w:color="auto" w:fill="FFFFFF"/>
              </w:rPr>
            </m:ctrlPr>
          </m:sSupPr>
          <m:e>
            <m:r>
              <w:rPr>
                <w:rFonts w:ascii="Cambria Math" w:hAnsi="Cambria Math" w:cs="Arial" w:hint="eastAsia"/>
                <w:strike/>
                <w:color w:val="333333"/>
                <w:highlight w:val="green"/>
                <w:shd w:val="clear" w:color="auto" w:fill="FFFFFF"/>
              </w:rPr>
              <m:t>α</m:t>
            </m:r>
          </m:e>
          <m:sup>
            <m:r>
              <w:rPr>
                <w:rFonts w:ascii="Cambria Math" w:hAnsi="Cambria Math" w:cs="Arial"/>
                <w:strike/>
                <w:color w:val="333333"/>
                <w:highlight w:val="green"/>
                <w:shd w:val="clear" w:color="auto" w:fill="FFFFFF"/>
              </w:rPr>
              <m:t>2</m:t>
            </m:r>
          </m:sup>
        </m:sSup>
        <m:r>
          <w:rPr>
            <w:rFonts w:ascii="Cambria Math" w:hAnsi="Cambria Math" w:cs="Arial" w:hint="eastAsia"/>
            <w:strike/>
            <w:color w:val="333333"/>
            <w:highlight w:val="green"/>
            <w:shd w:val="clear" w:color="auto" w:fill="FFFFFF"/>
          </w:rPr>
          <m:t xml:space="preserve"> </m:t>
        </m:r>
        <m:nary>
          <m:naryPr>
            <m:limLoc m:val="subSup"/>
            <m:ctrlPr>
              <w:rPr>
                <w:rFonts w:ascii="Cambria Math" w:hAnsi="Cambria Math" w:cs="Arial"/>
                <w:i/>
                <w:strike/>
                <w:color w:val="333333"/>
                <w:highlight w:val="green"/>
                <w:shd w:val="clear" w:color="auto" w:fill="FFFFFF"/>
              </w:rPr>
            </m:ctrlPr>
          </m:naryPr>
          <m:sub>
            <m:r>
              <w:rPr>
                <w:rFonts w:ascii="Cambria Math" w:hAnsi="Cambria Math" w:cs="Arial"/>
                <w:strike/>
                <w:color w:val="333333"/>
                <w:highlight w:val="green"/>
                <w:shd w:val="clear" w:color="auto" w:fill="FFFFFF"/>
              </w:rPr>
              <m:t>0</m:t>
            </m:r>
          </m:sub>
          <m:sup>
            <m:r>
              <w:rPr>
                <w:rFonts w:ascii="Cambria Math" w:hAnsi="Cambria Math" w:cs="Arial"/>
                <w:strike/>
                <w:color w:val="333333"/>
                <w:highlight w:val="green"/>
                <w:shd w:val="clear" w:color="auto" w:fill="FFFFFF"/>
              </w:rPr>
              <m:t>t</m:t>
            </m:r>
          </m:sup>
          <m:e>
            <m:sSup>
              <m:sSupPr>
                <m:ctrlPr>
                  <w:rPr>
                    <w:rFonts w:ascii="Cambria Math" w:hAnsi="Cambria Math" w:cs="Arial"/>
                    <w:i/>
                    <w:strike/>
                    <w:color w:val="333333"/>
                    <w:highlight w:val="green"/>
                    <w:shd w:val="clear" w:color="auto" w:fill="FFFFFF"/>
                  </w:rPr>
                </m:ctrlPr>
              </m:sSupPr>
              <m:e>
                <m:r>
                  <w:rPr>
                    <w:rFonts w:ascii="Cambria Math" w:hAnsi="Cambria Math" w:cs="Arial" w:hint="eastAsia"/>
                    <w:strike/>
                    <w:color w:val="333333"/>
                    <w:highlight w:val="green"/>
                    <w:shd w:val="clear" w:color="auto" w:fill="FFFFFF"/>
                  </w:rPr>
                  <m:t>e</m:t>
                </m:r>
              </m:e>
              <m:sup>
                <m:r>
                  <w:rPr>
                    <w:rFonts w:ascii="Cambria Math" w:hAnsi="Cambria Math" w:cs="Arial" w:hint="eastAsia"/>
                    <w:strike/>
                    <w:color w:val="333333"/>
                    <w:highlight w:val="green"/>
                    <w:shd w:val="clear" w:color="auto" w:fill="FFFFFF"/>
                  </w:rPr>
                  <m:t>αX(s)</m:t>
                </m:r>
              </m:sup>
            </m:sSup>
            <m:sSup>
              <m:sSupPr>
                <m:ctrlPr>
                  <w:rPr>
                    <w:rFonts w:ascii="Cambria Math" w:hAnsi="Cambria Math" w:cs="Arial"/>
                    <w:i/>
                    <w:strike/>
                    <w:color w:val="333333"/>
                    <w:highlight w:val="green"/>
                    <w:shd w:val="clear" w:color="auto" w:fill="FFFFFF"/>
                  </w:rPr>
                </m:ctrlPr>
              </m:sSupPr>
              <m:e>
                <m:r>
                  <w:rPr>
                    <w:rFonts w:ascii="Cambria Math" w:hAnsi="Cambria Math" w:cs="Arial" w:hint="eastAsia"/>
                    <w:strike/>
                    <w:color w:val="333333"/>
                    <w:highlight w:val="green"/>
                    <w:shd w:val="clear" w:color="auto" w:fill="FFFFFF"/>
                  </w:rPr>
                  <m:t>σ</m:t>
                </m:r>
              </m:e>
              <m:sup>
                <m:r>
                  <w:rPr>
                    <w:rFonts w:ascii="Cambria Math" w:hAnsi="Cambria Math" w:cs="Arial"/>
                    <w:strike/>
                    <w:color w:val="333333"/>
                    <w:highlight w:val="green"/>
                    <w:shd w:val="clear" w:color="auto" w:fill="FFFFFF"/>
                  </w:rPr>
                  <m:t>2</m:t>
                </m:r>
              </m:sup>
            </m:sSup>
            <m:r>
              <w:rPr>
                <w:rFonts w:ascii="Cambria Math" w:hAnsi="Cambria Math" w:cs="Arial" w:hint="eastAsia"/>
                <w:strike/>
                <w:color w:val="333333"/>
                <w:highlight w:val="green"/>
                <w:shd w:val="clear" w:color="auto" w:fill="FFFFFF"/>
              </w:rPr>
              <m:t xml:space="preserve"> </m:t>
            </m:r>
            <m:sSup>
              <m:sSupPr>
                <m:ctrlPr>
                  <w:rPr>
                    <w:rFonts w:ascii="Cambria Math" w:hAnsi="Cambria Math" w:cs="Arial"/>
                    <w:i/>
                    <w:strike/>
                    <w:color w:val="333333"/>
                    <w:highlight w:val="green"/>
                    <w:shd w:val="clear" w:color="auto" w:fill="FFFFFF"/>
                  </w:rPr>
                </m:ctrlPr>
              </m:sSupPr>
              <m:e>
                <m:r>
                  <w:rPr>
                    <w:rFonts w:ascii="Cambria Math" w:hAnsi="Cambria Math" w:cs="Arial" w:hint="eastAsia"/>
                    <w:strike/>
                    <w:color w:val="333333"/>
                    <w:highlight w:val="green"/>
                    <w:shd w:val="clear" w:color="auto" w:fill="FFFFFF"/>
                  </w:rPr>
                  <m:t>X</m:t>
                </m:r>
              </m:e>
              <m:sup>
                <m:r>
                  <w:rPr>
                    <w:rFonts w:ascii="Cambria Math" w:hAnsi="Cambria Math" w:cs="Arial"/>
                    <w:strike/>
                    <w:color w:val="333333"/>
                    <w:highlight w:val="green"/>
                    <w:shd w:val="clear" w:color="auto" w:fill="FFFFFF"/>
                  </w:rPr>
                  <m:t>2</m:t>
                </m:r>
              </m:sup>
            </m:sSup>
            <m:r>
              <w:rPr>
                <w:rFonts w:ascii="Cambria Math" w:hAnsi="Cambria Math" w:cs="Arial" w:hint="eastAsia"/>
                <w:strike/>
                <w:color w:val="333333"/>
                <w:highlight w:val="green"/>
                <w:shd w:val="clear" w:color="auto" w:fill="FFFFFF"/>
              </w:rPr>
              <m:t>(s) ds</m:t>
            </m:r>
            <m:r>
              <w:rPr>
                <w:rFonts w:ascii="Cambria Math" w:hAnsi="Cambria Math" w:cs="Arial"/>
                <w:strike/>
                <w:color w:val="333333"/>
                <w:highlight w:val="green"/>
                <w:shd w:val="clear" w:color="auto" w:fill="FFFFFF"/>
              </w:rPr>
              <m:t>)</m:t>
            </m:r>
          </m:e>
        </m:nary>
      </m:oMath>
      <w:r w:rsidRPr="007233C1">
        <w:rPr>
          <w:rFonts w:ascii="Arial" w:hAnsi="Arial" w:cs="Arial"/>
          <w:strike/>
          <w:color w:val="333333"/>
          <w:highlight w:val="green"/>
          <w:shd w:val="clear" w:color="auto" w:fill="FFFFFF"/>
        </w:rPr>
        <w:t>.</w:t>
      </w:r>
    </w:p>
    <w:p w14:paraId="172EBA99" w14:textId="77777777" w:rsidR="008D1943" w:rsidRPr="006C22CE" w:rsidRDefault="00000000" w:rsidP="008D1943">
      <w:pPr>
        <w:spacing w:line="360" w:lineRule="auto"/>
        <w:jc w:val="center"/>
        <w:rPr>
          <w:rFonts w:ascii="Arial" w:hAnsi="Arial" w:cs="Arial"/>
          <w:color w:val="333333"/>
          <w:shd w:val="clear" w:color="auto" w:fill="FFFFFF"/>
        </w:rPr>
      </w:pPr>
      <m:oMathPara>
        <m:oMath>
          <m:sSub>
            <m:sSubPr>
              <m:ctrlPr>
                <w:rPr>
                  <w:rFonts w:ascii="Cambria Math" w:hAnsi="Cambria Math" w:cs="Arial"/>
                  <w:i/>
                  <w:color w:val="333333"/>
                  <w:highlight w:val="green"/>
                  <w:shd w:val="clear" w:color="auto" w:fill="FFFFFF"/>
                  <w:rPrChange w:id="1325" w:author="George Urumov" w:date="2025-10-29T16:56:00Z" w16du:dateUtc="2025-10-29T16:56: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1326" w:author="George Urumov" w:date="2025-10-29T16:56:00Z" w16du:dateUtc="2025-10-29T16:56: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1327" w:author="George Urumov" w:date="2025-10-29T16:56:00Z" w16du:dateUtc="2025-10-29T16:56:00Z">
                    <w:rPr>
                      <w:rFonts w:ascii="Cambria Math" w:hAnsi="Cambria Math" w:cs="Arial"/>
                      <w:color w:val="333333"/>
                      <w:shd w:val="clear" w:color="auto" w:fill="FFFFFF"/>
                    </w:rPr>
                  </w:rPrChange>
                </w:rPr>
                <m:t>t</m:t>
              </m:r>
            </m:sub>
          </m:sSub>
          <m:r>
            <w:rPr>
              <w:rFonts w:ascii="Cambria Math" w:hAnsi="Cambria Math" w:cs="Arial"/>
              <w:color w:val="333333"/>
              <w:highlight w:val="green"/>
              <w:shd w:val="clear" w:color="auto" w:fill="FFFFFF"/>
              <w:rPrChange w:id="1328" w:author="George Urumov" w:date="2025-10-29T16:56:00Z" w16du:dateUtc="2025-10-29T16:56:00Z">
                <w:rPr>
                  <w:rFonts w:ascii="Cambria Math" w:hAnsi="Cambria Math" w:cs="Arial"/>
                  <w:color w:val="333333"/>
                  <w:shd w:val="clear" w:color="auto" w:fill="FFFFFF"/>
                </w:rPr>
              </w:rPrChange>
            </w:rPr>
            <m:t>=</m:t>
          </m:r>
          <m:sSub>
            <m:sSubPr>
              <m:ctrlPr>
                <w:rPr>
                  <w:rFonts w:ascii="Cambria Math" w:hAnsi="Cambria Math" w:cs="Arial"/>
                  <w:i/>
                  <w:color w:val="333333"/>
                  <w:highlight w:val="green"/>
                  <w:shd w:val="clear" w:color="auto" w:fill="FFFFFF"/>
                  <w:rPrChange w:id="1329" w:author="George Urumov" w:date="2025-10-29T16:56:00Z" w16du:dateUtc="2025-10-29T16:56: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1330" w:author="George Urumov" w:date="2025-10-29T16:56:00Z" w16du:dateUtc="2025-10-29T16:56:00Z">
                    <w:rPr>
                      <w:rFonts w:ascii="Cambria Math" w:hAnsi="Cambria Math" w:cs="Arial"/>
                      <w:color w:val="333333"/>
                      <w:shd w:val="clear" w:color="auto" w:fill="FFFFFF"/>
                    </w:rPr>
                  </w:rPrChange>
                </w:rPr>
                <m:t>X</m:t>
              </m:r>
            </m:e>
            <m:sub>
              <m:r>
                <w:rPr>
                  <w:rFonts w:ascii="Cambria Math" w:hAnsi="Cambria Math" w:cs="Arial"/>
                  <w:color w:val="333333"/>
                  <w:highlight w:val="green"/>
                  <w:shd w:val="clear" w:color="auto" w:fill="FFFFFF"/>
                  <w:rPrChange w:id="1331" w:author="George Urumov" w:date="2025-10-29T16:56:00Z" w16du:dateUtc="2025-10-29T16:56:00Z">
                    <w:rPr>
                      <w:rFonts w:ascii="Cambria Math" w:hAnsi="Cambria Math" w:cs="Arial"/>
                      <w:color w:val="333333"/>
                      <w:shd w:val="clear" w:color="auto" w:fill="FFFFFF"/>
                    </w:rPr>
                  </w:rPrChange>
                </w:rPr>
                <m:t>0</m:t>
              </m:r>
            </m:sub>
          </m:sSub>
          <m:r>
            <w:rPr>
              <w:rFonts w:ascii="Cambria Math" w:hAnsi="Cambria Math" w:cs="Arial"/>
              <w:color w:val="333333"/>
              <w:highlight w:val="green"/>
              <w:shd w:val="clear" w:color="auto" w:fill="FFFFFF"/>
              <w:rPrChange w:id="1332" w:author="George Urumov" w:date="2025-10-29T16:56:00Z" w16du:dateUtc="2025-10-29T16:56:00Z">
                <w:rPr>
                  <w:rFonts w:ascii="Cambria Math" w:hAnsi="Cambria Math" w:cs="Arial"/>
                  <w:color w:val="333333"/>
                  <w:shd w:val="clear" w:color="auto" w:fill="FFFFFF"/>
                </w:rPr>
              </w:rPrChange>
            </w:rPr>
            <m:t>exp(</m:t>
          </m:r>
          <m:d>
            <m:dPr>
              <m:ctrlPr>
                <w:rPr>
                  <w:rFonts w:ascii="Cambria Math" w:hAnsi="Cambria Math" w:cs="Arial"/>
                  <w:i/>
                  <w:color w:val="333333"/>
                  <w:highlight w:val="green"/>
                  <w:shd w:val="clear" w:color="auto" w:fill="FFFFFF"/>
                  <w:rPrChange w:id="1333" w:author="George Urumov" w:date="2025-10-29T16:56:00Z" w16du:dateUtc="2025-10-29T16:56: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334" w:author="George Urumov" w:date="2025-10-29T16:56:00Z" w16du:dateUtc="2025-10-29T16:56:00Z">
                    <w:rPr>
                      <w:rFonts w:ascii="Cambria Math" w:hAnsi="Cambria Math" w:cs="Arial"/>
                      <w:color w:val="333333"/>
                      <w:shd w:val="clear" w:color="auto" w:fill="FFFFFF"/>
                    </w:rPr>
                  </w:rPrChange>
                </w:rPr>
                <m:t>μ-</m:t>
              </m:r>
              <m:f>
                <m:fPr>
                  <m:ctrlPr>
                    <w:rPr>
                      <w:rFonts w:ascii="Cambria Math" w:hAnsi="Cambria Math" w:cs="Arial"/>
                      <w:i/>
                      <w:color w:val="333333"/>
                      <w:highlight w:val="green"/>
                      <w:shd w:val="clear" w:color="auto" w:fill="FFFFFF"/>
                      <w:rPrChange w:id="1335" w:author="George Urumov" w:date="2025-10-29T16:56:00Z" w16du:dateUtc="2025-10-29T16:56:00Z">
                        <w:rPr>
                          <w:rFonts w:ascii="Cambria Math" w:hAnsi="Cambria Math" w:cs="Arial"/>
                          <w:i/>
                          <w:color w:val="333333"/>
                          <w:shd w:val="clear" w:color="auto" w:fill="FFFFFF"/>
                        </w:rPr>
                      </w:rPrChange>
                    </w:rPr>
                  </m:ctrlPr>
                </m:fPr>
                <m:num>
                  <m:r>
                    <w:rPr>
                      <w:rFonts w:ascii="Cambria Math" w:hAnsi="Cambria Math" w:cs="Arial"/>
                      <w:color w:val="333333"/>
                      <w:highlight w:val="green"/>
                      <w:shd w:val="clear" w:color="auto" w:fill="FFFFFF"/>
                      <w:rPrChange w:id="1336" w:author="George Urumov" w:date="2025-10-29T16:56:00Z" w16du:dateUtc="2025-10-29T16:56:00Z">
                        <w:rPr>
                          <w:rFonts w:ascii="Cambria Math" w:hAnsi="Cambria Math" w:cs="Arial"/>
                          <w:color w:val="333333"/>
                          <w:shd w:val="clear" w:color="auto" w:fill="FFFFFF"/>
                        </w:rPr>
                      </w:rPrChange>
                    </w:rPr>
                    <m:t>1</m:t>
                  </m:r>
                </m:num>
                <m:den>
                  <m:r>
                    <w:rPr>
                      <w:rFonts w:ascii="Cambria Math" w:hAnsi="Cambria Math" w:cs="Arial"/>
                      <w:color w:val="333333"/>
                      <w:highlight w:val="green"/>
                      <w:shd w:val="clear" w:color="auto" w:fill="FFFFFF"/>
                      <w:rPrChange w:id="1337" w:author="George Urumov" w:date="2025-10-29T16:56:00Z" w16du:dateUtc="2025-10-29T16:56:00Z">
                        <w:rPr>
                          <w:rFonts w:ascii="Cambria Math" w:hAnsi="Cambria Math" w:cs="Arial"/>
                          <w:color w:val="333333"/>
                          <w:shd w:val="clear" w:color="auto" w:fill="FFFFFF"/>
                        </w:rPr>
                      </w:rPrChange>
                    </w:rPr>
                    <m:t>2</m:t>
                  </m:r>
                </m:den>
              </m:f>
              <m:sSup>
                <m:sSupPr>
                  <m:ctrlPr>
                    <w:rPr>
                      <w:rFonts w:ascii="Cambria Math" w:hAnsi="Cambria Math" w:cs="Arial"/>
                      <w:i/>
                      <w:color w:val="333333"/>
                      <w:highlight w:val="green"/>
                      <w:shd w:val="clear" w:color="auto" w:fill="FFFFFF"/>
                      <w:rPrChange w:id="1338" w:author="George Urumov" w:date="2025-10-29T16:56:00Z" w16du:dateUtc="2025-10-29T16:56:00Z">
                        <w:rPr>
                          <w:rFonts w:ascii="Cambria Math" w:hAnsi="Cambria Math" w:cs="Arial"/>
                          <w:i/>
                          <w:color w:val="333333"/>
                          <w:shd w:val="clear" w:color="auto" w:fill="FFFFFF"/>
                        </w:rPr>
                      </w:rPrChange>
                    </w:rPr>
                  </m:ctrlPr>
                </m:sSupPr>
                <m:e>
                  <m:r>
                    <w:rPr>
                      <w:rFonts w:ascii="Cambria Math" w:hAnsi="Cambria Math" w:cs="Arial"/>
                      <w:color w:val="333333"/>
                      <w:highlight w:val="green"/>
                      <w:shd w:val="clear" w:color="auto" w:fill="FFFFFF"/>
                      <w:rPrChange w:id="1339" w:author="George Urumov" w:date="2025-10-29T16:56:00Z" w16du:dateUtc="2025-10-29T16:56:00Z">
                        <w:rPr>
                          <w:rFonts w:ascii="Cambria Math" w:hAnsi="Cambria Math" w:cs="Arial"/>
                          <w:color w:val="333333"/>
                          <w:shd w:val="clear" w:color="auto" w:fill="FFFFFF"/>
                        </w:rPr>
                      </w:rPrChange>
                    </w:rPr>
                    <m:t>σ</m:t>
                  </m:r>
                </m:e>
                <m:sup>
                  <m:r>
                    <w:rPr>
                      <w:rFonts w:ascii="Cambria Math" w:hAnsi="Cambria Math" w:cs="Arial"/>
                      <w:color w:val="333333"/>
                      <w:highlight w:val="green"/>
                      <w:shd w:val="clear" w:color="auto" w:fill="FFFFFF"/>
                      <w:rPrChange w:id="1340" w:author="George Urumov" w:date="2025-10-29T16:56:00Z" w16du:dateUtc="2025-10-29T16:56:00Z">
                        <w:rPr>
                          <w:rFonts w:ascii="Cambria Math" w:hAnsi="Cambria Math" w:cs="Arial"/>
                          <w:color w:val="333333"/>
                          <w:shd w:val="clear" w:color="auto" w:fill="FFFFFF"/>
                        </w:rPr>
                      </w:rPrChange>
                    </w:rPr>
                    <m:t>2</m:t>
                  </m:r>
                </m:sup>
              </m:sSup>
            </m:e>
          </m:d>
          <m:r>
            <w:rPr>
              <w:rFonts w:ascii="Cambria Math" w:hAnsi="Cambria Math" w:cs="Arial"/>
              <w:color w:val="333333"/>
              <w:highlight w:val="green"/>
              <w:shd w:val="clear" w:color="auto" w:fill="FFFFFF"/>
              <w:rPrChange w:id="1341" w:author="George Urumov" w:date="2025-10-29T16:56:00Z" w16du:dateUtc="2025-10-29T16:56:00Z">
                <w:rPr>
                  <w:rFonts w:ascii="Cambria Math" w:hAnsi="Cambria Math" w:cs="Arial"/>
                  <w:color w:val="333333"/>
                  <w:shd w:val="clear" w:color="auto" w:fill="FFFFFF"/>
                </w:rPr>
              </w:rPrChange>
            </w:rPr>
            <m:t>t+σ</m:t>
          </m:r>
          <m:sSub>
            <m:sSubPr>
              <m:ctrlPr>
                <w:rPr>
                  <w:rFonts w:ascii="Cambria Math" w:hAnsi="Cambria Math" w:cs="Arial"/>
                  <w:i/>
                  <w:color w:val="333333"/>
                  <w:highlight w:val="green"/>
                  <w:shd w:val="clear" w:color="auto" w:fill="FFFFFF"/>
                  <w:rPrChange w:id="1342" w:author="George Urumov" w:date="2025-10-29T16:56:00Z" w16du:dateUtc="2025-10-29T16:56:00Z">
                    <w:rPr>
                      <w:rFonts w:ascii="Cambria Math" w:hAnsi="Cambria Math" w:cs="Arial"/>
                      <w:i/>
                      <w:color w:val="333333"/>
                      <w:shd w:val="clear" w:color="auto" w:fill="FFFFFF"/>
                    </w:rPr>
                  </w:rPrChange>
                </w:rPr>
              </m:ctrlPr>
            </m:sSubPr>
            <m:e>
              <m:r>
                <w:rPr>
                  <w:rFonts w:ascii="Cambria Math" w:hAnsi="Cambria Math" w:cs="Arial"/>
                  <w:color w:val="333333"/>
                  <w:highlight w:val="green"/>
                  <w:shd w:val="clear" w:color="auto" w:fill="FFFFFF"/>
                  <w:rPrChange w:id="1343" w:author="George Urumov" w:date="2025-10-29T16:56:00Z" w16du:dateUtc="2025-10-29T16:56:00Z">
                    <w:rPr>
                      <w:rFonts w:ascii="Cambria Math" w:hAnsi="Cambria Math" w:cs="Arial"/>
                      <w:color w:val="333333"/>
                      <w:shd w:val="clear" w:color="auto" w:fill="FFFFFF"/>
                    </w:rPr>
                  </w:rPrChange>
                </w:rPr>
                <m:t>W</m:t>
              </m:r>
            </m:e>
            <m:sub>
              <m:r>
                <w:rPr>
                  <w:rFonts w:ascii="Cambria Math" w:hAnsi="Cambria Math" w:cs="Arial"/>
                  <w:color w:val="333333"/>
                  <w:highlight w:val="green"/>
                  <w:shd w:val="clear" w:color="auto" w:fill="FFFFFF"/>
                  <w:rPrChange w:id="1344" w:author="George Urumov" w:date="2025-10-29T16:56:00Z" w16du:dateUtc="2025-10-29T16:56:00Z">
                    <w:rPr>
                      <w:rFonts w:ascii="Cambria Math" w:hAnsi="Cambria Math" w:cs="Arial"/>
                      <w:color w:val="333333"/>
                      <w:shd w:val="clear" w:color="auto" w:fill="FFFFFF"/>
                    </w:rPr>
                  </w:rPrChange>
                </w:rPr>
                <m:t>t</m:t>
              </m:r>
            </m:sub>
          </m:sSub>
          <m:r>
            <w:rPr>
              <w:rFonts w:ascii="Cambria Math" w:hAnsi="Cambria Math" w:cs="Arial"/>
              <w:color w:val="333333"/>
              <w:highlight w:val="green"/>
              <w:shd w:val="clear" w:color="auto" w:fill="FFFFFF"/>
              <w:rPrChange w:id="1345" w:author="George Urumov" w:date="2025-10-29T16:56:00Z" w16du:dateUtc="2025-10-29T16:56:00Z">
                <w:rPr>
                  <w:rFonts w:ascii="Cambria Math" w:hAnsi="Cambria Math" w:cs="Arial"/>
                  <w:color w:val="333333"/>
                  <w:shd w:val="clear" w:color="auto" w:fill="FFFFFF"/>
                </w:rPr>
              </w:rPrChange>
            </w:rPr>
            <m:t>)</m:t>
          </m:r>
        </m:oMath>
      </m:oMathPara>
    </w:p>
    <w:p w14:paraId="76B941E4" w14:textId="77777777" w:rsidR="008D1943" w:rsidRPr="006A0B30"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lastRenderedPageBreak/>
        <w:t xml:space="preserve">This is the solution to the crisp SDE with a linear coefficient. We are interested in the fuzzy SDE. Consider the FFSDE which satisfies the theorem we proved in </w:t>
      </w:r>
      <w:sdt>
        <w:sdtPr>
          <w:rPr>
            <w:rFonts w:ascii="Arial" w:hAnsi="Arial" w:cs="Arial"/>
            <w:color w:val="333333"/>
            <w:shd w:val="clear" w:color="auto" w:fill="FFFFFF"/>
          </w:rPr>
          <w:id w:val="186309035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Uru241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[7]</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that there is the existence of a strong and unique solution. </w:t>
      </w:r>
    </w:p>
    <w:p w14:paraId="3C21BE84" w14:textId="77777777" w:rsidR="008D1943" w:rsidRPr="006A0B30" w:rsidRDefault="00000000" w:rsidP="008D1943">
      <w:pPr>
        <w:spacing w:line="360" w:lineRule="auto"/>
        <w:jc w:val="both"/>
        <w:rPr>
          <w:rFonts w:ascii="Arial" w:hAnsi="Arial" w:cs="Arial"/>
          <w:color w:val="333333"/>
          <w:shd w:val="clear" w:color="auto" w:fill="FFFFFF"/>
        </w:rPr>
      </w:pPr>
      <m:oMathPara>
        <m:oMathParaPr>
          <m:jc m:val="center"/>
        </m:oMathParaPr>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sup</m:t>
                  </m:r>
                </m:e>
                <m:lim>
                  <m:r>
                    <w:rPr>
                      <w:rFonts w:ascii="Cambria Math" w:hAnsi="Cambria Math" w:cs="Arial"/>
                      <w:color w:val="333333"/>
                      <w:shd w:val="clear" w:color="auto" w:fill="FFFFFF"/>
                    </w:rPr>
                    <m:t>t∈I</m:t>
                  </m:r>
                </m:lim>
              </m:limLow>
              <m:r>
                <w:rPr>
                  <w:rFonts w:ascii="Cambria Math" w:hAnsi="Cambria Math" w:cs="Arial"/>
                  <w:color w:val="333333"/>
                  <w:shd w:val="clear" w:color="auto" w:fill="FFFFFF"/>
                </w:rPr>
                <m:t>[</m:t>
              </m:r>
            </m:fName>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e>
                <m:sub>
                  <m:r>
                    <w:rPr>
                      <w:rFonts w:ascii="Cambria Math" w:hAnsi="Cambria Math" w:cs="Arial"/>
                      <w:color w:val="333333"/>
                      <w:shd w:val="clear" w:color="auto" w:fill="FFFFFF"/>
                    </w:rPr>
                    <m:t>∞</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m:rPr>
                      <m:sty m:val="p"/>
                    </m:rPr>
                    <w:rPr>
                      <w:rFonts w:ascii="Cambria Math" w:hAnsi="Cambria Math" w:cs="Arial"/>
                      <w:color w:val="333333"/>
                      <w:shd w:val="clear" w:color="auto" w:fill="FFFFFF"/>
                      <w:vertAlign w:val="superscript"/>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up>
                  <m:r>
                    <m:rPr>
                      <m:sty m:val="p"/>
                    </m:rPr>
                    <w:rPr>
                      <w:rFonts w:ascii="Cambria Math" w:hAnsi="Cambria Math" w:cs="Arial"/>
                      <w:color w:val="333333"/>
                      <w:shd w:val="clear" w:color="auto" w:fill="FFFFFF"/>
                      <w:vertAlign w:val="superscript"/>
                    </w:rPr>
                    <m:t>ε</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m:rPr>
                              <m:sty m:val="p"/>
                            </m:rPr>
                            <w:rPr>
                              <w:rFonts w:ascii="Cambria Math" w:hAnsi="Cambria Math" w:cs="Arial"/>
                              <w:color w:val="333333"/>
                              <w:shd w:val="clear" w:color="auto" w:fill="FFFFFF"/>
                              <w:vertAlign w:val="superscript"/>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g</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 xml:space="preserve">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m:rPr>
                                      <m:sty m:val="p"/>
                                    </m:rPr>
                                    <w:rPr>
                                      <w:rFonts w:ascii="Cambria Math" w:hAnsi="Cambria Math" w:cs="Arial"/>
                                      <w:color w:val="333333"/>
                                      <w:shd w:val="clear" w:color="auto" w:fill="FFFFFF"/>
                                      <w:vertAlign w:val="superscript"/>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m:rPr>
                                  <m:sty m:val="p"/>
                                </m:rPr>
                                <w:rPr>
                                  <w:rFonts w:ascii="Cambria Math" w:hAnsi="Cambria Math" w:cs="Arial"/>
                                  <w:color w:val="333333"/>
                                  <w:shd w:val="clear" w:color="auto" w:fill="FFFFFF"/>
                                  <w:vertAlign w:val="superscript"/>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)]=0</m:t>
                  </m:r>
                </m:e>
              </m:nary>
            </m:e>
          </m:func>
        </m:oMath>
      </m:oMathPara>
    </w:p>
    <w:p w14:paraId="75969D00"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Then, the given equation is: </w:t>
      </w:r>
    </w:p>
    <w:p w14:paraId="2E11FB0B" w14:textId="77777777" w:rsidR="008D1943" w:rsidRPr="00430750" w:rsidRDefault="00000000" w:rsidP="008D1943">
      <w:pPr>
        <w:spacing w:line="360" w:lineRule="auto"/>
        <w:jc w:val="both"/>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r>
                <m:rPr>
                  <m:sty m:val="p"/>
                </m:rP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X</m:t>
                  </m:r>
                </m:e>
                <m:sub>
                  <m:r>
                    <w:rPr>
                      <w:rFonts w:ascii="Cambria Math" w:hAnsi="Cambria Math" w:cs="Arial"/>
                      <w:color w:val="333333"/>
                      <w:shd w:val="clear" w:color="auto" w:fill="FFFFFF"/>
                    </w:rPr>
                    <m:t>0</m:t>
                  </m:r>
                </m:sub>
              </m:sSub>
            </m:fName>
            <m:e>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μX(s)ds+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d>
                  <m:r>
                    <w:rPr>
                      <w:rFonts w:ascii="Cambria Math" w:hAnsi="Cambria Math" w:cs="Arial"/>
                      <w:color w:val="333333"/>
                      <w:shd w:val="clear" w:color="auto" w:fill="FFFFFF"/>
                    </w:rPr>
                    <m:t>)</m:t>
                  </m:r>
                </m:e>
              </m:nary>
            </m:e>
          </m:func>
        </m:oMath>
      </m:oMathPara>
    </w:p>
    <w:p w14:paraId="02D89A02"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To obtain a closed form solution for </w:t>
      </w:r>
      <w:r w:rsidRPr="00267FC5">
        <w:rPr>
          <w:rFonts w:ascii="Arial" w:hAnsi="Arial" w:cs="Arial"/>
          <w:i/>
          <w:iCs/>
          <w:color w:val="333333"/>
          <w:shd w:val="clear" w:color="auto" w:fill="FFFFFF"/>
        </w:rPr>
        <w:t>μ ≥ 0</w:t>
      </w:r>
      <w:r>
        <w:rPr>
          <w:rFonts w:ascii="Arial" w:hAnsi="Arial" w:cs="Arial"/>
          <w:color w:val="333333"/>
          <w:shd w:val="clear" w:color="auto" w:fill="FFFFFF"/>
        </w:rPr>
        <w:t>, we obtain the following system of equations for lower and upper bounds.</w:t>
      </w:r>
    </w:p>
    <w:p w14:paraId="4A98FD5E" w14:textId="77777777" w:rsidR="008D1943" w:rsidRDefault="00000000" w:rsidP="008D1943">
      <w:pPr>
        <w:spacing w:line="360" w:lineRule="auto"/>
        <w:jc w:val="both"/>
        <w:rPr>
          <w:rFonts w:ascii="Arial" w:hAnsi="Arial" w:cs="Arial"/>
          <w:color w:val="333333"/>
          <w:shd w:val="clear" w:color="auto" w:fill="FFFFFF"/>
        </w:rPr>
      </w:pPr>
      <m:oMathPara>
        <m:oMath>
          <m:d>
            <m:dPr>
              <m:begChr m:val="{"/>
              <m:endChr m:val=""/>
              <m:ctrlPr>
                <w:rPr>
                  <w:rFonts w:ascii="Cambria Math" w:hAnsi="Cambria Math" w:cs="Arial"/>
                  <w:i/>
                  <w:color w:val="333333"/>
                  <w:shd w:val="clear" w:color="auto" w:fill="FFFFFF"/>
                </w:rPr>
              </m:ctrlPr>
            </m:dPr>
            <m:e>
              <m:eqArr>
                <m:eqArrPr>
                  <m:ctrlPr>
                    <w:rPr>
                      <w:rFonts w:ascii="Cambria Math" w:hAnsi="Cambria Math" w:cs="Arial"/>
                      <w:i/>
                      <w:color w:val="333333"/>
                      <w:shd w:val="clear" w:color="auto" w:fill="FFFFFF"/>
                    </w:rPr>
                  </m:ctrlPr>
                </m:eqArrPr>
                <m:e>
                  <m:func>
                    <m:funcPr>
                      <m:ctrlPr>
                        <w:rPr>
                          <w:rFonts w:ascii="Cambria Math" w:hAnsi="Cambria Math" w:cs="Arial"/>
                          <w:i/>
                          <w:color w:val="333333"/>
                          <w:shd w:val="clear" w:color="auto" w:fill="FFFFFF"/>
                        </w:rPr>
                      </m:ctrlPr>
                    </m:funcPr>
                    <m:fName>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(0)</m:t>
                      </m:r>
                    </m:fName>
                    <m:e>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(s)ds+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d>
                          <m:r>
                            <w:rPr>
                              <w:rFonts w:ascii="Cambria Math" w:hAnsi="Cambria Math" w:cs="Arial"/>
                              <w:color w:val="333333"/>
                              <w:shd w:val="clear" w:color="auto" w:fill="FFFFFF"/>
                            </w:rPr>
                            <m:t>)</m:t>
                          </m:r>
                        </m:e>
                      </m:nary>
                    </m:e>
                  </m:func>
                </m:e>
                <m:e>
                  <m:func>
                    <m:funcPr>
                      <m:ctrlPr>
                        <w:rPr>
                          <w:rFonts w:ascii="Cambria Math" w:hAnsi="Cambria Math" w:cs="Arial"/>
                          <w:i/>
                          <w:color w:val="333333"/>
                          <w:shd w:val="clear" w:color="auto" w:fill="FFFFFF"/>
                        </w:rPr>
                      </m:ctrlPr>
                    </m:funcPr>
                    <m:fName>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(0)</m:t>
                      </m:r>
                    </m:fName>
                    <m:e>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(s)ds+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d>
                          <m:r>
                            <w:rPr>
                              <w:rFonts w:ascii="Cambria Math" w:hAnsi="Cambria Math" w:cs="Arial"/>
                              <w:color w:val="333333"/>
                              <w:shd w:val="clear" w:color="auto" w:fill="FFFFFF"/>
                            </w:rPr>
                            <m:t>)</m:t>
                          </m:r>
                        </m:e>
                      </m:nary>
                    </m:e>
                  </m:func>
                </m:e>
              </m:eqArr>
            </m:e>
          </m:d>
        </m:oMath>
      </m:oMathPara>
    </w:p>
    <w:p w14:paraId="6A3CD34B"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We add two equations and simplify to get.</w:t>
      </w:r>
    </w:p>
    <w:p w14:paraId="3A82D46A"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 </w:t>
      </w:r>
      <m:oMath>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m:t>
        </m:r>
      </m:oMath>
      <w:r>
        <w:rPr>
          <w:rFonts w:ascii="Arial" w:hAnsi="Arial" w:cs="Arial"/>
          <w:color w:val="333333"/>
          <w:shd w:val="clear" w:color="auto" w:fill="FFFFFF"/>
        </w:rPr>
        <w:t xml:space="preserve">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σ(</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(s)</m:t>
                    </m:r>
                  </m:e>
                </m:nary>
              </m:e>
            </m:d>
            <m:r>
              <w:rPr>
                <w:rFonts w:ascii="Cambria Math" w:hAnsi="Cambria Math" w:cs="Arial"/>
                <w:color w:val="333333"/>
                <w:shd w:val="clear" w:color="auto" w:fill="FFFFFF"/>
              </w:rPr>
              <m:t>)</m:t>
            </m:r>
          </m:e>
        </m:nary>
      </m:oMath>
    </w:p>
    <w:p w14:paraId="481BBD20" w14:textId="77777777" w:rsidR="008D1943" w:rsidRDefault="008D1943" w:rsidP="008D1943">
      <w:pPr>
        <w:spacing w:line="360" w:lineRule="auto"/>
        <w:ind w:firstLine="720"/>
        <w:jc w:val="both"/>
        <w:rPr>
          <w:rFonts w:ascii="Arial" w:hAnsi="Arial" w:cs="Arial"/>
          <w:color w:val="333333"/>
          <w:shd w:val="clear" w:color="auto" w:fill="FFFFFF"/>
        </w:rPr>
      </w:pPr>
      <w:r w:rsidRPr="00890185">
        <w:rPr>
          <w:rFonts w:ascii="Arial" w:hAnsi="Arial" w:cs="Arial"/>
          <w:color w:val="333333"/>
          <w:shd w:val="clear" w:color="auto" w:fill="FFFFFF"/>
        </w:rPr>
        <w:t xml:space="preserve">We will now transition from </w:t>
      </w:r>
      <w:proofErr w:type="spellStart"/>
      <w:r w:rsidRPr="00890185">
        <w:rPr>
          <w:rFonts w:ascii="Arial" w:hAnsi="Arial" w:cs="Arial"/>
          <w:color w:val="333333"/>
          <w:shd w:val="clear" w:color="auto" w:fill="FFFFFF"/>
        </w:rPr>
        <w:t>fBm</w:t>
      </w:r>
      <w:proofErr w:type="spellEnd"/>
      <w:r w:rsidRPr="00890185">
        <w:rPr>
          <w:rFonts w:ascii="Arial" w:hAnsi="Arial" w:cs="Arial"/>
          <w:color w:val="333333"/>
          <w:shd w:val="clear" w:color="auto" w:fill="FFFFFF"/>
        </w:rPr>
        <w:t xml:space="preserve"> to standard Brownian motion. To achieve this, we substitute a derivative of </w:t>
      </w:r>
      <m:oMath>
        <m:sSub>
          <m:sSubPr>
            <m:ctrlPr>
              <w:rPr>
                <w:rFonts w:ascii="Cambria Math" w:hAnsi="Cambria Math" w:cs="Arial"/>
                <w:i/>
                <w:color w:val="333333"/>
                <w:shd w:val="clear" w:color="auto" w:fill="FFFFFF"/>
                <w:lang w:val="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lang w:val="en-US"/>
              </w:rPr>
            </m:ctrlPr>
          </m:dPr>
          <m:e>
            <m:r>
              <w:rPr>
                <w:rFonts w:ascii="Cambria Math" w:hAnsi="Cambria Math" w:cs="Arial"/>
                <w:color w:val="333333"/>
                <w:shd w:val="clear" w:color="auto" w:fill="FFFFFF"/>
              </w:rPr>
              <m:t>t</m:t>
            </m:r>
          </m:e>
        </m:d>
      </m:oMath>
      <w:r w:rsidRPr="00890185">
        <w:rPr>
          <w:rFonts w:ascii="Arial" w:hAnsi="Arial" w:cs="Arial"/>
          <w:color w:val="333333"/>
          <w:shd w:val="clear" w:color="auto" w:fill="FFFFFF"/>
        </w:rPr>
        <w:t xml:space="preserve"> </w:t>
      </w:r>
      <w:r>
        <w:rPr>
          <w:rFonts w:ascii="Arial" w:hAnsi="Arial" w:cs="Arial"/>
          <w:color w:val="333333"/>
          <w:shd w:val="clear" w:color="auto" w:fill="FFFFFF"/>
        </w:rPr>
        <w:t>in 5.1.2 into above equation. Recall 5.1.2.</w:t>
      </w:r>
    </w:p>
    <w:p w14:paraId="6B334D90" w14:textId="77777777" w:rsidR="008D1943" w:rsidRPr="004C3175" w:rsidRDefault="00000000" w:rsidP="008D1943">
      <w:pPr>
        <w:spacing w:line="360" w:lineRule="auto"/>
        <w:jc w:val="center"/>
        <w:rPr>
          <w:rFonts w:ascii="Arial" w:hAnsi="Arial" w:cs="Arial"/>
          <w:color w:val="333333"/>
          <w:shd w:val="clear" w:color="auto" w:fill="FFFFFF"/>
        </w:rPr>
      </w:p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ds+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oMath>
      <w:r w:rsidR="008D1943">
        <w:rPr>
          <w:rFonts w:ascii="Arial" w:hAnsi="Arial" w:cs="Arial"/>
          <w:color w:val="333333"/>
          <w:shd w:val="clear" w:color="auto" w:fill="FFFFFF"/>
        </w:rPr>
        <w:t>,</w:t>
      </w:r>
    </w:p>
    <w:p w14:paraId="2A337E75" w14:textId="77777777" w:rsidR="008D1943"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 xml:space="preserve">where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]dB(s)</m:t>
            </m:r>
          </m:e>
        </m:nary>
      </m:oMath>
    </w:p>
    <w:p w14:paraId="14870C9F" w14:textId="77777777" w:rsidR="008D1943" w:rsidRPr="004C3175" w:rsidRDefault="008D1943" w:rsidP="008D1943">
      <w:pPr>
        <w:spacing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So, taking derivative </w:t>
      </w:r>
      <m:oMath>
        <m:r>
          <w:rPr>
            <w:rFonts w:ascii="Cambria Math" w:hAnsi="Cambria Math" w:cs="Arial"/>
            <w:color w:val="333333"/>
            <w:shd w:val="clear" w:color="auto" w:fill="FFFFFF"/>
          </w:rPr>
          <m:t>d</m:t>
        </m:r>
        <m:sSub>
          <m:sSubPr>
            <m:ctrlPr>
              <w:rPr>
                <w:rFonts w:ascii="Cambria Math" w:hAnsi="Cambria Math" w:cs="Arial"/>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ε</m:t>
            </m:r>
          </m:sub>
        </m:sSub>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t</m:t>
            </m:r>
          </m:e>
        </m:d>
        <m:r>
          <m:rPr>
            <m:sty m:val="p"/>
          </m:rPr>
          <w:rPr>
            <w:rFonts w:ascii="Cambria Math" w:hAnsi="Cambria Math" w:cs="Arial"/>
            <w:color w:val="333333"/>
            <w:shd w:val="clear" w:color="auto" w:fill="FFFFFF"/>
          </w:rPr>
          <m:t>=</m:t>
        </m:r>
        <m:f>
          <m:fPr>
            <m:ctrlPr>
              <w:rPr>
                <w:rFonts w:ascii="Cambria Math" w:hAnsi="Cambria Math" w:cs="Arial"/>
                <w:color w:val="333333"/>
                <w:shd w:val="clear" w:color="auto" w:fill="FFFFFF"/>
              </w:rPr>
            </m:ctrlPr>
          </m:fPr>
          <m:num>
            <m:r>
              <w:rPr>
                <w:rFonts w:ascii="Cambria Math" w:hAnsi="Cambria Math" w:cs="Arial"/>
                <w:color w:val="333333"/>
                <w:shd w:val="clear" w:color="auto" w:fill="FFFFFF"/>
              </w:rPr>
              <m:t>d</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a</m:t>
            </m:r>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r>
                  <m:rPr>
                    <m:sty m:val="p"/>
                  </m:rPr>
                  <w:rPr>
                    <w:rFonts w:ascii="Cambria Math" w:hAnsi="Cambria Math" w:cs="Arial"/>
                    <w:color w:val="333333"/>
                    <w:shd w:val="clear" w:color="auto" w:fill="FFFFFF"/>
                  </w:rPr>
                  <m:t xml:space="preserve">+ </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m:t>
                </m:r>
              </m:e>
            </m:nary>
          </m:num>
          <m:den>
            <m:r>
              <w:rPr>
                <w:rFonts w:ascii="Cambria Math" w:hAnsi="Cambria Math" w:cs="Arial"/>
                <w:color w:val="333333"/>
                <w:shd w:val="clear" w:color="auto" w:fill="FFFFFF"/>
              </w:rPr>
              <m:t>dt</m:t>
            </m:r>
          </m:den>
        </m:f>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a</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t</m:t>
            </m:r>
          </m:e>
        </m:d>
        <m:r>
          <m:rPr>
            <m:sty m:val="p"/>
          </m:rPr>
          <w:rPr>
            <w:rFonts w:ascii="Cambria Math" w:hAnsi="Cambria Math" w:cs="Arial"/>
            <w:color w:val="333333"/>
            <w:shd w:val="clear" w:color="auto" w:fill="FFFFFF"/>
          </w:rPr>
          <m:t>+</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dB</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m:t>
        </m:r>
      </m:oMath>
    </w:p>
    <w:p w14:paraId="1BFBF97E" w14:textId="77777777" w:rsidR="008D1943" w:rsidRDefault="008D1943" w:rsidP="008D1943">
      <w:pPr>
        <w:spacing w:line="360" w:lineRule="auto"/>
        <w:ind w:firstLine="720"/>
        <w:jc w:val="both"/>
        <w:rPr>
          <w:rFonts w:ascii="Arial" w:hAnsi="Arial" w:cs="Arial"/>
          <w:color w:val="333333"/>
          <w:shd w:val="clear" w:color="auto" w:fill="FFFFFF"/>
        </w:rPr>
      </w:pPr>
      <w:r w:rsidRPr="00530119">
        <w:rPr>
          <w:rFonts w:ascii="Arial" w:hAnsi="Arial" w:cs="Arial"/>
          <w:color w:val="333333"/>
          <w:shd w:val="clear" w:color="auto" w:fill="FFFFFF"/>
        </w:rPr>
        <w:t xml:space="preserve">Substitute these identities into expression for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sidRPr="00530119">
        <w:rPr>
          <w:rFonts w:ascii="Arial" w:hAnsi="Arial" w:cs="Arial"/>
          <w:color w:val="333333"/>
          <w:shd w:val="clear" w:color="auto" w:fill="FFFFFF"/>
        </w:rPr>
        <w:t xml:space="preserve"> will convert this FFSDF into a Wiener process. </w:t>
      </w:r>
      <m:oMath>
        <m:d>
          <m:dPr>
            <m:begChr m:val="〈"/>
            <m:endChr m:val="〉"/>
            <m:ctrlPr>
              <w:rPr>
                <w:rFonts w:ascii="Cambria Math" w:hAnsi="Cambria Math" w:cs="Arial"/>
                <w:color w:val="333333"/>
                <w:shd w:val="clear" w:color="auto" w:fill="FFFFFF"/>
              </w:rPr>
            </m:ctrlPr>
          </m:dPr>
          <m:e>
            <m:nary>
              <m:naryPr>
                <m:limLoc m:val="undOvr"/>
                <m:subHide m:val="1"/>
                <m:supHide m:val="1"/>
                <m:ctrlPr>
                  <w:rPr>
                    <w:rFonts w:ascii="Cambria Math" w:hAnsi="Cambria Math" w:cs="Arial"/>
                    <w:color w:val="333333"/>
                    <w:shd w:val="clear" w:color="auto" w:fill="FFFFFF"/>
                  </w:rPr>
                </m:ctrlPr>
              </m:naryPr>
              <m:sub/>
              <m:sup/>
              <m:e>
                <m:r>
                  <m:rPr>
                    <m:sty m:val="p"/>
                  </m:rPr>
                  <w:rPr>
                    <w:rFonts w:ascii="Cambria Math" w:hAnsi="Cambria Math" w:cs="Arial"/>
                    <w:color w:val="333333"/>
                    <w:shd w:val="clear" w:color="auto" w:fill="FFFFFF"/>
                  </w:rPr>
                  <m:t>()</m:t>
                </m:r>
              </m:e>
            </m:nary>
          </m:e>
        </m:d>
      </m:oMath>
      <w:r w:rsidRPr="00530119">
        <w:rPr>
          <w:rFonts w:ascii="Arial" w:hAnsi="Arial" w:cs="Arial"/>
          <w:color w:val="333333"/>
          <w:shd w:val="clear" w:color="auto" w:fill="FFFFFF"/>
        </w:rPr>
        <w:t xml:space="preserve"> this symbol is Stratonovich integral, and this is why we needed the</w:t>
      </w:r>
      <w:r>
        <w:rPr>
          <w:rFonts w:ascii="Arial" w:hAnsi="Arial" w:cs="Arial"/>
          <w:color w:val="333333"/>
          <w:shd w:val="clear" w:color="auto" w:fill="FFFFFF"/>
        </w:rPr>
        <w:t xml:space="preserve"> </w:t>
      </w:r>
      <w:proofErr w:type="spellStart"/>
      <w:r w:rsidRPr="007233C1">
        <w:rPr>
          <w:rFonts w:ascii="Arial" w:hAnsi="Arial" w:cs="Arial"/>
          <w:color w:val="333333"/>
          <w:highlight w:val="yellow"/>
          <w:shd w:val="clear" w:color="auto" w:fill="FFFFFF"/>
        </w:rPr>
        <w:t>Stratonovich</w:t>
      </w:r>
      <w:proofErr w:type="spellEnd"/>
      <w:r w:rsidRPr="007233C1">
        <w:rPr>
          <w:rFonts w:ascii="Arial" w:hAnsi="Arial" w:cs="Arial"/>
          <w:color w:val="333333"/>
          <w:highlight w:val="yellow"/>
          <w:shd w:val="clear" w:color="auto" w:fill="FFFFFF"/>
        </w:rPr>
        <w:t>–</w:t>
      </w:r>
      <w:proofErr w:type="spellStart"/>
      <w:r w:rsidRPr="007233C1">
        <w:rPr>
          <w:rFonts w:ascii="Arial" w:hAnsi="Arial" w:cs="Arial"/>
          <w:color w:val="333333"/>
          <w:highlight w:val="yellow"/>
          <w:shd w:val="clear" w:color="auto" w:fill="FFFFFF"/>
        </w:rPr>
        <w:t>Itô</w:t>
      </w:r>
      <w:proofErr w:type="spellEnd"/>
      <w:r w:rsidRPr="007233C1">
        <w:rPr>
          <w:rFonts w:ascii="Arial" w:hAnsi="Arial" w:cs="Arial"/>
          <w:color w:val="333333"/>
          <w:highlight w:val="yellow"/>
          <w:shd w:val="clear" w:color="auto" w:fill="FFFFFF"/>
        </w:rPr>
        <w:t xml:space="preserve"> conversion</w:t>
      </w:r>
      <w:r w:rsidRPr="00F41454">
        <w:rPr>
          <w:rFonts w:ascii="Arial" w:hAnsi="Arial" w:cs="Arial"/>
          <w:color w:val="333333"/>
          <w:shd w:val="clear" w:color="auto" w:fill="FFFFFF"/>
        </w:rPr>
        <w:t xml:space="preserve"> </w:t>
      </w:r>
      <w:r>
        <w:rPr>
          <w:rFonts w:ascii="Arial" w:hAnsi="Arial" w:cs="Arial"/>
          <w:color w:val="333333"/>
          <w:shd w:val="clear" w:color="auto" w:fill="FFFFFF"/>
        </w:rPr>
        <w:t xml:space="preserve"> </w:t>
      </w:r>
      <w:r w:rsidRPr="00530119">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Kushner-</w:t>
      </w:r>
      <w:proofErr w:type="spellStart"/>
      <w:r w:rsidRPr="007233C1">
        <w:rPr>
          <w:rFonts w:ascii="Arial" w:hAnsi="Arial" w:cs="Arial"/>
          <w:strike/>
          <w:color w:val="333333"/>
          <w:highlight w:val="green"/>
          <w:shd w:val="clear" w:color="auto" w:fill="FFFFFF"/>
        </w:rPr>
        <w:t>Stratonovich</w:t>
      </w:r>
      <w:proofErr w:type="spellEnd"/>
      <w:r w:rsidRPr="007233C1">
        <w:rPr>
          <w:rFonts w:ascii="Arial" w:hAnsi="Arial" w:cs="Arial"/>
          <w:strike/>
          <w:color w:val="333333"/>
          <w:highlight w:val="green"/>
          <w:shd w:val="clear" w:color="auto" w:fill="FFFFFF"/>
        </w:rPr>
        <w:t xml:space="preserve"> theorem</w:t>
      </w:r>
      <w:r w:rsidRPr="00530119">
        <w:rPr>
          <w:rFonts w:ascii="Arial" w:hAnsi="Arial" w:cs="Arial"/>
          <w:color w:val="333333"/>
          <w:shd w:val="clear" w:color="auto" w:fill="FFFFFF"/>
        </w:rPr>
        <w:t xml:space="preserve"> so we could go back and </w:t>
      </w:r>
      <w:proofErr w:type="spellStart"/>
      <w:proofErr w:type="gramStart"/>
      <w:r w:rsidRPr="00530119">
        <w:rPr>
          <w:rFonts w:ascii="Arial" w:hAnsi="Arial" w:cs="Arial"/>
          <w:color w:val="333333"/>
          <w:shd w:val="clear" w:color="auto" w:fill="FFFFFF"/>
        </w:rPr>
        <w:t>fourth</w:t>
      </w:r>
      <w:proofErr w:type="spellEnd"/>
      <w:proofErr w:type="gramEnd"/>
      <w:r w:rsidRPr="00530119">
        <w:rPr>
          <w:rFonts w:ascii="Arial" w:hAnsi="Arial" w:cs="Arial"/>
          <w:color w:val="333333"/>
          <w:shd w:val="clear" w:color="auto" w:fill="FFFFFF"/>
        </w:rPr>
        <w:t xml:space="preserve"> between Wiener and fractal processes</w:t>
      </w:r>
      <w:r>
        <w:rPr>
          <w:rFonts w:ascii="Arial" w:hAnsi="Arial" w:cs="Arial"/>
          <w:color w:val="333333"/>
          <w:shd w:val="clear" w:color="auto" w:fill="FFFFFF"/>
        </w:rPr>
        <w:t xml:space="preserve">. </w:t>
      </w:r>
      <w:r w:rsidRPr="007233C1">
        <w:rPr>
          <w:rFonts w:ascii="Arial" w:hAnsi="Arial" w:cs="Arial"/>
          <w:color w:val="333333"/>
          <w:highlight w:val="yellow"/>
          <w:shd w:val="clear" w:color="auto" w:fill="FFFFFF"/>
        </w:rPr>
        <w:t xml:space="preserve">The </w:t>
      </w:r>
      <w:proofErr w:type="spellStart"/>
      <w:r w:rsidRPr="007233C1">
        <w:rPr>
          <w:rFonts w:ascii="Arial" w:hAnsi="Arial" w:cs="Arial"/>
          <w:color w:val="333333"/>
          <w:highlight w:val="yellow"/>
          <w:shd w:val="clear" w:color="auto" w:fill="FFFFFF"/>
        </w:rPr>
        <w:t>Stratonovich</w:t>
      </w:r>
      <w:proofErr w:type="spellEnd"/>
      <w:r w:rsidRPr="007233C1">
        <w:rPr>
          <w:rFonts w:ascii="Arial" w:hAnsi="Arial" w:cs="Arial"/>
          <w:color w:val="333333"/>
          <w:highlight w:val="yellow"/>
          <w:shd w:val="clear" w:color="auto" w:fill="FFFFFF"/>
        </w:rPr>
        <w:t>–</w:t>
      </w:r>
      <w:proofErr w:type="spellStart"/>
      <w:r w:rsidRPr="007233C1">
        <w:rPr>
          <w:rFonts w:ascii="Arial" w:hAnsi="Arial" w:cs="Arial"/>
          <w:color w:val="333333"/>
          <w:highlight w:val="yellow"/>
          <w:shd w:val="clear" w:color="auto" w:fill="FFFFFF"/>
        </w:rPr>
        <w:t>Itô</w:t>
      </w:r>
      <w:proofErr w:type="spellEnd"/>
      <w:r w:rsidRPr="007233C1">
        <w:rPr>
          <w:rFonts w:ascii="Arial" w:hAnsi="Arial" w:cs="Arial"/>
          <w:color w:val="333333"/>
          <w:highlight w:val="yellow"/>
          <w:shd w:val="clear" w:color="auto" w:fill="FFFFFF"/>
        </w:rPr>
        <w:t xml:space="preserve"> </w:t>
      </w:r>
      <w:proofErr w:type="gramStart"/>
      <w:r w:rsidRPr="007233C1">
        <w:rPr>
          <w:rFonts w:ascii="Arial" w:hAnsi="Arial" w:cs="Arial"/>
          <w:color w:val="333333"/>
          <w:highlight w:val="yellow"/>
          <w:shd w:val="clear" w:color="auto" w:fill="FFFFFF"/>
        </w:rPr>
        <w:t>conversion</w:t>
      </w:r>
      <w:r w:rsidRPr="007233C1">
        <w:rPr>
          <w:rFonts w:ascii="Arial" w:hAnsi="Arial" w:cs="Arial"/>
          <w:color w:val="333333"/>
          <w:shd w:val="clear" w:color="auto" w:fill="FFFFFF"/>
        </w:rPr>
        <w:t xml:space="preserve"> </w:t>
      </w:r>
      <w:r w:rsidRPr="00C562A9">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Kushner</w:t>
      </w:r>
      <w:proofErr w:type="gramEnd"/>
      <w:r w:rsidRPr="007233C1">
        <w:rPr>
          <w:rFonts w:ascii="Arial" w:hAnsi="Arial" w:cs="Arial"/>
          <w:strike/>
          <w:color w:val="333333"/>
          <w:highlight w:val="green"/>
          <w:shd w:val="clear" w:color="auto" w:fill="FFFFFF"/>
        </w:rPr>
        <w:t>-</w:t>
      </w:r>
      <w:proofErr w:type="spellStart"/>
      <w:r w:rsidRPr="007233C1">
        <w:rPr>
          <w:rFonts w:ascii="Arial" w:hAnsi="Arial" w:cs="Arial"/>
          <w:strike/>
          <w:color w:val="333333"/>
          <w:highlight w:val="green"/>
          <w:shd w:val="clear" w:color="auto" w:fill="FFFFFF"/>
        </w:rPr>
        <w:t>Stratonovich</w:t>
      </w:r>
      <w:proofErr w:type="spellEnd"/>
      <w:r w:rsidRPr="00C562A9">
        <w:rPr>
          <w:rFonts w:ascii="Arial" w:hAnsi="Arial" w:cs="Arial"/>
          <w:color w:val="333333"/>
          <w:shd w:val="clear" w:color="auto" w:fill="FFFFFF"/>
        </w:rPr>
        <w:t xml:space="preserve"> equation, which was mentioned earlier in the text, provides a way to relate SDEs driven by a Wiener process to SDEs driven by a fractional Brownian motion process or other </w:t>
      </w:r>
      <w:r w:rsidRPr="00C9033B">
        <w:rPr>
          <w:rFonts w:ascii="Arial" w:eastAsia="Arial" w:hAnsi="Arial" w:cs="Arial"/>
          <w:color w:val="000000" w:themeColor="text1"/>
        </w:rPr>
        <w:t>fract</w:t>
      </w:r>
      <w:r>
        <w:rPr>
          <w:rFonts w:ascii="Arial" w:eastAsia="Arial" w:hAnsi="Arial" w:cs="Arial"/>
          <w:color w:val="000000" w:themeColor="text1"/>
        </w:rPr>
        <w:t>ional</w:t>
      </w:r>
      <w:r w:rsidRPr="00C562A9">
        <w:rPr>
          <w:rFonts w:ascii="Arial" w:hAnsi="Arial" w:cs="Arial"/>
          <w:color w:val="333333"/>
          <w:shd w:val="clear" w:color="auto" w:fill="FFFFFF"/>
        </w:rPr>
        <w:t xml:space="preserve"> processes. This theorem allows for the conversion between the two types of processes, which is necessary in this case to convert the FFSDE involving a fractional Brownian motion into an SDE involving a standard Wiener process.</w:t>
      </w:r>
      <w:r>
        <w:rPr>
          <w:rFonts w:ascii="Arial" w:hAnsi="Arial" w:cs="Arial"/>
          <w:color w:val="333333"/>
          <w:shd w:val="clear" w:color="auto" w:fill="FFFFFF"/>
        </w:rPr>
        <w:t xml:space="preserve"> </w:t>
      </w:r>
      <w:r w:rsidRPr="00C562A9">
        <w:rPr>
          <w:rFonts w:ascii="Arial" w:hAnsi="Arial" w:cs="Arial"/>
          <w:color w:val="333333"/>
          <w:shd w:val="clear" w:color="auto" w:fill="FFFFFF"/>
        </w:rPr>
        <w:lastRenderedPageBreak/>
        <w:t>By using the</w:t>
      </w:r>
      <w:r>
        <w:rPr>
          <w:rFonts w:ascii="Arial" w:hAnsi="Arial" w:cs="Arial"/>
          <w:color w:val="333333"/>
          <w:shd w:val="clear" w:color="auto" w:fill="FFFFFF"/>
        </w:rPr>
        <w:t xml:space="preserve"> </w:t>
      </w:r>
      <w:proofErr w:type="spellStart"/>
      <w:r w:rsidRPr="00BB3EF0">
        <w:rPr>
          <w:rFonts w:ascii="Arial" w:hAnsi="Arial" w:cs="Arial"/>
          <w:color w:val="333333"/>
          <w:highlight w:val="green"/>
          <w:shd w:val="clear" w:color="auto" w:fill="FFFFFF"/>
          <w:rPrChange w:id="1346" w:author="George Urumov" w:date="2025-10-29T16:58:00Z" w16du:dateUtc="2025-10-29T16:58:00Z">
            <w:rPr>
              <w:rFonts w:ascii="Arial" w:hAnsi="Arial" w:cs="Arial"/>
              <w:color w:val="333333"/>
              <w:shd w:val="clear" w:color="auto" w:fill="FFFFFF"/>
            </w:rPr>
          </w:rPrChange>
        </w:rPr>
        <w:t>Stratonovich</w:t>
      </w:r>
      <w:proofErr w:type="spellEnd"/>
      <w:r w:rsidRPr="00BB3EF0">
        <w:rPr>
          <w:rFonts w:ascii="Arial" w:hAnsi="Arial" w:cs="Arial"/>
          <w:color w:val="333333"/>
          <w:highlight w:val="green"/>
          <w:shd w:val="clear" w:color="auto" w:fill="FFFFFF"/>
          <w:rPrChange w:id="1347" w:author="George Urumov" w:date="2025-10-29T16:58:00Z" w16du:dateUtc="2025-10-29T16:58:00Z">
            <w:rPr>
              <w:rFonts w:ascii="Arial" w:hAnsi="Arial" w:cs="Arial"/>
              <w:color w:val="333333"/>
              <w:shd w:val="clear" w:color="auto" w:fill="FFFFFF"/>
            </w:rPr>
          </w:rPrChange>
        </w:rPr>
        <w:t>–</w:t>
      </w:r>
      <w:proofErr w:type="spellStart"/>
      <w:r w:rsidRPr="00BB3EF0">
        <w:rPr>
          <w:rFonts w:ascii="Arial" w:hAnsi="Arial" w:cs="Arial"/>
          <w:color w:val="333333"/>
          <w:highlight w:val="green"/>
          <w:shd w:val="clear" w:color="auto" w:fill="FFFFFF"/>
          <w:rPrChange w:id="1348" w:author="George Urumov" w:date="2025-10-29T16:58:00Z" w16du:dateUtc="2025-10-29T16:58:00Z">
            <w:rPr>
              <w:rFonts w:ascii="Arial" w:hAnsi="Arial" w:cs="Arial"/>
              <w:color w:val="333333"/>
              <w:shd w:val="clear" w:color="auto" w:fill="FFFFFF"/>
            </w:rPr>
          </w:rPrChange>
        </w:rPr>
        <w:t>Itô</w:t>
      </w:r>
      <w:proofErr w:type="spellEnd"/>
      <w:r w:rsidRPr="007233C1">
        <w:rPr>
          <w:rFonts w:ascii="Arial" w:hAnsi="Arial" w:cs="Arial"/>
          <w:color w:val="333333"/>
          <w:shd w:val="clear" w:color="auto" w:fill="FFFFFF"/>
        </w:rPr>
        <w:t xml:space="preserve"> conversion</w:t>
      </w:r>
      <w:r>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Kushner-</w:t>
      </w:r>
      <w:proofErr w:type="spellStart"/>
      <w:r w:rsidRPr="007233C1">
        <w:rPr>
          <w:rFonts w:ascii="Arial" w:hAnsi="Arial" w:cs="Arial"/>
          <w:strike/>
          <w:color w:val="333333"/>
          <w:highlight w:val="green"/>
          <w:shd w:val="clear" w:color="auto" w:fill="FFFFFF"/>
        </w:rPr>
        <w:t>Stratonovich</w:t>
      </w:r>
      <w:proofErr w:type="spellEnd"/>
      <w:r w:rsidRPr="00C562A9">
        <w:rPr>
          <w:rFonts w:ascii="Arial" w:hAnsi="Arial" w:cs="Arial"/>
          <w:color w:val="333333"/>
          <w:shd w:val="clear" w:color="auto" w:fill="FFFFFF"/>
        </w:rPr>
        <w:t xml:space="preserve"> theorem and the </w:t>
      </w:r>
      <w:proofErr w:type="spellStart"/>
      <w:r w:rsidRPr="00C562A9">
        <w:rPr>
          <w:rFonts w:ascii="Arial" w:hAnsi="Arial" w:cs="Arial"/>
          <w:color w:val="333333"/>
          <w:shd w:val="clear" w:color="auto" w:fill="FFFFFF"/>
        </w:rPr>
        <w:t>Stratonovich</w:t>
      </w:r>
      <w:proofErr w:type="spellEnd"/>
      <w:r w:rsidRPr="00C562A9">
        <w:rPr>
          <w:rFonts w:ascii="Arial" w:hAnsi="Arial" w:cs="Arial"/>
          <w:color w:val="333333"/>
          <w:shd w:val="clear" w:color="auto" w:fill="FFFFFF"/>
        </w:rPr>
        <w:t xml:space="preserve"> integral, it becomes possible to work with the more familiar Wiener process while still accounting for the fractal nature of the original process through the appropriate transformations and integrals</w:t>
      </w:r>
      <w:r>
        <w:rPr>
          <w:rFonts w:ascii="Arial" w:hAnsi="Arial" w:cs="Arial"/>
          <w:color w:val="333333"/>
          <w:shd w:val="clear" w:color="auto" w:fill="FFFFFF"/>
        </w:rPr>
        <w:t>.</w:t>
      </w:r>
    </w:p>
    <w:p w14:paraId="2C9F266C" w14:textId="77777777" w:rsidR="008D1943" w:rsidRPr="007F1497" w:rsidRDefault="00000000" w:rsidP="008D1943">
      <w:pPr>
        <w:spacing w:line="360" w:lineRule="auto"/>
        <w:ind w:left="1276"/>
        <w:jc w:val="center"/>
        <w:rPr>
          <w:rFonts w:ascii="Arial" w:hAnsi="Arial" w:cs="Arial"/>
          <w:color w:val="333333"/>
          <w:shd w:val="clear" w:color="auto" w:fill="FFFFFF"/>
        </w:rPr>
      </w:pPr>
      <m:oMathPara>
        <m:oMathParaPr>
          <m:jc m:val="left"/>
        </m:oMathParaPr>
        <m:oMath>
          <m:sSubSup>
            <m:sSubSupPr>
              <m:ctrlPr>
                <w:rPr>
                  <w:rFonts w:ascii="Cambria Math" w:hAnsi="Cambria Math"/>
                </w:rPr>
              </m:ctrlPr>
            </m:sSubSupPr>
            <m:e>
              <m:r>
                <m:rPr>
                  <m:sty m:val="p"/>
                </m:rPr>
                <w:rPr>
                  <w:rFonts w:ascii="Cambria Math" w:hAnsi="Cambria Math"/>
                </w:rPr>
                <m:t>X</m:t>
              </m:r>
            </m:e>
            <m:sub>
              <m:r>
                <w:rPr>
                  <w:rFonts w:ascii="Cambria Math" w:hAnsi="Cambria Math"/>
                </w:rPr>
                <m:t>l</m:t>
              </m:r>
            </m:sub>
            <m:sup>
              <m:r>
                <w:rPr>
                  <w:rFonts w:ascii="Cambria Math" w:hAnsi="Cambria Math"/>
                </w:rPr>
                <m:t>1</m:t>
              </m:r>
            </m:sup>
          </m:sSubSup>
          <m:d>
            <m:dPr>
              <m:ctrlPr>
                <w:rPr>
                  <w:rFonts w:ascii="Cambria Math" w:hAnsi="Cambria Math"/>
                </w:rPr>
              </m:ctrlPr>
            </m:dPr>
            <m:e>
              <m:r>
                <m:rPr>
                  <m:sty m:val="p"/>
                </m:rPr>
                <w:rPr>
                  <w:rFonts w:ascii="Cambria Math" w:hAnsi="Cambria Math"/>
                </w:rPr>
                <m:t>t</m:t>
              </m:r>
            </m:e>
          </m:d>
          <m:r>
            <w:rPr>
              <w:rFonts w:ascii="Cambria Math" w:hAnsi="Cambria Math"/>
            </w:rPr>
            <m:t>+</m:t>
          </m:r>
          <m:sSubSup>
            <m:sSubSupPr>
              <m:ctrlPr>
                <w:rPr>
                  <w:rFonts w:ascii="Cambria Math" w:hAnsi="Cambria Math"/>
                </w:rPr>
              </m:ctrlPr>
            </m:sSubSupPr>
            <m:e>
              <m:r>
                <m:rPr>
                  <m:sty m:val="p"/>
                </m:rPr>
                <w:rPr>
                  <w:rFonts w:ascii="Cambria Math" w:hAnsi="Cambria Math"/>
                </w:rPr>
                <m:t>X</m:t>
              </m:r>
            </m:e>
            <m:sub>
              <m:r>
                <w:rPr>
                  <w:rFonts w:ascii="Cambria Math" w:hAnsi="Cambria Math"/>
                </w:rPr>
                <m:t>u</m:t>
              </m:r>
            </m:sub>
            <m:sup>
              <m:r>
                <w:rPr>
                  <w:rFonts w:ascii="Cambria Math" w:hAnsi="Cambria Math"/>
                </w:rPr>
                <m:t>1</m:t>
              </m:r>
            </m:sup>
          </m:sSubSup>
          <m:d>
            <m:dPr>
              <m:ctrlPr>
                <w:rPr>
                  <w:rFonts w:ascii="Cambria Math" w:hAnsi="Cambria Math"/>
                </w:rPr>
              </m:ctrlPr>
            </m:dPr>
            <m:e>
              <m:r>
                <m:rPr>
                  <m:sty m:val="p"/>
                </m:rP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l</m:t>
              </m:r>
            </m:sub>
            <m:sup>
              <m:r>
                <w:rPr>
                  <w:rFonts w:ascii="Cambria Math" w:hAnsi="Cambria Math"/>
                </w:rPr>
                <m:t>1</m:t>
              </m:r>
            </m:sup>
          </m:sSubSup>
          <m:d>
            <m:dPr>
              <m:ctrlPr>
                <w:rPr>
                  <w:rFonts w:ascii="Cambria Math" w:hAnsi="Cambria Math"/>
                  <w:i/>
                </w:rPr>
              </m:ctrlPr>
            </m:dPr>
            <m:e>
              <m:r>
                <w:rPr>
                  <w:rFonts w:ascii="Cambria Math" w:hAnsi="Cambria Math"/>
                </w:rPr>
                <m:t>0</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u</m:t>
              </m:r>
            </m:sub>
            <m:sup>
              <m:r>
                <w:rPr>
                  <w:rFonts w:ascii="Cambria Math" w:hAnsi="Cambria Math"/>
                </w:rPr>
                <m:t>1</m:t>
              </m:r>
            </m:sup>
          </m:sSubSup>
          <m:d>
            <m:dPr>
              <m:ctrlPr>
                <w:rPr>
                  <w:rFonts w:ascii="Cambria Math" w:hAnsi="Cambria Math"/>
                  <w:i/>
                </w:rPr>
              </m:ctrlPr>
            </m:dPr>
            <m:e>
              <m:r>
                <w:rPr>
                  <w:rFonts w:ascii="Cambria Math" w:hAnsi="Cambria Math"/>
                </w:rPr>
                <m:t>0</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μ(</m:t>
              </m:r>
              <m:sSubSup>
                <m:sSubSupPr>
                  <m:ctrlPr>
                    <w:rPr>
                      <w:rFonts w:ascii="Cambria Math" w:hAnsi="Cambria Math"/>
                      <w:i/>
                    </w:rPr>
                  </m:ctrlPr>
                </m:sSubSupPr>
                <m:e>
                  <m:r>
                    <w:rPr>
                      <w:rFonts w:ascii="Cambria Math" w:hAnsi="Cambria Math"/>
                    </w:rPr>
                    <m:t>X</m:t>
                  </m:r>
                </m:e>
                <m:sub>
                  <m:r>
                    <w:rPr>
                      <w:rFonts w:ascii="Cambria Math" w:hAnsi="Cambria Math"/>
                    </w:rPr>
                    <m:t>l</m:t>
                  </m:r>
                </m:sub>
                <m:sup>
                  <m:r>
                    <w:rPr>
                      <w:rFonts w:ascii="Cambria Math" w:hAnsi="Cambria Math"/>
                    </w:rPr>
                    <m:t>1</m:t>
                  </m:r>
                </m:sup>
              </m:sSubSup>
              <m:d>
                <m:dPr>
                  <m:ctrlPr>
                    <w:rPr>
                      <w:rFonts w:ascii="Cambria Math" w:hAnsi="Cambria Math"/>
                      <w:i/>
                    </w:rPr>
                  </m:ctrlPr>
                </m:dPr>
                <m:e>
                  <m:r>
                    <w:rPr>
                      <w:rFonts w:ascii="Cambria Math" w:hAnsi="Cambria Math"/>
                    </w:rPr>
                    <m:t>s</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u</m:t>
                  </m:r>
                </m:sub>
                <m:sup>
                  <m:r>
                    <w:rPr>
                      <w:rFonts w:ascii="Cambria Math" w:hAnsi="Cambria Math"/>
                    </w:rPr>
                    <m:t>1</m:t>
                  </m:r>
                </m:sup>
              </m:sSubSup>
              <m:d>
                <m:dPr>
                  <m:ctrlPr>
                    <w:rPr>
                      <w:rFonts w:ascii="Cambria Math" w:hAnsi="Cambria Math"/>
                      <w:i/>
                    </w:rPr>
                  </m:ctrlPr>
                </m:dPr>
                <m:e>
                  <m:r>
                    <w:rPr>
                      <w:rFonts w:ascii="Cambria Math" w:hAnsi="Cambria Math"/>
                    </w:rPr>
                    <m:t>s</m:t>
                  </m:r>
                </m:e>
              </m:d>
              <m:r>
                <w:rPr>
                  <w:rFonts w:ascii="Cambria Math" w:hAnsi="Cambria Math"/>
                </w:rPr>
                <m:t>)ds+</m:t>
              </m:r>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l</m:t>
                              </m:r>
                            </m:sub>
                            <m:sup>
                              <m:r>
                                <w:rPr>
                                  <w:rFonts w:ascii="Cambria Math" w:hAnsi="Cambria Math"/>
                                </w:rPr>
                                <m:t>1</m:t>
                              </m:r>
                            </m:sup>
                          </m:sSubSup>
                          <m:d>
                            <m:dPr>
                              <m:ctrlPr>
                                <w:rPr>
                                  <w:rFonts w:ascii="Cambria Math" w:hAnsi="Cambria Math"/>
                                  <w:i/>
                                </w:rPr>
                              </m:ctrlPr>
                            </m:dPr>
                            <m:e>
                              <m:r>
                                <w:rPr>
                                  <w:rFonts w:ascii="Cambria Math" w:hAnsi="Cambria Math"/>
                                </w:rPr>
                                <m:t>s</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u</m:t>
                              </m:r>
                            </m:sub>
                            <m:sup>
                              <m:r>
                                <w:rPr>
                                  <w:rFonts w:ascii="Cambria Math" w:hAnsi="Cambria Math"/>
                                </w:rPr>
                                <m:t>1</m:t>
                              </m:r>
                            </m:sup>
                          </m:sSubSup>
                          <m:d>
                            <m:dPr>
                              <m:ctrlPr>
                                <w:rPr>
                                  <w:rFonts w:ascii="Cambria Math" w:hAnsi="Cambria Math"/>
                                  <w:i/>
                                </w:rPr>
                              </m:ctrlPr>
                            </m:dPr>
                            <m:e>
                              <m:r>
                                <w:rPr>
                                  <w:rFonts w:ascii="Cambria Math" w:hAnsi="Cambria Math"/>
                                </w:rPr>
                                <m:t>s</m:t>
                              </m:r>
                            </m:e>
                          </m:d>
                        </m:e>
                      </m:d>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φ</m:t>
                              </m:r>
                            </m:e>
                            <m:sup>
                              <m:r>
                                <m:rPr>
                                  <m:sty m:val="p"/>
                                </m:rPr>
                                <w:rPr>
                                  <w:rFonts w:ascii="Cambria Math" w:hAnsi="Cambria Math"/>
                                  <w:vertAlign w:val="superscript"/>
                                </w:rPr>
                                <m:t>ε</m:t>
                              </m:r>
                            </m:sup>
                          </m:s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ty m:val="p"/>
                                </m:rPr>
                                <w:rPr>
                                  <w:rFonts w:ascii="Cambria Math" w:hAnsi="Cambria Math"/>
                                  <w:vertAlign w:val="superscript"/>
                                </w:rPr>
                                <m:t>ε</m:t>
                              </m:r>
                            </m:e>
                            <m:sup>
                              <m:r>
                                <w:rPr>
                                  <w:rFonts w:ascii="Cambria Math" w:hAnsi="Cambria Math"/>
                                </w:rPr>
                                <m:t>a</m:t>
                              </m:r>
                            </m:sup>
                          </m:sSup>
                          <m:r>
                            <w:rPr>
                              <w:rFonts w:ascii="Cambria Math" w:hAnsi="Cambria Math"/>
                            </w:rPr>
                            <m:t>dB</m:t>
                          </m:r>
                          <m:d>
                            <m:dPr>
                              <m:ctrlPr>
                                <w:rPr>
                                  <w:rFonts w:ascii="Cambria Math" w:hAnsi="Cambria Math"/>
                                  <w:i/>
                                </w:rPr>
                              </m:ctrlPr>
                            </m:dPr>
                            <m:e>
                              <m:r>
                                <w:rPr>
                                  <w:rFonts w:ascii="Cambria Math" w:hAnsi="Cambria Math"/>
                                </w:rPr>
                                <m:t>t</m:t>
                              </m:r>
                            </m:e>
                          </m:d>
                        </m:e>
                      </m:d>
                    </m:e>
                  </m:nary>
                </m:e>
              </m:d>
              <m:r>
                <w:rPr>
                  <w:rFonts w:ascii="Cambria Math" w:hAnsi="Cambria Math"/>
                </w:rPr>
                <m:t xml:space="preserve">)= </m:t>
              </m:r>
            </m:e>
          </m:nary>
          <m:sSubSup>
            <m:sSubSupPr>
              <m:ctrlPr>
                <w:rPr>
                  <w:rFonts w:ascii="Cambria Math" w:hAnsi="Cambria Math"/>
                  <w:i/>
                </w:rPr>
              </m:ctrlPr>
            </m:sSubSupPr>
            <m:e>
              <m:r>
                <w:rPr>
                  <w:rFonts w:ascii="Cambria Math" w:hAnsi="Cambria Math"/>
                </w:rPr>
                <m:t>X</m:t>
              </m:r>
            </m:e>
            <m:sub>
              <m:r>
                <w:rPr>
                  <w:rFonts w:ascii="Cambria Math" w:hAnsi="Cambria Math"/>
                </w:rPr>
                <m:t>l</m:t>
              </m:r>
            </m:sub>
            <m:sup>
              <m:r>
                <w:rPr>
                  <w:rFonts w:ascii="Cambria Math" w:hAnsi="Cambria Math"/>
                </w:rPr>
                <m:t>1</m:t>
              </m:r>
            </m:sup>
          </m:sSubSup>
          <m:d>
            <m:dPr>
              <m:ctrlPr>
                <w:rPr>
                  <w:rFonts w:ascii="Cambria Math" w:hAnsi="Cambria Math"/>
                  <w:i/>
                </w:rPr>
              </m:ctrlPr>
            </m:dPr>
            <m:e>
              <m:r>
                <w:rPr>
                  <w:rFonts w:ascii="Cambria Math" w:hAnsi="Cambria Math"/>
                </w:rPr>
                <m:t>0</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u</m:t>
              </m:r>
            </m:sub>
            <m:sup>
              <m:r>
                <w:rPr>
                  <w:rFonts w:ascii="Cambria Math" w:hAnsi="Cambria Math"/>
                </w:rPr>
                <m:t>1</m:t>
              </m:r>
            </m:sup>
          </m:sSubSup>
          <m:d>
            <m:dPr>
              <m:ctrlPr>
                <w:rPr>
                  <w:rFonts w:ascii="Cambria Math" w:hAnsi="Cambria Math"/>
                  <w:i/>
                </w:rPr>
              </m:ctrlPr>
            </m:dPr>
            <m:e>
              <m:r>
                <w:rPr>
                  <w:rFonts w:ascii="Cambria Math" w:hAnsi="Cambria Math"/>
                </w:rPr>
                <m:t>0</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d>
                <m:dPr>
                  <m:ctrlPr>
                    <w:rPr>
                      <w:rFonts w:ascii="Cambria Math" w:hAnsi="Cambria Math"/>
                      <w:i/>
                    </w:rPr>
                  </m:ctrlPr>
                </m:dPr>
                <m:e>
                  <m:r>
                    <w:rPr>
                      <w:rFonts w:ascii="Cambria Math" w:hAnsi="Cambria Math"/>
                    </w:rPr>
                    <m:t>μ+σa</m:t>
                  </m:r>
                  <m:sSup>
                    <m:sSupPr>
                      <m:ctrlPr>
                        <w:rPr>
                          <w:rFonts w:ascii="Cambria Math" w:hAnsi="Cambria Math"/>
                          <w:i/>
                        </w:rPr>
                      </m:ctrlPr>
                    </m:sSupPr>
                    <m:e>
                      <m:r>
                        <w:rPr>
                          <w:rFonts w:ascii="Cambria Math" w:hAnsi="Cambria Math"/>
                        </w:rPr>
                        <m:t>φ</m:t>
                      </m:r>
                    </m:e>
                    <m:sup>
                      <m:r>
                        <m:rPr>
                          <m:sty m:val="p"/>
                        </m:rPr>
                        <w:rPr>
                          <w:rFonts w:ascii="Cambria Math" w:hAnsi="Cambria Math"/>
                          <w:vertAlign w:val="superscript"/>
                        </w:rPr>
                        <m:t>ε</m:t>
                      </m:r>
                    </m:sup>
                  </m:sSup>
                  <m:d>
                    <m:dPr>
                      <m:ctrlPr>
                        <w:rPr>
                          <w:rFonts w:ascii="Cambria Math" w:hAnsi="Cambria Math"/>
                          <w:i/>
                        </w:rPr>
                      </m:ctrlPr>
                    </m:dPr>
                    <m:e>
                      <m:r>
                        <w:rPr>
                          <w:rFonts w:ascii="Cambria Math" w:hAnsi="Cambria Math"/>
                        </w:rPr>
                        <m:t>s</m:t>
                      </m:r>
                    </m:e>
                  </m:d>
                </m:e>
              </m:d>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l</m:t>
                      </m:r>
                    </m:sub>
                    <m:sup>
                      <m:r>
                        <w:rPr>
                          <w:rFonts w:ascii="Cambria Math" w:hAnsi="Cambria Math"/>
                        </w:rPr>
                        <m:t>1</m:t>
                      </m:r>
                    </m:sup>
                  </m:sSubSup>
                  <m:d>
                    <m:dPr>
                      <m:ctrlPr>
                        <w:rPr>
                          <w:rFonts w:ascii="Cambria Math" w:hAnsi="Cambria Math"/>
                          <w:i/>
                        </w:rPr>
                      </m:ctrlPr>
                    </m:dPr>
                    <m:e>
                      <m:r>
                        <w:rPr>
                          <w:rFonts w:ascii="Cambria Math" w:hAnsi="Cambria Math"/>
                        </w:rPr>
                        <m:t>s</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u</m:t>
                      </m:r>
                    </m:sub>
                    <m:sup>
                      <m:r>
                        <w:rPr>
                          <w:rFonts w:ascii="Cambria Math" w:hAnsi="Cambria Math"/>
                        </w:rPr>
                        <m:t>1</m:t>
                      </m:r>
                    </m:sup>
                  </m:sSubSup>
                  <m:d>
                    <m:dPr>
                      <m:ctrlPr>
                        <w:rPr>
                          <w:rFonts w:ascii="Cambria Math" w:hAnsi="Cambria Math"/>
                          <w:i/>
                        </w:rPr>
                      </m:ctrlPr>
                    </m:dPr>
                    <m:e>
                      <m:r>
                        <w:rPr>
                          <w:rFonts w:ascii="Cambria Math" w:hAnsi="Cambria Math"/>
                        </w:rPr>
                        <m:t>s</m:t>
                      </m:r>
                    </m:e>
                  </m:d>
                </m:e>
              </m:d>
              <m:r>
                <w:rPr>
                  <w:rFonts w:ascii="Cambria Math" w:hAnsi="Cambria Math"/>
                </w:rPr>
                <m:t xml:space="preserve">ds + </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l</m:t>
                          </m:r>
                        </m:sub>
                        <m:sup>
                          <m:r>
                            <w:rPr>
                              <w:rFonts w:ascii="Cambria Math" w:hAnsi="Cambria Math"/>
                            </w:rPr>
                            <m:t>1</m:t>
                          </m:r>
                        </m:sup>
                      </m:sSubSup>
                      <m:d>
                        <m:dPr>
                          <m:ctrlPr>
                            <w:rPr>
                              <w:rFonts w:ascii="Cambria Math" w:hAnsi="Cambria Math"/>
                              <w:i/>
                            </w:rPr>
                          </m:ctrlPr>
                        </m:dPr>
                        <m:e>
                          <m:r>
                            <w:rPr>
                              <w:rFonts w:ascii="Cambria Math" w:hAnsi="Cambria Math"/>
                            </w:rPr>
                            <m:t>s</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u</m:t>
                          </m:r>
                        </m:sub>
                        <m:sup>
                          <m:r>
                            <w:rPr>
                              <w:rFonts w:ascii="Cambria Math" w:hAnsi="Cambria Math"/>
                            </w:rPr>
                            <m:t>1</m:t>
                          </m:r>
                        </m:sup>
                      </m:sSubSup>
                      <m:d>
                        <m:dPr>
                          <m:ctrlPr>
                            <w:rPr>
                              <w:rFonts w:ascii="Cambria Math" w:hAnsi="Cambria Math"/>
                              <w:i/>
                            </w:rPr>
                          </m:ctrlPr>
                        </m:dPr>
                        <m:e>
                          <m:r>
                            <w:rPr>
                              <w:rFonts w:ascii="Cambria Math" w:hAnsi="Cambria Math"/>
                            </w:rPr>
                            <m:t>s</m:t>
                          </m:r>
                        </m:e>
                      </m:d>
                    </m:e>
                  </m:d>
                  <m:r>
                    <w:rPr>
                      <w:rFonts w:ascii="Cambria Math" w:hAnsi="Cambria Math"/>
                    </w:rPr>
                    <m:t>σ</m:t>
                  </m:r>
                  <m:sSup>
                    <m:sSupPr>
                      <m:ctrlPr>
                        <w:rPr>
                          <w:rFonts w:ascii="Cambria Math" w:hAnsi="Cambria Math"/>
                          <w:i/>
                        </w:rPr>
                      </m:ctrlPr>
                    </m:sSupPr>
                    <m:e>
                      <m:r>
                        <m:rPr>
                          <m:sty m:val="p"/>
                        </m:rPr>
                        <w:rPr>
                          <w:rFonts w:ascii="Cambria Math" w:hAnsi="Cambria Math"/>
                          <w:vertAlign w:val="superscript"/>
                        </w:rPr>
                        <m:t>ε</m:t>
                      </m:r>
                    </m:e>
                    <m:sup>
                      <m:r>
                        <w:rPr>
                          <w:rFonts w:ascii="Cambria Math" w:hAnsi="Cambria Math"/>
                        </w:rPr>
                        <m:t>a</m:t>
                      </m:r>
                    </m:sup>
                  </m:sSup>
                  <m:r>
                    <w:rPr>
                      <w:rFonts w:ascii="Cambria Math" w:hAnsi="Cambria Math"/>
                    </w:rPr>
                    <m:t>dB</m:t>
                  </m:r>
                  <m:d>
                    <m:dPr>
                      <m:ctrlPr>
                        <w:rPr>
                          <w:rFonts w:ascii="Cambria Math" w:hAnsi="Cambria Math"/>
                          <w:i/>
                        </w:rPr>
                      </m:ctrlPr>
                    </m:dPr>
                    <m:e>
                      <m:r>
                        <w:rPr>
                          <w:rFonts w:ascii="Cambria Math" w:hAnsi="Cambria Math"/>
                        </w:rPr>
                        <m:t>t</m:t>
                      </m:r>
                    </m:e>
                  </m:d>
                </m:e>
              </m:nary>
              <m:r>
                <w:rPr>
                  <w:rFonts w:ascii="Cambria Math" w:hAnsi="Cambria Math"/>
                </w:rPr>
                <m:t xml:space="preserve">.  </m:t>
              </m:r>
            </m:e>
          </m:nary>
        </m:oMath>
      </m:oMathPara>
    </w:p>
    <w:p w14:paraId="7091DA4B"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Now, we can use the solution that we used to solve the crisp stochastic differential equation and substitute back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expression from 5.1.2. </w:t>
      </w:r>
    </w:p>
    <w:p w14:paraId="26706004" w14:textId="77777777" w:rsidR="008D1943" w:rsidRPr="00E41BAC" w:rsidRDefault="00000000" w:rsidP="008D1943">
      <w:pPr>
        <w:spacing w:line="360" w:lineRule="auto"/>
        <w:jc w:val="both"/>
        <w:rPr>
          <w:rFonts w:ascii="Arial" w:hAnsi="Arial" w:cs="Arial"/>
          <w:color w:val="333333"/>
          <w:shd w:val="clear" w:color="auto" w:fill="FFFFFF"/>
        </w:rPr>
      </w:pPr>
      <m:oMathPara>
        <m:oMath>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r>
            <m:rPr>
              <m:sty m:val="p"/>
            </m:rP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μt+σa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m:rPr>
                          <m:sty m:val="p"/>
                        </m:rPr>
                        <w:rPr>
                          <w:rFonts w:ascii="Cambria Math" w:hAnsi="Cambria Math" w:cs="Arial"/>
                          <w:color w:val="333333"/>
                          <w:shd w:val="clear" w:color="auto" w:fill="FFFFFF"/>
                          <w:vertAlign w:val="superscript"/>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t+ σ</m:t>
                  </m:r>
                  <m:sSup>
                    <m:sSupPr>
                      <m:ctrlPr>
                        <w:rPr>
                          <w:rFonts w:ascii="Cambria Math" w:hAnsi="Cambria Math" w:cs="Arial"/>
                          <w:i/>
                          <w:color w:val="333333"/>
                          <w:shd w:val="clear" w:color="auto" w:fill="FFFFFF"/>
                        </w:rPr>
                      </m:ctrlPr>
                    </m:sSupPr>
                    <m:e>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W(t)</m:t>
                  </m:r>
                </m:e>
              </m:nary>
            </m:e>
          </m:d>
          <m:r>
            <w:rPr>
              <w:rFonts w:ascii="Cambria Math" w:hAnsi="Cambria Math" w:cs="Arial"/>
              <w:color w:val="333333"/>
              <w:shd w:val="clear" w:color="auto" w:fill="FFFFFF"/>
            </w:rPr>
            <m:t xml:space="preserve"> </m:t>
          </m:r>
        </m:oMath>
      </m:oMathPara>
    </w:p>
    <w:p w14:paraId="40203B2A" w14:textId="77777777" w:rsidR="008D1943" w:rsidRPr="00E41BAC" w:rsidRDefault="008D1943" w:rsidP="008D1943">
      <w:pPr>
        <w:spacing w:line="360" w:lineRule="auto"/>
        <w:jc w:val="both"/>
        <w:rPr>
          <w:rFonts w:ascii="Arial" w:hAnsi="Arial" w:cs="Arial"/>
          <w:color w:val="333333"/>
          <w:shd w:val="clear" w:color="auto" w:fill="FFFFFF"/>
        </w:rPr>
      </w:pPr>
      <m:oMath>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r>
          <m:rPr>
            <m:sty m:val="p"/>
          </m:rP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μt+σ</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m:rPr>
                    <m:sty m:val="p"/>
                  </m:rPr>
                  <w:rPr>
                    <w:rFonts w:ascii="Cambria Math" w:hAnsi="Cambria Math" w:cs="Arial"/>
                    <w:color w:val="333333"/>
                    <w:shd w:val="clear" w:color="auto" w:fill="FFFFFF"/>
                    <w:vertAlign w:val="superscript"/>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t</m:t>
            </m:r>
          </m:e>
        </m:d>
      </m:oMath>
      <w:r>
        <w:rPr>
          <w:rFonts w:ascii="Arial" w:hAnsi="Arial" w:cs="Arial"/>
          <w:color w:val="333333"/>
          <w:shd w:val="clear" w:color="auto" w:fill="FFFFFF"/>
        </w:rPr>
        <w:t xml:space="preserve">                                                           5.1.25</w:t>
      </w:r>
    </w:p>
    <w:p w14:paraId="2F8A9F90"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Finally, we apply similar </w:t>
      </w:r>
      <w:r w:rsidRPr="008A59C7">
        <w:rPr>
          <w:rFonts w:ascii="Arial" w:hAnsi="Arial" w:cs="Arial" w:hint="eastAsia"/>
          <w:color w:val="333333"/>
          <w:shd w:val="clear" w:color="auto" w:fill="FFFFFF"/>
        </w:rPr>
        <w:t xml:space="preserve">approach for every </w:t>
      </w:r>
      <w:r w:rsidRPr="000F0A0A">
        <w:rPr>
          <w:i/>
          <w:iCs/>
        </w:rPr>
        <w:t>a</w:t>
      </w:r>
      <w:r w:rsidRPr="000F0A0A">
        <w:t xml:space="preserve"> </w:t>
      </w:r>
      <w:r w:rsidRPr="000F0A0A">
        <w:rPr>
          <w:rFonts w:ascii="Cambria Math" w:hAnsi="Cambria Math" w:cs="Cambria Math"/>
        </w:rPr>
        <w:t>∈</w:t>
      </w:r>
      <w:r w:rsidRPr="00267FC5">
        <w:rPr>
          <w:rFonts w:ascii="Arial" w:hAnsi="Arial" w:cs="Arial"/>
          <w:i/>
          <w:iCs/>
          <w:color w:val="333333"/>
          <w:shd w:val="clear" w:color="auto" w:fill="FFFFFF"/>
        </w:rPr>
        <w:t xml:space="preserve"> </w:t>
      </w:r>
      <w:r w:rsidRPr="008A59C7">
        <w:rPr>
          <w:rFonts w:ascii="Arial" w:hAnsi="Arial" w:cs="Arial" w:hint="eastAsia"/>
          <w:color w:val="333333"/>
          <w:shd w:val="clear" w:color="auto" w:fill="FFFFFF"/>
        </w:rPr>
        <w:t>[0, 1] to get the system</w:t>
      </w:r>
      <w:r>
        <w:rPr>
          <w:rFonts w:ascii="Arial" w:hAnsi="Arial" w:cs="Arial"/>
          <w:color w:val="333333"/>
          <w:shd w:val="clear" w:color="auto" w:fill="FFFFFF"/>
        </w:rPr>
        <w:t xml:space="preserve"> </w:t>
      </w:r>
      <w:r w:rsidRPr="008A59C7">
        <w:rPr>
          <w:rFonts w:ascii="Arial" w:hAnsi="Arial" w:cs="Arial" w:hint="eastAsia"/>
          <w:color w:val="333333"/>
          <w:shd w:val="clear" w:color="auto" w:fill="FFFFFF"/>
        </w:rPr>
        <w:t>of equations</w:t>
      </w:r>
      <w:r>
        <w:rPr>
          <w:rFonts w:ascii="Arial" w:hAnsi="Arial" w:cs="Arial"/>
          <w:color w:val="333333"/>
          <w:shd w:val="clear" w:color="auto" w:fill="FFFFFF"/>
        </w:rPr>
        <w:t>.</w:t>
      </w:r>
    </w:p>
    <w:p w14:paraId="741820F7" w14:textId="77777777" w:rsidR="008D1943" w:rsidRDefault="00000000" w:rsidP="008D1943">
      <w:pPr>
        <w:spacing w:line="360" w:lineRule="auto"/>
        <w:jc w:val="both"/>
        <w:rPr>
          <w:rFonts w:ascii="Arial" w:hAnsi="Arial" w:cs="Arial"/>
          <w:color w:val="333333"/>
          <w:shd w:val="clear" w:color="auto" w:fill="FFFFFF"/>
        </w:rPr>
      </w:pPr>
      <m:oMathPara>
        <m:oMath>
          <m:d>
            <m:dPr>
              <m:begChr m:val="{"/>
              <m:endChr m:val=""/>
              <m:ctrlPr>
                <w:rPr>
                  <w:rFonts w:ascii="Cambria Math" w:hAnsi="Cambria Math" w:cs="Arial"/>
                  <w:i/>
                  <w:color w:val="333333"/>
                  <w:shd w:val="clear" w:color="auto" w:fill="FFFFFF"/>
                </w:rPr>
              </m:ctrlPr>
            </m:dPr>
            <m:e>
              <m:eqArr>
                <m:eqArrPr>
                  <m:ctrlPr>
                    <w:rPr>
                      <w:rFonts w:ascii="Cambria Math" w:hAnsi="Cambria Math" w:cs="Arial"/>
                      <w:i/>
                      <w:color w:val="333333"/>
                      <w:shd w:val="clear" w:color="auto" w:fill="FFFFFF"/>
                    </w:rPr>
                  </m:ctrlPr>
                </m:eqArrPr>
                <m:e>
                  <m:func>
                    <m:funcPr>
                      <m:ctrlPr>
                        <w:rPr>
                          <w:rFonts w:ascii="Cambria Math" w:hAnsi="Cambria Math" w:cs="Arial"/>
                          <w:i/>
                          <w:color w:val="333333"/>
                          <w:shd w:val="clear" w:color="auto" w:fill="FFFFFF"/>
                        </w:rPr>
                      </m:ctrlPr>
                    </m:funcPr>
                    <m:fName>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r>
                        <w:rPr>
                          <w:rFonts w:ascii="Cambria Math" w:hAnsi="Cambria Math" w:cs="Arial"/>
                          <w:color w:val="333333"/>
                          <w:shd w:val="clear" w:color="auto" w:fill="FFFFFF"/>
                        </w:rPr>
                        <m:t>(0)</m:t>
                      </m:r>
                    </m:fName>
                    <m:e>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r>
                            <w:rPr>
                              <w:rFonts w:ascii="Cambria Math" w:hAnsi="Cambria Math" w:cs="Arial"/>
                              <w:color w:val="333333"/>
                              <w:shd w:val="clear" w:color="auto" w:fill="FFFFFF"/>
                            </w:rPr>
                            <m:t>(s)ds+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m:rPr>
                                          <m:sty m:val="p"/>
                                        </m:rPr>
                                        <w:rPr>
                                          <w:rFonts w:ascii="Cambria Math" w:hAnsi="Cambria Math" w:cs="Arial"/>
                                          <w:color w:val="333333"/>
                                          <w:shd w:val="clear" w:color="auto" w:fill="FFFFFF"/>
                                          <w:vertAlign w:val="superscript"/>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m:t>
                          </m:r>
                        </m:e>
                      </m:nary>
                    </m:e>
                  </m:func>
                </m:e>
                <m:e>
                  <m:func>
                    <m:funcPr>
                      <m:ctrlPr>
                        <w:rPr>
                          <w:rFonts w:ascii="Cambria Math" w:hAnsi="Cambria Math" w:cs="Arial"/>
                          <w:i/>
                          <w:color w:val="333333"/>
                          <w:shd w:val="clear" w:color="auto" w:fill="FFFFFF"/>
                        </w:rPr>
                      </m:ctrlPr>
                    </m:funcPr>
                    <m:fName>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r>
                        <w:rPr>
                          <w:rFonts w:ascii="Cambria Math" w:hAnsi="Cambria Math" w:cs="Arial"/>
                          <w:color w:val="333333"/>
                          <w:shd w:val="clear" w:color="auto" w:fill="FFFFFF"/>
                        </w:rPr>
                        <m:t>(0)</m:t>
                      </m:r>
                    </m:fName>
                    <m:e>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r>
                            <w:rPr>
                              <w:rFonts w:ascii="Cambria Math" w:hAnsi="Cambria Math" w:cs="Arial"/>
                              <w:color w:val="333333"/>
                              <w:shd w:val="clear" w:color="auto" w:fill="FFFFFF"/>
                            </w:rPr>
                            <m:t>(s)ds+</m:t>
                          </m:r>
                          <m:d>
                            <m:dPr>
                              <m:begChr m:val="〈"/>
                              <m:endChr m:val="〉"/>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m:rPr>
                                          <m:sty m:val="p"/>
                                        </m:rPr>
                                        <w:rPr>
                                          <w:rFonts w:ascii="Cambria Math" w:hAnsi="Cambria Math" w:cs="Arial"/>
                                          <w:color w:val="333333"/>
                                          <w:shd w:val="clear" w:color="auto" w:fill="FFFFFF"/>
                                          <w:vertAlign w:val="superscript"/>
                                        </w:rPr>
                                        <m:t>ε</m:t>
                                      </m:r>
                                    </m:sup>
                                  </m:sSubSup>
                                  <m:r>
                                    <w:rPr>
                                      <w:rFonts w:ascii="Cambria Math" w:hAnsi="Cambria Math" w:cs="Arial"/>
                                      <w:color w:val="333333"/>
                                      <w:shd w:val="clear" w:color="auto" w:fill="FFFFFF"/>
                                    </w:rPr>
                                    <m:t>(s)</m:t>
                                  </m:r>
                                </m:e>
                              </m:nary>
                            </m:e>
                          </m:d>
                          <m:r>
                            <w:rPr>
                              <w:rFonts w:ascii="Cambria Math" w:hAnsi="Cambria Math" w:cs="Arial"/>
                              <w:color w:val="333333"/>
                              <w:shd w:val="clear" w:color="auto" w:fill="FFFFFF"/>
                            </w:rPr>
                            <m:t>)</m:t>
                          </m:r>
                        </m:e>
                      </m:nary>
                    </m:e>
                  </m:func>
                </m:e>
              </m:eqArr>
            </m:e>
          </m:d>
        </m:oMath>
      </m:oMathPara>
    </w:p>
    <w:p w14:paraId="5CB592C6"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For </w:t>
      </w:r>
      <w:r w:rsidRPr="00267FC5">
        <w:rPr>
          <w:rFonts w:ascii="Arial" w:hAnsi="Arial" w:cs="Arial"/>
          <w:i/>
          <w:iCs/>
          <w:color w:val="333333"/>
          <w:shd w:val="clear" w:color="auto" w:fill="FFFFFF"/>
        </w:rPr>
        <w:t xml:space="preserve">μ </w:t>
      </w:r>
      <w:r>
        <w:rPr>
          <w:rFonts w:ascii="Arial" w:hAnsi="Arial" w:cs="Arial"/>
          <w:color w:val="333333"/>
          <w:shd w:val="clear" w:color="auto" w:fill="FFFFFF"/>
        </w:rPr>
        <w:t xml:space="preserve">≥ 0, we apply the solution derived above, </w:t>
      </w:r>
      <w:r w:rsidRPr="00C97885">
        <w:rPr>
          <w:rFonts w:ascii="Arial" w:hAnsi="Arial" w:cs="Arial"/>
          <w:color w:val="333333"/>
          <w:shd w:val="clear" w:color="auto" w:fill="FFFFFF"/>
        </w:rPr>
        <w:t xml:space="preserve">namely </w:t>
      </w:r>
      <w:r w:rsidRPr="00267FC5">
        <w:rPr>
          <w:rFonts w:ascii="Arial" w:hAnsi="Arial" w:cs="Arial"/>
          <w:color w:val="333333"/>
          <w:shd w:val="clear" w:color="auto" w:fill="FFFFFF"/>
        </w:rPr>
        <w:t>5.1.</w:t>
      </w:r>
      <w:r w:rsidRPr="00C97885">
        <w:rPr>
          <w:rFonts w:ascii="Arial" w:hAnsi="Arial" w:cs="Arial"/>
          <w:color w:val="333333"/>
          <w:shd w:val="clear" w:color="auto" w:fill="FFFFFF"/>
        </w:rPr>
        <w:t>25 for</w:t>
      </w:r>
      <w:r>
        <w:rPr>
          <w:rFonts w:ascii="Arial" w:hAnsi="Arial" w:cs="Arial"/>
          <w:color w:val="333333"/>
          <w:shd w:val="clear" w:color="auto" w:fill="FFFFFF"/>
        </w:rPr>
        <w:t xml:space="preserve"> upper and lower bounds:</w:t>
      </w:r>
    </w:p>
    <w:p w14:paraId="3CCC971D" w14:textId="77777777" w:rsidR="008D1943" w:rsidRDefault="00000000" w:rsidP="008D1943">
      <w:pPr>
        <w:spacing w:line="360" w:lineRule="auto"/>
        <w:jc w:val="center"/>
        <w:rPr>
          <w:rFonts w:ascii="Arial" w:hAnsi="Arial" w:cs="Arial"/>
          <w:color w:val="333333"/>
          <w:shd w:val="clear" w:color="auto" w:fill="FFFFFF"/>
        </w:rPr>
      </w:pPr>
      <m:oMath>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e>
        </m:nary>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r>
          <m:rPr>
            <m:sty m:val="p"/>
          </m:rP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μs+σ</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m:rPr>
                    <m:sty m:val="p"/>
                  </m:rPr>
                  <w:rPr>
                    <w:rFonts w:ascii="Cambria Math" w:hAnsi="Cambria Math" w:cs="Arial"/>
                    <w:color w:val="333333"/>
                    <w:shd w:val="clear" w:color="auto" w:fill="FFFFFF"/>
                    <w:vertAlign w:val="superscript"/>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dB</m:t>
            </m:r>
          </m:e>
          <m:sub>
            <m:r>
              <w:rPr>
                <w:rFonts w:ascii="Cambria Math" w:hAnsi="Cambria Math" w:cs="Arial"/>
                <w:color w:val="333333"/>
                <w:shd w:val="clear" w:color="auto" w:fill="FFFFFF"/>
              </w:rPr>
              <m:t>H</m:t>
            </m:r>
          </m:sub>
          <m:sup>
            <m:r>
              <m:rPr>
                <m:sty m:val="p"/>
              </m:rPr>
              <w:rPr>
                <w:rFonts w:ascii="Cambria Math" w:hAnsi="Cambria Math" w:cs="Arial"/>
                <w:color w:val="333333"/>
                <w:shd w:val="clear" w:color="auto" w:fill="FFFFFF"/>
                <w:vertAlign w:val="superscript"/>
              </w:rPr>
              <m:t>ε</m:t>
            </m:r>
          </m:sup>
        </m:sSubSup>
        <m:r>
          <w:rPr>
            <w:rFonts w:ascii="Cambria Math" w:hAnsi="Cambria Math" w:cs="Arial"/>
            <w:color w:val="333333"/>
            <w:shd w:val="clear" w:color="auto" w:fill="FFFFFF"/>
          </w:rPr>
          <m:t>(s)</m:t>
        </m:r>
      </m:oMath>
      <w:r w:rsidR="008D1943">
        <w:rPr>
          <w:rFonts w:ascii="Arial" w:hAnsi="Arial" w:cs="Arial"/>
          <w:color w:val="333333"/>
          <w:shd w:val="clear" w:color="auto" w:fill="FFFFFF"/>
        </w:rPr>
        <w:t>,</w:t>
      </w:r>
    </w:p>
    <w:p w14:paraId="0FCDFD91" w14:textId="77777777" w:rsidR="008D1943" w:rsidRDefault="00000000" w:rsidP="008D1943">
      <w:pPr>
        <w:spacing w:line="360" w:lineRule="auto"/>
        <w:jc w:val="center"/>
        <w:rPr>
          <w:rFonts w:ascii="Arial" w:hAnsi="Arial" w:cs="Arial"/>
          <w:color w:val="333333"/>
          <w:shd w:val="clear" w:color="auto" w:fill="FFFFFF"/>
        </w:rPr>
      </w:pPr>
      <m:oMath>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e>
        </m:nary>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r>
          <m:rPr>
            <m:sty m:val="p"/>
          </m:rP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μs+σ</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m:rPr>
                    <m:sty m:val="p"/>
                  </m:rPr>
                  <w:rPr>
                    <w:rFonts w:ascii="Cambria Math" w:hAnsi="Cambria Math" w:cs="Arial"/>
                    <w:color w:val="333333"/>
                    <w:shd w:val="clear" w:color="auto" w:fill="FFFFFF"/>
                    <w:vertAlign w:val="superscript"/>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dB</m:t>
            </m:r>
          </m:e>
          <m:sub>
            <m:r>
              <w:rPr>
                <w:rFonts w:ascii="Cambria Math" w:hAnsi="Cambria Math" w:cs="Arial"/>
                <w:color w:val="333333"/>
                <w:shd w:val="clear" w:color="auto" w:fill="FFFFFF"/>
              </w:rPr>
              <m:t>H</m:t>
            </m:r>
          </m:sub>
          <m:sup>
            <m:r>
              <m:rPr>
                <m:sty m:val="p"/>
              </m:rPr>
              <w:rPr>
                <w:rFonts w:ascii="Cambria Math" w:hAnsi="Cambria Math" w:cs="Arial"/>
                <w:color w:val="333333"/>
                <w:shd w:val="clear" w:color="auto" w:fill="FFFFFF"/>
                <w:vertAlign w:val="superscript"/>
              </w:rPr>
              <m:t>ε</m:t>
            </m:r>
          </m:sup>
        </m:sSubSup>
        <m:r>
          <w:rPr>
            <w:rFonts w:ascii="Cambria Math" w:hAnsi="Cambria Math" w:cs="Arial"/>
            <w:color w:val="333333"/>
            <w:shd w:val="clear" w:color="auto" w:fill="FFFFFF"/>
          </w:rPr>
          <m:t>(s)</m:t>
        </m:r>
      </m:oMath>
      <w:r w:rsidR="008D1943">
        <w:rPr>
          <w:rFonts w:ascii="Arial" w:hAnsi="Arial" w:cs="Arial"/>
          <w:color w:val="333333"/>
          <w:shd w:val="clear" w:color="auto" w:fill="FFFFFF"/>
        </w:rPr>
        <w:t>.</w:t>
      </w:r>
    </w:p>
    <w:p w14:paraId="6C8568D5"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lastRenderedPageBreak/>
        <w:t xml:space="preserve">In terms of the Wiener process, we again get rid of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and replace it with normal Brownian motion. So, we will substitute a derivative of 5.1.2 into above equation same as we did before. </w:t>
      </w:r>
    </w:p>
    <w:p w14:paraId="5513A651" w14:textId="77777777" w:rsidR="008D1943" w:rsidRDefault="00000000" w:rsidP="008D1943">
      <w:pPr>
        <w:spacing w:line="360" w:lineRule="auto"/>
        <w:rPr>
          <w:rFonts w:ascii="Arial" w:hAnsi="Arial" w:cs="Arial"/>
          <w:color w:val="333333"/>
          <w:shd w:val="clear" w:color="auto" w:fill="FFFFFF"/>
        </w:rPr>
      </w:pPr>
      <m:oMath>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e>
        </m:nary>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μs+σa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m:rPr>
                            <m:sty m:val="p"/>
                          </m:rPr>
                          <w:rPr>
                            <w:rFonts w:ascii="Cambria Math" w:hAnsi="Cambria Math" w:cs="Arial"/>
                            <w:color w:val="333333"/>
                            <w:shd w:val="clear" w:color="auto" w:fill="FFFFFF"/>
                            <w:vertAlign w:val="superscript"/>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r>
              <w:rPr>
                <w:rFonts w:ascii="Cambria Math" w:hAnsi="Cambria Math" w:cs="Arial"/>
                <w:color w:val="333333"/>
                <w:shd w:val="clear" w:color="auto" w:fill="FFFFFF"/>
              </w:rPr>
              <m:t>ds</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a</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m:rPr>
                        <m:sty m:val="p"/>
                      </m:rPr>
                      <w:rPr>
                        <w:rFonts w:ascii="Cambria Math" w:hAnsi="Cambria Math" w:cs="Arial"/>
                        <w:color w:val="333333"/>
                        <w:shd w:val="clear" w:color="auto" w:fill="FFFFFF"/>
                        <w:vertAlign w:val="superscript"/>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func>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r>
          <w:rPr>
            <w:rFonts w:ascii="Cambria Math" w:hAnsi="Cambria Math" w:cs="Arial"/>
            <w:color w:val="333333"/>
            <w:shd w:val="clear" w:color="auto" w:fill="FFFFFF"/>
          </w:rPr>
          <m:t xml:space="preserve">  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m:rPr>
                    <m:sty m:val="p"/>
                  </m:rPr>
                  <w:rPr>
                    <w:rFonts w:ascii="Cambria Math" w:hAnsi="Cambria Math" w:cs="Arial"/>
                    <w:color w:val="333333"/>
                    <w:shd w:val="clear" w:color="auto" w:fill="FFFFFF"/>
                    <w:vertAlign w:val="superscript"/>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e>
        </m:nary>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μs+σa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m:rPr>
                            <m:sty m:val="p"/>
                          </m:rPr>
                          <w:rPr>
                            <w:rFonts w:ascii="Cambria Math" w:hAnsi="Cambria Math" w:cs="Arial"/>
                            <w:color w:val="333333"/>
                            <w:shd w:val="clear" w:color="auto" w:fill="FFFFFF"/>
                            <w:vertAlign w:val="superscript"/>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r>
              <w:rPr>
                <w:rFonts w:ascii="Cambria Math" w:hAnsi="Cambria Math" w:cs="Arial"/>
                <w:color w:val="333333"/>
                <w:shd w:val="clear" w:color="auto" w:fill="FFFFFF"/>
              </w:rPr>
              <m:t>ds+</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m:rPr>
                        <m:sty m:val="p"/>
                      </m:rPr>
                      <w:rPr>
                        <w:rFonts w:ascii="Cambria Math" w:hAnsi="Cambria Math" w:cs="Arial"/>
                        <w:color w:val="333333"/>
                        <w:shd w:val="clear" w:color="auto" w:fill="FFFFFF"/>
                        <w:vertAlign w:val="superscript"/>
                      </w:rPr>
                      <m:t>ε</m:t>
                    </m:r>
                    <m:r>
                      <w:rPr>
                        <w:rFonts w:ascii="Cambria Math" w:hAnsi="Cambria Math" w:cs="Arial"/>
                        <w:color w:val="333333"/>
                        <w:shd w:val="clear" w:color="auto" w:fill="FFFFFF"/>
                      </w:rPr>
                      <m:t>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m:rPr>
                        <m:sty m:val="p"/>
                      </m:rP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μs+σa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m:rPr>
                                    <m:sty m:val="p"/>
                                  </m:rPr>
                                  <w:rPr>
                                    <w:rFonts w:ascii="Cambria Math" w:hAnsi="Cambria Math" w:cs="Arial"/>
                                    <w:color w:val="333333"/>
                                    <w:shd w:val="clear" w:color="auto" w:fill="FFFFFF"/>
                                    <w:vertAlign w:val="superscript"/>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m:rPr>
                                <m:sty m:val="p"/>
                              </m:rPr>
                              <w:rPr>
                                <w:rFonts w:ascii="Cambria Math" w:hAnsi="Cambria Math" w:cs="Arial"/>
                                <w:color w:val="333333"/>
                                <w:shd w:val="clear" w:color="auto" w:fill="FFFFFF"/>
                                <w:vertAlign w:val="superscript"/>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e>
                </m:nary>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func>
      </m:oMath>
      <w:r w:rsidR="008D1943">
        <w:rPr>
          <w:rFonts w:ascii="Arial" w:hAnsi="Arial" w:cs="Arial"/>
          <w:color w:val="333333"/>
          <w:shd w:val="clear" w:color="auto" w:fill="FFFFFF"/>
        </w:rPr>
        <w:t>,</w:t>
      </w:r>
    </w:p>
    <w:p w14:paraId="6DE063B0"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Similarly:</w:t>
      </w:r>
    </w:p>
    <w:p w14:paraId="545D5737" w14:textId="77777777" w:rsidR="008D1943" w:rsidRPr="00DD34F8" w:rsidRDefault="00000000" w:rsidP="008D1943">
      <w:pPr>
        <w:spacing w:line="360" w:lineRule="auto"/>
        <w:jc w:val="center"/>
        <w:rPr>
          <w:rFonts w:ascii="Arial" w:hAnsi="Arial" w:cs="Arial"/>
          <w:color w:val="333333"/>
          <w:shd w:val="clear" w:color="auto" w:fill="FFFFFF"/>
        </w:rPr>
      </w:pPr>
      <m:oMathPara>
        <m:oMath>
          <m:sSubSup>
            <m:sSubSupPr>
              <m:ctrlPr>
                <w:rPr>
                  <w:rFonts w:ascii="Cambria Math" w:hAnsi="Cambria Math" w:cs="Arial"/>
                  <w:color w:val="333333"/>
                  <w:shd w:val="clear" w:color="auto" w:fill="FFFFFF"/>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e>
          </m:nary>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μs+σa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r>
                <w:rPr>
                  <w:rFonts w:ascii="Cambria Math" w:hAnsi="Cambria Math" w:cs="Arial"/>
                  <w:color w:val="333333"/>
                  <w:shd w:val="clear" w:color="auto" w:fill="FFFFFF"/>
                </w:rPr>
                <m:t>ds</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a</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func>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r>
            <w:rPr>
              <w:rFonts w:ascii="Cambria Math" w:hAnsi="Cambria Math" w:cs="Arial"/>
              <w:color w:val="333333"/>
              <w:shd w:val="clear" w:color="auto" w:fill="FFFFFF"/>
            </w:rPr>
            <m:t xml:space="preserve">  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e>
          </m:nary>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μs+σa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r>
                <w:rPr>
                  <w:rFonts w:ascii="Cambria Math" w:hAnsi="Cambria Math" w:cs="Arial"/>
                  <w:color w:val="333333"/>
                  <w:shd w:val="clear" w:color="auto" w:fill="FFFFFF"/>
                </w:rPr>
                <m:t>ds+</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m:rPr>
                          <m:sty m:val="p"/>
                        </m:rP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μs+σa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e>
                  </m:nary>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func>
        </m:oMath>
      </m:oMathPara>
    </w:p>
    <w:p w14:paraId="1BE7B1A0" w14:textId="77777777" w:rsidR="008D1943" w:rsidRPr="00FD3484" w:rsidRDefault="008D1943" w:rsidP="008D1943">
      <w:pPr>
        <w:spacing w:line="360" w:lineRule="auto"/>
        <w:ind w:firstLine="720"/>
        <w:jc w:val="both"/>
        <w:rPr>
          <w:rFonts w:ascii="Arial" w:hAnsi="Arial" w:cs="Arial"/>
          <w:color w:val="333333"/>
          <w:shd w:val="clear" w:color="auto" w:fill="FFFFFF"/>
        </w:rPr>
      </w:pPr>
      <w:r w:rsidRPr="00FD3484">
        <w:rPr>
          <w:rFonts w:ascii="Arial" w:hAnsi="Arial" w:cs="Arial"/>
          <w:color w:val="333333"/>
          <w:shd w:val="clear" w:color="auto" w:fill="FFFFFF"/>
        </w:rPr>
        <w:t xml:space="preserve">So, to summarise what we have done and give a high-level overview of the steps involved, this is what we did so far. To solve this SDE, we need to find the probability distribution of </w:t>
      </w:r>
      <w:r w:rsidRPr="00FD3484">
        <w:rPr>
          <w:rFonts w:ascii="Arial" w:hAnsi="Arial" w:cs="Arial"/>
          <w:i/>
          <w:iCs/>
          <w:color w:val="333333"/>
          <w:shd w:val="clear" w:color="auto" w:fill="FFFFFF"/>
        </w:rPr>
        <w:t>X(t)</w:t>
      </w:r>
      <w:r w:rsidRPr="00FD3484">
        <w:rPr>
          <w:rFonts w:ascii="Arial" w:hAnsi="Arial" w:cs="Arial"/>
          <w:color w:val="333333"/>
          <w:shd w:val="clear" w:color="auto" w:fill="FFFFFF"/>
        </w:rPr>
        <w:t xml:space="preserve"> given its initial condition </w:t>
      </w:r>
      <w:proofErr w:type="gramStart"/>
      <w:r w:rsidRPr="00FD3484">
        <w:rPr>
          <w:rFonts w:ascii="Arial" w:hAnsi="Arial" w:cs="Arial"/>
          <w:i/>
          <w:iCs/>
          <w:color w:val="333333"/>
          <w:shd w:val="clear" w:color="auto" w:fill="FFFFFF"/>
        </w:rPr>
        <w:t>X(</w:t>
      </w:r>
      <w:proofErr w:type="gramEnd"/>
      <w:r w:rsidRPr="00FD3484">
        <w:rPr>
          <w:rFonts w:ascii="Arial" w:hAnsi="Arial" w:cs="Arial"/>
          <w:i/>
          <w:iCs/>
          <w:color w:val="333333"/>
          <w:shd w:val="clear" w:color="auto" w:fill="FFFFFF"/>
        </w:rPr>
        <w:t>0)</w:t>
      </w:r>
      <w:r w:rsidRPr="00FD3484">
        <w:rPr>
          <w:rFonts w:ascii="Arial" w:hAnsi="Arial" w:cs="Arial"/>
          <w:color w:val="333333"/>
          <w:shd w:val="clear" w:color="auto" w:fill="FFFFFF"/>
        </w:rPr>
        <w:t>. This probability distribution is given by the rough Fokker-Planck equation</w:t>
      </w:r>
      <w:r>
        <w:rPr>
          <w:rFonts w:ascii="Arial" w:hAnsi="Arial" w:cs="Arial"/>
          <w:color w:val="333333"/>
          <w:shd w:val="clear" w:color="auto" w:fill="FFFFFF"/>
        </w:rPr>
        <w:t xml:space="preserve"> </w:t>
      </w:r>
      <w:sdt>
        <w:sdtPr>
          <w:rPr>
            <w:rFonts w:ascii="Arial" w:hAnsi="Arial" w:cs="Arial"/>
            <w:color w:val="333333"/>
            <w:shd w:val="clear" w:color="auto" w:fill="FFFFFF"/>
          </w:rPr>
          <w:id w:val="140032629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Gat14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[3]</w:t>
          </w:r>
          <w:r>
            <w:rPr>
              <w:rFonts w:ascii="Arial" w:hAnsi="Arial" w:cs="Arial"/>
              <w:color w:val="333333"/>
              <w:shd w:val="clear" w:color="auto" w:fill="FFFFFF"/>
            </w:rPr>
            <w:fldChar w:fldCharType="end"/>
          </w:r>
        </w:sdtContent>
      </w:sdt>
      <w:r w:rsidRPr="00FD3484">
        <w:rPr>
          <w:rFonts w:ascii="Arial" w:hAnsi="Arial" w:cs="Arial"/>
          <w:color w:val="333333"/>
          <w:shd w:val="clear" w:color="auto" w:fill="FFFFFF"/>
        </w:rPr>
        <w:t xml:space="preserve">, which is a partial differential equation that describes the time evolution of the probability density function of </w:t>
      </w:r>
      <w:r w:rsidRPr="00FD3484">
        <w:rPr>
          <w:rFonts w:ascii="Arial" w:hAnsi="Arial" w:cs="Arial"/>
          <w:i/>
          <w:iCs/>
          <w:color w:val="333333"/>
          <w:shd w:val="clear" w:color="auto" w:fill="FFFFFF"/>
        </w:rPr>
        <w:t>X(t)</w:t>
      </w:r>
      <w:r w:rsidRPr="00FD3484">
        <w:rPr>
          <w:rFonts w:ascii="Arial" w:hAnsi="Arial" w:cs="Arial"/>
          <w:color w:val="333333"/>
          <w:shd w:val="clear" w:color="auto" w:fill="FFFFFF"/>
        </w:rPr>
        <w:t xml:space="preserve">. However, in the </w:t>
      </w:r>
      <w:r w:rsidRPr="00FD3484">
        <w:rPr>
          <w:rFonts w:ascii="Arial" w:hAnsi="Arial" w:cs="Arial"/>
          <w:color w:val="333333"/>
          <w:shd w:val="clear" w:color="auto" w:fill="FFFFFF"/>
        </w:rPr>
        <w:lastRenderedPageBreak/>
        <w:t xml:space="preserve">case of our SDE, we can simplify the problem by noticing that </w:t>
      </w:r>
      <m:oMath>
        <m:sSubSup>
          <m:sSubSupPr>
            <m:ctrlPr>
              <w:rPr>
                <w:rFonts w:ascii="Cambria Math" w:hAnsi="Cambria Math" w:cs="Arial"/>
                <w:color w:val="333333"/>
                <w:shd w:val="clear" w:color="auto" w:fill="FFFFFF"/>
                <w:lang w:bidi="en-US"/>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εa</m:t>
            </m:r>
          </m:sup>
        </m:sSubSup>
        <m:d>
          <m:dPr>
            <m:ctrlPr>
              <w:rPr>
                <w:rFonts w:ascii="Cambria Math" w:hAnsi="Cambria Math" w:cs="Arial"/>
                <w:color w:val="333333"/>
                <w:shd w:val="clear" w:color="auto" w:fill="FFFFFF"/>
                <w:lang w:bidi="en-US"/>
              </w:rPr>
            </m:ctrlPr>
          </m:dPr>
          <m:e>
            <m:r>
              <m:rPr>
                <m:sty m:val="p"/>
              </m:rPr>
              <w:rPr>
                <w:rFonts w:ascii="Cambria Math" w:hAnsi="Cambria Math" w:cs="Arial"/>
                <w:color w:val="333333"/>
                <w:shd w:val="clear" w:color="auto" w:fill="FFFFFF"/>
              </w:rPr>
              <m:t>t</m:t>
            </m:r>
          </m:e>
        </m:d>
        <m:r>
          <m:rPr>
            <m:sty m:val="p"/>
          </m:rPr>
          <w:rPr>
            <w:rFonts w:ascii="Cambria Math" w:hAnsi="Cambria Math" w:cs="Arial"/>
            <w:color w:val="333333"/>
            <w:shd w:val="clear" w:color="auto" w:fill="FFFFFF"/>
          </w:rPr>
          <m:t xml:space="preserve"> and </m:t>
        </m:r>
        <m:sSubSup>
          <m:sSubSupPr>
            <m:ctrlPr>
              <w:rPr>
                <w:rFonts w:ascii="Cambria Math" w:hAnsi="Cambria Math" w:cs="Arial"/>
                <w:color w:val="333333"/>
                <w:shd w:val="clear" w:color="auto" w:fill="FFFFFF"/>
                <w:lang w:bidi="en-US"/>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color w:val="333333"/>
                <w:shd w:val="clear" w:color="auto" w:fill="FFFFFF"/>
                <w:lang w:bidi="en-US"/>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oMath>
      <w:r w:rsidRPr="00FD3484">
        <w:rPr>
          <w:rFonts w:ascii="Arial" w:hAnsi="Arial" w:cs="Arial"/>
          <w:color w:val="333333"/>
          <w:shd w:val="clear" w:color="auto" w:fill="FFFFFF"/>
        </w:rPr>
        <w:t xml:space="preserve">are linear combinations of X, which means that their probability distributions can be obtained from the probability distribution of X(t). We can then use Itô’s lemma to transform the SDE into an equivalent SDE for </w:t>
      </w:r>
      <m:oMath>
        <m:sSubSup>
          <m:sSubSupPr>
            <m:ctrlPr>
              <w:rPr>
                <w:rFonts w:ascii="Cambria Math" w:hAnsi="Cambria Math" w:cs="Arial"/>
                <w:color w:val="333333"/>
                <w:shd w:val="clear" w:color="auto" w:fill="FFFFFF"/>
                <w:lang w:bidi="en-US"/>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εa</m:t>
            </m:r>
          </m:sup>
        </m:sSubSup>
        <m:d>
          <m:dPr>
            <m:ctrlPr>
              <w:rPr>
                <w:rFonts w:ascii="Cambria Math" w:hAnsi="Cambria Math" w:cs="Arial"/>
                <w:color w:val="333333"/>
                <w:shd w:val="clear" w:color="auto" w:fill="FFFFFF"/>
                <w:lang w:bidi="en-US"/>
              </w:rPr>
            </m:ctrlPr>
          </m:dPr>
          <m:e>
            <m:r>
              <m:rPr>
                <m:sty m:val="p"/>
              </m:rPr>
              <w:rPr>
                <w:rFonts w:ascii="Cambria Math" w:hAnsi="Cambria Math" w:cs="Arial"/>
                <w:color w:val="333333"/>
                <w:shd w:val="clear" w:color="auto" w:fill="FFFFFF"/>
              </w:rPr>
              <m:t>t</m:t>
            </m:r>
          </m:e>
        </m:d>
        <m:r>
          <m:rPr>
            <m:sty m:val="p"/>
          </m:rPr>
          <w:rPr>
            <w:rFonts w:ascii="Cambria Math" w:hAnsi="Cambria Math" w:cs="Arial"/>
            <w:color w:val="333333"/>
            <w:shd w:val="clear" w:color="auto" w:fill="FFFFFF"/>
          </w:rPr>
          <m:t xml:space="preserve"> and </m:t>
        </m:r>
        <m:sSubSup>
          <m:sSubSupPr>
            <m:ctrlPr>
              <w:rPr>
                <w:rFonts w:ascii="Cambria Math" w:hAnsi="Cambria Math" w:cs="Arial"/>
                <w:color w:val="333333"/>
                <w:shd w:val="clear" w:color="auto" w:fill="FFFFFF"/>
                <w:lang w:bidi="en-US"/>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color w:val="333333"/>
                <w:shd w:val="clear" w:color="auto" w:fill="FFFFFF"/>
                <w:lang w:bidi="en-US"/>
              </w:rPr>
            </m:ctrlPr>
          </m:dPr>
          <m:e>
            <m:r>
              <m:rPr>
                <m:sty m:val="p"/>
              </m:rPr>
              <w:rPr>
                <w:rFonts w:ascii="Cambria Math" w:hAnsi="Cambria Math" w:cs="Arial"/>
                <w:color w:val="333333"/>
                <w:shd w:val="clear" w:color="auto" w:fill="FFFFFF"/>
              </w:rPr>
              <m:t>t</m:t>
            </m:r>
          </m:e>
        </m:d>
      </m:oMath>
      <w:r>
        <w:rPr>
          <w:rFonts w:ascii="Arial" w:hAnsi="Arial" w:cs="Arial"/>
          <w:color w:val="333333"/>
          <w:shd w:val="clear" w:color="auto" w:fill="FFFFFF"/>
          <w:lang w:bidi="en-US"/>
        </w:rPr>
        <w:t xml:space="preserve"> </w:t>
      </w:r>
      <w:sdt>
        <w:sdtPr>
          <w:rPr>
            <w:rFonts w:ascii="Arial" w:hAnsi="Arial" w:cs="Arial"/>
            <w:color w:val="333333"/>
            <w:shd w:val="clear" w:color="auto" w:fill="FFFFFF"/>
            <w:lang w:bidi="en-US"/>
          </w:rPr>
          <w:id w:val="541715754"/>
          <w:citation/>
        </w:sdtPr>
        <w:sdtContent>
          <w:r>
            <w:rPr>
              <w:rFonts w:ascii="Arial" w:hAnsi="Arial" w:cs="Arial"/>
              <w:color w:val="333333"/>
              <w:shd w:val="clear" w:color="auto" w:fill="FFFFFF"/>
              <w:lang w:bidi="en-US"/>
            </w:rPr>
            <w:fldChar w:fldCharType="begin"/>
          </w:r>
          <w:r>
            <w:rPr>
              <w:rFonts w:ascii="Arial" w:hAnsi="Arial" w:cs="Arial"/>
              <w:color w:val="333333"/>
              <w:shd w:val="clear" w:color="auto" w:fill="FFFFFF"/>
              <w:lang w:bidi="en-US"/>
            </w:rPr>
            <w:instrText xml:space="preserve"> CITATION Edw07 \l 2057 </w:instrText>
          </w:r>
          <w:r>
            <w:rPr>
              <w:rFonts w:ascii="Arial" w:hAnsi="Arial" w:cs="Arial"/>
              <w:color w:val="333333"/>
              <w:shd w:val="clear" w:color="auto" w:fill="FFFFFF"/>
              <w:lang w:bidi="en-US"/>
            </w:rPr>
            <w:fldChar w:fldCharType="separate"/>
          </w:r>
          <w:r w:rsidRPr="00311E4B">
            <w:rPr>
              <w:rFonts w:ascii="Arial" w:hAnsi="Arial" w:cs="Arial"/>
              <w:noProof/>
              <w:color w:val="333333"/>
              <w:shd w:val="clear" w:color="auto" w:fill="FFFFFF"/>
              <w:lang w:bidi="en-US"/>
            </w:rPr>
            <w:t>[82]</w:t>
          </w:r>
          <w:r>
            <w:rPr>
              <w:rFonts w:ascii="Arial" w:hAnsi="Arial" w:cs="Arial"/>
              <w:color w:val="333333"/>
              <w:shd w:val="clear" w:color="auto" w:fill="FFFFFF"/>
              <w:lang w:bidi="en-US"/>
            </w:rPr>
            <w:fldChar w:fldCharType="end"/>
          </w:r>
        </w:sdtContent>
      </w:sdt>
      <w:sdt>
        <w:sdtPr>
          <w:rPr>
            <w:rFonts w:ascii="Arial" w:hAnsi="Arial" w:cs="Arial"/>
            <w:color w:val="333333"/>
            <w:shd w:val="clear" w:color="auto" w:fill="FFFFFF"/>
            <w:lang w:bidi="en-US"/>
          </w:rPr>
          <w:id w:val="-708099491"/>
          <w:citation/>
        </w:sdtPr>
        <w:sdtContent>
          <w:r>
            <w:rPr>
              <w:rFonts w:ascii="Arial" w:hAnsi="Arial" w:cs="Arial"/>
              <w:color w:val="333333"/>
              <w:shd w:val="clear" w:color="auto" w:fill="FFFFFF"/>
              <w:lang w:bidi="en-US"/>
            </w:rPr>
            <w:fldChar w:fldCharType="begin"/>
          </w:r>
          <w:r>
            <w:rPr>
              <w:rFonts w:ascii="Arial" w:hAnsi="Arial" w:cs="Arial"/>
              <w:color w:val="333333"/>
              <w:shd w:val="clear" w:color="auto" w:fill="FFFFFF"/>
              <w:lang w:bidi="en-US"/>
            </w:rPr>
            <w:instrText xml:space="preserve"> CITATION Jaf21 \l 2057 </w:instrText>
          </w:r>
          <w:r>
            <w:rPr>
              <w:rFonts w:ascii="Arial" w:hAnsi="Arial" w:cs="Arial"/>
              <w:color w:val="333333"/>
              <w:shd w:val="clear" w:color="auto" w:fill="FFFFFF"/>
              <w:lang w:bidi="en-US"/>
            </w:rPr>
            <w:fldChar w:fldCharType="separate"/>
          </w:r>
          <w:r>
            <w:rPr>
              <w:rFonts w:ascii="Arial" w:hAnsi="Arial" w:cs="Arial"/>
              <w:noProof/>
              <w:color w:val="333333"/>
              <w:shd w:val="clear" w:color="auto" w:fill="FFFFFF"/>
              <w:lang w:bidi="en-US"/>
            </w:rPr>
            <w:t xml:space="preserve"> </w:t>
          </w:r>
          <w:r w:rsidRPr="00311E4B">
            <w:rPr>
              <w:rFonts w:ascii="Arial" w:hAnsi="Arial" w:cs="Arial"/>
              <w:noProof/>
              <w:color w:val="333333"/>
              <w:shd w:val="clear" w:color="auto" w:fill="FFFFFF"/>
              <w:lang w:bidi="en-US"/>
            </w:rPr>
            <w:t>[81]</w:t>
          </w:r>
          <w:r>
            <w:rPr>
              <w:rFonts w:ascii="Arial" w:hAnsi="Arial" w:cs="Arial"/>
              <w:color w:val="333333"/>
              <w:shd w:val="clear" w:color="auto" w:fill="FFFFFF"/>
              <w:lang w:bidi="en-US"/>
            </w:rPr>
            <w:fldChar w:fldCharType="end"/>
          </w:r>
        </w:sdtContent>
      </w:sdt>
      <w:r w:rsidRPr="00FD3484">
        <w:rPr>
          <w:rFonts w:ascii="Arial" w:hAnsi="Arial" w:cs="Arial"/>
          <w:color w:val="333333"/>
          <w:shd w:val="clear" w:color="auto" w:fill="FFFFFF"/>
        </w:rPr>
        <w:t xml:space="preserve">. </w:t>
      </w:r>
      <w:proofErr w:type="spellStart"/>
      <w:r w:rsidRPr="00FD3484">
        <w:rPr>
          <w:rFonts w:ascii="Arial" w:hAnsi="Arial" w:cs="Arial"/>
          <w:color w:val="333333"/>
          <w:shd w:val="clear" w:color="auto" w:fill="FFFFFF"/>
        </w:rPr>
        <w:t>Itô’s</w:t>
      </w:r>
      <w:proofErr w:type="spellEnd"/>
      <w:r w:rsidRPr="00FD3484">
        <w:rPr>
          <w:rFonts w:ascii="Arial" w:hAnsi="Arial" w:cs="Arial"/>
          <w:color w:val="333333"/>
          <w:shd w:val="clear" w:color="auto" w:fill="FFFFFF"/>
        </w:rPr>
        <w:t xml:space="preserve"> lemma is a rule that allows us to find the SDE satisfied by a function of a stochastic process. The lemma states that if Y(t) is a function of X(t), then the SDE satisfied by </w:t>
      </w:r>
      <w:r w:rsidRPr="00FD3484">
        <w:rPr>
          <w:rFonts w:ascii="Arial" w:hAnsi="Arial" w:cs="Arial"/>
          <w:i/>
          <w:iCs/>
          <w:color w:val="333333"/>
          <w:shd w:val="clear" w:color="auto" w:fill="FFFFFF"/>
        </w:rPr>
        <w:t>Y(t)</w:t>
      </w:r>
      <w:r w:rsidRPr="00FD3484">
        <w:rPr>
          <w:rFonts w:ascii="Arial" w:hAnsi="Arial" w:cs="Arial"/>
          <w:color w:val="333333"/>
          <w:shd w:val="clear" w:color="auto" w:fill="FFFFFF"/>
        </w:rPr>
        <w:t xml:space="preserve"> is given by: </w:t>
      </w:r>
      <m:oMath>
        <m:r>
          <w:rPr>
            <w:rFonts w:ascii="Cambria Math" w:hAnsi="Cambria Math" w:cs="Arial"/>
            <w:color w:val="333333"/>
            <w:shd w:val="clear" w:color="auto" w:fill="FFFFFF"/>
          </w:rPr>
          <m:t>dY(t) = (∂Y/∂t) dt + (∂Y/∂X) dX + ½ (</m:t>
        </m:r>
        <m:sSup>
          <m:sSupPr>
            <m:ctrlPr>
              <w:rPr>
                <w:rFonts w:ascii="Cambria Math" w:hAnsi="Cambria Math" w:cs="Arial"/>
                <w:i/>
                <w:color w:val="333333"/>
                <w:shd w:val="clear" w:color="auto" w:fill="FFFFFF"/>
                <w:lang w:bidi="en-US"/>
              </w:rPr>
            </m:ctrlPr>
          </m:sSupPr>
          <m:e>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Y/∂</m:t>
        </m:r>
        <m:sSup>
          <m:sSupPr>
            <m:ctrlPr>
              <w:rPr>
                <w:rFonts w:ascii="Cambria Math" w:hAnsi="Cambria Math" w:cs="Arial"/>
                <w:i/>
                <w:color w:val="333333"/>
                <w:shd w:val="clear" w:color="auto" w:fill="FFFFFF"/>
                <w:lang w:bidi="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lang w:bidi="en-US"/>
              </w:rPr>
            </m:ctrlPr>
          </m:sSupPr>
          <m:e>
            <m:r>
              <w:rPr>
                <w:rFonts w:ascii="Cambria Math" w:hAnsi="Cambria Math" w:cs="Arial"/>
                <w:color w:val="333333"/>
                <w:shd w:val="clear" w:color="auto" w:fill="FFFFFF"/>
              </w:rPr>
              <m:t>(dX)</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oMath>
      <w:r w:rsidRPr="00FD3484">
        <w:rPr>
          <w:rFonts w:ascii="Arial" w:hAnsi="Arial" w:cs="Arial"/>
          <w:color w:val="333333"/>
          <w:shd w:val="clear" w:color="auto" w:fill="FFFFFF"/>
        </w:rPr>
        <w:t xml:space="preserve"> where (</w:t>
      </w:r>
      <w:r w:rsidRPr="00FD3484">
        <w:rPr>
          <w:rFonts w:ascii="Arial" w:hAnsi="Arial" w:cs="Arial"/>
          <w:i/>
          <w:iCs/>
          <w:color w:val="333333"/>
          <w:shd w:val="clear" w:color="auto" w:fill="FFFFFF"/>
        </w:rPr>
        <w:t>∂Y/∂t</w:t>
      </w:r>
      <w:r w:rsidRPr="00FD3484">
        <w:rPr>
          <w:rFonts w:ascii="Arial" w:hAnsi="Arial" w:cs="Arial"/>
          <w:color w:val="333333"/>
          <w:shd w:val="clear" w:color="auto" w:fill="FFFFFF"/>
        </w:rPr>
        <w:t xml:space="preserve">) is the partial derivative of </w:t>
      </w:r>
      <w:r w:rsidRPr="00FD3484">
        <w:rPr>
          <w:rFonts w:ascii="Arial" w:hAnsi="Arial" w:cs="Arial"/>
          <w:i/>
          <w:iCs/>
          <w:color w:val="333333"/>
          <w:shd w:val="clear" w:color="auto" w:fill="FFFFFF"/>
        </w:rPr>
        <w:t>Y</w:t>
      </w:r>
      <w:r w:rsidRPr="00FD3484">
        <w:rPr>
          <w:rFonts w:ascii="Arial" w:hAnsi="Arial" w:cs="Arial"/>
          <w:color w:val="333333"/>
          <w:shd w:val="clear" w:color="auto" w:fill="FFFFFF"/>
        </w:rPr>
        <w:t xml:space="preserve"> with respect to time, (</w:t>
      </w:r>
      <w:r w:rsidRPr="00FD3484">
        <w:rPr>
          <w:rFonts w:ascii="Arial" w:hAnsi="Arial" w:cs="Arial"/>
          <w:i/>
          <w:iCs/>
          <w:color w:val="333333"/>
          <w:shd w:val="clear" w:color="auto" w:fill="FFFFFF"/>
        </w:rPr>
        <w:t>∂Y/∂X</w:t>
      </w:r>
      <w:r w:rsidRPr="00FD3484">
        <w:rPr>
          <w:rFonts w:ascii="Arial" w:hAnsi="Arial" w:cs="Arial"/>
          <w:color w:val="333333"/>
          <w:shd w:val="clear" w:color="auto" w:fill="FFFFFF"/>
        </w:rPr>
        <w:t xml:space="preserve">) is the partial derivative of </w:t>
      </w:r>
      <w:r w:rsidRPr="00FD3484">
        <w:rPr>
          <w:rFonts w:ascii="Arial" w:hAnsi="Arial" w:cs="Arial"/>
          <w:i/>
          <w:iCs/>
          <w:color w:val="333333"/>
          <w:shd w:val="clear" w:color="auto" w:fill="FFFFFF"/>
        </w:rPr>
        <w:t>Y</w:t>
      </w:r>
      <w:r w:rsidRPr="00FD3484">
        <w:rPr>
          <w:rFonts w:ascii="Arial" w:hAnsi="Arial" w:cs="Arial"/>
          <w:color w:val="333333"/>
          <w:shd w:val="clear" w:color="auto" w:fill="FFFFFF"/>
        </w:rPr>
        <w:t xml:space="preserve"> with respect to </w:t>
      </w:r>
      <w:r w:rsidRPr="00FD3484">
        <w:rPr>
          <w:rFonts w:ascii="Arial" w:hAnsi="Arial" w:cs="Arial"/>
          <w:i/>
          <w:iCs/>
          <w:color w:val="333333"/>
          <w:shd w:val="clear" w:color="auto" w:fill="FFFFFF"/>
        </w:rPr>
        <w:t>X</w:t>
      </w:r>
      <w:r w:rsidRPr="00FD3484">
        <w:rPr>
          <w:rFonts w:ascii="Arial" w:hAnsi="Arial" w:cs="Arial"/>
          <w:color w:val="333333"/>
          <w:shd w:val="clear" w:color="auto" w:fill="FFFFFF"/>
        </w:rPr>
        <w:t>, and (</w:t>
      </w:r>
      <w:r w:rsidRPr="00FD3484">
        <w:rPr>
          <w:rFonts w:ascii="Arial" w:hAnsi="Arial" w:cs="Arial"/>
          <w:i/>
          <w:iCs/>
          <w:color w:val="333333"/>
          <w:shd w:val="clear" w:color="auto" w:fill="FFFFFF"/>
        </w:rPr>
        <w:t>∂</w:t>
      </w:r>
      <w:r w:rsidRPr="00FD3484">
        <w:rPr>
          <w:rFonts w:ascii="Arial" w:hAnsi="Arial" w:cs="Arial"/>
          <w:i/>
          <w:iCs/>
          <w:color w:val="333333"/>
          <w:shd w:val="clear" w:color="auto" w:fill="FFFFFF"/>
          <w:vertAlign w:val="superscript"/>
        </w:rPr>
        <w:t>2</w:t>
      </w:r>
      <w:r w:rsidRPr="00FD3484">
        <w:rPr>
          <w:rFonts w:ascii="Arial" w:hAnsi="Arial" w:cs="Arial"/>
          <w:i/>
          <w:iCs/>
          <w:color w:val="333333"/>
          <w:shd w:val="clear" w:color="auto" w:fill="FFFFFF"/>
        </w:rPr>
        <w:t>Y/∂X</w:t>
      </w:r>
      <w:r w:rsidRPr="00FD3484">
        <w:rPr>
          <w:rFonts w:ascii="Arial" w:hAnsi="Arial" w:cs="Arial"/>
          <w:i/>
          <w:iCs/>
          <w:color w:val="333333"/>
          <w:shd w:val="clear" w:color="auto" w:fill="FFFFFF"/>
          <w:vertAlign w:val="superscript"/>
        </w:rPr>
        <w:t>2</w:t>
      </w:r>
      <w:r w:rsidRPr="00FD3484">
        <w:rPr>
          <w:rFonts w:ascii="Arial" w:hAnsi="Arial" w:cs="Arial"/>
          <w:color w:val="333333"/>
          <w:shd w:val="clear" w:color="auto" w:fill="FFFFFF"/>
        </w:rPr>
        <w:t xml:space="preserve"> is the second partial derivative of </w:t>
      </w:r>
      <w:r w:rsidRPr="00FD3484">
        <w:rPr>
          <w:rFonts w:ascii="Arial" w:hAnsi="Arial" w:cs="Arial"/>
          <w:i/>
          <w:iCs/>
          <w:color w:val="333333"/>
          <w:shd w:val="clear" w:color="auto" w:fill="FFFFFF"/>
        </w:rPr>
        <w:t>Y</w:t>
      </w:r>
      <w:r w:rsidRPr="00FD3484">
        <w:rPr>
          <w:rFonts w:ascii="Arial" w:hAnsi="Arial" w:cs="Arial"/>
          <w:color w:val="333333"/>
          <w:shd w:val="clear" w:color="auto" w:fill="FFFFFF"/>
        </w:rPr>
        <w:t xml:space="preserve"> with respect to </w:t>
      </w:r>
      <w:r w:rsidRPr="00FD3484">
        <w:rPr>
          <w:rFonts w:ascii="Arial" w:hAnsi="Arial" w:cs="Arial"/>
          <w:i/>
          <w:iCs/>
          <w:color w:val="333333"/>
          <w:shd w:val="clear" w:color="auto" w:fill="FFFFFF"/>
        </w:rPr>
        <w:t>X</w:t>
      </w:r>
      <w:r w:rsidRPr="00FD3484">
        <w:rPr>
          <w:rFonts w:ascii="Arial" w:hAnsi="Arial" w:cs="Arial"/>
          <w:color w:val="333333"/>
          <w:shd w:val="clear" w:color="auto" w:fill="FFFFFF"/>
        </w:rPr>
        <w:t xml:space="preserve">. Using </w:t>
      </w:r>
      <w:proofErr w:type="spellStart"/>
      <w:r w:rsidRPr="00FD3484">
        <w:rPr>
          <w:rFonts w:ascii="Arial" w:hAnsi="Arial" w:cs="Arial"/>
          <w:color w:val="333333"/>
          <w:shd w:val="clear" w:color="auto" w:fill="FFFFFF"/>
        </w:rPr>
        <w:t>Itô’s</w:t>
      </w:r>
      <w:proofErr w:type="spellEnd"/>
      <w:r w:rsidRPr="00FD3484">
        <w:rPr>
          <w:rFonts w:ascii="Arial" w:hAnsi="Arial" w:cs="Arial"/>
          <w:color w:val="333333"/>
          <w:shd w:val="clear" w:color="auto" w:fill="FFFFFF"/>
        </w:rPr>
        <w:t xml:space="preserve"> lemma, we can find the SDEs satisfied by </w:t>
      </w:r>
      <m:oMath>
        <m:sSubSup>
          <m:sSubSupPr>
            <m:ctrlPr>
              <w:rPr>
                <w:rFonts w:ascii="Cambria Math" w:hAnsi="Cambria Math" w:cs="Arial"/>
                <w:color w:val="333333"/>
                <w:shd w:val="clear" w:color="auto" w:fill="FFFFFF"/>
                <w:lang w:bidi="en-US"/>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εa</m:t>
            </m:r>
          </m:sup>
        </m:sSubSup>
        <m:d>
          <m:dPr>
            <m:ctrlPr>
              <w:rPr>
                <w:rFonts w:ascii="Cambria Math" w:hAnsi="Cambria Math" w:cs="Arial"/>
                <w:color w:val="333333"/>
                <w:shd w:val="clear" w:color="auto" w:fill="FFFFFF"/>
                <w:lang w:bidi="en-US"/>
              </w:rPr>
            </m:ctrlPr>
          </m:dPr>
          <m:e>
            <m:r>
              <m:rPr>
                <m:sty m:val="p"/>
              </m:rPr>
              <w:rPr>
                <w:rFonts w:ascii="Cambria Math" w:hAnsi="Cambria Math" w:cs="Arial"/>
                <w:color w:val="333333"/>
                <w:shd w:val="clear" w:color="auto" w:fill="FFFFFF"/>
              </w:rPr>
              <m:t>t</m:t>
            </m:r>
          </m:e>
        </m:d>
        <m:r>
          <m:rPr>
            <m:sty m:val="p"/>
          </m:rPr>
          <w:rPr>
            <w:rFonts w:ascii="Cambria Math" w:hAnsi="Cambria Math" w:cs="Arial"/>
            <w:color w:val="333333"/>
            <w:shd w:val="clear" w:color="auto" w:fill="FFFFFF"/>
          </w:rPr>
          <m:t xml:space="preserve"> and </m:t>
        </m:r>
        <m:sSubSup>
          <m:sSubSupPr>
            <m:ctrlPr>
              <w:rPr>
                <w:rFonts w:ascii="Cambria Math" w:hAnsi="Cambria Math" w:cs="Arial"/>
                <w:color w:val="333333"/>
                <w:shd w:val="clear" w:color="auto" w:fill="FFFFFF"/>
                <w:lang w:bidi="en-US"/>
              </w:rPr>
            </m:ctrlPr>
          </m:sSubSupPr>
          <m:e>
            <m:r>
              <m:rPr>
                <m:sty m:val="p"/>
              </m:rP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color w:val="333333"/>
                <w:shd w:val="clear" w:color="auto" w:fill="FFFFFF"/>
                <w:lang w:bidi="en-US"/>
              </w:rPr>
            </m:ctrlPr>
          </m:dPr>
          <m:e>
            <m:r>
              <m:rPr>
                <m:sty m:val="p"/>
              </m:rPr>
              <w:rPr>
                <w:rFonts w:ascii="Cambria Math" w:hAnsi="Cambria Math" w:cs="Arial"/>
                <w:color w:val="333333"/>
                <w:shd w:val="clear" w:color="auto" w:fill="FFFFFF"/>
              </w:rPr>
              <m:t>t</m:t>
            </m:r>
          </m:e>
        </m:d>
      </m:oMath>
      <w:r w:rsidRPr="00FD3484">
        <w:rPr>
          <w:rFonts w:ascii="Arial" w:hAnsi="Arial" w:cs="Arial"/>
          <w:color w:val="333333"/>
          <w:shd w:val="clear" w:color="auto" w:fill="FFFFFF"/>
        </w:rPr>
        <w:t xml:space="preserve">. The SDEs have the same form as the original SDE, but with different drift and diffusion coefficients that depend on </w:t>
      </w:r>
      <w:r w:rsidRPr="00FD3484">
        <w:rPr>
          <w:rFonts w:ascii="Arial" w:hAnsi="Arial" w:cs="Arial"/>
          <w:i/>
          <w:iCs/>
          <w:color w:val="333333"/>
          <w:shd w:val="clear" w:color="auto" w:fill="FFFFFF"/>
        </w:rPr>
        <w:t>α</w:t>
      </w:r>
      <w:r w:rsidRPr="00FD3484">
        <w:rPr>
          <w:rFonts w:ascii="Arial" w:hAnsi="Arial" w:cs="Arial"/>
          <w:color w:val="333333"/>
          <w:shd w:val="clear" w:color="auto" w:fill="FFFFFF"/>
        </w:rPr>
        <w:t xml:space="preserve">. The final solution involves an integral over the Wiener process </w:t>
      </w:r>
      <w:r w:rsidRPr="00FD3484">
        <w:rPr>
          <w:rFonts w:ascii="Arial" w:hAnsi="Arial" w:cs="Arial"/>
          <w:i/>
          <w:iCs/>
          <w:color w:val="333333"/>
          <w:shd w:val="clear" w:color="auto" w:fill="FFFFFF"/>
        </w:rPr>
        <w:t>W</w:t>
      </w:r>
      <w:r w:rsidRPr="00FD3484">
        <w:rPr>
          <w:rFonts w:ascii="Arial" w:hAnsi="Arial" w:cs="Arial"/>
          <w:color w:val="333333"/>
          <w:shd w:val="clear" w:color="auto" w:fill="FFFFFF"/>
        </w:rPr>
        <w:t xml:space="preserve">, which is a stochastic integral. The integral is evaluated using the </w:t>
      </w:r>
      <w:proofErr w:type="spellStart"/>
      <w:r w:rsidRPr="00FD3484">
        <w:rPr>
          <w:rFonts w:ascii="Arial" w:hAnsi="Arial" w:cs="Arial"/>
          <w:color w:val="333333"/>
          <w:shd w:val="clear" w:color="auto" w:fill="FFFFFF"/>
        </w:rPr>
        <w:t>Itô</w:t>
      </w:r>
      <w:proofErr w:type="spellEnd"/>
      <w:r w:rsidRPr="00FD3484">
        <w:rPr>
          <w:rFonts w:ascii="Arial" w:hAnsi="Arial" w:cs="Arial"/>
          <w:color w:val="333333"/>
          <w:shd w:val="clear" w:color="auto" w:fill="FFFFFF"/>
        </w:rPr>
        <w:t xml:space="preserve"> integral or the </w:t>
      </w:r>
      <w:proofErr w:type="spellStart"/>
      <w:r w:rsidRPr="00FD3484">
        <w:rPr>
          <w:rFonts w:ascii="Arial" w:hAnsi="Arial" w:cs="Arial"/>
          <w:color w:val="333333"/>
          <w:shd w:val="clear" w:color="auto" w:fill="FFFFFF"/>
        </w:rPr>
        <w:t>Stratonovich</w:t>
      </w:r>
      <w:proofErr w:type="spellEnd"/>
      <w:r w:rsidRPr="00FD3484">
        <w:rPr>
          <w:rFonts w:ascii="Arial" w:hAnsi="Arial" w:cs="Arial"/>
          <w:color w:val="333333"/>
          <w:shd w:val="clear" w:color="auto" w:fill="FFFFFF"/>
        </w:rPr>
        <w:t xml:space="preserve"> integral, depending on the convention used. The solution is a fuzzy solution because it involves a fuzzy stochastic process, and the value of </w:t>
      </w:r>
      <w:r w:rsidRPr="00FD3484">
        <w:rPr>
          <w:rFonts w:ascii="Arial" w:hAnsi="Arial" w:cs="Arial"/>
          <w:i/>
          <w:iCs/>
          <w:color w:val="333333"/>
          <w:shd w:val="clear" w:color="auto" w:fill="FFFFFF"/>
        </w:rPr>
        <w:t>X</w:t>
      </w:r>
      <w:r w:rsidRPr="00FD3484">
        <w:rPr>
          <w:rFonts w:ascii="Arial" w:hAnsi="Arial" w:cs="Arial"/>
          <w:i/>
          <w:iCs/>
          <w:color w:val="333333"/>
          <w:shd w:val="clear" w:color="auto" w:fill="FFFFFF"/>
          <w:vertAlign w:val="superscript"/>
        </w:rPr>
        <w:t>e</w:t>
      </w:r>
      <w:r w:rsidRPr="00FD3484">
        <w:rPr>
          <w:rFonts w:ascii="Arial" w:hAnsi="Arial" w:cs="Arial"/>
          <w:i/>
          <w:iCs/>
          <w:color w:val="333333"/>
          <w:shd w:val="clear" w:color="auto" w:fill="FFFFFF"/>
        </w:rPr>
        <w:t>(t)</w:t>
      </w:r>
      <w:r w:rsidRPr="00FD3484">
        <w:rPr>
          <w:rFonts w:ascii="Arial" w:hAnsi="Arial" w:cs="Arial"/>
          <w:color w:val="333333"/>
          <w:shd w:val="clear" w:color="auto" w:fill="FFFFFF"/>
        </w:rPr>
        <w:t xml:space="preserve"> is not deterministic but depends on the realisation of the Wiener process </w:t>
      </w:r>
      <w:r w:rsidRPr="00FD3484">
        <w:rPr>
          <w:rFonts w:ascii="Arial" w:hAnsi="Arial" w:cs="Arial"/>
          <w:i/>
          <w:iCs/>
          <w:color w:val="333333"/>
          <w:shd w:val="clear" w:color="auto" w:fill="FFFFFF"/>
        </w:rPr>
        <w:t>W</w:t>
      </w:r>
      <w:r w:rsidRPr="00FD3484">
        <w:rPr>
          <w:rFonts w:ascii="Arial" w:hAnsi="Arial" w:cs="Arial"/>
          <w:color w:val="333333"/>
          <w:shd w:val="clear" w:color="auto" w:fill="FFFFFF"/>
        </w:rPr>
        <w:t>. We will derive a generic solution for stochastic differential equation of the following form which can be applied to each specific case:</w:t>
      </w:r>
    </w:p>
    <w:p w14:paraId="2295F608" w14:textId="77777777" w:rsidR="008D1943" w:rsidRPr="00FD3484" w:rsidRDefault="008D1943" w:rsidP="008D1943">
      <w:pPr>
        <w:spacing w:line="360" w:lineRule="auto"/>
        <w:ind w:left="993"/>
        <w:jc w:val="center"/>
        <w:rPr>
          <w:rFonts w:ascii="Arial" w:hAnsi="Arial" w:cs="Arial"/>
          <w:color w:val="333333"/>
          <w:shd w:val="clear" w:color="auto" w:fill="FFFFFF"/>
        </w:rPr>
      </w:pPr>
      <m:oMathPara>
        <m:oMath>
          <m:r>
            <m:rPr>
              <m:sty m:val="p"/>
            </m:rPr>
            <w:rPr>
              <w:rFonts w:ascii="Cambria Math" w:hAnsi="Cambria Math" w:cs="Arial"/>
              <w:color w:val="333333"/>
              <w:shd w:val="clear" w:color="auto" w:fill="FFFFFF"/>
            </w:rPr>
            <m:t>X</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μX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m:t>
              </m:r>
            </m:e>
          </m:nary>
          <m:r>
            <w:rPr>
              <w:rFonts w:ascii="Cambria Math" w:hAnsi="Cambria Math" w:cs="Arial"/>
              <w:color w:val="333333"/>
              <w:shd w:val="clear" w:color="auto" w:fill="FFFFFF"/>
            </w:rPr>
            <m:t xml:space="preserve">  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e>
          </m:nary>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μs+σa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r>
                <w:rPr>
                  <w:rFonts w:ascii="Cambria Math" w:hAnsi="Cambria Math" w:cs="Arial"/>
                  <w:color w:val="333333"/>
                  <w:shd w:val="clear" w:color="auto" w:fill="FFFFFF"/>
                </w:rPr>
                <m:t>ds+</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m:rPr>
                          <m:sty m:val="p"/>
                        </m:rP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μs+σa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e>
                  </m:nary>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func>
        </m:oMath>
      </m:oMathPara>
    </w:p>
    <w:p w14:paraId="6E0C5F81" w14:textId="77777777" w:rsidR="008D1943" w:rsidRDefault="008D1943" w:rsidP="008D1943">
      <w:pPr>
        <w:spacing w:line="360" w:lineRule="auto"/>
        <w:ind w:firstLine="284"/>
        <w:jc w:val="both"/>
        <w:rPr>
          <w:rFonts w:ascii="Arial" w:hAnsi="Arial" w:cs="Arial"/>
          <w:color w:val="333333"/>
          <w:shd w:val="clear" w:color="auto" w:fill="FFFFFF"/>
        </w:rPr>
      </w:pPr>
      <w:r>
        <w:rPr>
          <w:rFonts w:ascii="Arial" w:hAnsi="Arial" w:cs="Arial"/>
          <w:color w:val="333333"/>
          <w:shd w:val="clear" w:color="auto" w:fill="FFFFFF"/>
        </w:rPr>
        <w:t xml:space="preserve">Re-writing in terms of derivatives, we need to solve the stochastic differential equation of the form: </w:t>
      </w:r>
    </w:p>
    <w:p w14:paraId="6BB8C675" w14:textId="77777777" w:rsidR="008D1943" w:rsidRDefault="008D1943" w:rsidP="008D1943">
      <w:pPr>
        <w:spacing w:line="360" w:lineRule="auto"/>
        <w:ind w:left="1560" w:hanging="1276"/>
        <w:jc w:val="both"/>
        <w:rPr>
          <w:rFonts w:ascii="Arial" w:hAnsi="Arial" w:cs="Arial"/>
          <w:color w:val="333333"/>
          <w:shd w:val="clear" w:color="auto" w:fill="FFFFFF"/>
        </w:rPr>
      </w:pPr>
      <m:oMathPara>
        <m:oMath>
          <m:r>
            <m:rPr>
              <m:sty m:val="p"/>
            </m:rPr>
            <w:rPr>
              <w:rFonts w:ascii="Cambria Math" w:hAnsi="Cambria Math" w:cs="Arial"/>
              <w:color w:val="333333"/>
              <w:shd w:val="clear" w:color="auto" w:fill="FFFFFF"/>
            </w:rPr>
            <w:lastRenderedPageBreak/>
            <m:t>dX</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t</m:t>
              </m:r>
            </m:e>
          </m:d>
          <m:r>
            <w:rPr>
              <w:rFonts w:ascii="Cambria Math" w:hAnsi="Cambria Math" w:cs="Arial"/>
              <w:color w:val="333333"/>
              <w:shd w:val="clear" w:color="auto" w:fill="FFFFFF"/>
            </w:rPr>
            <m:t>=μX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dt+  a</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μt+σa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r>
                    <m:rPr>
                      <m:sty m:val="p"/>
                    </m:rP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μt+σa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e>
          </m:func>
        </m:oMath>
      </m:oMathPara>
    </w:p>
    <w:p w14:paraId="2AA2543E"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with initial condition </w:t>
      </w:r>
      <w:proofErr w:type="gramStart"/>
      <w:r w:rsidRPr="00267FC5">
        <w:rPr>
          <w:rFonts w:ascii="Arial" w:hAnsi="Arial" w:cs="Arial"/>
          <w:i/>
          <w:iCs/>
          <w:color w:val="333333"/>
          <w:shd w:val="clear" w:color="auto" w:fill="FFFFFF"/>
        </w:rPr>
        <w:t>X(</w:t>
      </w:r>
      <w:proofErr w:type="gramEnd"/>
      <w:r w:rsidRPr="00267FC5">
        <w:rPr>
          <w:rFonts w:ascii="Arial" w:hAnsi="Arial" w:cs="Arial"/>
          <w:i/>
          <w:iCs/>
          <w:color w:val="333333"/>
          <w:shd w:val="clear" w:color="auto" w:fill="FFFFFF"/>
        </w:rPr>
        <w:t>0),</w:t>
      </w:r>
      <w:r>
        <w:rPr>
          <w:rFonts w:ascii="Arial" w:hAnsi="Arial" w:cs="Arial"/>
          <w:color w:val="333333"/>
          <w:shd w:val="clear" w:color="auto" w:fill="FFFFFF"/>
        </w:rPr>
        <w:t xml:space="preserve"> we will use </w:t>
      </w:r>
      <w:proofErr w:type="spellStart"/>
      <w:r>
        <w:rPr>
          <w:rFonts w:ascii="Arial" w:hAnsi="Arial" w:cs="Arial"/>
          <w:color w:val="333333"/>
          <w:shd w:val="clear" w:color="auto" w:fill="FFFFFF"/>
        </w:rPr>
        <w:t>Itô’s</w:t>
      </w:r>
      <w:proofErr w:type="spellEnd"/>
      <w:r>
        <w:rPr>
          <w:rFonts w:ascii="Arial" w:hAnsi="Arial" w:cs="Arial"/>
          <w:color w:val="333333"/>
          <w:shd w:val="clear" w:color="auto" w:fill="FFFFFF"/>
        </w:rPr>
        <w:t xml:space="preserve"> lemma to obtain the solution:</w:t>
      </w:r>
    </w:p>
    <w:p w14:paraId="30868AFE" w14:textId="77777777" w:rsidR="008D1943" w:rsidRPr="005F25CC"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Let </w:t>
      </w:r>
      <w:proofErr w:type="gramStart"/>
      <w:r w:rsidRPr="00267FC5">
        <w:rPr>
          <w:rFonts w:ascii="Arial" w:hAnsi="Arial" w:cs="Arial"/>
          <w:i/>
          <w:iCs/>
          <w:color w:val="333333"/>
          <w:shd w:val="clear" w:color="auto" w:fill="FFFFFF"/>
        </w:rPr>
        <w:t>Y(</w:t>
      </w:r>
      <w:proofErr w:type="gramEnd"/>
      <w:r w:rsidRPr="00267FC5">
        <w:rPr>
          <w:rFonts w:ascii="Arial" w:hAnsi="Arial" w:cs="Arial"/>
          <w:i/>
          <w:iCs/>
          <w:color w:val="333333"/>
          <w:shd w:val="clear" w:color="auto" w:fill="FFFFFF"/>
        </w:rPr>
        <w:t xml:space="preserve">t, B(t)) </w:t>
      </w:r>
      <w:r w:rsidRPr="007233C1">
        <w:rPr>
          <w:rFonts w:ascii="Arial" w:hAnsi="Arial" w:cs="Arial"/>
          <w:i/>
          <w:iCs/>
          <w:color w:val="333333"/>
          <w:highlight w:val="green"/>
          <w:shd w:val="clear" w:color="auto" w:fill="FFFFFF"/>
        </w:rPr>
        <w:t>= e</w:t>
      </w:r>
      <w:r w:rsidRPr="007233C1">
        <w:rPr>
          <w:rFonts w:ascii="Arial" w:hAnsi="Arial" w:cs="Arial"/>
          <w:i/>
          <w:iCs/>
          <w:color w:val="333333"/>
          <w:highlight w:val="green"/>
          <w:shd w:val="clear" w:color="auto" w:fill="FFFFFF"/>
          <w:vertAlign w:val="superscript"/>
        </w:rPr>
        <w:t>-</w:t>
      </w:r>
      <w:proofErr w:type="spellStart"/>
      <w:r w:rsidRPr="007233C1">
        <w:rPr>
          <w:rFonts w:ascii="Arial" w:hAnsi="Arial" w:cs="Arial"/>
          <w:i/>
          <w:iCs/>
          <w:color w:val="333333"/>
          <w:highlight w:val="green"/>
          <w:shd w:val="clear" w:color="auto" w:fill="FFFFFF"/>
          <w:vertAlign w:val="superscript"/>
        </w:rPr>
        <w:t>μt</w:t>
      </w:r>
      <w:r w:rsidRPr="007233C1">
        <w:rPr>
          <w:rFonts w:ascii="Arial" w:hAnsi="Arial" w:cs="Arial"/>
          <w:i/>
          <w:iCs/>
          <w:color w:val="333333"/>
          <w:highlight w:val="green"/>
          <w:shd w:val="clear" w:color="auto" w:fill="FFFFFF"/>
        </w:rPr>
        <w:t>X</w:t>
      </w:r>
      <w:proofErr w:type="spellEnd"/>
      <w:r w:rsidRPr="00267FC5">
        <w:rPr>
          <w:rFonts w:ascii="Arial" w:hAnsi="Arial" w:cs="Arial"/>
          <w:i/>
          <w:iCs/>
          <w:color w:val="333333"/>
          <w:shd w:val="clear" w:color="auto" w:fill="FFFFFF"/>
        </w:rPr>
        <w:t>(t).</w:t>
      </w:r>
      <w:r>
        <w:rPr>
          <w:rFonts w:ascii="Arial" w:hAnsi="Arial" w:cs="Arial"/>
          <w:color w:val="333333"/>
          <w:shd w:val="clear" w:color="auto" w:fill="FFFFFF"/>
        </w:rPr>
        <w:t xml:space="preserve"> Then, using </w:t>
      </w:r>
      <w:proofErr w:type="spellStart"/>
      <w:r>
        <w:rPr>
          <w:rFonts w:ascii="Arial" w:hAnsi="Arial" w:cs="Arial"/>
          <w:color w:val="333333"/>
          <w:shd w:val="clear" w:color="auto" w:fill="FFFFFF"/>
        </w:rPr>
        <w:t>Itô’s</w:t>
      </w:r>
      <w:proofErr w:type="spellEnd"/>
      <w:r>
        <w:rPr>
          <w:rFonts w:ascii="Arial" w:hAnsi="Arial" w:cs="Arial"/>
          <w:color w:val="333333"/>
          <w:shd w:val="clear" w:color="auto" w:fill="FFFFFF"/>
        </w:rPr>
        <w:t xml:space="preserve"> lemma, product rule and definition of X to obtain the solution:</w:t>
      </w:r>
    </w:p>
    <w:p w14:paraId="348EFC27" w14:textId="77777777" w:rsidR="008D1943" w:rsidRDefault="008D1943" w:rsidP="008D1943">
      <w:pPr>
        <w:spacing w:line="360" w:lineRule="auto"/>
        <w:ind w:left="993" w:hanging="993"/>
        <w:jc w:val="center"/>
        <w:rPr>
          <w:rFonts w:ascii="Arial" w:hAnsi="Arial" w:cs="Arial"/>
          <w:color w:val="333333"/>
          <w:shd w:val="clear" w:color="auto" w:fill="FFFFFF"/>
        </w:rPr>
      </w:pPr>
      <m:oMath>
        <m:r>
          <m:rPr>
            <m:sty m:val="p"/>
          </m:rPr>
          <w:rPr>
            <w:rFonts w:ascii="Cambria Math" w:hAnsi="Cambria Math" w:cs="Arial"/>
            <w:color w:val="333333"/>
            <w:highlight w:val="green"/>
            <w:shd w:val="clear" w:color="auto" w:fill="FFFFFF"/>
          </w:rPr>
          <m:t>dY</m:t>
        </m:r>
        <m:d>
          <m:dPr>
            <m:ctrlPr>
              <w:rPr>
                <w:rFonts w:ascii="Cambria Math" w:hAnsi="Cambria Math" w:cs="Arial"/>
                <w:color w:val="333333"/>
                <w:highlight w:val="green"/>
                <w:shd w:val="clear" w:color="auto" w:fill="FFFFFF"/>
              </w:rPr>
            </m:ctrlPr>
          </m:dPr>
          <m:e>
            <m:r>
              <m:rPr>
                <m:sty m:val="p"/>
              </m:rPr>
              <w:rPr>
                <w:rFonts w:ascii="Cambria Math" w:hAnsi="Cambria Math" w:cs="Arial"/>
                <w:color w:val="333333"/>
                <w:highlight w:val="green"/>
                <w:shd w:val="clear" w:color="auto" w:fill="FFFFFF"/>
              </w:rPr>
              <m:t>t, B(t)</m:t>
            </m:r>
          </m:e>
        </m:d>
        <m:r>
          <w:rPr>
            <w:rFonts w:ascii="Cambria Math" w:hAnsi="Cambria Math" w:cs="Arial"/>
            <w:color w:val="333333"/>
            <w:highlight w:val="green"/>
            <w:shd w:val="clear" w:color="auto" w:fill="FFFFFF"/>
          </w:rPr>
          <m:t>=</m:t>
        </m:r>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-μt</m:t>
            </m:r>
          </m:sup>
        </m:sSup>
        <m:r>
          <w:rPr>
            <w:rFonts w:ascii="Cambria Math" w:hAnsi="Cambria Math" w:cs="Arial"/>
            <w:color w:val="333333"/>
            <w:highlight w:val="green"/>
            <w:shd w:val="clear" w:color="auto" w:fill="FFFFFF"/>
          </w:rPr>
          <m:t>dX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r>
          <w:rPr>
            <w:rFonts w:ascii="Cambria Math" w:hAnsi="Cambria Math" w:cs="Arial"/>
            <w:color w:val="333333"/>
            <w:highlight w:val="green"/>
            <w:shd w:val="clear" w:color="auto" w:fill="FFFFFF"/>
          </w:rPr>
          <m:t>+</m:t>
        </m:r>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-μt</m:t>
            </m:r>
          </m:sup>
        </m:sSup>
        <m:f>
          <m:fPr>
            <m:ctrlPr>
              <w:rPr>
                <w:rFonts w:ascii="Cambria Math" w:eastAsiaTheme="minorEastAsia" w:hAnsi="Cambria Math" w:cs="Arial"/>
                <w:i/>
                <w:color w:val="333333"/>
                <w:highlight w:val="green"/>
                <w:shd w:val="clear" w:color="auto" w:fill="FFFFFF"/>
                <w:lang w:val="en-US" w:eastAsia="en-US"/>
              </w:rPr>
            </m:ctrlPr>
          </m:fPr>
          <m:num>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r>
          <w:rPr>
            <w:rFonts w:ascii="Cambria Math" w:hAnsi="Cambria Math" w:cs="Arial"/>
            <w:color w:val="333333"/>
            <w:highlight w:val="green"/>
            <w:shd w:val="clear" w:color="auto" w:fill="FFFFFF"/>
          </w:rPr>
          <m:t>dt=</m:t>
        </m:r>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-μt</m:t>
            </m:r>
          </m:sup>
        </m:sSup>
        <m:r>
          <w:rPr>
            <w:rFonts w:ascii="Cambria Math" w:hAnsi="Cambria Math" w:cs="Arial"/>
            <w:color w:val="333333"/>
            <w:highlight w:val="green"/>
            <w:shd w:val="clear" w:color="auto" w:fill="FFFFFF"/>
          </w:rPr>
          <m:t>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r>
          <w:rPr>
            <w:rFonts w:ascii="Cambria Math" w:hAnsi="Cambria Math" w:cs="Arial"/>
            <w:color w:val="333333"/>
            <w:highlight w:val="green"/>
            <w:shd w:val="clear" w:color="auto" w:fill="FFFFFF"/>
          </w:rPr>
          <m:t xml:space="preserve">dt+ </m:t>
        </m:r>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-μt</m:t>
            </m:r>
          </m:sup>
        </m:sSup>
        <m:r>
          <w:rPr>
            <w:rFonts w:ascii="Cambria Math" w:hAnsi="Cambria Math" w:cs="Arial"/>
            <w:color w:val="333333"/>
            <w:highlight w:val="green"/>
            <w:shd w:val="clear" w:color="auto" w:fill="FFFFFF"/>
          </w:rPr>
          <m:t xml:space="preserve"> a</m:t>
        </m:r>
        <m:f>
          <m:fPr>
            <m:ctrlPr>
              <w:rPr>
                <w:rFonts w:ascii="Cambria Math" w:eastAsiaTheme="minorEastAsia" w:hAnsi="Cambria Math" w:cs="Arial"/>
                <w:i/>
                <w:color w:val="333333"/>
                <w:highlight w:val="green"/>
                <w:shd w:val="clear" w:color="auto" w:fill="FFFFFF"/>
                <w:lang w:val="en-US" w:eastAsia="en-US"/>
              </w:rPr>
            </m:ctrlPr>
          </m:fPr>
          <m:num>
            <m:r>
              <w:rPr>
                <w:rFonts w:ascii="Cambria Math" w:hAnsi="Cambria Math" w:cs="Arial"/>
                <w:color w:val="333333"/>
                <w:highlight w:val="green"/>
                <w:shd w:val="clear" w:color="auto" w:fill="FFFFFF"/>
              </w:rPr>
              <m:t>σ</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r>
          <w:rPr>
            <w:rFonts w:ascii="Cambria Math" w:hAnsi="Cambria Math" w:cs="Arial"/>
            <w:color w:val="333333"/>
            <w:highlight w:val="green"/>
            <w:shd w:val="clear" w:color="auto" w:fill="FFFFFF"/>
          </w:rPr>
          <m:t>)</m:t>
        </m:r>
        <m:func>
          <m:funcPr>
            <m:ctrlPr>
              <w:rPr>
                <w:rFonts w:ascii="Cambria Math" w:hAnsi="Cambria Math" w:cs="Arial"/>
                <w:color w:val="333333"/>
                <w:highlight w:val="green"/>
                <w:shd w:val="clear" w:color="auto" w:fill="FFFFFF"/>
              </w:rPr>
            </m:ctrlPr>
          </m:funcPr>
          <m:fName>
            <m:r>
              <m:rPr>
                <m:sty m:val="p"/>
              </m:rPr>
              <w:rPr>
                <w:rFonts w:ascii="Cambria Math" w:hAnsi="Cambria Math" w:cs="Arial"/>
                <w:color w:val="333333"/>
                <w:highlight w:val="green"/>
                <w:shd w:val="clear" w:color="auto" w:fill="FFFFFF"/>
              </w:rPr>
              <m:t>exp</m:t>
            </m:r>
          </m:fName>
          <m:e>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μt+σa</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u</m:t>
                        </m:r>
                      </m:e>
                    </m:d>
                    <m:r>
                      <w:rPr>
                        <w:rFonts w:ascii="Cambria Math" w:hAnsi="Cambria Math" w:cs="Arial"/>
                        <w:color w:val="333333"/>
                        <w:highlight w:val="green"/>
                        <w:shd w:val="clear" w:color="auto" w:fill="FFFFFF"/>
                      </w:rPr>
                      <m:t xml:space="preserve">du+ </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σε</m:t>
                        </m:r>
                      </m:e>
                      <m:sup>
                        <m:r>
                          <w:rPr>
                            <w:rFonts w:ascii="Cambria Math" w:hAnsi="Cambria Math" w:cs="Arial"/>
                            <w:color w:val="333333"/>
                            <w:highlight w:val="green"/>
                            <w:shd w:val="clear" w:color="auto" w:fill="FFFFFF"/>
                          </w:rPr>
                          <m:t>a</m:t>
                        </m:r>
                      </m:sup>
                    </m:sSup>
                    <m:r>
                      <w:rPr>
                        <w:rFonts w:ascii="Cambria Math" w:hAnsi="Cambria Math" w:cs="Arial"/>
                        <w:color w:val="333333"/>
                        <w:highlight w:val="green"/>
                        <w:shd w:val="clear" w:color="auto" w:fill="FFFFFF"/>
                      </w:rPr>
                      <m:t>B</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e>
                </m:nary>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dt+</m:t>
            </m:r>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-μt</m:t>
                </m:r>
              </m:sup>
            </m:sSup>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a</m:t>
                    </m:r>
                  </m:sup>
                </m:s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σ</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r>
                  <w:rPr>
                    <w:rFonts w:ascii="Cambria Math" w:hAnsi="Cambria Math" w:cs="Arial"/>
                    <w:color w:val="333333"/>
                    <w:highlight w:val="green"/>
                    <w:shd w:val="clear" w:color="auto" w:fill="FFFFFF"/>
                  </w:rPr>
                  <m:t>)</m:t>
                </m:r>
                <m:r>
                  <m:rPr>
                    <m:sty m:val="p"/>
                  </m:rPr>
                  <w:rPr>
                    <w:rFonts w:ascii="Cambria Math" w:hAnsi="Cambria Math" w:cs="Arial"/>
                    <w:color w:val="333333"/>
                    <w:highlight w:val="green"/>
                    <w:shd w:val="clear" w:color="auto" w:fill="FFFFFF"/>
                  </w:rPr>
                  <m:t>exp⁡</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μt+σa</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s</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u</m:t>
                            </m:r>
                          </m:e>
                        </m:d>
                        <m:r>
                          <w:rPr>
                            <w:rFonts w:ascii="Cambria Math" w:hAnsi="Cambria Math" w:cs="Arial"/>
                            <w:color w:val="333333"/>
                            <w:highlight w:val="green"/>
                            <w:shd w:val="clear" w:color="auto" w:fill="FFFFFF"/>
                          </w:rPr>
                          <m:t xml:space="preserve">du+ </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σε</m:t>
                            </m:r>
                          </m:e>
                          <m:sup>
                            <m:r>
                              <w:rPr>
                                <w:rFonts w:ascii="Cambria Math" w:hAnsi="Cambria Math" w:cs="Arial"/>
                                <w:color w:val="333333"/>
                                <w:highlight w:val="green"/>
                                <w:shd w:val="clear" w:color="auto" w:fill="FFFFFF"/>
                              </w:rPr>
                              <m:t>a</m:t>
                            </m:r>
                          </m:sup>
                        </m:sSup>
                        <m:r>
                          <w:rPr>
                            <w:rFonts w:ascii="Cambria Math" w:hAnsi="Cambria Math" w:cs="Arial"/>
                            <w:color w:val="333333"/>
                            <w:highlight w:val="green"/>
                            <w:shd w:val="clear" w:color="auto" w:fill="FFFFFF"/>
                          </w:rPr>
                          <m:t>B(t)</m:t>
                        </m:r>
                      </m:e>
                    </m:nary>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dB</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e>
            </m:d>
            <m:r>
              <w:rPr>
                <w:rFonts w:ascii="Cambria Math" w:hAnsi="Cambria Math" w:cs="Arial"/>
                <w:color w:val="333333"/>
                <w:highlight w:val="green"/>
                <w:shd w:val="clear" w:color="auto" w:fill="FFFFFF"/>
              </w:rPr>
              <m:t>=</m:t>
            </m:r>
          </m:e>
        </m:func>
        <m:r>
          <w:rPr>
            <w:rFonts w:ascii="Cambria Math" w:hAnsi="Cambria Math" w:cs="Arial"/>
            <w:color w:val="333333"/>
            <w:highlight w:val="green"/>
            <w:shd w:val="clear" w:color="auto" w:fill="FFFFFF"/>
          </w:rPr>
          <m:t xml:space="preserve"> </m:t>
        </m:r>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-μt</m:t>
            </m:r>
          </m:sup>
        </m:sSup>
        <m:r>
          <w:rPr>
            <w:rFonts w:ascii="Cambria Math" w:hAnsi="Cambria Math" w:cs="Arial"/>
            <w:color w:val="333333"/>
            <w:highlight w:val="green"/>
            <w:shd w:val="clear" w:color="auto" w:fill="FFFFFF"/>
          </w:rPr>
          <m:t xml:space="preserve"> a</m:t>
        </m:r>
        <m:f>
          <m:fPr>
            <m:ctrlPr>
              <w:rPr>
                <w:rFonts w:ascii="Cambria Math" w:eastAsiaTheme="minorEastAsia" w:hAnsi="Cambria Math" w:cs="Arial"/>
                <w:i/>
                <w:color w:val="333333"/>
                <w:highlight w:val="green"/>
                <w:shd w:val="clear" w:color="auto" w:fill="FFFFFF"/>
                <w:lang w:val="en-US" w:eastAsia="en-US"/>
              </w:rPr>
            </m:ctrlPr>
          </m:fPr>
          <m:num>
            <m:r>
              <w:rPr>
                <w:rFonts w:ascii="Cambria Math" w:hAnsi="Cambria Math" w:cs="Arial"/>
                <w:color w:val="333333"/>
                <w:highlight w:val="green"/>
                <w:shd w:val="clear" w:color="auto" w:fill="FFFFFF"/>
              </w:rPr>
              <m:t>σ</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r>
          <w:del w:id="1349" w:author="George Urumov" w:date="2025-10-29T17:01:00Z" w16du:dateUtc="2025-10-29T17:01:00Z">
            <w:rPr>
              <w:rFonts w:ascii="Cambria Math" w:hAnsi="Cambria Math" w:cs="Arial"/>
              <w:color w:val="333333"/>
              <w:highlight w:val="green"/>
              <w:shd w:val="clear" w:color="auto" w:fill="FFFFFF"/>
            </w:rPr>
            <m:t>)</m:t>
          </w:del>
        </m:r>
        <m:func>
          <m:funcPr>
            <m:ctrlPr>
              <w:rPr>
                <w:rFonts w:ascii="Cambria Math" w:hAnsi="Cambria Math" w:cs="Arial"/>
                <w:color w:val="333333"/>
                <w:highlight w:val="green"/>
                <w:shd w:val="clear" w:color="auto" w:fill="FFFFFF"/>
              </w:rPr>
            </m:ctrlPr>
          </m:funcPr>
          <m:fName>
            <m:r>
              <m:rPr>
                <m:sty m:val="p"/>
              </m:rPr>
              <w:rPr>
                <w:rFonts w:ascii="Cambria Math" w:hAnsi="Cambria Math" w:cs="Arial"/>
                <w:color w:val="333333"/>
                <w:highlight w:val="green"/>
                <w:shd w:val="clear" w:color="auto" w:fill="FFFFFF"/>
              </w:rPr>
              <m:t>exp</m:t>
            </m:r>
          </m:fName>
          <m:e>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μt+σa</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u</m:t>
                        </m:r>
                      </m:e>
                    </m:d>
                    <m:r>
                      <w:rPr>
                        <w:rFonts w:ascii="Cambria Math" w:hAnsi="Cambria Math" w:cs="Arial"/>
                        <w:color w:val="333333"/>
                        <w:highlight w:val="green"/>
                        <w:shd w:val="clear" w:color="auto" w:fill="FFFFFF"/>
                      </w:rPr>
                      <m:t xml:space="preserve">du+ </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σε</m:t>
                        </m:r>
                      </m:e>
                      <m:sup>
                        <m:r>
                          <w:rPr>
                            <w:rFonts w:ascii="Cambria Math" w:hAnsi="Cambria Math" w:cs="Arial"/>
                            <w:color w:val="333333"/>
                            <w:highlight w:val="green"/>
                            <w:shd w:val="clear" w:color="auto" w:fill="FFFFFF"/>
                          </w:rPr>
                          <m:t>a</m:t>
                        </m:r>
                      </m:sup>
                    </m:sSup>
                    <m:r>
                      <w:rPr>
                        <w:rFonts w:ascii="Cambria Math" w:hAnsi="Cambria Math" w:cs="Arial"/>
                        <w:color w:val="333333"/>
                        <w:highlight w:val="green"/>
                        <w:shd w:val="clear" w:color="auto" w:fill="FFFFFF"/>
                      </w:rPr>
                      <m:t>B</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e>
                </m:nary>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dt+</m:t>
            </m:r>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-μt</m:t>
                </m:r>
              </m:sup>
            </m:sSup>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a</m:t>
                    </m:r>
                  </m:sup>
                </m:s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σ</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r>
                  <w:del w:id="1350" w:author="George Urumov" w:date="2025-10-29T17:02:00Z" w16du:dateUtc="2025-10-29T17:02:00Z">
                    <w:rPr>
                      <w:rFonts w:ascii="Cambria Math" w:hAnsi="Cambria Math" w:cs="Arial"/>
                      <w:color w:val="333333"/>
                      <w:highlight w:val="green"/>
                      <w:shd w:val="clear" w:color="auto" w:fill="FFFFFF"/>
                    </w:rPr>
                    <m:t>)</m:t>
                  </w:del>
                </m:r>
                <m:r>
                  <m:rPr>
                    <m:sty m:val="p"/>
                  </m:rPr>
                  <w:rPr>
                    <w:rFonts w:ascii="Cambria Math" w:hAnsi="Cambria Math" w:cs="Arial"/>
                    <w:color w:val="333333"/>
                    <w:highlight w:val="green"/>
                    <w:shd w:val="clear" w:color="auto" w:fill="FFFFFF"/>
                  </w:rPr>
                  <m:t>exp⁡</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μt+σa</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s</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u</m:t>
                            </m:r>
                          </m:e>
                        </m:d>
                        <m:r>
                          <w:rPr>
                            <w:rFonts w:ascii="Cambria Math" w:hAnsi="Cambria Math" w:cs="Arial"/>
                            <w:color w:val="333333"/>
                            <w:highlight w:val="green"/>
                            <w:shd w:val="clear" w:color="auto" w:fill="FFFFFF"/>
                          </w:rPr>
                          <m:t xml:space="preserve">du+ </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σε</m:t>
                            </m:r>
                          </m:e>
                          <m:sup>
                            <m:r>
                              <w:rPr>
                                <w:rFonts w:ascii="Cambria Math" w:hAnsi="Cambria Math" w:cs="Arial"/>
                                <w:color w:val="333333"/>
                                <w:highlight w:val="green"/>
                                <w:shd w:val="clear" w:color="auto" w:fill="FFFFFF"/>
                              </w:rPr>
                              <m:t>a</m:t>
                            </m:r>
                          </m:sup>
                        </m:sSup>
                        <m:r>
                          <w:rPr>
                            <w:rFonts w:ascii="Cambria Math" w:hAnsi="Cambria Math" w:cs="Arial"/>
                            <w:color w:val="333333"/>
                            <w:highlight w:val="green"/>
                            <w:shd w:val="clear" w:color="auto" w:fill="FFFFFF"/>
                          </w:rPr>
                          <m:t>B(t)</m:t>
                        </m:r>
                      </m:e>
                    </m:nary>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dB</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e>
            </m:d>
          </m:e>
        </m:func>
      </m:oMath>
      <w:r>
        <w:rPr>
          <w:rFonts w:ascii="Arial" w:hAnsi="Arial" w:cs="Arial"/>
          <w:color w:val="333333"/>
          <w:shd w:val="clear" w:color="auto" w:fill="FFFFFF"/>
        </w:rPr>
        <w:t xml:space="preserve">. </w:t>
      </w:r>
    </w:p>
    <w:p w14:paraId="6C6C41C0"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Integrating both sides of this equation from 0 to t, we treat left hand side using fundamental theorem of calculus: </w:t>
      </w:r>
      <w:proofErr w:type="gramStart"/>
      <w:r w:rsidRPr="00267FC5">
        <w:rPr>
          <w:rFonts w:ascii="Arial" w:hAnsi="Arial" w:cs="Arial"/>
          <w:i/>
          <w:iCs/>
          <w:color w:val="333333"/>
          <w:shd w:val="clear" w:color="auto" w:fill="FFFFFF"/>
        </w:rPr>
        <w:t>Y(</w:t>
      </w:r>
      <w:proofErr w:type="gramEnd"/>
      <w:r w:rsidRPr="00267FC5">
        <w:rPr>
          <w:rFonts w:ascii="Arial" w:hAnsi="Arial" w:cs="Arial"/>
          <w:i/>
          <w:iCs/>
          <w:color w:val="333333"/>
          <w:shd w:val="clear" w:color="auto" w:fill="FFFFFF"/>
        </w:rPr>
        <w:t xml:space="preserve">t, B(t)) – </w:t>
      </w:r>
      <w:proofErr w:type="gramStart"/>
      <w:r w:rsidRPr="00267FC5">
        <w:rPr>
          <w:rFonts w:ascii="Arial" w:hAnsi="Arial" w:cs="Arial"/>
          <w:i/>
          <w:iCs/>
          <w:color w:val="333333"/>
          <w:shd w:val="clear" w:color="auto" w:fill="FFFFFF"/>
        </w:rPr>
        <w:t>Y(</w:t>
      </w:r>
      <w:proofErr w:type="gramEnd"/>
      <w:r w:rsidRPr="00267FC5">
        <w:rPr>
          <w:rFonts w:ascii="Arial" w:hAnsi="Arial" w:cs="Arial"/>
          <w:i/>
          <w:iCs/>
          <w:color w:val="333333"/>
          <w:shd w:val="clear" w:color="auto" w:fill="FFFFFF"/>
        </w:rPr>
        <w:t xml:space="preserve">0, </w:t>
      </w:r>
      <w:proofErr w:type="gramStart"/>
      <w:r w:rsidRPr="00267FC5">
        <w:rPr>
          <w:rFonts w:ascii="Arial" w:hAnsi="Arial" w:cs="Arial"/>
          <w:i/>
          <w:iCs/>
          <w:color w:val="333333"/>
          <w:shd w:val="clear" w:color="auto" w:fill="FFFFFF"/>
        </w:rPr>
        <w:t>B(</w:t>
      </w:r>
      <w:proofErr w:type="gramEnd"/>
      <w:r w:rsidRPr="00267FC5">
        <w:rPr>
          <w:rFonts w:ascii="Arial" w:hAnsi="Arial" w:cs="Arial"/>
          <w:i/>
          <w:iCs/>
          <w:color w:val="333333"/>
          <w:shd w:val="clear" w:color="auto" w:fill="FFFFFF"/>
        </w:rPr>
        <w:t>0)).</w:t>
      </w:r>
      <w:r>
        <w:rPr>
          <w:rFonts w:ascii="Arial" w:hAnsi="Arial" w:cs="Arial"/>
          <w:color w:val="333333"/>
          <w:shd w:val="clear" w:color="auto" w:fill="FFFFFF"/>
        </w:rPr>
        <w:t xml:space="preserve"> The first integral on the right-hand side can be simplified using change of variable. Since </w:t>
      </w:r>
      <w:proofErr w:type="gramStart"/>
      <w:r w:rsidRPr="00267FC5">
        <w:rPr>
          <w:rFonts w:ascii="Arial" w:hAnsi="Arial" w:cs="Arial"/>
          <w:i/>
          <w:iCs/>
          <w:color w:val="333333"/>
          <w:shd w:val="clear" w:color="auto" w:fill="FFFFFF"/>
        </w:rPr>
        <w:t>Y(</w:t>
      </w:r>
      <w:proofErr w:type="gramEnd"/>
      <w:r w:rsidRPr="00267FC5">
        <w:rPr>
          <w:rFonts w:ascii="Arial" w:hAnsi="Arial" w:cs="Arial"/>
          <w:i/>
          <w:iCs/>
          <w:color w:val="333333"/>
          <w:shd w:val="clear" w:color="auto" w:fill="FFFFFF"/>
        </w:rPr>
        <w:t xml:space="preserve">t, B(t)) </w:t>
      </w:r>
      <w:r w:rsidRPr="007233C1">
        <w:rPr>
          <w:rFonts w:ascii="Arial" w:hAnsi="Arial" w:cs="Arial"/>
          <w:i/>
          <w:iCs/>
          <w:color w:val="333333"/>
          <w:highlight w:val="green"/>
          <w:shd w:val="clear" w:color="auto" w:fill="FFFFFF"/>
        </w:rPr>
        <w:t>= e</w:t>
      </w:r>
      <w:r w:rsidRPr="007233C1">
        <w:rPr>
          <w:rFonts w:ascii="Arial" w:hAnsi="Arial" w:cs="Arial"/>
          <w:i/>
          <w:iCs/>
          <w:color w:val="333333"/>
          <w:highlight w:val="green"/>
          <w:shd w:val="clear" w:color="auto" w:fill="FFFFFF"/>
          <w:vertAlign w:val="superscript"/>
        </w:rPr>
        <w:t>-</w:t>
      </w:r>
      <w:proofErr w:type="spellStart"/>
      <w:r w:rsidRPr="007233C1">
        <w:rPr>
          <w:rFonts w:ascii="Arial" w:hAnsi="Arial" w:cs="Arial"/>
          <w:i/>
          <w:iCs/>
          <w:color w:val="333333"/>
          <w:highlight w:val="green"/>
          <w:shd w:val="clear" w:color="auto" w:fill="FFFFFF"/>
          <w:vertAlign w:val="superscript"/>
        </w:rPr>
        <w:t>μt</w:t>
      </w:r>
      <w:r w:rsidRPr="007233C1">
        <w:rPr>
          <w:rFonts w:ascii="Arial" w:hAnsi="Arial" w:cs="Arial"/>
          <w:i/>
          <w:iCs/>
          <w:color w:val="333333"/>
          <w:highlight w:val="green"/>
          <w:shd w:val="clear" w:color="auto" w:fill="FFFFFF"/>
        </w:rPr>
        <w:t>X</w:t>
      </w:r>
      <w:proofErr w:type="spellEnd"/>
      <w:r w:rsidRPr="00267FC5">
        <w:rPr>
          <w:rFonts w:ascii="Arial" w:hAnsi="Arial" w:cs="Arial"/>
          <w:i/>
          <w:iCs/>
          <w:color w:val="333333"/>
          <w:shd w:val="clear" w:color="auto" w:fill="FFFFFF"/>
        </w:rPr>
        <w:t>(t</w:t>
      </w:r>
      <w:r>
        <w:rPr>
          <w:rFonts w:ascii="Arial" w:hAnsi="Arial" w:cs="Arial"/>
          <w:i/>
          <w:iCs/>
          <w:color w:val="333333"/>
          <w:shd w:val="clear" w:color="auto" w:fill="FFFFFF"/>
        </w:rPr>
        <w:t xml:space="preserve">), </w:t>
      </w:r>
    </w:p>
    <w:p w14:paraId="10235DEF" w14:textId="77777777" w:rsidR="008D1943" w:rsidRPr="007233C1" w:rsidRDefault="008D1943" w:rsidP="008D1943">
      <w:pPr>
        <w:spacing w:line="360" w:lineRule="auto"/>
        <w:ind w:left="851" w:hanging="851"/>
        <w:jc w:val="both"/>
        <w:rPr>
          <w:rFonts w:ascii="Arial" w:hAnsi="Arial" w:cs="Arial"/>
          <w:color w:val="333333"/>
          <w:shd w:val="clear" w:color="auto" w:fill="FFFFFF"/>
        </w:rPr>
      </w:pPr>
      <m:oMathPara>
        <m:oMath>
          <m:r>
            <w:rPr>
              <w:rFonts w:ascii="Cambria Math" w:eastAsiaTheme="minorEastAsia" w:hAnsi="Cambria Math" w:cs="Arial"/>
              <w:color w:val="333333"/>
              <w:shd w:val="clear" w:color="auto" w:fill="FFFFFF"/>
              <w:lang w:val="en-US" w:eastAsia="en-US"/>
            </w:rPr>
            <m:t>Y</m:t>
          </m:r>
          <m:d>
            <m:dPr>
              <m:ctrlPr>
                <w:rPr>
                  <w:rFonts w:ascii="Cambria Math" w:eastAsiaTheme="minorEastAsia" w:hAnsi="Cambria Math" w:cs="Arial"/>
                  <w:i/>
                  <w:color w:val="333333"/>
                  <w:shd w:val="clear" w:color="auto" w:fill="FFFFFF"/>
                  <w:lang w:val="en-US" w:eastAsia="en-US"/>
                </w:rPr>
              </m:ctrlPr>
            </m:dPr>
            <m:e>
              <m:r>
                <w:rPr>
                  <w:rFonts w:ascii="Cambria Math" w:eastAsiaTheme="minorEastAsia" w:hAnsi="Cambria Math" w:cs="Arial"/>
                  <w:color w:val="333333"/>
                  <w:shd w:val="clear" w:color="auto" w:fill="FFFFFF"/>
                  <w:lang w:val="en-US" w:eastAsia="en-US"/>
                </w:rPr>
                <m:t>t</m:t>
              </m:r>
            </m:e>
          </m:d>
          <m:r>
            <w:rPr>
              <w:rFonts w:ascii="Cambria Math" w:eastAsiaTheme="minorEastAsia" w:hAnsi="Cambria Math" w:cs="Arial"/>
              <w:color w:val="333333"/>
              <w:shd w:val="clear" w:color="auto" w:fill="FFFFFF"/>
              <w:lang w:val="en-US" w:eastAsia="en-US"/>
            </w:rPr>
            <m:t>=</m:t>
          </m:r>
          <m:sSup>
            <m:sSupPr>
              <m:ctrlPr>
                <w:rPr>
                  <w:rFonts w:ascii="Cambria Math" w:eastAsiaTheme="minorEastAsia" w:hAnsi="Cambria Math" w:cs="Arial"/>
                  <w:i/>
                  <w:color w:val="333333"/>
                  <w:shd w:val="clear" w:color="auto" w:fill="FFFFFF"/>
                  <w:lang w:val="en-US" w:eastAsia="en-US"/>
                </w:rPr>
              </m:ctrlPr>
            </m:sSupPr>
            <m:e>
              <m:r>
                <w:rPr>
                  <w:rFonts w:ascii="Cambria Math" w:eastAsiaTheme="minorEastAsia" w:hAnsi="Cambria Math" w:cs="Arial"/>
                  <w:color w:val="333333"/>
                  <w:shd w:val="clear" w:color="auto" w:fill="FFFFFF"/>
                  <w:lang w:val="en-US" w:eastAsia="en-US"/>
                </w:rPr>
                <m:t>e</m:t>
              </m:r>
            </m:e>
            <m:sup>
              <m:r>
                <w:rPr>
                  <w:rFonts w:ascii="Cambria Math" w:eastAsiaTheme="minorEastAsia" w:hAnsi="Cambria Math" w:cs="Arial"/>
                  <w:color w:val="333333"/>
                  <w:shd w:val="clear" w:color="auto" w:fill="FFFFFF"/>
                  <w:lang w:val="en-US" w:eastAsia="en-US"/>
                </w:rPr>
                <m:t>-μt</m:t>
              </m:r>
            </m:sup>
          </m:sSup>
          <m:r>
            <w:rPr>
              <w:rFonts w:ascii="Cambria Math" w:eastAsiaTheme="minorEastAsia" w:hAnsi="Cambria Math" w:cs="Arial"/>
              <w:color w:val="333333"/>
              <w:shd w:val="clear" w:color="auto" w:fill="FFFFFF"/>
              <w:lang w:val="en-US" w:eastAsia="en-US"/>
            </w:rPr>
            <m:t>X</m:t>
          </m:r>
          <m:d>
            <m:dPr>
              <m:ctrlPr>
                <w:rPr>
                  <w:rFonts w:ascii="Cambria Math" w:eastAsiaTheme="minorEastAsia" w:hAnsi="Cambria Math" w:cs="Arial"/>
                  <w:i/>
                  <w:color w:val="333333"/>
                  <w:shd w:val="clear" w:color="auto" w:fill="FFFFFF"/>
                  <w:lang w:val="en-US" w:eastAsia="en-US"/>
                </w:rPr>
              </m:ctrlPr>
            </m:dPr>
            <m:e>
              <m:r>
                <w:rPr>
                  <w:rFonts w:ascii="Cambria Math" w:eastAsiaTheme="minorEastAsia" w:hAnsi="Cambria Math" w:cs="Arial"/>
                  <w:color w:val="333333"/>
                  <w:shd w:val="clear" w:color="auto" w:fill="FFFFFF"/>
                  <w:lang w:val="en-US" w:eastAsia="en-US"/>
                </w:rPr>
                <m:t>t</m:t>
              </m:r>
            </m:e>
          </m:d>
          <m:r>
            <w:rPr>
              <w:rFonts w:ascii="Cambria Math" w:eastAsiaTheme="minorEastAsia" w:hAnsi="Cambria Math" w:cs="Arial"/>
              <w:color w:val="333333"/>
              <w:shd w:val="clear" w:color="auto" w:fill="FFFFFF"/>
              <w:lang w:val="en-US" w:eastAsia="en-US"/>
            </w:rPr>
            <m:t>=X</m:t>
          </m:r>
          <m:d>
            <m:dPr>
              <m:ctrlPr>
                <w:rPr>
                  <w:rFonts w:ascii="Cambria Math" w:eastAsiaTheme="minorEastAsia" w:hAnsi="Cambria Math" w:cs="Arial"/>
                  <w:i/>
                  <w:color w:val="333333"/>
                  <w:shd w:val="clear" w:color="auto" w:fill="FFFFFF"/>
                  <w:lang w:val="en-US" w:eastAsia="en-US"/>
                </w:rPr>
              </m:ctrlPr>
            </m:dPr>
            <m:e>
              <m:r>
                <w:rPr>
                  <w:rFonts w:ascii="Cambria Math" w:eastAsiaTheme="minorEastAsia" w:hAnsi="Cambria Math" w:cs="Arial"/>
                  <w:color w:val="333333"/>
                  <w:shd w:val="clear" w:color="auto" w:fill="FFFFFF"/>
                  <w:lang w:val="en-US" w:eastAsia="en-US"/>
                </w:rPr>
                <m:t>0</m:t>
              </m:r>
            </m:e>
          </m:d>
          <m:r>
            <w:rPr>
              <w:rFonts w:ascii="Cambria Math" w:eastAsiaTheme="minorEastAsia" w:hAnsi="Cambria Math" w:cs="Arial"/>
              <w:color w:val="333333"/>
              <w:shd w:val="clear" w:color="auto" w:fill="FFFFFF"/>
              <w:lang w:val="en-US" w:eastAsia="en-US"/>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eastAsiaTheme="minorEastAsia" w:hAnsi="Cambria Math" w:cs="Arial"/>
                  <w:color w:val="333333"/>
                  <w:shd w:val="clear" w:color="auto" w:fill="FFFFFF"/>
                  <w:lang w:val="en-US" w:eastAsia="en-US"/>
                </w:rPr>
                <m:t>0</m:t>
              </m:r>
            </m:sub>
            <m:sup>
              <m:r>
                <w:rPr>
                  <w:rFonts w:ascii="Cambria Math" w:eastAsiaTheme="minorEastAsia" w:hAnsi="Cambria Math" w:cs="Arial"/>
                  <w:color w:val="333333"/>
                  <w:shd w:val="clear" w:color="auto" w:fill="FFFFFF"/>
                  <w:lang w:val="en-US" w:eastAsia="en-US"/>
                </w:rPr>
                <m:t>t</m:t>
              </m:r>
            </m:sup>
            <m:e>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-μt</m:t>
                  </m:r>
                </m:sup>
              </m:sSup>
              <m:r>
                <w:rPr>
                  <w:rFonts w:ascii="Cambria Math" w:hAnsi="Cambria Math" w:cs="Arial"/>
                  <w:color w:val="333333"/>
                  <w:highlight w:val="green"/>
                  <w:shd w:val="clear" w:color="auto" w:fill="FFFFFF"/>
                </w:rPr>
                <m:t xml:space="preserve"> a</m:t>
              </m:r>
              <m:f>
                <m:fPr>
                  <m:ctrlPr>
                    <w:rPr>
                      <w:rFonts w:ascii="Cambria Math" w:eastAsiaTheme="minorEastAsia" w:hAnsi="Cambria Math" w:cs="Arial"/>
                      <w:i/>
                      <w:color w:val="333333"/>
                      <w:highlight w:val="green"/>
                      <w:shd w:val="clear" w:color="auto" w:fill="FFFFFF"/>
                      <w:lang w:val="en-US" w:eastAsia="en-US"/>
                    </w:rPr>
                  </m:ctrlPr>
                </m:fPr>
                <m:num>
                  <m:r>
                    <w:rPr>
                      <w:rFonts w:ascii="Cambria Math" w:hAnsi="Cambria Math" w:cs="Arial"/>
                      <w:color w:val="333333"/>
                      <w:highlight w:val="green"/>
                      <w:shd w:val="clear" w:color="auto" w:fill="FFFFFF"/>
                    </w:rPr>
                    <m:t>σ</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r>
                <w:rPr>
                  <w:rFonts w:ascii="Cambria Math" w:hAnsi="Cambria Math" w:cs="Arial"/>
                  <w:color w:val="333333"/>
                  <w:highlight w:val="green"/>
                  <w:shd w:val="clear" w:color="auto" w:fill="FFFFFF"/>
                </w:rPr>
                <m:t>exp</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μt+σa</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u</m:t>
                          </m:r>
                        </m:e>
                      </m:d>
                      <m:r>
                        <w:rPr>
                          <w:rFonts w:ascii="Cambria Math" w:hAnsi="Cambria Math" w:cs="Arial"/>
                          <w:color w:val="333333"/>
                          <w:highlight w:val="green"/>
                          <w:shd w:val="clear" w:color="auto" w:fill="FFFFFF"/>
                        </w:rPr>
                        <m:t xml:space="preserve">du+ </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σε</m:t>
                          </m:r>
                        </m:e>
                        <m:sup>
                          <m:r>
                            <w:rPr>
                              <w:rFonts w:ascii="Cambria Math" w:hAnsi="Cambria Math" w:cs="Arial"/>
                              <w:color w:val="333333"/>
                              <w:highlight w:val="green"/>
                              <w:shd w:val="clear" w:color="auto" w:fill="FFFFFF"/>
                            </w:rPr>
                            <m:t>a</m:t>
                          </m:r>
                        </m:sup>
                      </m:sSup>
                      <m:r>
                        <w:rPr>
                          <w:rFonts w:ascii="Cambria Math" w:hAnsi="Cambria Math" w:cs="Arial"/>
                          <w:color w:val="333333"/>
                          <w:highlight w:val="green"/>
                          <w:shd w:val="clear" w:color="auto" w:fill="FFFFFF"/>
                        </w:rPr>
                        <m:t>B</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e>
                  </m:nary>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s</m:t>
                  </m:r>
                </m:e>
              </m:d>
            </m:e>
          </m:nary>
          <m:r>
            <w:rPr>
              <w:rFonts w:ascii="Cambria Math" w:hAnsi="Cambria Math" w:cs="Arial"/>
              <w:color w:val="333333"/>
              <w:highlight w:val="green"/>
              <w:shd w:val="clear" w:color="auto" w:fill="FFFFFF"/>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eastAsiaTheme="minorEastAsia" w:hAnsi="Cambria Math" w:cs="Arial"/>
                  <w:color w:val="333333"/>
                  <w:shd w:val="clear" w:color="auto" w:fill="FFFFFF"/>
                  <w:lang w:val="en-US" w:eastAsia="en-US"/>
                </w:rPr>
                <m:t>0</m:t>
              </m:r>
            </m:sub>
            <m:sup>
              <m:r>
                <w:rPr>
                  <w:rFonts w:ascii="Cambria Math" w:eastAsiaTheme="minorEastAsia" w:hAnsi="Cambria Math" w:cs="Arial"/>
                  <w:color w:val="333333"/>
                  <w:shd w:val="clear" w:color="auto" w:fill="FFFFFF"/>
                  <w:lang w:val="en-US" w:eastAsia="en-US"/>
                </w:rPr>
                <m:t>t</m:t>
              </m:r>
            </m:sup>
            <m:e>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-μt</m:t>
                  </m:r>
                </m:sup>
              </m:sSup>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a</m:t>
                      </m:r>
                    </m:sup>
                  </m:s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σ</m:t>
                      </m:r>
                    </m:num>
                    <m:den>
                      <m:r>
                        <w:rPr>
                          <w:rFonts w:ascii="Cambria Math" w:hAnsi="Cambria Math" w:cs="Arial"/>
                          <w:color w:val="333333"/>
                          <w:highlight w:val="green"/>
                          <w:shd w:val="clear" w:color="auto" w:fill="FFFFFF"/>
                        </w:rPr>
                        <m:t>2</m:t>
                      </m:r>
                    </m:den>
                  </m:f>
                  <m:d>
                    <m:dPr>
                      <m:ctrlPr>
                        <w:rPr>
                          <w:rFonts w:ascii="Cambria Math" w:hAnsi="Cambria Math" w:cs="Arial"/>
                          <w:i/>
                          <w:color w:val="333333"/>
                          <w:shd w:val="clear" w:color="auto" w:fill="FFFFFF"/>
                        </w:rPr>
                      </m:ctrlPr>
                    </m:dPr>
                    <m:e>
                      <m:r>
                        <w:rPr>
                          <w:rFonts w:ascii="Cambria Math" w:hAnsi="Cambria Math" w:cs="Arial"/>
                          <w:color w:val="333333"/>
                          <w:highlight w:val="green"/>
                          <w:shd w:val="clear" w:color="auto" w:fill="FFFFFF"/>
                        </w:rPr>
                        <m:t>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e>
                  </m:d>
                  <m:func>
                    <m:funcPr>
                      <m:ctrlPr>
                        <w:rPr>
                          <w:rFonts w:ascii="Cambria Math" w:hAnsi="Cambria Math" w:cs="Arial"/>
                          <w:color w:val="333333"/>
                          <w:shd w:val="clear" w:color="auto" w:fill="FFFFFF"/>
                        </w:rPr>
                      </m:ctrlPr>
                    </m:funcPr>
                    <m:fName>
                      <m:r>
                        <m:rPr>
                          <m:sty m:val="p"/>
                        </m:rPr>
                        <w:rPr>
                          <w:rFonts w:ascii="Cambria Math" w:hAnsi="Cambria Math" w:cs="Arial"/>
                          <w:color w:val="333333"/>
                          <w:highlight w:val="green"/>
                          <w:shd w:val="clear" w:color="auto" w:fill="FFFFFF"/>
                        </w:rPr>
                        <m:t>exp</m:t>
                      </m:r>
                      <m:ctrlPr>
                        <w:rPr>
                          <w:rFonts w:ascii="Cambria Math" w:hAnsi="Cambria Math" w:cs="Arial"/>
                          <w:color w:val="333333"/>
                          <w:highlight w:val="green"/>
                          <w:shd w:val="clear" w:color="auto" w:fill="FFFFFF"/>
                        </w:rPr>
                      </m:ctrlPr>
                    </m:fName>
                    <m:e>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μt+σa</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s</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u</m:t>
                                  </m:r>
                                </m:e>
                              </m:d>
                              <m:r>
                                <w:rPr>
                                  <w:rFonts w:ascii="Cambria Math" w:hAnsi="Cambria Math" w:cs="Arial"/>
                                  <w:color w:val="333333"/>
                                  <w:highlight w:val="green"/>
                                  <w:shd w:val="clear" w:color="auto" w:fill="FFFFFF"/>
                                </w:rPr>
                                <m:t xml:space="preserve">du+ </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σε</m:t>
                                  </m:r>
                                </m:e>
                                <m:sup>
                                  <m:r>
                                    <w:rPr>
                                      <w:rFonts w:ascii="Cambria Math" w:hAnsi="Cambria Math" w:cs="Arial"/>
                                      <w:color w:val="333333"/>
                                      <w:highlight w:val="green"/>
                                      <w:shd w:val="clear" w:color="auto" w:fill="FFFFFF"/>
                                    </w:rPr>
                                    <m:t>a</m:t>
                                  </m:r>
                                </m:sup>
                              </m:sSup>
                              <m:r>
                                <w:rPr>
                                  <w:rFonts w:ascii="Cambria Math" w:hAnsi="Cambria Math" w:cs="Arial"/>
                                  <w:color w:val="333333"/>
                                  <w:highlight w:val="green"/>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highlight w:val="green"/>
                                      <w:shd w:val="clear" w:color="auto" w:fill="FFFFFF"/>
                                    </w:rPr>
                                    <m:t>t</m:t>
                                  </m:r>
                                </m:e>
                              </m:d>
                            </m:e>
                          </m:nary>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dB</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e>
                  </m:func>
                </m:e>
              </m:d>
              <m:r>
                <w:rPr>
                  <w:rFonts w:ascii="Cambria Math" w:hAnsi="Cambria Math" w:cs="Arial"/>
                  <w:color w:val="333333"/>
                  <w:shd w:val="clear" w:color="auto" w:fill="FFFFFF"/>
                </w:rPr>
                <m:t>.</m:t>
              </m:r>
            </m:e>
          </m:nary>
        </m:oMath>
      </m:oMathPara>
    </w:p>
    <w:p w14:paraId="37D764FA" w14:textId="77777777" w:rsidR="008D1943" w:rsidRPr="007233C1" w:rsidRDefault="008D1943" w:rsidP="008D1943">
      <w:pPr>
        <w:spacing w:line="360" w:lineRule="auto"/>
        <w:jc w:val="both"/>
        <w:rPr>
          <w:rFonts w:ascii="Arial" w:hAnsi="Arial" w:cs="Arial"/>
          <w:color w:val="333333"/>
          <w:shd w:val="clear" w:color="auto" w:fill="FFFFFF"/>
        </w:rPr>
      </w:pPr>
      <m:oMathPara>
        <m:oMath>
          <m:r>
            <w:rPr>
              <w:rFonts w:ascii="Cambria Math" w:hAnsi="Cambria Math" w:cs="Arial"/>
              <w:color w:val="333333"/>
              <w:shd w:val="clear" w:color="auto" w:fill="FFFFFF"/>
            </w:rPr>
            <w:lastRenderedPageBreak/>
            <m:t xml:space="preserve">Multiply by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eastAsiaTheme="minorEastAsia" w:hAnsi="Cambria Math" w:cs="Arial"/>
                  <w:color w:val="333333"/>
                  <w:shd w:val="clear" w:color="auto" w:fill="FFFFFF"/>
                  <w:lang w:val="en-US" w:eastAsia="en-US"/>
                </w:rPr>
                <m:t>e</m:t>
              </m:r>
            </m:e>
            <m:sup>
              <m:r>
                <w:rPr>
                  <w:rFonts w:ascii="Cambria Math" w:eastAsiaTheme="minorEastAsia" w:hAnsi="Cambria Math" w:cs="Arial"/>
                  <w:color w:val="333333"/>
                  <w:shd w:val="clear" w:color="auto" w:fill="FFFFFF"/>
                  <w:lang w:val="en-US" w:eastAsia="en-US"/>
                </w:rPr>
                <m:t>μt</m:t>
              </m:r>
            </m:sup>
          </m:sSup>
          <m:r>
            <w:rPr>
              <w:rFonts w:ascii="Cambria Math" w:eastAsiaTheme="minorEastAsia" w:hAnsi="Cambria Math" w:cs="Arial"/>
              <w:color w:val="333333"/>
              <w:shd w:val="clear" w:color="auto" w:fill="FFFFFF"/>
              <w:lang w:val="en-US" w:eastAsia="en-US"/>
            </w:rPr>
            <m:t>[X</m:t>
          </m:r>
          <m:d>
            <m:dPr>
              <m:ctrlPr>
                <w:rPr>
                  <w:rFonts w:ascii="Cambria Math" w:eastAsiaTheme="minorEastAsia" w:hAnsi="Cambria Math" w:cs="Arial"/>
                  <w:i/>
                  <w:color w:val="333333"/>
                  <w:shd w:val="clear" w:color="auto" w:fill="FFFFFF"/>
                  <w:lang w:val="en-US" w:eastAsia="en-US"/>
                </w:rPr>
              </m:ctrlPr>
            </m:dPr>
            <m:e>
              <m:r>
                <w:rPr>
                  <w:rFonts w:ascii="Cambria Math" w:eastAsiaTheme="minorEastAsia" w:hAnsi="Cambria Math" w:cs="Arial"/>
                  <w:color w:val="333333"/>
                  <w:shd w:val="clear" w:color="auto" w:fill="FFFFFF"/>
                  <w:lang w:val="en-US" w:eastAsia="en-US"/>
                </w:rPr>
                <m:t>0</m:t>
              </m:r>
            </m:e>
          </m:d>
          <m:r>
            <w:rPr>
              <w:rFonts w:ascii="Cambria Math" w:eastAsiaTheme="minorEastAsia" w:hAnsi="Cambria Math" w:cs="Arial"/>
              <w:color w:val="333333"/>
              <w:shd w:val="clear" w:color="auto" w:fill="FFFFFF"/>
              <w:lang w:val="en-US" w:eastAsia="en-US"/>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eastAsiaTheme="minorEastAsia" w:hAnsi="Cambria Math" w:cs="Arial"/>
                  <w:color w:val="333333"/>
                  <w:shd w:val="clear" w:color="auto" w:fill="FFFFFF"/>
                  <w:lang w:val="en-US" w:eastAsia="en-US"/>
                </w:rPr>
                <m:t>0</m:t>
              </m:r>
            </m:sub>
            <m:sup>
              <m:r>
                <w:rPr>
                  <w:rFonts w:ascii="Cambria Math" w:eastAsiaTheme="minorEastAsia" w:hAnsi="Cambria Math" w:cs="Arial"/>
                  <w:color w:val="333333"/>
                  <w:shd w:val="clear" w:color="auto" w:fill="FFFFFF"/>
                  <w:lang w:val="en-US" w:eastAsia="en-US"/>
                </w:rPr>
                <m:t>t</m:t>
              </m:r>
            </m:sup>
            <m:e>
              <m:sSup>
                <m:sSupPr>
                  <m:ctrlPr>
                    <w:rPr>
                      <w:rFonts w:ascii="Cambria Math" w:eastAsiaTheme="minorEastAsia" w:hAnsi="Cambria Math" w:cs="Arial"/>
                      <w:i/>
                      <w:strike/>
                      <w:color w:val="333333"/>
                      <w:highlight w:val="green"/>
                      <w:shd w:val="clear" w:color="auto" w:fill="FFFFFF"/>
                      <w:lang w:val="en-US" w:eastAsia="en-US"/>
                    </w:rPr>
                  </m:ctrlPr>
                </m:sSupPr>
                <m:e>
                  <m:r>
                    <w:rPr>
                      <w:rFonts w:ascii="Cambria Math" w:hAnsi="Cambria Math" w:cs="Arial"/>
                      <w:strike/>
                      <w:color w:val="333333"/>
                      <w:highlight w:val="green"/>
                      <w:shd w:val="clear" w:color="auto" w:fill="FFFFFF"/>
                    </w:rPr>
                    <m:t>e</m:t>
                  </m:r>
                </m:e>
                <m:sup>
                  <m:r>
                    <w:rPr>
                      <w:rFonts w:ascii="Cambria Math" w:hAnsi="Cambria Math" w:cs="Arial"/>
                      <w:strike/>
                      <w:color w:val="333333"/>
                      <w:highlight w:val="green"/>
                      <w:shd w:val="clear" w:color="auto" w:fill="FFFFFF"/>
                    </w:rPr>
                    <m:t>-μt</m:t>
                  </m:r>
                </m:sup>
              </m:sSup>
              <m:r>
                <w:rPr>
                  <w:rFonts w:ascii="Cambria Math" w:hAnsi="Cambria Math" w:cs="Arial"/>
                  <w:strike/>
                  <w:color w:val="333333"/>
                  <w:highlight w:val="green"/>
                  <w:shd w:val="clear" w:color="auto" w:fill="FFFFFF"/>
                </w:rPr>
                <m:t xml:space="preserve"> </m:t>
              </m:r>
              <m:r>
                <w:rPr>
                  <w:rFonts w:ascii="Cambria Math" w:hAnsi="Cambria Math" w:cs="Arial"/>
                  <w:color w:val="333333"/>
                  <w:highlight w:val="green"/>
                  <w:shd w:val="clear" w:color="auto" w:fill="FFFFFF"/>
                </w:rPr>
                <m:t>a</m:t>
              </m:r>
              <m:f>
                <m:fPr>
                  <m:ctrlPr>
                    <w:rPr>
                      <w:rFonts w:ascii="Cambria Math" w:eastAsiaTheme="minorEastAsia" w:hAnsi="Cambria Math" w:cs="Arial"/>
                      <w:i/>
                      <w:color w:val="333333"/>
                      <w:highlight w:val="green"/>
                      <w:shd w:val="clear" w:color="auto" w:fill="FFFFFF"/>
                      <w:lang w:val="en-US" w:eastAsia="en-US"/>
                    </w:rPr>
                  </m:ctrlPr>
                </m:fPr>
                <m:num>
                  <m:r>
                    <w:rPr>
                      <w:rFonts w:ascii="Cambria Math" w:hAnsi="Cambria Math" w:cs="Arial"/>
                      <w:color w:val="333333"/>
                      <w:highlight w:val="green"/>
                      <w:shd w:val="clear" w:color="auto" w:fill="FFFFFF"/>
                    </w:rPr>
                    <m:t>σ</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r>
                <w:rPr>
                  <w:rFonts w:ascii="Cambria Math" w:hAnsi="Cambria Math" w:cs="Arial"/>
                  <w:color w:val="333333"/>
                  <w:highlight w:val="green"/>
                  <w:shd w:val="clear" w:color="auto" w:fill="FFFFFF"/>
                </w:rPr>
                <m:t>exp</m:t>
              </m:r>
              <m:d>
                <m:dPr>
                  <m:ctrlPr>
                    <w:rPr>
                      <w:rFonts w:ascii="Cambria Math" w:hAnsi="Cambria Math" w:cs="Arial"/>
                      <w:i/>
                      <w:color w:val="333333"/>
                      <w:highlight w:val="green"/>
                      <w:shd w:val="clear" w:color="auto" w:fill="FFFFFF"/>
                    </w:rPr>
                  </m:ctrlPr>
                </m:dPr>
                <m:e>
                  <m:r>
                    <w:rPr>
                      <w:rFonts w:ascii="Cambria Math" w:hAnsi="Cambria Math" w:cs="Arial"/>
                      <w:strike/>
                      <w:color w:val="333333"/>
                      <w:highlight w:val="green"/>
                      <w:shd w:val="clear" w:color="auto" w:fill="FFFFFF"/>
                    </w:rPr>
                    <m:t>μt</m:t>
                  </m:r>
                  <m:r>
                    <w:rPr>
                      <w:rFonts w:ascii="Cambria Math" w:hAnsi="Cambria Math" w:cs="Arial"/>
                      <w:color w:val="333333"/>
                      <w:highlight w:val="green"/>
                      <w:shd w:val="clear" w:color="auto" w:fill="FFFFFF"/>
                    </w:rPr>
                    <m:t>+σa</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u</m:t>
                          </m:r>
                        </m:e>
                      </m:d>
                      <m:r>
                        <w:rPr>
                          <w:rFonts w:ascii="Cambria Math" w:hAnsi="Cambria Math" w:cs="Arial"/>
                          <w:color w:val="333333"/>
                          <w:highlight w:val="green"/>
                          <w:shd w:val="clear" w:color="auto" w:fill="FFFFFF"/>
                        </w:rPr>
                        <m:t xml:space="preserve">du+ </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σε</m:t>
                          </m:r>
                        </m:e>
                        <m:sup>
                          <m:r>
                            <w:rPr>
                              <w:rFonts w:ascii="Cambria Math" w:hAnsi="Cambria Math" w:cs="Arial"/>
                              <w:color w:val="333333"/>
                              <w:highlight w:val="green"/>
                              <w:shd w:val="clear" w:color="auto" w:fill="FFFFFF"/>
                            </w:rPr>
                            <m:t>a</m:t>
                          </m:r>
                        </m:sup>
                      </m:sSup>
                      <m:r>
                        <w:rPr>
                          <w:rFonts w:ascii="Cambria Math" w:hAnsi="Cambria Math" w:cs="Arial"/>
                          <w:color w:val="333333"/>
                          <w:highlight w:val="green"/>
                          <w:shd w:val="clear" w:color="auto" w:fill="FFFFFF"/>
                        </w:rPr>
                        <m:t>B</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e>
                  </m:nary>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s</m:t>
                  </m:r>
                </m:e>
              </m:d>
            </m:e>
          </m:nary>
          <m:r>
            <w:rPr>
              <w:rFonts w:ascii="Cambria Math" w:hAnsi="Cambria Math" w:cs="Arial"/>
              <w:color w:val="333333"/>
              <w:highlight w:val="green"/>
              <w:shd w:val="clear" w:color="auto" w:fill="FFFFFF"/>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eastAsiaTheme="minorEastAsia" w:hAnsi="Cambria Math" w:cs="Arial"/>
                  <w:color w:val="333333"/>
                  <w:shd w:val="clear" w:color="auto" w:fill="FFFFFF"/>
                  <w:lang w:val="en-US" w:eastAsia="en-US"/>
                </w:rPr>
                <m:t>0</m:t>
              </m:r>
            </m:sub>
            <m:sup>
              <m:r>
                <w:rPr>
                  <w:rFonts w:ascii="Cambria Math" w:eastAsiaTheme="minorEastAsia" w:hAnsi="Cambria Math" w:cs="Arial"/>
                  <w:color w:val="333333"/>
                  <w:shd w:val="clear" w:color="auto" w:fill="FFFFFF"/>
                  <w:lang w:val="en-US" w:eastAsia="en-US"/>
                </w:rPr>
                <m:t>t</m:t>
              </m:r>
            </m:sup>
            <m:e>
              <m:sSup>
                <m:sSupPr>
                  <m:ctrlPr>
                    <w:rPr>
                      <w:rFonts w:ascii="Cambria Math" w:eastAsiaTheme="minorEastAsia" w:hAnsi="Cambria Math" w:cs="Arial"/>
                      <w:i/>
                      <w:strike/>
                      <w:color w:val="333333"/>
                      <w:highlight w:val="green"/>
                      <w:shd w:val="clear" w:color="auto" w:fill="FFFFFF"/>
                      <w:lang w:val="en-US" w:eastAsia="en-US"/>
                    </w:rPr>
                  </m:ctrlPr>
                </m:sSupPr>
                <m:e>
                  <m:r>
                    <w:rPr>
                      <w:rFonts w:ascii="Cambria Math" w:hAnsi="Cambria Math" w:cs="Arial"/>
                      <w:strike/>
                      <w:color w:val="333333"/>
                      <w:highlight w:val="green"/>
                      <w:shd w:val="clear" w:color="auto" w:fill="FFFFFF"/>
                    </w:rPr>
                    <m:t>e</m:t>
                  </m:r>
                </m:e>
                <m:sup>
                  <m:r>
                    <w:rPr>
                      <w:rFonts w:ascii="Cambria Math" w:hAnsi="Cambria Math" w:cs="Arial"/>
                      <w:strike/>
                      <w:color w:val="333333"/>
                      <w:highlight w:val="green"/>
                      <w:shd w:val="clear" w:color="auto" w:fill="FFFFFF"/>
                    </w:rPr>
                    <m:t>-μt</m:t>
                  </m:r>
                </m:sup>
              </m:sSup>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a</m:t>
                      </m:r>
                    </m:sup>
                  </m:s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σ</m:t>
                      </m:r>
                    </m:num>
                    <m:den>
                      <m:r>
                        <w:rPr>
                          <w:rFonts w:ascii="Cambria Math" w:hAnsi="Cambria Math" w:cs="Arial"/>
                          <w:color w:val="333333"/>
                          <w:highlight w:val="green"/>
                          <w:shd w:val="clear" w:color="auto" w:fill="FFFFFF"/>
                        </w:rPr>
                        <m:t>2</m:t>
                      </m:r>
                    </m:den>
                  </m:f>
                  <m:d>
                    <m:dPr>
                      <m:ctrlPr>
                        <w:rPr>
                          <w:rFonts w:ascii="Cambria Math" w:hAnsi="Cambria Math" w:cs="Arial"/>
                          <w:i/>
                          <w:color w:val="333333"/>
                          <w:shd w:val="clear" w:color="auto" w:fill="FFFFFF"/>
                        </w:rPr>
                      </m:ctrlPr>
                    </m:dPr>
                    <m:e>
                      <m:r>
                        <w:rPr>
                          <w:rFonts w:ascii="Cambria Math" w:hAnsi="Cambria Math" w:cs="Arial"/>
                          <w:color w:val="333333"/>
                          <w:highlight w:val="green"/>
                          <w:shd w:val="clear" w:color="auto" w:fill="FFFFFF"/>
                        </w:rPr>
                        <m:t>X</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0</m:t>
                          </m:r>
                        </m:e>
                      </m:d>
                    </m:e>
                  </m:d>
                  <m:func>
                    <m:funcPr>
                      <m:ctrlPr>
                        <w:rPr>
                          <w:rFonts w:ascii="Cambria Math" w:hAnsi="Cambria Math" w:cs="Arial"/>
                          <w:color w:val="333333"/>
                          <w:shd w:val="clear" w:color="auto" w:fill="FFFFFF"/>
                        </w:rPr>
                      </m:ctrlPr>
                    </m:funcPr>
                    <m:fName>
                      <m:r>
                        <m:rPr>
                          <m:sty m:val="p"/>
                        </m:rPr>
                        <w:rPr>
                          <w:rFonts w:ascii="Cambria Math" w:hAnsi="Cambria Math" w:cs="Arial"/>
                          <w:color w:val="333333"/>
                          <w:highlight w:val="green"/>
                          <w:shd w:val="clear" w:color="auto" w:fill="FFFFFF"/>
                        </w:rPr>
                        <m:t>exp</m:t>
                      </m:r>
                      <m:ctrlPr>
                        <w:rPr>
                          <w:rFonts w:ascii="Cambria Math" w:hAnsi="Cambria Math" w:cs="Arial"/>
                          <w:color w:val="333333"/>
                          <w:highlight w:val="green"/>
                          <w:shd w:val="clear" w:color="auto" w:fill="FFFFFF"/>
                        </w:rPr>
                      </m:ctrlPr>
                    </m:fName>
                    <m:e>
                      <m:d>
                        <m:dPr>
                          <m:ctrlPr>
                            <w:rPr>
                              <w:rFonts w:ascii="Cambria Math" w:hAnsi="Cambria Math" w:cs="Arial"/>
                              <w:i/>
                              <w:color w:val="333333"/>
                              <w:highlight w:val="green"/>
                              <w:shd w:val="clear" w:color="auto" w:fill="FFFFFF"/>
                            </w:rPr>
                          </m:ctrlPr>
                        </m:dPr>
                        <m:e>
                          <m:r>
                            <w:rPr>
                              <w:rFonts w:ascii="Cambria Math" w:hAnsi="Cambria Math" w:cs="Arial"/>
                              <w:strike/>
                              <w:color w:val="333333"/>
                              <w:highlight w:val="green"/>
                              <w:shd w:val="clear" w:color="auto" w:fill="FFFFFF"/>
                            </w:rPr>
                            <m:t>μt</m:t>
                          </m:r>
                          <m:r>
                            <w:rPr>
                              <w:rFonts w:ascii="Cambria Math" w:hAnsi="Cambria Math" w:cs="Arial"/>
                              <w:color w:val="333333"/>
                              <w:highlight w:val="green"/>
                              <w:shd w:val="clear" w:color="auto" w:fill="FFFFFF"/>
                            </w:rPr>
                            <m:t>+σa</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s</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φ</m:t>
                                  </m:r>
                                </m:e>
                                <m:sup>
                                  <m:r>
                                    <w:rPr>
                                      <w:rFonts w:ascii="Cambria Math" w:hAnsi="Cambria Math" w:cs="Arial"/>
                                      <w:color w:val="333333"/>
                                      <w:highlight w:val="green"/>
                                      <w:shd w:val="clear" w:color="auto" w:fill="FFFFFF"/>
                                    </w:rPr>
                                    <m:t>ε</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u</m:t>
                                  </m:r>
                                </m:e>
                              </m:d>
                              <m:r>
                                <w:rPr>
                                  <w:rFonts w:ascii="Cambria Math" w:hAnsi="Cambria Math" w:cs="Arial"/>
                                  <w:color w:val="333333"/>
                                  <w:highlight w:val="green"/>
                                  <w:shd w:val="clear" w:color="auto" w:fill="FFFFFF"/>
                                </w:rPr>
                                <m:t xml:space="preserve">du+ </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σε</m:t>
                                  </m:r>
                                </m:e>
                                <m:sup>
                                  <m:r>
                                    <w:rPr>
                                      <w:rFonts w:ascii="Cambria Math" w:hAnsi="Cambria Math" w:cs="Arial"/>
                                      <w:color w:val="333333"/>
                                      <w:highlight w:val="green"/>
                                      <w:shd w:val="clear" w:color="auto" w:fill="FFFFFF"/>
                                    </w:rPr>
                                    <m:t>a</m:t>
                                  </m:r>
                                </m:sup>
                              </m:sSup>
                              <m:r>
                                <w:rPr>
                                  <w:rFonts w:ascii="Cambria Math" w:hAnsi="Cambria Math" w:cs="Arial"/>
                                  <w:color w:val="333333"/>
                                  <w:highlight w:val="green"/>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highlight w:val="green"/>
                                      <w:shd w:val="clear" w:color="auto" w:fill="FFFFFF"/>
                                    </w:rPr>
                                    <m:t>t</m:t>
                                  </m:r>
                                </m:e>
                              </m:d>
                            </m:e>
                          </m:nary>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ε</m:t>
                              </m:r>
                            </m:e>
                            <m:sup>
                              <m:r>
                                <w:rPr>
                                  <w:rFonts w:ascii="Cambria Math" w:hAnsi="Cambria Math" w:cs="Arial"/>
                                  <w:color w:val="333333"/>
                                  <w:highlight w:val="green"/>
                                  <w:shd w:val="clear" w:color="auto" w:fill="FFFFFF"/>
                                </w:rPr>
                                <m:t>2a</m:t>
                              </m:r>
                            </m:sup>
                          </m:sSup>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dB</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t</m:t>
                          </m:r>
                        </m:e>
                      </m:d>
                    </m:e>
                  </m:func>
                </m:e>
              </m:d>
              <m:r>
                <w:rPr>
                  <w:rFonts w:ascii="Cambria Math" w:hAnsi="Cambria Math" w:cs="Arial"/>
                  <w:color w:val="333333"/>
                  <w:shd w:val="clear" w:color="auto" w:fill="FFFFFF"/>
                </w:rPr>
                <m:t>].</m:t>
              </m:r>
            </m:e>
          </m:nary>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eastAsiaTheme="minorEastAsia" w:hAnsi="Cambria Math" w:cs="Arial"/>
                  <w:color w:val="333333"/>
                  <w:shd w:val="clear" w:color="auto" w:fill="FFFFFF"/>
                  <w:lang w:val="en-US" w:eastAsia="en-US"/>
                </w:rPr>
                <m:t>e</m:t>
              </m:r>
            </m:e>
            <m:sup>
              <m:r>
                <w:rPr>
                  <w:rFonts w:ascii="Cambria Math" w:eastAsiaTheme="minorEastAsia" w:hAnsi="Cambria Math" w:cs="Arial"/>
                  <w:color w:val="333333"/>
                  <w:shd w:val="clear" w:color="auto" w:fill="FFFFFF"/>
                  <w:lang w:val="en-US" w:eastAsia="en-US"/>
                </w:rPr>
                <m:t>μt</m:t>
              </m:r>
            </m:sup>
          </m:sSup>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σa</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e>
              </m:func>
              <m:r>
                <w:rPr>
                  <w:rFonts w:ascii="Cambria Math" w:hAnsi="Cambria Math" w:cs="Arial"/>
                  <w:color w:val="333333"/>
                  <w:shd w:val="clear" w:color="auto" w:fill="FFFFFF"/>
                </w:rPr>
                <m:t>ds+</m:t>
              </m:r>
              <m:f>
                <m:fPr>
                  <m:ctrlPr>
                    <w:rPr>
                      <w:rFonts w:ascii="Cambria Math" w:hAnsi="Cambria Math" w:cs="Arial"/>
                      <w:color w:val="333333"/>
                      <w:shd w:val="clear" w:color="auto" w:fill="FFFFFF"/>
                    </w:rPr>
                  </m:ctrlPr>
                </m:fPr>
                <m:num>
                  <m:r>
                    <w:rPr>
                      <w:rFonts w:ascii="Cambria Math" w:hAnsi="Cambria Math" w:cs="Arial"/>
                      <w:color w:val="333333"/>
                      <w:shd w:val="clear" w:color="auto" w:fill="FFFFFF"/>
                    </w:rPr>
                    <m:t>σ</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num>
                <m:den>
                  <m:r>
                    <w:rPr>
                      <w:rFonts w:ascii="Cambria Math" w:hAnsi="Cambria Math" w:cs="Arial"/>
                      <w:color w:val="333333"/>
                      <w:shd w:val="clear" w:color="auto" w:fill="FFFFFF"/>
                    </w:rPr>
                    <m:t>2</m:t>
                  </m:r>
                </m:den>
              </m:f>
              <m:r>
                <m:rPr>
                  <m:sty m:val="p"/>
                </m:rPr>
                <w:rPr>
                  <w:rFonts w:ascii="Cambria Math" w:hAnsi="Cambria Math" w:cs="Arial"/>
                  <w:color w:val="333333"/>
                  <w:shd w:val="clear" w:color="auto" w:fill="FFFFFF"/>
                </w:rPr>
                <m:t>X(0)</m:t>
              </m:r>
              <m:nary>
                <m:naryPr>
                  <m:limLoc m:val="subSup"/>
                  <m:ctrlPr>
                    <w:rPr>
                      <w:rFonts w:ascii="Cambria Math" w:hAnsi="Cambria Math" w:cs="Arial"/>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r>
                    <w:rPr>
                      <w:rFonts w:ascii="Cambria Math" w:hAnsi="Cambria Math" w:cs="Arial"/>
                      <w:color w:val="333333"/>
                      <w:shd w:val="clear" w:color="auto" w:fill="FFFFFF"/>
                    </w:rPr>
                    <m:t>dB(s)</m:t>
                  </m:r>
                </m:e>
              </m:nary>
            </m:e>
          </m:nary>
        </m:oMath>
      </m:oMathPara>
    </w:p>
    <w:p w14:paraId="5D49ABC7" w14:textId="77777777" w:rsidR="008D1943" w:rsidRPr="007233C1" w:rsidRDefault="008D1943" w:rsidP="008D1943">
      <w:pPr>
        <w:spacing w:line="360" w:lineRule="auto"/>
        <w:jc w:val="both"/>
        <w:rPr>
          <w:rFonts w:ascii="Arial" w:hAnsi="Arial" w:cs="Arial"/>
          <w:color w:val="333333"/>
          <w:shd w:val="clear" w:color="auto" w:fill="FFFFFF"/>
          <w:lang w:val="en-US" w:eastAsia="en-US"/>
        </w:rPr>
      </w:pPr>
    </w:p>
    <w:p w14:paraId="6E4FCCC7"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lang w:val="en-US" w:eastAsia="en-US"/>
        </w:rPr>
        <w:t>T</w:t>
      </w:r>
      <w:r>
        <w:rPr>
          <w:rFonts w:ascii="Arial" w:hAnsi="Arial" w:cs="Arial"/>
          <w:color w:val="333333"/>
          <w:shd w:val="clear" w:color="auto" w:fill="FFFFFF"/>
        </w:rPr>
        <w:t>he second integral on the right-hand side is a stochastic integral of the form:</w:t>
      </w:r>
    </w:p>
    <w:p w14:paraId="066FE62F" w14:textId="77777777" w:rsidR="008D1943" w:rsidRDefault="00000000" w:rsidP="008D1943">
      <w:pPr>
        <w:spacing w:line="360" w:lineRule="auto"/>
        <w:jc w:val="both"/>
        <w:rPr>
          <w:rFonts w:ascii="Arial" w:hAnsi="Arial" w:cs="Arial"/>
          <w:color w:val="333333"/>
          <w:shd w:val="clear" w:color="auto" w:fill="FFFFFF"/>
        </w:rPr>
      </w:pPr>
      <m:oMath>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μs</m:t>
            </m:r>
          </m:sup>
        </m:sSup>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r>
                  <m:rPr>
                    <m:sty m:val="p"/>
                  </m:rP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B(s)</m:t>
                        </m:r>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e>
            </m:nary>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oMath>
      <w:r w:rsidR="008D1943">
        <w:rPr>
          <w:rFonts w:ascii="Arial" w:hAnsi="Arial" w:cs="Arial"/>
          <w:color w:val="333333"/>
          <w:shd w:val="clear" w:color="auto" w:fill="FFFFFF"/>
        </w:rPr>
        <w:t xml:space="preserve"> </w:t>
      </w:r>
    </w:p>
    <w:p w14:paraId="0DDE3E2B" w14:textId="77777777" w:rsidR="008D1943" w:rsidRPr="00C62B31"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Substituting both sides back into the original equation, we get:</w:t>
      </w:r>
    </w:p>
    <w:p w14:paraId="2203A7BA" w14:textId="77777777" w:rsidR="008D1943" w:rsidRDefault="008D1943" w:rsidP="008D1943">
      <w:pPr>
        <w:spacing w:line="360" w:lineRule="auto"/>
        <w:ind w:left="567"/>
        <w:jc w:val="both"/>
        <w:rPr>
          <w:rFonts w:ascii="Arial" w:hAnsi="Arial" w:cs="Arial"/>
          <w:color w:val="333333"/>
          <w:shd w:val="clear" w:color="auto" w:fill="FFFFFF"/>
        </w:rPr>
      </w:pPr>
      <m:oMathPara>
        <m:oMath>
          <m:r>
            <w:rPr>
              <w:rFonts w:ascii="Cambria Math" w:hAnsi="Cambria Math" w:cs="Arial"/>
              <w:color w:val="333333"/>
              <w:shd w:val="clear" w:color="auto" w:fill="FFFFFF"/>
            </w:rPr>
            <m:t>X(t)=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  a</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nary>
            <m:naryPr>
              <m:limLoc m:val="subSup"/>
              <m:ctrlPr>
                <w:rPr>
                  <w:rFonts w:ascii="Cambria Math" w:eastAsiaTheme="minorEastAsia" w:hAnsi="Cambria Math" w:cs="Arial"/>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r>
                    <w:rPr>
                      <w:rFonts w:ascii="Cambria Math" w:hAnsi="Cambria Math" w:cs="Arial"/>
                      <w:color w:val="333333"/>
                      <w:shd w:val="clear" w:color="auto" w:fill="FFFFFF"/>
                    </w:rPr>
                    <m:t>ds+</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eastAsiaTheme="minorEastAsia" w:hAnsi="Cambria Math" w:cs="Arial"/>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m:rPr>
                              <m:sty m:val="p"/>
                            </m:rPr>
                            <w:rPr>
                              <w:rFonts w:ascii="Cambria Math" w:hAnsi="Cambria Math" w:cs="Arial"/>
                              <w:color w:val="333333"/>
                              <w:shd w:val="clear" w:color="auto" w:fill="FFFFFF"/>
                            </w:rPr>
                            <m:t>exp⁡</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σa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s</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 xml:space="preserve">du+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e>
                          </m:d>
                        </m:e>
                      </m:nary>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d>
                </m:e>
              </m:func>
            </m:e>
          </m:nary>
        </m:oMath>
      </m:oMathPara>
    </w:p>
    <w:p w14:paraId="01465594" w14:textId="77777777" w:rsidR="008D1943"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 xml:space="preserve">So, the unique solutions are same as before. </w:t>
      </w:r>
    </w:p>
    <w:p w14:paraId="024DBB6D" w14:textId="77777777" w:rsidR="008D1943" w:rsidRDefault="00000000" w:rsidP="008D1943">
      <w:pPr>
        <w:spacing w:line="360" w:lineRule="auto"/>
        <w:ind w:left="1701" w:hanging="425"/>
        <w:jc w:val="both"/>
        <w:rPr>
          <w:rFonts w:ascii="Arial" w:hAnsi="Arial" w:cs="Arial"/>
          <w:color w:val="333333"/>
          <w:shd w:val="clear" w:color="auto" w:fill="FFFFFF"/>
        </w:rPr>
      </w:pPr>
      <m:oMath>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r>
          <w:rPr>
            <w:rFonts w:ascii="Cambria Math" w:hAnsi="Cambria Math" w:cs="Arial"/>
            <w:color w:val="333333"/>
            <w:shd w:val="clear" w:color="auto" w:fill="FFFFFF"/>
          </w:rPr>
          <m:t>a</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t</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ϕ</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σα</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t</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ϕ</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du-</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t+σ</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W(t)</m:t>
                    </m:r>
                  </m:e>
                </m:nary>
              </m:sup>
            </m:sSup>
            <m:r>
              <w:rPr>
                <w:rFonts w:ascii="Cambria Math" w:hAnsi="Cambria Math" w:cs="Arial"/>
                <w:color w:val="333333"/>
                <w:shd w:val="clear" w:color="auto" w:fill="FFFFFF"/>
              </w:rPr>
              <m:t>ds]+</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t</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σα</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t</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ϕ</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du-</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t+σ</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sup>
                </m:sSup>
                <m:r>
                  <w:rPr>
                    <w:rFonts w:ascii="Cambria Math" w:hAnsi="Cambria Math" w:cs="Arial"/>
                    <w:color w:val="333333"/>
                    <w:shd w:val="clear" w:color="auto" w:fill="FFFFFF"/>
                  </w:rPr>
                  <m:t>dW(s)</m:t>
                </m:r>
              </m:e>
            </m:nary>
          </m:e>
        </m:nary>
      </m:oMath>
      <w:r w:rsidR="008D1943">
        <w:rPr>
          <w:rFonts w:ascii="Arial" w:hAnsi="Arial" w:cs="Arial"/>
          <w:color w:val="333333"/>
          <w:shd w:val="clear" w:color="auto" w:fill="FFFFFF"/>
        </w:rPr>
        <w:t xml:space="preserve"> </w:t>
      </w:r>
    </w:p>
    <w:p w14:paraId="7B1C01F6" w14:textId="77777777" w:rsidR="008D1943" w:rsidRDefault="00000000" w:rsidP="008D1943">
      <w:pPr>
        <w:spacing w:line="360" w:lineRule="auto"/>
        <w:ind w:left="1701" w:hanging="425"/>
        <w:rPr>
          <w:rFonts w:ascii="Arial" w:hAnsi="Arial" w:cs="Arial"/>
          <w:color w:val="333333"/>
          <w:shd w:val="clear" w:color="auto" w:fill="FFFFFF"/>
        </w:rPr>
      </w:pPr>
      <m:oMath>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r>
          <w:rPr>
            <w:rFonts w:ascii="Cambria Math" w:hAnsi="Cambria Math" w:cs="Arial"/>
            <w:color w:val="333333"/>
            <w:shd w:val="clear" w:color="auto" w:fill="FFFFFF"/>
          </w:rPr>
          <m:t>a</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t</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ϕ</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σα</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t</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ϕ</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du-</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t+σ</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W(t)</m:t>
                    </m:r>
                  </m:e>
                </m:nary>
              </m:sup>
            </m:sSup>
            <m:r>
              <w:rPr>
                <w:rFonts w:ascii="Cambria Math" w:hAnsi="Cambria Math" w:cs="Arial"/>
                <w:color w:val="333333"/>
                <w:shd w:val="clear" w:color="auto" w:fill="FFFFFF"/>
              </w:rPr>
              <m:t>ds]+</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t</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σα</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t</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ϕ</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u</m:t>
                            </m:r>
                          </m:e>
                        </m:d>
                        <m:r>
                          <w:rPr>
                            <w:rFonts w:ascii="Cambria Math" w:hAnsi="Cambria Math" w:cs="Arial"/>
                            <w:color w:val="333333"/>
                            <w:shd w:val="clear" w:color="auto" w:fill="FFFFFF"/>
                          </w:rPr>
                          <m:t>du-</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t+σ</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sup>
                </m:sSup>
                <m:r>
                  <w:rPr>
                    <w:rFonts w:ascii="Cambria Math" w:hAnsi="Cambria Math" w:cs="Arial"/>
                    <w:color w:val="333333"/>
                    <w:shd w:val="clear" w:color="auto" w:fill="FFFFFF"/>
                  </w:rPr>
                  <m:t>dW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 </m:t>
                </m:r>
              </m:e>
            </m:nary>
          </m:e>
        </m:nary>
      </m:oMath>
      <w:r w:rsidR="008D1943">
        <w:rPr>
          <w:rFonts w:ascii="Arial" w:hAnsi="Arial" w:cs="Arial"/>
          <w:color w:val="333333"/>
          <w:shd w:val="clear" w:color="auto" w:fill="FFFFFF"/>
        </w:rPr>
        <w:t xml:space="preserve"> </w:t>
      </w:r>
      <w:r w:rsidR="008D1943">
        <w:rPr>
          <w:rFonts w:ascii="Arial" w:hAnsi="Arial" w:cs="Arial"/>
          <w:color w:val="333333"/>
          <w:shd w:val="clear" w:color="auto" w:fill="FFFFFF"/>
        </w:rPr>
        <w:tab/>
      </w:r>
      <w:r w:rsidR="008D1943">
        <w:rPr>
          <w:rFonts w:ascii="Arial" w:hAnsi="Arial" w:cs="Arial"/>
          <w:color w:val="333333"/>
          <w:shd w:val="clear" w:color="auto" w:fill="FFFFFF"/>
        </w:rPr>
        <w:tab/>
      </w:r>
      <w:r w:rsidR="008D1943">
        <w:rPr>
          <w:rFonts w:ascii="Arial" w:hAnsi="Arial" w:cs="Arial"/>
          <w:color w:val="333333"/>
          <w:shd w:val="clear" w:color="auto" w:fill="FFFFFF"/>
        </w:rPr>
        <w:tab/>
        <w:t>5.1.26</w:t>
      </w:r>
    </w:p>
    <w:p w14:paraId="7C843D00" w14:textId="77777777" w:rsidR="008D1943" w:rsidRDefault="008D1943" w:rsidP="008D1943">
      <w:pPr>
        <w:spacing w:line="360" w:lineRule="auto"/>
        <w:jc w:val="center"/>
        <w:rPr>
          <w:rFonts w:ascii="Arial" w:hAnsi="Arial" w:cs="Arial"/>
          <w:color w:val="333333"/>
          <w:shd w:val="clear" w:color="auto" w:fill="FFFFFF"/>
        </w:rPr>
      </w:pPr>
      <w:r>
        <w:rPr>
          <w:rFonts w:ascii="Arial" w:hAnsi="Arial" w:cs="Arial"/>
          <w:color w:val="333333"/>
          <w:shd w:val="clear" w:color="auto" w:fill="FFFFFF"/>
        </w:rPr>
        <w:t xml:space="preserve">Now, we will revert to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by making the same substitution as before. Recall that:</w:t>
      </w:r>
      <w:r w:rsidRPr="00CE05AB">
        <w:rPr>
          <w:rFonts w:ascii="Cambria Math" w:hAnsi="Cambria Math" w:cs="Arial"/>
          <w:i/>
          <w:color w:val="333333"/>
          <w:shd w:val="clear" w:color="auto" w:fill="FFFFFF"/>
        </w:rPr>
        <w:br/>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ds+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oMath>
      <w:r>
        <w:rPr>
          <w:rFonts w:ascii="Arial" w:hAnsi="Arial" w:cs="Arial"/>
          <w:color w:val="333333"/>
          <w:shd w:val="clear" w:color="auto" w:fill="FFFFFF"/>
        </w:rPr>
        <w:t>,</w:t>
      </w:r>
    </w:p>
    <w:p w14:paraId="78251977" w14:textId="77777777" w:rsidR="008D1943"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 xml:space="preserve">where </w:t>
      </w:r>
      <m:oMath>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t-s+ε</m:t>
                    </m:r>
                  </m:e>
                </m:d>
              </m:e>
              <m:sup>
                <m:r>
                  <w:rPr>
                    <w:rFonts w:ascii="Cambria Math" w:hAnsi="Cambria Math" w:cs="Arial"/>
                    <w:color w:val="333333"/>
                    <w:shd w:val="clear" w:color="auto" w:fill="FFFFFF"/>
                  </w:rPr>
                  <m:t>a-1</m:t>
                </m:r>
              </m:sup>
            </m:sSup>
            <m:r>
              <w:rPr>
                <w:rFonts w:ascii="Cambria Math" w:hAnsi="Cambria Math" w:cs="Arial"/>
                <w:color w:val="333333"/>
                <w:shd w:val="clear" w:color="auto" w:fill="FFFFFF"/>
              </w:rPr>
              <m:t>]dB(s)</m:t>
            </m:r>
          </m:e>
        </m:nary>
      </m:oMath>
    </w:p>
    <w:p w14:paraId="424EDCCC" w14:textId="77777777" w:rsidR="008D1943" w:rsidRDefault="008D1943" w:rsidP="008D1943">
      <w:pPr>
        <w:spacing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So, taking derivative </w:t>
      </w:r>
      <m:oMath>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H,ε</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d[a</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 xml:space="preserve">ds+ </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B(t)]</m:t>
                </m:r>
              </m:e>
            </m:nary>
          </m:num>
          <m:den>
            <m:r>
              <w:rPr>
                <w:rFonts w:ascii="Cambria Math" w:hAnsi="Cambria Math" w:cs="Arial"/>
                <w:color w:val="333333"/>
                <w:shd w:val="clear" w:color="auto" w:fill="FFFFFF"/>
              </w:rPr>
              <m:t>dt</m:t>
            </m:r>
          </m:den>
        </m:f>
        <m:r>
          <w:rPr>
            <w:rFonts w:ascii="Cambria Math" w:hAnsi="Cambria Math" w:cs="Arial"/>
            <w:color w:val="333333"/>
            <w:shd w:val="clear" w:color="auto" w:fill="FFFFFF"/>
          </w:rPr>
          <m:t>=a</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φ</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a</m:t>
            </m:r>
          </m:sup>
        </m:sSup>
        <m:r>
          <w:rPr>
            <w:rFonts w:ascii="Cambria Math" w:hAnsi="Cambria Math" w:cs="Arial"/>
            <w:color w:val="333333"/>
            <w:shd w:val="clear" w:color="auto" w:fill="FFFFFF"/>
          </w:rPr>
          <m:t>dB(t)</m:t>
        </m:r>
      </m:oMath>
      <w:r>
        <w:rPr>
          <w:rFonts w:ascii="Arial" w:hAnsi="Arial" w:cs="Arial"/>
          <w:color w:val="333333"/>
          <w:shd w:val="clear" w:color="auto" w:fill="FFFFFF"/>
        </w:rPr>
        <w:t>, and in terms of fBm, we get:</w:t>
      </w:r>
    </w:p>
    <w:p w14:paraId="66794D9B" w14:textId="77777777" w:rsidR="008D1943" w:rsidRPr="00D51440" w:rsidRDefault="00000000" w:rsidP="008D1943">
      <w:pPr>
        <w:spacing w:line="360" w:lineRule="auto"/>
        <w:jc w:val="right"/>
        <w:rPr>
          <w:rFonts w:ascii="Arial" w:hAnsi="Arial" w:cs="Arial"/>
          <w:color w:val="333333"/>
          <w:shd w:val="clear" w:color="auto" w:fill="FFFFFF"/>
        </w:rPr>
      </w:pPr>
      <m:oMath>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ea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ea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d>
          <m:dPr>
            <m:ctrlPr>
              <w:rPr>
                <w:rFonts w:ascii="Cambria Math" w:hAnsi="Cambria Math" w:cs="Arial"/>
                <w:i/>
                <w:color w:val="333333"/>
                <w:shd w:val="clear" w:color="auto" w:fill="FFFFFF"/>
              </w:rPr>
            </m:ctrlPr>
          </m:dPr>
          <m:e>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e1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e1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e</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sup>
            </m:sSup>
            <m:r>
              <w:rPr>
                <w:rFonts w:ascii="Cambria Math" w:hAnsi="Cambria Math" w:cs="Arial"/>
                <w:color w:val="333333"/>
                <w:shd w:val="clear" w:color="auto" w:fill="FFFFFF"/>
              </w:rPr>
              <m:t>d</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e</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r>
          <w:rPr>
            <w:rFonts w:ascii="Cambria Math" w:hAnsi="Cambria Math" w:cs="Arial"/>
            <w:color w:val="333333"/>
            <w:shd w:val="clear" w:color="auto" w:fill="FFFFFF"/>
          </w:rPr>
          <m:t>]</m:t>
        </m:r>
      </m:oMath>
      <w:r w:rsidR="008D1943">
        <w:rPr>
          <w:rFonts w:ascii="Arial" w:hAnsi="Arial" w:cs="Arial"/>
          <w:color w:val="333333"/>
          <w:shd w:val="clear" w:color="auto" w:fill="FFFFFF"/>
        </w:rPr>
        <w:tab/>
      </w:r>
      <w:r w:rsidR="008D1943">
        <w:rPr>
          <w:rFonts w:ascii="Arial" w:hAnsi="Arial" w:cs="Arial"/>
          <w:color w:val="333333"/>
          <w:shd w:val="clear" w:color="auto" w:fill="FFFFFF"/>
        </w:rPr>
        <w:tab/>
        <w:t>5.1.27</w:t>
      </w:r>
    </w:p>
    <w:p w14:paraId="56A328CC" w14:textId="77777777" w:rsidR="008D1943" w:rsidRPr="00D51440" w:rsidRDefault="008D1943" w:rsidP="008D1943">
      <w:pPr>
        <w:spacing w:line="360" w:lineRule="auto"/>
        <w:rPr>
          <w:rFonts w:ascii="Arial" w:hAnsi="Arial" w:cs="Arial"/>
          <w:color w:val="333333"/>
          <w:shd w:val="clear" w:color="auto" w:fill="FFFFFF"/>
        </w:rPr>
      </w:pPr>
      <m:oMath>
        <m:r>
          <w:rPr>
            <w:rFonts w:ascii="Cambria Math" w:hAnsi="Cambria Math" w:cs="Arial"/>
            <w:color w:val="333333"/>
            <w:shd w:val="clear" w:color="auto" w:fill="FFFFFF"/>
          </w:rPr>
          <m:t xml:space="preserve">              </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d>
          <m:dPr>
            <m:ctrlPr>
              <w:rPr>
                <w:rFonts w:ascii="Cambria Math" w:hAnsi="Cambria Math" w:cs="Arial"/>
                <w:i/>
                <w:color w:val="333333"/>
                <w:shd w:val="clear" w:color="auto" w:fill="FFFFFF"/>
              </w:rPr>
            </m:ctrlPr>
          </m:dPr>
          <m:e>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sup>
            </m:sSup>
            <m:r>
              <w:rPr>
                <w:rFonts w:ascii="Cambria Math" w:hAnsi="Cambria Math" w:cs="Arial"/>
                <w:color w:val="333333"/>
                <w:shd w:val="clear" w:color="auto" w:fill="FFFFFF"/>
              </w:rPr>
              <m:t>d</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r>
          <w:rPr>
            <w:rFonts w:ascii="Cambria Math" w:hAnsi="Cambria Math" w:cs="Arial"/>
            <w:color w:val="333333"/>
            <w:shd w:val="clear" w:color="auto" w:fill="FFFFFF"/>
          </w:rPr>
          <m:t>]</m:t>
        </m:r>
      </m:oMath>
      <w:r>
        <w:rPr>
          <w:rFonts w:ascii="Arial" w:hAnsi="Arial" w:cs="Arial"/>
          <w:color w:val="333333"/>
          <w:shd w:val="clear" w:color="auto" w:fill="FFFFFF"/>
        </w:rPr>
        <w:tab/>
      </w:r>
    </w:p>
    <w:p w14:paraId="4C60ECC1" w14:textId="77777777" w:rsidR="008D1943" w:rsidRPr="00481E3C"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Therefore, the generic solution for μ ≥ 0:</w:t>
      </w:r>
    </w:p>
    <w:p w14:paraId="3D678F5D" w14:textId="77777777" w:rsidR="008D1943" w:rsidRPr="004C3175" w:rsidRDefault="00000000" w:rsidP="008D1943">
      <w:pPr>
        <w:spacing w:line="360" w:lineRule="auto"/>
        <w:rPr>
          <w:rFonts w:ascii="Arial" w:hAnsi="Arial" w:cs="Arial"/>
          <w:color w:val="333333"/>
          <w:shd w:val="clear" w:color="auto" w:fill="FFFFFF"/>
        </w:rPr>
      </w:pPr>
      <m:oMathPara>
        <m:oMath>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d>
            <m:dPr>
              <m:begChr m:val="〈"/>
              <m:endChr m:val="〉"/>
              <m:ctrlPr>
                <w:rPr>
                  <w:rFonts w:ascii="Cambria Math" w:eastAsiaTheme="minorEastAsia" w:hAnsi="Cambria Math" w:cs="Arial"/>
                  <w:i/>
                  <w:color w:val="333333"/>
                  <w:shd w:val="clear" w:color="auto" w:fill="FFFFFF"/>
                  <w:lang w:val="en-US" w:eastAsia="en-US"/>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d>
                <m:dPr>
                  <m:ctrlPr>
                    <w:rPr>
                      <w:rFonts w:ascii="Cambria Math" w:hAnsi="Cambria Math" w:cs="Arial"/>
                      <w:i/>
                      <w:color w:val="333333"/>
                      <w:shd w:val="clear" w:color="auto" w:fill="FFFFFF"/>
                    </w:rPr>
                  </m:ctrlPr>
                </m:dPr>
                <m:e>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sup>
                  </m:sSup>
                  <m:r>
                    <w:rPr>
                      <w:rFonts w:ascii="Cambria Math" w:hAnsi="Cambria Math" w:cs="Arial"/>
                      <w:color w:val="333333"/>
                      <w:shd w:val="clear" w:color="auto" w:fill="FFFFFF"/>
                    </w:rPr>
                    <m:t>d</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oMath>
      </m:oMathPara>
    </w:p>
    <w:p w14:paraId="48F3C82A" w14:textId="77777777" w:rsidR="008D1943" w:rsidRPr="00447DC8" w:rsidRDefault="008D1943" w:rsidP="008D1943">
      <w:pPr>
        <w:spacing w:line="360" w:lineRule="auto"/>
        <w:ind w:firstLine="720"/>
        <w:jc w:val="both"/>
        <w:rPr>
          <w:rFonts w:ascii="Arial" w:hAnsi="Arial" w:cs="Arial"/>
          <w:color w:val="333333"/>
          <w:shd w:val="clear" w:color="auto" w:fill="FFFFFF"/>
        </w:rPr>
      </w:pPr>
      <w:r w:rsidRPr="00447DC8">
        <w:rPr>
          <w:rFonts w:ascii="Arial" w:hAnsi="Arial" w:cs="Arial"/>
          <w:color w:val="333333"/>
          <w:shd w:val="clear" w:color="auto" w:fill="FFFFFF"/>
        </w:rPr>
        <w:t>For μ ≤ 0, we start with the following well known identities:</w:t>
      </w:r>
    </w:p>
    <w:p w14:paraId="4B52C3E1" w14:textId="77777777" w:rsidR="008D1943" w:rsidRDefault="008D1943" w:rsidP="008D1943">
      <w:pPr>
        <w:spacing w:line="360" w:lineRule="auto"/>
        <w:jc w:val="both"/>
        <w:rPr>
          <w:rFonts w:ascii="Arial" w:hAnsi="Arial" w:cs="Arial"/>
          <w:color w:val="333333"/>
          <w:shd w:val="clear" w:color="auto" w:fill="FFFFFF"/>
        </w:rPr>
      </w:pPr>
      <m:oMath>
        <m:r>
          <w:rPr>
            <w:rFonts w:ascii="Cambria Math" w:hAnsi="Cambria Math"/>
          </w:rPr>
          <m:t>cosh(μt) = ½ (</m:t>
        </m:r>
        <m:sSup>
          <m:sSupPr>
            <m:ctrlPr>
              <w:rPr>
                <w:rFonts w:ascii="Cambria Math" w:hAnsi="Cambria Math"/>
                <w:i/>
              </w:rPr>
            </m:ctrlPr>
          </m:sSupPr>
          <m:e>
            <m:r>
              <w:rPr>
                <w:rFonts w:ascii="Cambria Math" w:hAnsi="Cambria Math"/>
              </w:rPr>
              <m:t>e</m:t>
            </m:r>
          </m:e>
          <m:sup>
            <m:r>
              <w:rPr>
                <w:rFonts w:ascii="Cambria Math" w:hAnsi="Cambria Math"/>
                <w:vertAlign w:val="superscript"/>
              </w:rPr>
              <m:t>μt</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vertAlign w:val="superscript"/>
              </w:rPr>
              <m:t>-μt</m:t>
            </m:r>
          </m:sup>
        </m:sSup>
        <m:r>
          <w:rPr>
            <w:rFonts w:ascii="Cambria Math" w:hAnsi="Cambria Math"/>
          </w:rPr>
          <m:t xml:space="preserve">) </m:t>
        </m:r>
      </m:oMath>
      <w:r w:rsidRPr="00447DC8">
        <w:rPr>
          <w:rFonts w:ascii="Arial" w:hAnsi="Arial" w:cs="Arial"/>
          <w:color w:val="333333"/>
          <w:shd w:val="clear" w:color="auto" w:fill="FFFFFF"/>
        </w:rPr>
        <w:t xml:space="preserve">and </w:t>
      </w:r>
      <m:oMath>
        <m:r>
          <w:rPr>
            <w:rFonts w:ascii="Cambria Math" w:hAnsi="Cambria Math"/>
          </w:rPr>
          <m:t>sinh(μt) = ½ (</m:t>
        </m:r>
        <m:sSup>
          <m:sSupPr>
            <m:ctrlPr>
              <w:rPr>
                <w:rFonts w:ascii="Cambria Math" w:hAnsi="Cambria Math"/>
                <w:i/>
              </w:rPr>
            </m:ctrlPr>
          </m:sSupPr>
          <m:e>
            <m:r>
              <w:rPr>
                <w:rFonts w:ascii="Cambria Math" w:hAnsi="Cambria Math"/>
              </w:rPr>
              <m:t>e</m:t>
            </m:r>
          </m:e>
          <m:sup>
            <m:r>
              <w:rPr>
                <w:rFonts w:ascii="Cambria Math" w:hAnsi="Cambria Math"/>
                <w:vertAlign w:val="superscript"/>
              </w:rPr>
              <m:t>μt</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vertAlign w:val="superscript"/>
              </w:rPr>
              <m:t>-μt</m:t>
            </m:r>
          </m:sup>
        </m:sSup>
        <m:r>
          <w:rPr>
            <w:rFonts w:ascii="Cambria Math" w:hAnsi="Cambria Math"/>
          </w:rPr>
          <m:t>).</m:t>
        </m:r>
      </m:oMath>
      <w:r>
        <w:rPr>
          <w:rFonts w:ascii="Arial" w:hAnsi="Arial" w:cs="Arial"/>
          <w:color w:val="333333"/>
          <w:shd w:val="clear" w:color="auto" w:fill="FFFFFF"/>
        </w:rPr>
        <w:t xml:space="preserve"> </w:t>
      </w:r>
      <w:r w:rsidRPr="00447DC8">
        <w:rPr>
          <w:rFonts w:ascii="Arial" w:hAnsi="Arial" w:cs="Arial"/>
          <w:color w:val="333333"/>
          <w:shd w:val="clear" w:color="auto" w:fill="FFFFFF"/>
        </w:rPr>
        <w:t xml:space="preserve">We will show that </w:t>
      </w:r>
      <m:oMath>
        <m:sSubSup>
          <m:sSubSupPr>
            <m:ctrlPr>
              <w:rPr>
                <w:rFonts w:ascii="Cambria Math" w:eastAsiaTheme="minorEastAsia" w:hAnsi="Cambria Math" w:cs="Arial"/>
                <w:i/>
                <w:color w:val="333333"/>
                <w:shd w:val="clear" w:color="auto" w:fill="FFFFFF"/>
                <w:lang w:val="en-US" w:eastAsia="en-US"/>
              </w:rPr>
            </m:ctrlPr>
          </m:sSubSupPr>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ea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ea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cosht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μt</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highlight w:val="green"/>
                <w:shd w:val="clear" w:color="auto" w:fill="FFFFFF"/>
                <w:lang w:val="en-US" w:eastAsia="en-US"/>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l</m:t>
            </m:r>
          </m:sub>
          <m:sup>
            <m:r>
              <w:rPr>
                <w:rFonts w:ascii="Cambria Math" w:hAnsi="Cambria Math" w:cs="Arial"/>
                <w:color w:val="333333"/>
                <w:highlight w:val="green"/>
                <w:shd w:val="clear" w:color="auto" w:fill="FFFFFF"/>
              </w:rPr>
              <m:t>ea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m:rPr>
            <m:sty m:val="p"/>
          </m:rPr>
          <w:rPr>
            <w:rFonts w:ascii="Cambria Math" w:hAnsi="Cambria Math" w:cs="Arial"/>
            <w:color w:val="333333"/>
            <w:shd w:val="clear" w:color="auto" w:fill="FFFFFF"/>
          </w:rPr>
          <m:t>sinh⁡</m:t>
        </m:r>
        <m:r>
          <w:rPr>
            <w:rFonts w:ascii="Cambria Math" w:hAnsi="Cambria Math" w:cs="Arial"/>
            <w:color w:val="333333"/>
            <w:shd w:val="clear" w:color="auto" w:fill="FFFFFF"/>
          </w:rPr>
          <m:t>(μt)</m:t>
        </m:r>
      </m:oMath>
      <w:r w:rsidRPr="00447DC8">
        <w:rPr>
          <w:rFonts w:ascii="Arial" w:hAnsi="Arial" w:cs="Arial"/>
          <w:color w:val="333333"/>
          <w:shd w:val="clear" w:color="auto" w:fill="FFFFFF"/>
        </w:rPr>
        <w:t>.</w:t>
      </w:r>
      <w:r>
        <w:rPr>
          <w:rFonts w:ascii="Arial" w:hAnsi="Arial" w:cs="Arial"/>
          <w:color w:val="333333"/>
          <w:shd w:val="clear" w:color="auto" w:fill="FFFFFF"/>
        </w:rPr>
        <w:t xml:space="preserve"> If we combine {</w:t>
      </w:r>
      <m:oMath>
        <m:r>
          <w:rPr>
            <w:rFonts w:ascii="Cambria Math" w:hAnsi="Cambria Math"/>
          </w:rPr>
          <m:t xml:space="preserve">cosh(μt) + sinh(μt)  = </m:t>
        </m:r>
        <m:sSup>
          <m:sSupPr>
            <m:ctrlPr>
              <w:rPr>
                <w:rFonts w:ascii="Cambria Math" w:hAnsi="Cambria Math"/>
                <w:i/>
              </w:rPr>
            </m:ctrlPr>
          </m:sSupPr>
          <m:e>
            <m:r>
              <w:rPr>
                <w:rFonts w:ascii="Cambria Math" w:hAnsi="Cambria Math"/>
              </w:rPr>
              <m:t>e</m:t>
            </m:r>
          </m:e>
          <m:sup>
            <m:r>
              <w:rPr>
                <w:rFonts w:ascii="Cambria Math" w:hAnsi="Cambria Math"/>
                <w:vertAlign w:val="superscript"/>
              </w:rPr>
              <m:t>μt</m:t>
            </m:r>
          </m:sup>
        </m:sSup>
        <m:r>
          <w:rPr>
            <w:rFonts w:ascii="Cambria Math" w:hAnsi="Cambria Math"/>
          </w:rPr>
          <m:t>},</m:t>
        </m:r>
      </m:oMath>
      <w:r>
        <w:rPr>
          <w:rFonts w:ascii="Arial" w:hAnsi="Arial" w:cs="Arial"/>
          <w:color w:val="333333"/>
          <w:shd w:val="clear" w:color="auto" w:fill="FFFFFF"/>
        </w:rPr>
        <w:t xml:space="preserve"> and we replace the first term </w:t>
      </w:r>
      <m:oMath>
        <m:sSubSup>
          <m:sSubSupPr>
            <m:ctrlPr>
              <w:rPr>
                <w:rFonts w:ascii="Cambria Math" w:eastAsiaTheme="minorEastAsia" w:hAnsi="Cambria Math" w:cs="Arial"/>
                <w:i/>
                <w:color w:val="333333"/>
                <w:shd w:val="clear" w:color="auto" w:fill="FFFFFF"/>
                <w:lang w:val="en-US" w:eastAsia="en-US"/>
              </w:rPr>
            </m:ctrlPr>
          </m:sSubSupPr>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ea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oMath>
      <w:r>
        <w:rPr>
          <w:rFonts w:ascii="Arial" w:hAnsi="Arial" w:cs="Arial"/>
          <w:color w:val="333333"/>
          <w:shd w:val="clear" w:color="auto" w:fill="FFFFFF"/>
        </w:rPr>
        <w:t xml:space="preserve"> with </w:t>
      </w:r>
      <m:oMath>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ea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cosht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μt</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highlight w:val="green"/>
                <w:shd w:val="clear" w:color="auto" w:fill="FFFFFF"/>
                <w:lang w:val="en-US" w:eastAsia="en-US"/>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l</m:t>
            </m:r>
          </m:sub>
          <m:sup>
            <m:r>
              <w:rPr>
                <w:rFonts w:ascii="Cambria Math" w:hAnsi="Cambria Math" w:cs="Arial"/>
                <w:color w:val="333333"/>
                <w:highlight w:val="green"/>
                <w:shd w:val="clear" w:color="auto" w:fill="FFFFFF"/>
              </w:rPr>
              <m:t>ea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m:rPr>
            <m:sty m:val="p"/>
          </m:rPr>
          <w:rPr>
            <w:rFonts w:ascii="Cambria Math" w:hAnsi="Cambria Math" w:cs="Arial"/>
            <w:color w:val="333333"/>
            <w:shd w:val="clear" w:color="auto" w:fill="FFFFFF"/>
          </w:rPr>
          <m:t>sinh⁡</m:t>
        </m:r>
        <m:r>
          <w:rPr>
            <w:rFonts w:ascii="Cambria Math" w:hAnsi="Cambria Math" w:cs="Arial"/>
            <w:color w:val="333333"/>
            <w:shd w:val="clear" w:color="auto" w:fill="FFFFFF"/>
          </w:rPr>
          <m:t>(μt)</m:t>
        </m:r>
      </m:oMath>
      <w:r>
        <w:rPr>
          <w:rFonts w:ascii="Arial" w:hAnsi="Arial" w:cs="Arial"/>
          <w:color w:val="333333"/>
          <w:shd w:val="clear" w:color="auto" w:fill="FFFFFF"/>
        </w:rPr>
        <w:t>, our solution becomes:</w:t>
      </w:r>
    </w:p>
    <w:p w14:paraId="413179A9" w14:textId="77777777" w:rsidR="008D1943" w:rsidRPr="00D208B6" w:rsidRDefault="00000000" w:rsidP="008D1943">
      <w:pPr>
        <w:spacing w:line="360" w:lineRule="auto"/>
        <w:jc w:val="center"/>
        <w:rPr>
          <w:rFonts w:ascii="Arial" w:hAnsi="Arial" w:cs="Arial"/>
          <w:color w:val="333333"/>
          <w:shd w:val="clear" w:color="auto" w:fill="FFFFFF"/>
        </w:rPr>
      </w:pPr>
      <m:oMathPara>
        <m:oMath>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cosht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μt</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highlight w:val="green"/>
                  <w:shd w:val="clear" w:color="auto" w:fill="FFFFFF"/>
                  <w:lang w:val="en-US" w:eastAsia="en-US"/>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l</m:t>
              </m:r>
            </m:sub>
            <m:sup>
              <m:r>
                <w:rPr>
                  <w:rFonts w:ascii="Cambria Math" w:hAnsi="Cambria Math" w:cs="Arial"/>
                  <w:color w:val="333333"/>
                  <w:highlight w:val="green"/>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m:rPr>
              <m:sty m:val="p"/>
            </m:rPr>
            <w:rPr>
              <w:rFonts w:ascii="Cambria Math" w:hAnsi="Cambria Math" w:cs="Arial"/>
              <w:color w:val="333333"/>
              <w:shd w:val="clear" w:color="auto" w:fill="FFFFFF"/>
            </w:rPr>
            <m:t>sinh⁡</m:t>
          </m:r>
          <m:r>
            <w:rPr>
              <w:rFonts w:ascii="Cambria Math" w:hAnsi="Cambria Math" w:cs="Arial"/>
              <w:color w:val="333333"/>
              <w:shd w:val="clear" w:color="auto" w:fill="FFFFFF"/>
            </w:rPr>
            <m:t>(μt)+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d>
            <m:dPr>
              <m:ctrlPr>
                <w:rPr>
                  <w:rFonts w:ascii="Cambria Math" w:hAnsi="Cambria Math" w:cs="Arial"/>
                  <w:i/>
                  <w:color w:val="333333"/>
                  <w:shd w:val="clear" w:color="auto" w:fill="FFFFFF"/>
                </w:rPr>
              </m:ctrlPr>
            </m:dPr>
            <m:e>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highlight w:val="green"/>
                      <w:shd w:val="clear" w:color="auto" w:fill="FFFFFF"/>
                      <w:lang w:val="en-US" w:eastAsia="en-US"/>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l</m:t>
                  </m:r>
                </m:sub>
                <m:sup>
                  <m:r>
                    <w:rPr>
                      <w:rFonts w:ascii="Cambria Math" w:hAnsi="Cambria Math" w:cs="Arial"/>
                      <w:color w:val="333333"/>
                      <w:highlight w:val="green"/>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sup>
              </m:sSup>
              <m:r>
                <w:rPr>
                  <w:rFonts w:ascii="Cambria Math" w:hAnsi="Cambria Math" w:cs="Arial"/>
                  <w:color w:val="333333"/>
                  <w:shd w:val="clear" w:color="auto" w:fill="FFFFFF"/>
                </w:rPr>
                <m:t>d</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r>
            <w:rPr>
              <w:rFonts w:ascii="Cambria Math" w:hAnsi="Cambria Math" w:cs="Arial"/>
              <w:color w:val="333333"/>
              <w:shd w:val="clear" w:color="auto" w:fill="FFFFFF"/>
            </w:rPr>
            <m:t>]</m:t>
          </m:r>
        </m:oMath>
      </m:oMathPara>
    </w:p>
    <w:p w14:paraId="221529F4" w14:textId="77777777" w:rsidR="008D1943" w:rsidRPr="002423F7" w:rsidRDefault="008D1943" w:rsidP="008D1943">
      <w:pPr>
        <w:spacing w:line="360" w:lineRule="auto"/>
        <w:jc w:val="right"/>
        <w:rPr>
          <w:rFonts w:ascii="Arial" w:hAnsi="Arial" w:cs="Arial"/>
          <w:color w:val="333333"/>
          <w:shd w:val="clear" w:color="auto" w:fill="FFFFFF"/>
        </w:rPr>
      </w:pPr>
      <w:r>
        <w:rPr>
          <w:rFonts w:ascii="Arial" w:hAnsi="Arial" w:cs="Arial"/>
          <w:color w:val="333333"/>
          <w:shd w:val="clear" w:color="auto" w:fill="FFFFFF"/>
        </w:rPr>
        <w:t>5.1.28</w:t>
      </w:r>
    </w:p>
    <w:p w14:paraId="20F73C26"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And similarly:</w:t>
      </w:r>
    </w:p>
    <w:p w14:paraId="47CB54B9" w14:textId="77777777" w:rsidR="008D1943" w:rsidRPr="00D208B6" w:rsidRDefault="00000000" w:rsidP="008D1943">
      <w:pPr>
        <w:spacing w:line="360" w:lineRule="auto"/>
        <w:rPr>
          <w:rFonts w:ascii="Arial" w:hAnsi="Arial" w:cs="Arial"/>
          <w:color w:val="333333"/>
          <w:shd w:val="clear" w:color="auto" w:fill="FFFFFF"/>
        </w:rPr>
      </w:pPr>
      <m:oMathPara>
        <m:oMath>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highlight w:val="green"/>
                  <w:shd w:val="clear" w:color="auto" w:fill="FFFFFF"/>
                  <w:lang w:val="en-US" w:eastAsia="en-US"/>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u</m:t>
              </m:r>
            </m:sub>
            <m:sup>
              <m:r>
                <w:rPr>
                  <w:rFonts w:ascii="Cambria Math" w:hAnsi="Cambria Math" w:cs="Arial"/>
                  <w:color w:val="333333"/>
                  <w:highlight w:val="green"/>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cosht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μt</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m:rPr>
              <m:sty m:val="p"/>
            </m:rPr>
            <w:rPr>
              <w:rFonts w:ascii="Cambria Math" w:hAnsi="Cambria Math" w:cs="Arial"/>
              <w:color w:val="333333"/>
              <w:shd w:val="clear" w:color="auto" w:fill="FFFFFF"/>
            </w:rPr>
            <m:t>sinh⁡</m:t>
          </m:r>
          <m:r>
            <w:rPr>
              <w:rFonts w:ascii="Cambria Math" w:hAnsi="Cambria Math" w:cs="Arial"/>
              <w:color w:val="333333"/>
              <w:shd w:val="clear" w:color="auto" w:fill="FFFFFF"/>
            </w:rPr>
            <m:t>(μt)+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d>
            <m:dPr>
              <m:ctrlPr>
                <w:rPr>
                  <w:rFonts w:ascii="Cambria Math" w:hAnsi="Cambria Math" w:cs="Arial"/>
                  <w:i/>
                  <w:color w:val="333333"/>
                  <w:shd w:val="clear" w:color="auto" w:fill="FFFFFF"/>
                </w:rPr>
              </m:ctrlPr>
            </m:dPr>
            <m:e>
              <m:sSubSup>
                <m:sSubSupPr>
                  <m:ctrlPr>
                    <w:rPr>
                      <w:rFonts w:ascii="Cambria Math" w:eastAsiaTheme="minorEastAsia" w:hAnsi="Cambria Math" w:cs="Arial"/>
                      <w:i/>
                      <w:color w:val="333333"/>
                      <w:highlight w:val="green"/>
                      <w:shd w:val="clear" w:color="auto" w:fill="FFFFFF"/>
                      <w:lang w:val="en-US" w:eastAsia="en-US"/>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u</m:t>
                  </m:r>
                </m:sub>
                <m:sup>
                  <m:r>
                    <w:rPr>
                      <w:rFonts w:ascii="Cambria Math" w:hAnsi="Cambria Math" w:cs="Arial"/>
                      <w:color w:val="333333"/>
                      <w:highlight w:val="green"/>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sup>
              </m:sSup>
              <m:r>
                <w:rPr>
                  <w:rFonts w:ascii="Cambria Math" w:hAnsi="Cambria Math" w:cs="Arial"/>
                  <w:color w:val="333333"/>
                  <w:shd w:val="clear" w:color="auto" w:fill="FFFFFF"/>
                </w:rPr>
                <m:t>d</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r>
            <w:rPr>
              <w:rFonts w:ascii="Cambria Math" w:hAnsi="Cambria Math" w:cs="Arial"/>
              <w:color w:val="333333"/>
              <w:shd w:val="clear" w:color="auto" w:fill="FFFFFF"/>
            </w:rPr>
            <m:t>]</m:t>
          </m:r>
        </m:oMath>
      </m:oMathPara>
    </w:p>
    <w:p w14:paraId="5E7E0BA8" w14:textId="77777777" w:rsidR="008D1943" w:rsidRPr="00436394" w:rsidRDefault="008D1943" w:rsidP="008D1943">
      <w:pPr>
        <w:spacing w:line="360" w:lineRule="auto"/>
        <w:jc w:val="right"/>
        <w:rPr>
          <w:rFonts w:ascii="Arial" w:hAnsi="Arial" w:cs="Arial"/>
          <w:color w:val="333333"/>
          <w:shd w:val="clear" w:color="auto" w:fill="FFFFFF"/>
        </w:rPr>
      </w:pPr>
      <w:r>
        <w:rPr>
          <w:rFonts w:ascii="Arial" w:hAnsi="Arial" w:cs="Arial"/>
          <w:color w:val="333333"/>
          <w:shd w:val="clear" w:color="auto" w:fill="FFFFFF"/>
        </w:rPr>
        <w:t>5.1.29</w:t>
      </w:r>
    </w:p>
    <w:p w14:paraId="24920CB1" w14:textId="77777777" w:rsidR="008D1943" w:rsidRPr="00481E3C"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Therefore, the generic solution for μ ≤ 0:</w:t>
      </w:r>
    </w:p>
    <w:p w14:paraId="11FDA1EB" w14:textId="35A5136E" w:rsidR="008D1943" w:rsidRPr="00D208B6" w:rsidRDefault="00000000" w:rsidP="008D1943">
      <w:pPr>
        <w:spacing w:line="360" w:lineRule="auto"/>
        <w:rPr>
          <w:rFonts w:ascii="Arial" w:hAnsi="Arial" w:cs="Arial"/>
          <w:color w:val="333333"/>
          <w:shd w:val="clear" w:color="auto" w:fill="FFFFFF"/>
          <w:lang w:val="en-US" w:eastAsia="en-US"/>
        </w:rPr>
      </w:pPr>
      <m:oMathPara>
        <m:oMath>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ε</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highlight w:val="green"/>
                  <w:shd w:val="clear" w:color="auto" w:fill="FFFFFF"/>
                  <w:lang w:val="en-US" w:eastAsia="en-US"/>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l,u</m:t>
              </m:r>
            </m:sub>
            <m:sup>
              <m:r>
                <w:rPr>
                  <w:rFonts w:ascii="Cambria Math" w:hAnsi="Cambria Math" w:cs="Arial"/>
                  <w:color w:val="333333"/>
                  <w:highlight w:val="green"/>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cosht</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μt</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highlight w:val="green"/>
                  <w:shd w:val="clear" w:color="auto" w:fill="FFFFFF"/>
                  <w:lang w:val="en-US" w:eastAsia="en-US"/>
                </w:rPr>
              </m:ctrlPr>
            </m:sSubSupPr>
            <m:e>
              <m:r>
                <w:rPr>
                  <w:rFonts w:ascii="Cambria Math" w:hAnsi="Cambria Math" w:cs="Arial"/>
                  <w:color w:val="333333"/>
                  <w:highlight w:val="green"/>
                  <w:shd w:val="clear" w:color="auto" w:fill="FFFFFF"/>
                </w:rPr>
                <m:t>X</m:t>
              </m:r>
            </m:e>
            <m:sub>
              <m:r>
                <w:rPr>
                  <w:rFonts w:ascii="Cambria Math" w:hAnsi="Cambria Math" w:cs="Arial"/>
                  <w:color w:val="333333"/>
                  <w:highlight w:val="green"/>
                  <w:shd w:val="clear" w:color="auto" w:fill="FFFFFF"/>
                </w:rPr>
                <m:t>l,u</m:t>
              </m:r>
            </m:sub>
            <m:sup>
              <m:r>
                <w:rPr>
                  <w:rFonts w:ascii="Cambria Math" w:hAnsi="Cambria Math" w:cs="Arial"/>
                  <w:color w:val="333333"/>
                  <w:highlight w:val="green"/>
                  <w:shd w:val="clear" w:color="auto" w:fill="FFFFFF"/>
                </w:rPr>
                <m:t>εa</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m:rPr>
              <m:sty m:val="p"/>
            </m:rPr>
            <w:rPr>
              <w:rFonts w:ascii="Cambria Math" w:hAnsi="Cambria Math" w:cs="Arial"/>
              <w:color w:val="333333"/>
              <w:shd w:val="clear" w:color="auto" w:fill="FFFFFF"/>
            </w:rPr>
            <m:t>sinh⁡</m:t>
          </m:r>
          <m:r>
            <w:rPr>
              <w:rFonts w:ascii="Cambria Math" w:hAnsi="Cambria Math" w:cs="Arial"/>
              <w:color w:val="333333"/>
              <w:shd w:val="clear" w:color="auto" w:fill="FFFFFF"/>
            </w:rPr>
            <m:t>(μt)+</m:t>
          </m:r>
          <m:d>
            <m:dPr>
              <m:begChr m:val="〈"/>
              <m:endChr m:val="〉"/>
              <m:ctrlPr>
                <w:rPr>
                  <w:rFonts w:ascii="Cambria Math" w:eastAsiaTheme="minorEastAsia" w:hAnsi="Cambria Math" w:cs="Arial"/>
                  <w:i/>
                  <w:color w:val="333333"/>
                  <w:shd w:val="clear" w:color="auto" w:fill="FFFFFF"/>
                  <w:lang w:val="en-US" w:eastAsia="en-US"/>
                </w:rPr>
              </m:ctrlPr>
            </m:dPr>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σ</m:t>
                  </m:r>
                </m:num>
                <m:den>
                  <m:r>
                    <w:rPr>
                      <w:rFonts w:ascii="Cambria Math" w:hAnsi="Cambria Math" w:cs="Arial"/>
                      <w:color w:val="333333"/>
                      <w:shd w:val="clear" w:color="auto" w:fill="FFFFFF"/>
                    </w:rPr>
                    <m:t>2</m:t>
                  </m:r>
                </m:den>
              </m:f>
              <m:d>
                <m:dPr>
                  <m:ctrlPr>
                    <w:rPr>
                      <w:rFonts w:ascii="Cambria Math" w:hAnsi="Cambria Math" w:cs="Arial"/>
                      <w:i/>
                      <w:color w:val="333333"/>
                      <w:shd w:val="clear" w:color="auto" w:fill="FFFFFF"/>
                    </w:rPr>
                  </m:ctrlPr>
                </m:dPr>
                <m:e>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rPr>
                          <w:rFonts w:ascii="Cambria Math" w:hAnsi="Cambria Math" w:cs="Arial"/>
                          <w:color w:val="333333"/>
                          <w:shd w:val="clear" w:color="auto" w:fill="FFFFFF"/>
                        </w:rPr>
                        <m:t>l</m:t>
                      </m:r>
                      <m:r>
                        <w:ins w:id="1351" w:author="George Urumov" w:date="2025-10-29T17:13:00Z" w16du:dateUtc="2025-10-29T17:13:00Z">
                          <w:rPr>
                            <w:rFonts w:ascii="Cambria Math" w:hAnsi="Cambria Math" w:cs="Arial"/>
                            <w:color w:val="333333"/>
                            <w:shd w:val="clear" w:color="auto" w:fill="FFFFFF"/>
                          </w:rPr>
                          <m:t>,u</m:t>
                        </w:ins>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r>
                    <w:rPr>
                      <w:rFonts w:ascii="Cambria Math" w:hAnsi="Cambria Math" w:cs="Arial"/>
                      <w:color w:val="333333"/>
                      <w:shd w:val="clear" w:color="auto" w:fill="FFFFFF"/>
                    </w:rPr>
                    <m:t>+</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X</m:t>
                      </m:r>
                    </m:e>
                    <m:sub>
                      <m:r>
                        <w:ins w:id="1352" w:author="George Urumov" w:date="2025-10-29T17:14:00Z" w16du:dateUtc="2025-10-29T17:14:00Z">
                          <w:rPr>
                            <w:rFonts w:ascii="Cambria Math" w:hAnsi="Cambria Math" w:cs="Arial"/>
                            <w:color w:val="333333"/>
                            <w:shd w:val="clear" w:color="auto" w:fill="FFFFFF"/>
                          </w:rPr>
                          <m:t>l,</m:t>
                        </w:ins>
                      </m:r>
                      <m:r>
                        <w:rPr>
                          <w:rFonts w:ascii="Cambria Math" w:hAnsi="Cambria Math" w:cs="Arial"/>
                          <w:color w:val="333333"/>
                          <w:shd w:val="clear" w:color="auto" w:fill="FFFFFF"/>
                        </w:rPr>
                        <m:t>u</m:t>
                      </m:r>
                    </m:sub>
                    <m:sup>
                      <m:r>
                        <w:rPr>
                          <w:rFonts w:ascii="Cambria Math" w:hAnsi="Cambria Math" w:cs="Arial"/>
                          <w:color w:val="333333"/>
                          <w:shd w:val="clear" w:color="auto" w:fill="FFFFFF"/>
                        </w:rPr>
                        <m:t>ε1</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μt</m:t>
                  </m:r>
                </m:sup>
              </m:sSup>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ε</m:t>
                          </m:r>
                        </m:e>
                        <m:sup>
                          <m:r>
                            <w:rPr>
                              <w:rFonts w:ascii="Cambria Math" w:hAnsi="Cambria Math" w:cs="Arial"/>
                              <w:color w:val="333333"/>
                              <w:shd w:val="clear" w:color="auto" w:fill="FFFFFF"/>
                            </w:rPr>
                            <m:t>2a</m:t>
                          </m:r>
                        </m:sup>
                      </m:sSup>
                      <m:r>
                        <w:rPr>
                          <w:rFonts w:ascii="Cambria Math" w:hAnsi="Cambria Math" w:cs="Arial"/>
                          <w:color w:val="333333"/>
                          <w:shd w:val="clear" w:color="auto" w:fill="FFFFFF"/>
                        </w:rPr>
                        <m:t>s</m:t>
                      </m:r>
                    </m:sup>
                  </m:sSup>
                  <m:r>
                    <w:rPr>
                      <w:rFonts w:ascii="Cambria Math" w:hAnsi="Cambria Math" w:cs="Arial"/>
                      <w:color w:val="333333"/>
                      <w:shd w:val="clear" w:color="auto" w:fill="FFFFFF"/>
                    </w:rPr>
                    <m:t>d</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H</m:t>
                      </m:r>
                    </m:sub>
                    <m:sup>
                      <m:r>
                        <w:rPr>
                          <w:rFonts w:ascii="Cambria Math" w:hAnsi="Cambria Math" w:cs="Arial"/>
                          <w:color w:val="333333"/>
                          <w:shd w:val="clear" w:color="auto" w:fill="FFFFFF"/>
                        </w:rPr>
                        <m:t>ε</m:t>
                      </m:r>
                    </m:sup>
                  </m:sSub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oMath>
      </m:oMathPara>
    </w:p>
    <w:p w14:paraId="4A397004" w14:textId="77777777" w:rsidR="008D1943" w:rsidRPr="004C3175" w:rsidRDefault="008D1943" w:rsidP="008D1943">
      <w:pPr>
        <w:spacing w:line="360" w:lineRule="auto"/>
        <w:jc w:val="right"/>
        <w:rPr>
          <w:rFonts w:ascii="Arial" w:hAnsi="Arial" w:cs="Arial"/>
          <w:color w:val="333333"/>
          <w:shd w:val="clear" w:color="auto" w:fill="FFFFFF"/>
        </w:rPr>
      </w:pPr>
      <w:r>
        <w:rPr>
          <w:rFonts w:ascii="Arial" w:hAnsi="Arial" w:cs="Arial"/>
          <w:color w:val="333333"/>
          <w:shd w:val="clear" w:color="auto" w:fill="FFFFFF"/>
          <w:lang w:val="en-US" w:eastAsia="en-US"/>
        </w:rPr>
        <w:t>5.1.30</w:t>
      </w:r>
    </w:p>
    <w:p w14:paraId="188B1369" w14:textId="77777777" w:rsidR="008D1943" w:rsidRPr="00267FC5" w:rsidRDefault="008D1943" w:rsidP="008D1943">
      <w:pPr>
        <w:spacing w:line="360" w:lineRule="auto"/>
        <w:ind w:firstLine="720"/>
        <w:jc w:val="both"/>
        <w:rPr>
          <w:rFonts w:ascii="Arial" w:hAnsi="Arial" w:cs="Arial"/>
        </w:rPr>
      </w:pPr>
      <w:r w:rsidRPr="00CC6AEE">
        <w:rPr>
          <w:rFonts w:ascii="Arial" w:hAnsi="Arial" w:cs="Arial"/>
          <w:color w:val="333333"/>
          <w:shd w:val="clear" w:color="auto" w:fill="FFFFFF"/>
        </w:rPr>
        <w:t>In summary, our approach to integrating a fractional Brownian motion (</w:t>
      </w:r>
      <w:proofErr w:type="spellStart"/>
      <w:r w:rsidRPr="00CC6AEE">
        <w:rPr>
          <w:rFonts w:ascii="Arial" w:hAnsi="Arial" w:cs="Arial"/>
          <w:color w:val="333333"/>
          <w:shd w:val="clear" w:color="auto" w:fill="FFFFFF"/>
        </w:rPr>
        <w:t>fBm</w:t>
      </w:r>
      <w:proofErr w:type="spellEnd"/>
      <w:r w:rsidRPr="00CC6AEE">
        <w:rPr>
          <w:rFonts w:ascii="Arial" w:hAnsi="Arial" w:cs="Arial"/>
          <w:color w:val="333333"/>
          <w:shd w:val="clear" w:color="auto" w:fill="FFFFFF"/>
        </w:rPr>
        <w:t xml:space="preserve">)–driven fuzzy stochastic differential equation (SDE) into a partial differential equation (PDE) framework is highly unconventional in that it does not follow the standard “PDE–Feynman–Kac” blueprint. Typically, in a classical analysis, one defines a PDE in </w:t>
      </w:r>
      <w:r w:rsidRPr="00267FC5">
        <w:rPr>
          <w:rFonts w:ascii="Arial" w:hAnsi="Arial" w:cs="Arial"/>
          <w:i/>
          <w:iCs/>
          <w:color w:val="333333"/>
          <w:shd w:val="clear" w:color="auto" w:fill="FFFFFF"/>
        </w:rPr>
        <w:t>(</w:t>
      </w:r>
      <w:proofErr w:type="spellStart"/>
      <w:proofErr w:type="gramStart"/>
      <w:r w:rsidRPr="00267FC5">
        <w:rPr>
          <w:rFonts w:ascii="Arial" w:hAnsi="Arial" w:cs="Arial"/>
          <w:i/>
          <w:iCs/>
          <w:color w:val="333333"/>
          <w:shd w:val="clear" w:color="auto" w:fill="FFFFFF"/>
        </w:rPr>
        <w:t>x,t</w:t>
      </w:r>
      <w:proofErr w:type="spellEnd"/>
      <w:proofErr w:type="gramEnd"/>
      <w:r w:rsidRPr="00267FC5">
        <w:rPr>
          <w:rFonts w:ascii="Arial" w:hAnsi="Arial" w:cs="Arial"/>
          <w:i/>
          <w:iCs/>
          <w:color w:val="333333"/>
          <w:shd w:val="clear" w:color="auto" w:fill="FFFFFF"/>
        </w:rPr>
        <w:t>)</w:t>
      </w:r>
      <w:r w:rsidRPr="00CC6AEE">
        <w:rPr>
          <w:rFonts w:ascii="Arial" w:hAnsi="Arial" w:cs="Arial"/>
          <w:color w:val="333333"/>
          <w:shd w:val="clear" w:color="auto" w:fill="FFFFFF"/>
        </w:rPr>
        <w:t xml:space="preserve"> -space (for instance </w:t>
      </w:r>
      <m:oMath>
        <m:sSub>
          <m:sSubPr>
            <m:ctrlPr>
              <w:rPr>
                <w:rFonts w:ascii="Cambria Math" w:hAnsi="Cambria Math" w:cs="Arial"/>
                <w:color w:val="333333"/>
                <w:shd w:val="clear" w:color="auto" w:fill="FFFFFF"/>
              </w:rPr>
            </m:ctrlPr>
          </m:sSubPr>
          <m:e>
            <m:r>
              <m:rPr>
                <m:sty m:val="p"/>
              </m:rPr>
              <w:rPr>
                <w:rFonts w:ascii="Cambria Math" w:hAnsi="Cambria Math" w:cs="Arial"/>
                <w:color w:val="333333"/>
                <w:shd w:val="clear" w:color="auto" w:fill="FFFFFF"/>
              </w:rPr>
              <m:t>∂</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​u+</m:t>
        </m:r>
        <m:r>
          <m:rPr>
            <m:scr m:val="script"/>
            <m:sty m:val="p"/>
          </m:rPr>
          <w:rPr>
            <w:rFonts w:ascii="Cambria Math" w:hAnsi="Cambria Math" w:cs="Arial"/>
            <w:color w:val="333333"/>
            <w:shd w:val="clear" w:color="auto" w:fill="FFFFFF"/>
          </w:rPr>
          <m:t>L</m:t>
        </m:r>
        <m:r>
          <m:rPr>
            <m:sty m:val="p"/>
          </m:rPr>
          <w:rPr>
            <w:rFonts w:ascii="Cambria Math" w:hAnsi="Cambria Math" w:cs="Arial"/>
            <w:color w:val="333333"/>
            <w:shd w:val="clear" w:color="auto" w:fill="FFFFFF"/>
          </w:rPr>
          <m:t>u=0</m:t>
        </m:r>
      </m:oMath>
      <w:r w:rsidRPr="00267FC5">
        <w:rPr>
          <w:color w:val="333333"/>
          <w:shd w:val="clear" w:color="auto" w:fill="FFFFFF"/>
        </w:rPr>
        <w:t xml:space="preserve"> </w:t>
      </w:r>
      <w:r w:rsidRPr="00CC6AEE">
        <w:rPr>
          <w:rFonts w:ascii="Arial" w:hAnsi="Arial" w:cs="Arial"/>
          <w:color w:val="333333"/>
          <w:shd w:val="clear" w:color="auto" w:fill="FFFFFF"/>
        </w:rPr>
        <w:t xml:space="preserve">where the operator </w:t>
      </w:r>
      <w:r w:rsidRPr="00267FC5">
        <w:rPr>
          <w:rFonts w:ascii="Arial" w:hAnsi="Arial" w:cs="Arial"/>
          <w:i/>
          <w:iCs/>
          <w:color w:val="333333"/>
          <w:shd w:val="clear" w:color="auto" w:fill="FFFFFF"/>
        </w:rPr>
        <w:t>L</w:t>
      </w:r>
      <w:r w:rsidRPr="00CC6AEE">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stems from a</w:t>
      </w:r>
      <w:r w:rsidRPr="007233C1">
        <w:rPr>
          <w:rFonts w:ascii="Arial" w:hAnsi="Arial" w:cs="Arial"/>
          <w:strike/>
          <w:color w:val="333333"/>
          <w:shd w:val="clear" w:color="auto" w:fill="FFFFFF"/>
        </w:rPr>
        <w:t>n</w:t>
      </w:r>
      <w:r w:rsidRPr="00CC6AEE">
        <w:rPr>
          <w:rFonts w:ascii="Arial" w:hAnsi="Arial" w:cs="Arial"/>
          <w:color w:val="333333"/>
          <w:shd w:val="clear" w:color="auto" w:fill="FFFFFF"/>
        </w:rPr>
        <w:t xml:space="preserve"> </w:t>
      </w:r>
      <w:r w:rsidRPr="007233C1">
        <w:rPr>
          <w:rFonts w:ascii="Arial" w:hAnsi="Arial" w:cs="Arial"/>
          <w:color w:val="333333"/>
          <w:highlight w:val="yellow"/>
          <w:shd w:val="clear" w:color="auto" w:fill="FFFFFF"/>
        </w:rPr>
        <w:t xml:space="preserve">is the generator of the SDE and then invokes </w:t>
      </w:r>
      <w:proofErr w:type="spellStart"/>
      <w:r w:rsidRPr="007233C1">
        <w:rPr>
          <w:rFonts w:ascii="Arial" w:hAnsi="Arial" w:cs="Arial"/>
          <w:color w:val="333333"/>
          <w:highlight w:val="yellow"/>
          <w:shd w:val="clear" w:color="auto" w:fill="FFFFFF"/>
        </w:rPr>
        <w:t>Feynmac</w:t>
      </w:r>
      <w:proofErr w:type="spellEnd"/>
      <w:r w:rsidRPr="007233C1">
        <w:rPr>
          <w:rFonts w:ascii="Arial" w:hAnsi="Arial" w:cs="Arial"/>
          <w:color w:val="333333"/>
          <w:highlight w:val="yellow"/>
          <w:shd w:val="clear" w:color="auto" w:fill="FFFFFF"/>
        </w:rPr>
        <w:t>-Kac for representation</w:t>
      </w:r>
      <w:r>
        <w:rPr>
          <w:rFonts w:ascii="Arial" w:hAnsi="Arial" w:cs="Arial"/>
          <w:color w:val="333333"/>
          <w:shd w:val="clear" w:color="auto" w:fill="FFFFFF"/>
        </w:rPr>
        <w:t>.</w:t>
      </w:r>
      <w:r w:rsidRPr="00CC6AEE">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generator</w:t>
      </w:r>
      <w:r w:rsidRPr="00CC6AEE">
        <w:rPr>
          <w:rFonts w:ascii="Arial" w:hAnsi="Arial" w:cs="Arial"/>
          <w:color w:val="333333"/>
          <w:shd w:val="clear" w:color="auto" w:fill="FFFFFF"/>
        </w:rPr>
        <w:t xml:space="preserve">. Our new method, however, places terms like </w:t>
      </w:r>
      <w:proofErr w:type="spellStart"/>
      <w:r w:rsidRPr="00267FC5">
        <w:rPr>
          <w:rFonts w:ascii="Arial" w:hAnsi="Arial" w:cs="Arial"/>
          <w:i/>
          <w:iCs/>
          <w:color w:val="333333"/>
          <w:shd w:val="clear" w:color="auto" w:fill="FFFFFF"/>
        </w:rPr>
        <w:t>μX</w:t>
      </w:r>
      <w:proofErr w:type="spellEnd"/>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σX</w:t>
      </w:r>
      <w:proofErr w:type="spellEnd"/>
      <w:r w:rsidRPr="00CC6AEE">
        <w:rPr>
          <w:rFonts w:ascii="Arial" w:hAnsi="Arial" w:cs="Arial"/>
          <w:color w:val="333333"/>
          <w:shd w:val="clear" w:color="auto" w:fill="FFFFFF"/>
        </w:rPr>
        <w:t xml:space="preserve">, and even </w:t>
      </w:r>
      <m:oMath>
        <m:sSup>
          <m:sSupPr>
            <m:ctrlPr>
              <w:rPr>
                <w:rStyle w:val="mord"/>
                <w:rFonts w:ascii="Cambria Math" w:eastAsiaTheme="majorEastAsia" w:hAnsi="Cambria Math"/>
                <w:i/>
              </w:rPr>
            </m:ctrlPr>
          </m:sSupPr>
          <m:e>
            <m:f>
              <m:fPr>
                <m:ctrlPr>
                  <w:rPr>
                    <w:rStyle w:val="mord"/>
                    <w:rFonts w:ascii="Cambria Math" w:eastAsiaTheme="majorEastAsia" w:hAnsi="Cambria Math"/>
                    <w:i/>
                  </w:rPr>
                </m:ctrlPr>
              </m:fPr>
              <m:num>
                <m:r>
                  <w:rPr>
                    <w:rStyle w:val="mord"/>
                    <w:rFonts w:ascii="Cambria Math" w:eastAsiaTheme="majorEastAsia" w:hAnsi="Cambria Math"/>
                  </w:rPr>
                  <m:t>σ</m:t>
                </m:r>
              </m:num>
              <m:den>
                <m:r>
                  <w:rPr>
                    <w:rStyle w:val="mord"/>
                    <w:rFonts w:ascii="Cambria Math" w:eastAsiaTheme="majorEastAsia" w:hAnsi="Cambria Math"/>
                  </w:rPr>
                  <m:t>2</m:t>
                </m:r>
              </m:den>
            </m:f>
          </m:e>
          <m:sup>
            <m:r>
              <w:rPr>
                <w:rStyle w:val="mord"/>
                <w:rFonts w:ascii="Cambria Math" w:eastAsiaTheme="majorEastAsia" w:hAnsi="Cambria Math"/>
              </w:rPr>
              <m:t>2</m:t>
            </m:r>
          </m:sup>
        </m:sSup>
        <m:r>
          <w:rPr>
            <w:rStyle w:val="vlist-s"/>
            <w:rFonts w:ascii="Cambria Math" w:eastAsiaTheme="majorEastAsia" w:hAnsi="Cambria Math"/>
          </w:rPr>
          <m:t>​</m:t>
        </m:r>
        <m:sSup>
          <m:sSupPr>
            <m:ctrlPr>
              <w:rPr>
                <w:rStyle w:val="mord"/>
                <w:rFonts w:ascii="Cambria Math" w:eastAsiaTheme="majorEastAsia" w:hAnsi="Cambria Math"/>
                <w:i/>
              </w:rPr>
            </m:ctrlPr>
          </m:sSupPr>
          <m:e>
            <m:r>
              <w:rPr>
                <w:rStyle w:val="mord"/>
                <w:rFonts w:ascii="Cambria Math" w:eastAsiaTheme="majorEastAsia" w:hAnsi="Cambria Math"/>
              </w:rPr>
              <m:t>X</m:t>
            </m:r>
          </m:e>
          <m:sup>
            <m:r>
              <w:rPr>
                <w:rStyle w:val="mord"/>
                <w:rFonts w:ascii="Cambria Math" w:eastAsiaTheme="majorEastAsia" w:hAnsi="Cambria Math"/>
              </w:rPr>
              <m:t>''</m:t>
            </m:r>
          </m:sup>
        </m:sSup>
      </m:oMath>
      <w:r w:rsidRPr="00CC6AEE">
        <w:rPr>
          <w:rFonts w:ascii="Arial" w:hAnsi="Arial" w:cs="Arial"/>
          <w:i/>
          <w:color w:val="333333"/>
          <w:shd w:val="clear" w:color="auto" w:fill="FFFFFF"/>
        </w:rPr>
        <w:t>di</w:t>
      </w:r>
      <w:proofErr w:type="spellStart"/>
      <w:r w:rsidRPr="00267FC5">
        <w:rPr>
          <w:rFonts w:ascii="Arial" w:hAnsi="Arial" w:cs="Arial"/>
          <w:color w:val="333333"/>
          <w:shd w:val="clear" w:color="auto" w:fill="FFFFFF"/>
        </w:rPr>
        <w:t>rectly</w:t>
      </w:r>
      <w:proofErr w:type="spellEnd"/>
      <w:r w:rsidRPr="00CC6AEE">
        <w:rPr>
          <w:rFonts w:ascii="Arial" w:hAnsi="Arial" w:cs="Arial"/>
          <w:color w:val="333333"/>
          <w:shd w:val="clear" w:color="auto" w:fill="FFFFFF"/>
        </w:rPr>
        <w:t xml:space="preserve"> on the right-hand side of the PDE in a way that is not standard for PDE–SDE bridging. Furthermore, we interpret </w:t>
      </w:r>
      <w:r w:rsidRPr="00267FC5">
        <w:rPr>
          <w:rFonts w:ascii="Arial" w:hAnsi="Arial" w:cs="Arial"/>
          <w:i/>
          <w:iCs/>
          <w:color w:val="333333"/>
          <w:shd w:val="clear" w:color="auto" w:fill="FFFFFF"/>
        </w:rPr>
        <w:t>X</w:t>
      </w:r>
      <w:r w:rsidRPr="00CC6AEE">
        <w:rPr>
          <w:rFonts w:ascii="Arial" w:hAnsi="Arial" w:cs="Arial"/>
          <w:color w:val="333333"/>
          <w:shd w:val="clear" w:color="auto" w:fill="FFFFFF"/>
        </w:rPr>
        <w:t xml:space="preserve"> both as a variable in the PDE and as a stochastic process in the SDE, which conflates the usual roles of “independent variable” vs. “dependent process.” These </w:t>
      </w:r>
      <w:r w:rsidRPr="007233C1">
        <w:rPr>
          <w:rFonts w:ascii="Arial" w:hAnsi="Arial" w:cs="Arial"/>
          <w:color w:val="333333"/>
          <w:highlight w:val="yellow"/>
          <w:shd w:val="clear" w:color="auto" w:fill="FFFFFF"/>
        </w:rPr>
        <w:t>modelling</w:t>
      </w:r>
      <w:r>
        <w:rPr>
          <w:rFonts w:ascii="Arial" w:hAnsi="Arial" w:cs="Arial"/>
          <w:color w:val="333333"/>
          <w:shd w:val="clear" w:color="auto" w:fill="FFFFFF"/>
        </w:rPr>
        <w:t xml:space="preserve"> </w:t>
      </w:r>
      <w:r w:rsidRPr="00CC6AEE">
        <w:rPr>
          <w:rFonts w:ascii="Arial" w:hAnsi="Arial" w:cs="Arial"/>
          <w:color w:val="333333"/>
          <w:shd w:val="clear" w:color="auto" w:fill="FFFFFF"/>
        </w:rPr>
        <w:t xml:space="preserve">choices inject “extra drift” </w:t>
      </w:r>
      <w:r>
        <w:rPr>
          <w:rFonts w:ascii="Arial" w:hAnsi="Arial" w:cs="Arial"/>
          <w:color w:val="333333"/>
          <w:shd w:val="clear" w:color="auto" w:fill="FFFFFF"/>
        </w:rPr>
        <w:t>and</w:t>
      </w:r>
      <w:r w:rsidRPr="00CC6AEE">
        <w:rPr>
          <w:rFonts w:ascii="Arial" w:hAnsi="Arial" w:cs="Arial"/>
          <w:color w:val="333333"/>
          <w:shd w:val="clear" w:color="auto" w:fill="FFFFFF"/>
        </w:rPr>
        <w:t xml:space="preserve"> hyperbolic-function expansions when we attempt the usual product rule or PDE–SDE dictionary, resulting in expressions</w:t>
      </w:r>
      <w:r>
        <w:rPr>
          <w:rFonts w:ascii="Arial" w:hAnsi="Arial" w:cs="Arial"/>
          <w:color w:val="333333"/>
          <w:shd w:val="clear" w:color="auto" w:fill="FFFFFF"/>
        </w:rPr>
        <w:t xml:space="preserve"> </w:t>
      </w:r>
      <w:r w:rsidRPr="007233C1">
        <w:rPr>
          <w:rFonts w:ascii="Arial" w:hAnsi="Arial" w:cs="Arial"/>
          <w:color w:val="333333"/>
          <w:highlight w:val="yellow"/>
          <w:shd w:val="clear" w:color="auto" w:fill="FFFFFF"/>
        </w:rPr>
        <w:t>such as</w:t>
      </w:r>
      <w:r w:rsidRPr="00267FC5">
        <w:rPr>
          <w:rFonts w:ascii="Arial" w:hAnsi="Arial" w:cs="Arial"/>
          <w:i/>
          <w:iCs/>
          <w:color w:val="333333"/>
          <w:shd w:val="clear" w:color="auto" w:fill="FFFFFF"/>
        </w:rPr>
        <w:t xml:space="preserve"> </w:t>
      </w:r>
      <m:oMath>
        <m:sSup>
          <m:sSupPr>
            <m:ctrlPr>
              <w:rPr>
                <w:rStyle w:val="katex-mathml"/>
                <w:rFonts w:ascii="Cambria Math" w:eastAsiaTheme="majorEastAsia" w:hAnsi="Cambria Math"/>
                <w:i/>
                <w:iCs/>
              </w:rPr>
            </m:ctrlPr>
          </m:sSupPr>
          <m:e>
            <m:f>
              <m:fPr>
                <m:ctrlPr>
                  <w:rPr>
                    <w:rStyle w:val="katex-mathml"/>
                    <w:rFonts w:ascii="Cambria Math" w:eastAsiaTheme="majorEastAsia" w:hAnsi="Cambria Math"/>
                    <w:i/>
                    <w:iCs/>
                  </w:rPr>
                </m:ctrlPr>
              </m:fPr>
              <m:num>
                <m:r>
                  <w:rPr>
                    <w:rStyle w:val="katex-mathml"/>
                    <w:rFonts w:ascii="Cambria Math" w:eastAsiaTheme="majorEastAsia" w:hAnsi="Cambria Math"/>
                  </w:rPr>
                  <m:t>σ</m:t>
                </m:r>
              </m:num>
              <m:den>
                <m:r>
                  <w:rPr>
                    <w:rStyle w:val="katex-mathml"/>
                    <w:rFonts w:ascii="Cambria Math" w:eastAsiaTheme="majorEastAsia" w:hAnsi="Cambria Math"/>
                  </w:rPr>
                  <m:t>2</m:t>
                </m:r>
              </m:den>
            </m:f>
          </m:e>
          <m:sup>
            <m:r>
              <w:rPr>
                <w:rStyle w:val="katex-mathml"/>
                <w:rFonts w:ascii="Cambria Math" w:eastAsiaTheme="majorEastAsia" w:hAnsi="Cambria Math"/>
              </w:rPr>
              <m:t>2</m:t>
            </m:r>
          </m:sup>
        </m:sSup>
        <m:r>
          <w:rPr>
            <w:rStyle w:val="katex-mathml"/>
            <w:rFonts w:ascii="Cambria Math" w:eastAsiaTheme="majorEastAsia" w:hAnsi="Cambria Math"/>
          </w:rPr>
          <m:t>X</m:t>
        </m:r>
        <m:d>
          <m:dPr>
            <m:ctrlPr>
              <w:rPr>
                <w:rStyle w:val="katex-mathml"/>
                <w:rFonts w:ascii="Cambria Math" w:eastAsiaTheme="majorEastAsia" w:hAnsi="Cambria Math"/>
                <w:i/>
                <w:iCs/>
              </w:rPr>
            </m:ctrlPr>
          </m:dPr>
          <m:e>
            <m:r>
              <w:rPr>
                <w:rStyle w:val="katex-mathml"/>
                <w:rFonts w:ascii="Cambria Math" w:eastAsiaTheme="majorEastAsia" w:hAnsi="Cambria Math"/>
              </w:rPr>
              <m:t>t</m:t>
            </m:r>
          </m:e>
        </m:d>
        <m:sSup>
          <m:sSupPr>
            <m:ctrlPr>
              <w:rPr>
                <w:rStyle w:val="katex-mathml"/>
                <w:rFonts w:ascii="Cambria Math" w:eastAsiaTheme="majorEastAsia" w:hAnsi="Cambria Math"/>
                <w:i/>
                <w:iCs/>
              </w:rPr>
            </m:ctrlPr>
          </m:sSupPr>
          <m:e>
            <m:r>
              <w:rPr>
                <w:rStyle w:val="katex-mathml"/>
                <w:rFonts w:ascii="Cambria Math" w:eastAsiaTheme="majorEastAsia" w:hAnsi="Cambria Math"/>
              </w:rPr>
              <m:t>e</m:t>
            </m:r>
          </m:e>
          <m:sup>
            <m:r>
              <w:rPr>
                <w:rStyle w:val="mord"/>
                <w:rFonts w:ascii="Cambria Math" w:eastAsiaTheme="majorEastAsia" w:hAnsi="Cambria Math"/>
              </w:rPr>
              <m:t>μtX</m:t>
            </m:r>
            <m:d>
              <m:dPr>
                <m:ctrlPr>
                  <w:rPr>
                    <w:rStyle w:val="mopen"/>
                    <w:rFonts w:ascii="Cambria Math" w:eastAsiaTheme="majorEastAsia" w:hAnsi="Cambria Math"/>
                    <w:i/>
                    <w:iCs/>
                  </w:rPr>
                </m:ctrlPr>
              </m:dPr>
              <m:e>
                <m:r>
                  <w:rPr>
                    <w:rStyle w:val="mord"/>
                    <w:rFonts w:ascii="Cambria Math" w:eastAsiaTheme="majorEastAsia" w:hAnsi="Cambria Math"/>
                  </w:rPr>
                  <m:t>t</m:t>
                </m:r>
                <m:ctrlPr>
                  <w:rPr>
                    <w:rStyle w:val="mclose"/>
                    <w:rFonts w:ascii="Cambria Math" w:hAnsi="Cambria Math"/>
                    <w:i/>
                    <w:iCs/>
                  </w:rPr>
                </m:ctrlPr>
              </m:e>
            </m:d>
          </m:sup>
        </m:sSup>
        <m:r>
          <w:rPr>
            <w:rStyle w:val="katex-mathml"/>
            <w:rFonts w:ascii="Cambria Math" w:eastAsiaTheme="majorEastAsia" w:hAnsi="Cambria Math"/>
          </w:rPr>
          <m:t>dt</m:t>
        </m:r>
      </m:oMath>
      <w:r w:rsidRPr="00CC6AEE">
        <w:rPr>
          <w:rStyle w:val="katex-mathml"/>
          <w:rFonts w:ascii="Arial" w:hAnsi="Arial" w:cs="Arial"/>
        </w:rPr>
        <w:t xml:space="preserve"> </w:t>
      </w:r>
      <w:r w:rsidRPr="00CC6AEE">
        <w:rPr>
          <w:rFonts w:ascii="Arial" w:hAnsi="Arial" w:cs="Arial"/>
          <w:color w:val="333333"/>
          <w:shd w:val="clear" w:color="auto" w:fill="FFFFFF"/>
        </w:rPr>
        <w:t xml:space="preserve">or </w:t>
      </w:r>
      <w:r w:rsidRPr="00267FC5">
        <w:rPr>
          <w:rStyle w:val="katex-mathml"/>
          <w:rFonts w:asciiTheme="minorHAnsi" w:eastAsiaTheme="majorEastAsia" w:hAnsiTheme="minorHAnsi"/>
          <w:i/>
          <w:iCs/>
        </w:rPr>
        <w:t>cosh–</w:t>
      </w:r>
      <w:proofErr w:type="spellStart"/>
      <w:r w:rsidRPr="00267FC5">
        <w:rPr>
          <w:rStyle w:val="katex-mathml"/>
          <w:rFonts w:asciiTheme="minorHAnsi" w:eastAsiaTheme="majorEastAsia" w:hAnsiTheme="minorHAnsi"/>
          <w:i/>
          <w:iCs/>
        </w:rPr>
        <w:t>sinh</w:t>
      </w:r>
      <w:proofErr w:type="spellEnd"/>
      <w:r w:rsidRPr="00267FC5">
        <w:rPr>
          <w:rStyle w:val="katex-mathml"/>
          <w:rFonts w:ascii="Cambria Math" w:eastAsiaTheme="majorEastAsia" w:hAnsi="Cambria Math"/>
          <w:i/>
          <w:iCs/>
        </w:rPr>
        <w:t xml:space="preserve"> </w:t>
      </w:r>
      <w:r w:rsidRPr="00CC6AEE">
        <w:rPr>
          <w:rFonts w:ascii="Arial" w:hAnsi="Arial" w:cs="Arial"/>
          <w:color w:val="333333"/>
          <w:shd w:val="clear" w:color="auto" w:fill="FFFFFF"/>
        </w:rPr>
        <w:t>that are not a typical linear SDE or PDE analyses.</w:t>
      </w:r>
    </w:p>
    <w:p w14:paraId="2A746156" w14:textId="77777777" w:rsidR="008D1943" w:rsidRPr="00C64D6A" w:rsidRDefault="008D1943" w:rsidP="008D1943">
      <w:pPr>
        <w:spacing w:line="360" w:lineRule="auto"/>
        <w:ind w:firstLine="720"/>
        <w:jc w:val="both"/>
        <w:rPr>
          <w:rFonts w:ascii="Arial" w:hAnsi="Arial" w:cs="Arial"/>
          <w:color w:val="333333"/>
          <w:shd w:val="clear" w:color="auto" w:fill="FFFFFF"/>
        </w:rPr>
      </w:pPr>
      <w:r w:rsidRPr="00CC6AEE">
        <w:rPr>
          <w:rFonts w:ascii="Arial" w:hAnsi="Arial" w:cs="Arial"/>
          <w:color w:val="333333"/>
          <w:shd w:val="clear" w:color="auto" w:fill="FFFFFF"/>
        </w:rPr>
        <w:t>This departure from the mainstream theory represents our unique contribution: we craft a custom PDE that naturally embeds additional drift-like terms and uses nontraditional boundary or initial conditions (for instance, splitting</w:t>
      </w:r>
      <m:oMath>
        <m:sSup>
          <m:sSupPr>
            <m:ctrlPr>
              <w:rPr>
                <w:rStyle w:val="katex-mathml"/>
                <w:rFonts w:ascii="Cambria Math" w:eastAsiaTheme="majorEastAsia" w:hAnsi="Cambria Math"/>
                <w:i/>
                <w:iCs/>
              </w:rPr>
            </m:ctrlPr>
          </m:sSupPr>
          <m:e>
            <m:r>
              <w:rPr>
                <w:rStyle w:val="katex-mathml"/>
                <w:rFonts w:ascii="Cambria Math" w:eastAsiaTheme="majorEastAsia" w:hAnsi="Cambria Math"/>
              </w:rPr>
              <m:t xml:space="preserve"> e</m:t>
            </m:r>
          </m:e>
          <m:sup>
            <m:r>
              <w:rPr>
                <w:rStyle w:val="mord"/>
                <w:rFonts w:ascii="Cambria Math" w:eastAsiaTheme="majorEastAsia" w:hAnsi="Cambria Math"/>
              </w:rPr>
              <m:t>μtX</m:t>
            </m:r>
            <m:d>
              <m:dPr>
                <m:ctrlPr>
                  <w:rPr>
                    <w:rStyle w:val="mopen"/>
                    <w:rFonts w:ascii="Cambria Math" w:eastAsiaTheme="majorEastAsia" w:hAnsi="Cambria Math"/>
                    <w:i/>
                    <w:iCs/>
                  </w:rPr>
                </m:ctrlPr>
              </m:dPr>
              <m:e>
                <m:r>
                  <w:rPr>
                    <w:rStyle w:val="mord"/>
                    <w:rFonts w:ascii="Cambria Math" w:eastAsiaTheme="majorEastAsia" w:hAnsi="Cambria Math"/>
                  </w:rPr>
                  <m:t>t</m:t>
                </m:r>
                <m:ctrlPr>
                  <w:rPr>
                    <w:rStyle w:val="mclose"/>
                    <w:rFonts w:ascii="Cambria Math" w:hAnsi="Cambria Math"/>
                    <w:i/>
                    <w:iCs/>
                  </w:rPr>
                </m:ctrlPr>
              </m:e>
            </m:d>
          </m:sup>
        </m:sSup>
        <m:r>
          <w:rPr>
            <w:rStyle w:val="katex-mathml"/>
            <w:rFonts w:ascii="Cambria Math" w:eastAsiaTheme="majorEastAsia" w:hAnsi="Cambria Math"/>
          </w:rPr>
          <m:t>dt</m:t>
        </m:r>
      </m:oMath>
      <w:r w:rsidRPr="00CC6AEE">
        <w:rPr>
          <w:rFonts w:ascii="Arial" w:hAnsi="Arial" w:cs="Arial"/>
          <w:color w:val="333333"/>
          <w:shd w:val="clear" w:color="auto" w:fill="FFFFFF"/>
        </w:rPr>
        <w:t xml:space="preserve"> into </w:t>
      </w:r>
      <w:r w:rsidRPr="00267FC5">
        <w:rPr>
          <w:rFonts w:asciiTheme="minorHAnsi" w:hAnsiTheme="minorHAnsi" w:cs="Arial"/>
          <w:i/>
          <w:iCs/>
          <w:color w:val="333333"/>
          <w:shd w:val="clear" w:color="auto" w:fill="FFFFFF"/>
        </w:rPr>
        <w:t>cosh(</w:t>
      </w:r>
      <w:proofErr w:type="spellStart"/>
      <w:r w:rsidRPr="00267FC5">
        <w:rPr>
          <w:rFonts w:asciiTheme="minorHAnsi" w:hAnsiTheme="minorHAnsi" w:cs="Arial"/>
          <w:i/>
          <w:iCs/>
          <w:color w:val="333333"/>
          <w:shd w:val="clear" w:color="auto" w:fill="FFFFFF"/>
        </w:rPr>
        <w:t>μt</w:t>
      </w:r>
      <w:proofErr w:type="spellEnd"/>
      <w:r w:rsidRPr="00267FC5">
        <w:rPr>
          <w:rFonts w:asciiTheme="minorHAnsi" w:hAnsiTheme="minorHAnsi" w:cs="Arial"/>
          <w:i/>
          <w:iCs/>
          <w:color w:val="333333"/>
          <w:shd w:val="clear" w:color="auto" w:fill="FFFFFF"/>
        </w:rPr>
        <w:t>)</w:t>
      </w:r>
      <w:r w:rsidRPr="00CC6AEE">
        <w:rPr>
          <w:rFonts w:ascii="Arial" w:hAnsi="Arial" w:cs="Arial"/>
          <w:color w:val="333333"/>
          <w:shd w:val="clear" w:color="auto" w:fill="FFFFFF"/>
        </w:rPr>
        <w:t xml:space="preserve"> and </w:t>
      </w:r>
      <w:proofErr w:type="spellStart"/>
      <w:r w:rsidRPr="00267FC5">
        <w:rPr>
          <w:rFonts w:asciiTheme="minorHAnsi" w:hAnsiTheme="minorHAnsi" w:cs="Arial"/>
          <w:i/>
          <w:iCs/>
          <w:color w:val="333333"/>
          <w:shd w:val="clear" w:color="auto" w:fill="FFFFFF"/>
        </w:rPr>
        <w:t>sinh</w:t>
      </w:r>
      <w:proofErr w:type="spellEnd"/>
      <w:r w:rsidRPr="00267FC5">
        <w:rPr>
          <w:rFonts w:asciiTheme="minorHAnsi" w:hAnsiTheme="minorHAnsi" w:cs="Arial"/>
          <w:i/>
          <w:iCs/>
          <w:color w:val="333333"/>
          <w:shd w:val="clear" w:color="auto" w:fill="FFFFFF"/>
        </w:rPr>
        <w:t>(</w:t>
      </w:r>
      <w:proofErr w:type="spellStart"/>
      <w:r w:rsidRPr="00267FC5">
        <w:rPr>
          <w:rFonts w:asciiTheme="minorHAnsi" w:hAnsiTheme="minorHAnsi" w:cs="Arial"/>
          <w:i/>
          <w:iCs/>
          <w:color w:val="333333"/>
          <w:shd w:val="clear" w:color="auto" w:fill="FFFFFF"/>
        </w:rPr>
        <w:t>μt</w:t>
      </w:r>
      <w:proofErr w:type="spellEnd"/>
      <w:r w:rsidRPr="00267FC5">
        <w:rPr>
          <w:rFonts w:asciiTheme="minorHAnsi" w:hAnsiTheme="minorHAnsi" w:cs="Arial"/>
          <w:i/>
          <w:iCs/>
          <w:color w:val="333333"/>
          <w:shd w:val="clear" w:color="auto" w:fill="FFFFFF"/>
        </w:rPr>
        <w:t xml:space="preserve">) </w:t>
      </w:r>
      <w:r w:rsidRPr="00CC6AEE">
        <w:rPr>
          <w:rFonts w:ascii="Arial" w:hAnsi="Arial" w:cs="Arial"/>
          <w:color w:val="333333"/>
          <w:shd w:val="clear" w:color="auto" w:fill="FFFFFF"/>
        </w:rPr>
        <w:t xml:space="preserve">for negative </w:t>
      </w:r>
      <w:r w:rsidRPr="00267FC5">
        <w:rPr>
          <w:rFonts w:ascii="Arial" w:hAnsi="Arial" w:cs="Arial"/>
          <w:i/>
          <w:iCs/>
          <w:color w:val="333333"/>
          <w:shd w:val="clear" w:color="auto" w:fill="FFFFFF"/>
        </w:rPr>
        <w:t>μ</w:t>
      </w:r>
      <w:r w:rsidRPr="00CC6AEE">
        <w:rPr>
          <w:rFonts w:ascii="Arial" w:hAnsi="Arial" w:cs="Arial"/>
          <w:color w:val="333333"/>
          <w:shd w:val="clear" w:color="auto" w:fill="FFFFFF"/>
        </w:rPr>
        <w:t xml:space="preserve">. By doing so, we created a hybrid method that merges PDE notation (e.g. </w:t>
      </w:r>
      <w:r w:rsidRPr="00267FC5">
        <w:rPr>
          <w:rFonts w:ascii="Arial" w:hAnsi="Arial" w:cs="Arial"/>
          <w:i/>
          <w:iCs/>
          <w:color w:val="333333"/>
          <w:shd w:val="clear" w:color="auto" w:fill="FFFFFF"/>
        </w:rPr>
        <w:t>∂</w:t>
      </w:r>
      <w:proofErr w:type="spellStart"/>
      <w:r w:rsidRPr="00267FC5">
        <w:rPr>
          <w:rFonts w:ascii="Arial" w:hAnsi="Arial" w:cs="Arial"/>
          <w:i/>
          <w:iCs/>
          <w:color w:val="333333"/>
          <w:shd w:val="clear" w:color="auto" w:fill="FFFFFF"/>
          <w:vertAlign w:val="subscript"/>
        </w:rPr>
        <w:t>t</w:t>
      </w:r>
      <w:r w:rsidRPr="00267FC5">
        <w:rPr>
          <w:rFonts w:ascii="Arial" w:hAnsi="Arial" w:cs="Arial"/>
          <w:i/>
          <w:iCs/>
          <w:color w:val="333333"/>
          <w:shd w:val="clear" w:color="auto" w:fill="FFFFFF"/>
        </w:rPr>
        <w:t>u</w:t>
      </w:r>
      <w:proofErr w:type="spellEnd"/>
      <w:r w:rsidRPr="00CC6AEE">
        <w:rPr>
          <w:rFonts w:ascii="Arial" w:hAnsi="Arial" w:cs="Arial"/>
          <w:color w:val="333333"/>
          <w:shd w:val="clear" w:color="auto" w:fill="FFFFFF"/>
        </w:rPr>
        <w:t xml:space="preserve"> plus </w:t>
      </w:r>
      <w:proofErr w:type="spellStart"/>
      <w:r w:rsidRPr="00267FC5">
        <w:rPr>
          <w:rFonts w:asciiTheme="minorHAnsi" w:hAnsiTheme="minorHAnsi" w:cs="Arial"/>
          <w:i/>
          <w:iCs/>
          <w:color w:val="333333"/>
          <w:shd w:val="clear" w:color="auto" w:fill="FFFFFF"/>
        </w:rPr>
        <w:t>μX+σX</w:t>
      </w:r>
      <w:proofErr w:type="spellEnd"/>
      <w:r w:rsidRPr="00267FC5">
        <w:rPr>
          <w:rFonts w:asciiTheme="minorHAnsi" w:hAnsiTheme="minorHAnsi" w:cs="Arial"/>
          <w:i/>
          <w:iCs/>
          <w:color w:val="333333"/>
          <w:shd w:val="clear" w:color="auto" w:fill="FFFFFF"/>
        </w:rPr>
        <w:t>′+ σ/2X′′)</w:t>
      </w:r>
      <w:r w:rsidRPr="00CC6AEE">
        <w:rPr>
          <w:rFonts w:ascii="Arial" w:hAnsi="Arial" w:cs="Arial"/>
          <w:color w:val="333333"/>
          <w:shd w:val="clear" w:color="auto" w:fill="FFFFFF"/>
        </w:rPr>
        <w:t xml:space="preserve"> with the solution representation of a fuzzy fractional SDE including </w:t>
      </w:r>
      <w:proofErr w:type="spellStart"/>
      <w:r w:rsidRPr="00267FC5">
        <w:rPr>
          <w:rFonts w:ascii="Arial" w:hAnsi="Arial" w:cs="Arial"/>
          <w:i/>
          <w:iCs/>
          <w:color w:val="333333"/>
          <w:shd w:val="clear" w:color="auto" w:fill="FFFFFF"/>
        </w:rPr>
        <w:t>ϕ</w:t>
      </w:r>
      <w:r w:rsidRPr="00267FC5">
        <w:rPr>
          <w:rFonts w:ascii="Arial" w:hAnsi="Arial" w:cs="Arial"/>
          <w:i/>
          <w:iCs/>
          <w:color w:val="333333"/>
          <w:shd w:val="clear" w:color="auto" w:fill="FFFFFF"/>
          <w:vertAlign w:val="superscript"/>
        </w:rPr>
        <w:t>ε</w:t>
      </w:r>
      <w:proofErr w:type="spellEnd"/>
      <w:r w:rsidRPr="00CC6AEE">
        <w:rPr>
          <w:rFonts w:ascii="Arial" w:hAnsi="Arial" w:cs="Arial"/>
          <w:color w:val="333333"/>
          <w:shd w:val="clear" w:color="auto" w:fill="FFFFFF"/>
        </w:rPr>
        <w:t xml:space="preserve"> kernel expansions. This yields formula that are unfamiliar from a classic </w:t>
      </w:r>
      <w:proofErr w:type="spellStart"/>
      <w:r w:rsidRPr="00CC6AEE">
        <w:rPr>
          <w:rFonts w:ascii="Arial" w:hAnsi="Arial" w:cs="Arial"/>
          <w:color w:val="333333"/>
          <w:shd w:val="clear" w:color="auto" w:fill="FFFFFF"/>
        </w:rPr>
        <w:t>Itô</w:t>
      </w:r>
      <w:proofErr w:type="spellEnd"/>
      <w:r w:rsidRPr="00CC6AEE">
        <w:rPr>
          <w:rFonts w:ascii="Arial" w:hAnsi="Arial" w:cs="Arial"/>
          <w:color w:val="333333"/>
          <w:shd w:val="clear" w:color="auto" w:fill="FFFFFF"/>
        </w:rPr>
        <w:t xml:space="preserve"> lemma and standard PDE perspective. It reflects a novel attempt at pushing beyond the normal PDE–SDE synergy. In short, our framework showcases how one can embed extra terms and rewrite exponents in ways that do not appear in the canonical geometric Brownian motion or typical fractional PDE–SDE references—thus illustrating a genuinely unique direction in fuzzy fractional analysis.</w:t>
      </w:r>
      <w:r>
        <w:rPr>
          <w:rFonts w:ascii="Arial" w:hAnsi="Arial" w:cs="Arial"/>
          <w:color w:val="333333"/>
          <w:shd w:val="clear" w:color="auto" w:fill="FFFFFF"/>
        </w:rPr>
        <w:t xml:space="preserve"> </w:t>
      </w:r>
      <w:r w:rsidRPr="005671A9">
        <w:rPr>
          <w:rFonts w:ascii="Arial" w:hAnsi="Arial" w:cs="Arial"/>
          <w:color w:val="333333"/>
          <w:shd w:val="clear" w:color="auto" w:fill="FFFFFF"/>
        </w:rPr>
        <w:t xml:space="preserve">The choice of the customised PDE involving hyperbolic and exponential functions rather than a classical PDE is driven by the need to reflect the inherent complexities observed in financial markets more accurately. Classical </w:t>
      </w:r>
      <w:r w:rsidRPr="005671A9">
        <w:rPr>
          <w:rFonts w:ascii="Arial" w:hAnsi="Arial" w:cs="Arial"/>
          <w:color w:val="333333"/>
          <w:shd w:val="clear" w:color="auto" w:fill="FFFFFF"/>
        </w:rPr>
        <w:lastRenderedPageBreak/>
        <w:t>PDEs, such as the traditional Black-Scholes model, rely heavily on assumptions like independent increments and no memory effect, conditions that are rarely fully satisfied by real-world data.</w:t>
      </w:r>
    </w:p>
    <w:p w14:paraId="4DC6F0F0" w14:textId="77777777" w:rsidR="008D1943" w:rsidRDefault="008D1943" w:rsidP="008D1943">
      <w:pPr>
        <w:spacing w:line="360" w:lineRule="auto"/>
        <w:rPr>
          <w:rFonts w:ascii="Arial" w:hAnsi="Arial" w:cs="Arial"/>
          <w:color w:val="333333"/>
          <w:shd w:val="clear" w:color="auto" w:fill="FFFFFF"/>
        </w:rPr>
      </w:pPr>
    </w:p>
    <w:p w14:paraId="64161914" w14:textId="77777777" w:rsidR="008D1943" w:rsidRDefault="008D1943" w:rsidP="008D1943">
      <w:pPr>
        <w:pStyle w:val="Heading3"/>
      </w:pPr>
      <w:r>
        <w:t>5.1.6 INTRODUCING JUMPS</w:t>
      </w:r>
    </w:p>
    <w:p w14:paraId="3ECCF1B4" w14:textId="77777777" w:rsidR="008D1943" w:rsidRPr="00FF1AA6" w:rsidRDefault="008D1943" w:rsidP="008D1943"/>
    <w:p w14:paraId="57614D46" w14:textId="77777777" w:rsidR="008D1943" w:rsidRDefault="008D1943" w:rsidP="008D1943">
      <w:pPr>
        <w:spacing w:line="360" w:lineRule="auto"/>
        <w:ind w:firstLine="720"/>
        <w:jc w:val="both"/>
        <w:rPr>
          <w:rFonts w:ascii="Arial" w:hAnsi="Arial" w:cs="Arial"/>
          <w:color w:val="333333"/>
          <w:shd w:val="clear" w:color="auto" w:fill="FFFFFF"/>
        </w:rPr>
      </w:pPr>
      <w:r w:rsidRPr="004752FB">
        <w:rPr>
          <w:rFonts w:ascii="Arial" w:hAnsi="Arial" w:cs="Arial"/>
          <w:color w:val="333333"/>
          <w:shd w:val="clear" w:color="auto" w:fill="FFFFFF"/>
        </w:rPr>
        <w:t>Traditional option pricing models rely on precise, fixed values for variables like expected return and volatility. However, these models fail to account for the inherent uncertainty surrounding these parameters. To address this limitation, recent approaches have incorporated fuzziness into the calculations, allowing investors to estimate option prices based on their individual risk tolerance and beliefs about the potential range of values for these variables.</w:t>
      </w:r>
      <w:r>
        <w:rPr>
          <w:rFonts w:ascii="Arial" w:hAnsi="Arial" w:cs="Arial"/>
          <w:color w:val="333333"/>
          <w:shd w:val="clear" w:color="auto" w:fill="FFFFFF"/>
        </w:rPr>
        <w:t xml:space="preserve"> </w:t>
      </w:r>
    </w:p>
    <w:p w14:paraId="4ADE49D3" w14:textId="77777777" w:rsidR="008D1943" w:rsidRDefault="008D1943" w:rsidP="008D1943">
      <w:pPr>
        <w:spacing w:line="360" w:lineRule="auto"/>
        <w:ind w:firstLine="720"/>
        <w:jc w:val="both"/>
        <w:rPr>
          <w:rFonts w:ascii="Arial" w:hAnsi="Arial" w:cs="Arial"/>
          <w:color w:val="333333"/>
          <w:shd w:val="clear" w:color="auto" w:fill="FFFFFF"/>
        </w:rPr>
      </w:pPr>
      <w:r w:rsidRPr="003B1963">
        <w:rPr>
          <w:rFonts w:ascii="Arial" w:hAnsi="Arial" w:cs="Arial"/>
          <w:color w:val="333333"/>
          <w:shd w:val="clear" w:color="auto" w:fill="FFFFFF"/>
        </w:rPr>
        <w:t xml:space="preserve">To determine the belief degree associated with a particular option price, an interpolation search algorithm is </w:t>
      </w:r>
      <w:r>
        <w:rPr>
          <w:rFonts w:ascii="Arial" w:hAnsi="Arial" w:cs="Arial"/>
          <w:color w:val="333333"/>
          <w:shd w:val="clear" w:color="auto" w:fill="FFFFFF"/>
        </w:rPr>
        <w:t xml:space="preserve">used </w:t>
      </w:r>
      <w:sdt>
        <w:sdtPr>
          <w:rPr>
            <w:rFonts w:ascii="Arial" w:hAnsi="Arial" w:cs="Arial"/>
            <w:color w:val="333333"/>
            <w:shd w:val="clear" w:color="auto" w:fill="FFFFFF"/>
          </w:rPr>
          <w:id w:val="1242450416"/>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Wei21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[92]</w:t>
          </w:r>
          <w:r>
            <w:rPr>
              <w:rFonts w:ascii="Arial" w:hAnsi="Arial" w:cs="Arial"/>
              <w:color w:val="333333"/>
              <w:shd w:val="clear" w:color="auto" w:fill="FFFFFF"/>
            </w:rPr>
            <w:fldChar w:fldCharType="end"/>
          </w:r>
        </w:sdtContent>
      </w:sdt>
      <w:r w:rsidRPr="003B1963">
        <w:rPr>
          <w:rFonts w:ascii="Arial" w:hAnsi="Arial" w:cs="Arial"/>
          <w:color w:val="333333"/>
          <w:shd w:val="clear" w:color="auto" w:fill="FFFFFF"/>
        </w:rPr>
        <w:t>. Interpolation is a mathematical technique used to estimate values between known data points. In this case, the algorithm is applied to determine the belief degree associated with a specific option price within the range of possible prices.</w:t>
      </w:r>
      <w:r>
        <w:rPr>
          <w:rFonts w:ascii="Arial" w:hAnsi="Arial" w:cs="Arial"/>
          <w:color w:val="333333"/>
          <w:shd w:val="clear" w:color="auto" w:fill="FFFFFF"/>
        </w:rPr>
        <w:t xml:space="preserve"> </w:t>
      </w:r>
      <w:r w:rsidRPr="003B1963">
        <w:rPr>
          <w:rFonts w:ascii="Arial" w:hAnsi="Arial" w:cs="Arial"/>
          <w:color w:val="333333"/>
          <w:shd w:val="clear" w:color="auto" w:fill="FFFFFF"/>
        </w:rPr>
        <w:t xml:space="preserve">By incorporating fuzzy numbers and the belief degree, this approach provides a more flexible framework for </w:t>
      </w:r>
      <w:r>
        <w:rPr>
          <w:rFonts w:ascii="Arial" w:hAnsi="Arial" w:cs="Arial"/>
          <w:color w:val="333333"/>
          <w:shd w:val="clear" w:color="auto" w:fill="FFFFFF"/>
        </w:rPr>
        <w:t xml:space="preserve">practitioners </w:t>
      </w:r>
      <w:r w:rsidRPr="003B1963">
        <w:rPr>
          <w:rFonts w:ascii="Arial" w:hAnsi="Arial" w:cs="Arial"/>
          <w:color w:val="333333"/>
          <w:shd w:val="clear" w:color="auto" w:fill="FFFFFF"/>
        </w:rPr>
        <w:t xml:space="preserve">to make </w:t>
      </w:r>
      <w:r>
        <w:rPr>
          <w:rFonts w:ascii="Arial" w:hAnsi="Arial" w:cs="Arial"/>
          <w:color w:val="333333"/>
          <w:shd w:val="clear" w:color="auto" w:fill="FFFFFF"/>
        </w:rPr>
        <w:t>their investment</w:t>
      </w:r>
      <w:r w:rsidRPr="003B1963">
        <w:rPr>
          <w:rFonts w:ascii="Arial" w:hAnsi="Arial" w:cs="Arial"/>
          <w:color w:val="333333"/>
          <w:shd w:val="clear" w:color="auto" w:fill="FFFFFF"/>
        </w:rPr>
        <w:t xml:space="preserve"> decisions. It allows them to consider their </w:t>
      </w:r>
      <w:r w:rsidRPr="00F41C8E">
        <w:rPr>
          <w:rFonts w:ascii="Arial" w:hAnsi="Arial" w:cs="Arial"/>
          <w:color w:val="333333"/>
          <w:shd w:val="clear" w:color="auto" w:fill="FFFFFF"/>
        </w:rPr>
        <w:t xml:space="preserve">risk preferences and beliefs about the uncertain parameters when selecting an option price. </w:t>
      </w:r>
    </w:p>
    <w:p w14:paraId="4CC303DC" w14:textId="77777777" w:rsidR="008D1943" w:rsidRDefault="008D1943" w:rsidP="008D1943">
      <w:pPr>
        <w:spacing w:line="360" w:lineRule="auto"/>
        <w:ind w:firstLine="720"/>
        <w:jc w:val="both"/>
        <w:rPr>
          <w:rFonts w:ascii="Arial" w:hAnsi="Arial" w:cs="Arial"/>
          <w:color w:val="333333"/>
          <w:shd w:val="clear" w:color="auto" w:fill="FFFFFF"/>
        </w:rPr>
      </w:pPr>
      <w:r w:rsidRPr="00A63D91">
        <w:rPr>
          <w:rFonts w:ascii="Arial" w:hAnsi="Arial" w:cs="Arial"/>
          <w:color w:val="333333"/>
          <w:shd w:val="clear" w:color="auto" w:fill="FFFFFF"/>
        </w:rPr>
        <w:t xml:space="preserve">The </w:t>
      </w:r>
      <w:r>
        <w:rPr>
          <w:rFonts w:ascii="Arial" w:hAnsi="Arial" w:cs="Arial"/>
          <w:color w:val="333333"/>
          <w:shd w:val="clear" w:color="auto" w:fill="FFFFFF"/>
        </w:rPr>
        <w:t>purpose</w:t>
      </w:r>
      <w:r w:rsidRPr="00A63D91">
        <w:rPr>
          <w:rFonts w:ascii="Arial" w:hAnsi="Arial" w:cs="Arial"/>
          <w:color w:val="333333"/>
          <w:shd w:val="clear" w:color="auto" w:fill="FFFFFF"/>
        </w:rPr>
        <w:t xml:space="preserve"> of</w:t>
      </w:r>
      <w:r>
        <w:rPr>
          <w:rFonts w:ascii="Arial" w:hAnsi="Arial" w:cs="Arial"/>
          <w:color w:val="333333"/>
          <w:shd w:val="clear" w:color="auto" w:fill="FFFFFF"/>
        </w:rPr>
        <w:t xml:space="preserve"> this</w:t>
      </w:r>
      <w:r w:rsidRPr="00A63D91">
        <w:rPr>
          <w:rFonts w:ascii="Arial" w:hAnsi="Arial" w:cs="Arial"/>
          <w:color w:val="333333"/>
          <w:shd w:val="clear" w:color="auto" w:fill="FFFFFF"/>
        </w:rPr>
        <w:t xml:space="preserve"> </w:t>
      </w:r>
      <w:r>
        <w:rPr>
          <w:rFonts w:ascii="Arial" w:hAnsi="Arial" w:cs="Arial"/>
          <w:color w:val="333333"/>
          <w:shd w:val="clear" w:color="auto" w:fill="FFFFFF"/>
        </w:rPr>
        <w:t>section</w:t>
      </w:r>
      <w:r w:rsidRPr="00A63D91">
        <w:rPr>
          <w:rFonts w:ascii="Arial" w:hAnsi="Arial" w:cs="Arial"/>
          <w:color w:val="333333"/>
          <w:shd w:val="clear" w:color="auto" w:fill="FFFFFF"/>
        </w:rPr>
        <w:t xml:space="preserve"> is to extend many novel proofs and theoretical considerations presented in the recent works of the other authors.</w:t>
      </w:r>
      <w:r>
        <w:rPr>
          <w:rFonts w:ascii="Arial" w:hAnsi="Arial" w:cs="Arial"/>
          <w:color w:val="333333"/>
          <w:shd w:val="clear" w:color="auto" w:fill="FFFFFF"/>
        </w:rPr>
        <w:t xml:space="preserve"> W</w:t>
      </w:r>
      <w:r w:rsidRPr="00A63D91">
        <w:rPr>
          <w:rFonts w:ascii="Arial" w:hAnsi="Arial" w:cs="Arial"/>
          <w:color w:val="333333"/>
          <w:shd w:val="clear" w:color="auto" w:fill="FFFFFF"/>
        </w:rPr>
        <w:t>e</w:t>
      </w:r>
      <w:r>
        <w:rPr>
          <w:rFonts w:ascii="Arial" w:hAnsi="Arial" w:cs="Arial"/>
          <w:color w:val="333333"/>
          <w:shd w:val="clear" w:color="auto" w:fill="FFFFFF"/>
        </w:rPr>
        <w:t xml:space="preserve"> </w:t>
      </w:r>
      <w:r w:rsidRPr="00A63D91">
        <w:rPr>
          <w:rFonts w:ascii="Arial" w:hAnsi="Arial" w:cs="Arial"/>
          <w:color w:val="333333"/>
          <w:shd w:val="clear" w:color="auto" w:fill="FFFFFF"/>
        </w:rPr>
        <w:t xml:space="preserve">present examples and applications and introduce a novel proof dealing with the constraint of </w:t>
      </w:r>
      <w:r w:rsidRPr="00267FC5">
        <w:rPr>
          <w:rFonts w:ascii="Arial" w:hAnsi="Arial" w:cs="Arial"/>
          <w:i/>
          <w:iCs/>
          <w:color w:val="333333"/>
          <w:shd w:val="clear" w:color="auto" w:fill="FFFFFF"/>
        </w:rPr>
        <w:t>h &lt; ½</w:t>
      </w:r>
      <w:r w:rsidRPr="00A63D91">
        <w:rPr>
          <w:rFonts w:ascii="Arial" w:hAnsi="Arial" w:cs="Arial"/>
          <w:color w:val="333333"/>
          <w:shd w:val="clear" w:color="auto" w:fill="FFFFFF"/>
        </w:rPr>
        <w:t xml:space="preserve">. This will pave the way to defining fuzzy fractional Brownian motion for </w:t>
      </w:r>
      <w:r w:rsidRPr="00267FC5">
        <w:rPr>
          <w:rFonts w:ascii="Arial" w:hAnsi="Arial" w:cs="Arial"/>
          <w:i/>
          <w:iCs/>
          <w:color w:val="333333"/>
          <w:shd w:val="clear" w:color="auto" w:fill="FFFFFF"/>
        </w:rPr>
        <w:t>h &lt; ½.</w:t>
      </w:r>
      <w:r w:rsidRPr="00A63D91">
        <w:rPr>
          <w:rFonts w:ascii="Arial" w:hAnsi="Arial" w:cs="Arial"/>
          <w:color w:val="333333"/>
          <w:shd w:val="clear" w:color="auto" w:fill="FFFFFF"/>
        </w:rPr>
        <w:t xml:space="preserve"> </w:t>
      </w:r>
      <w:r>
        <w:rPr>
          <w:rFonts w:ascii="Arial" w:hAnsi="Arial" w:cs="Arial"/>
          <w:color w:val="333333"/>
          <w:shd w:val="clear" w:color="auto" w:fill="FFFFFF"/>
        </w:rPr>
        <w:t>We</w:t>
      </w:r>
      <w:r w:rsidRPr="00A63D91">
        <w:rPr>
          <w:rFonts w:ascii="Arial" w:hAnsi="Arial" w:cs="Arial"/>
          <w:color w:val="333333"/>
          <w:shd w:val="clear" w:color="auto" w:fill="FFFFFF"/>
        </w:rPr>
        <w:t xml:space="preserve"> employ a narrative review methodology to synthesise existing research and to identify gaps where our proposed model can offer improvements. This allows us to provide a comprehensive overview of the literature and enables expert interpretation and synthesis, which are essential for extending existing theoretical frameworks and offering novel proofs in this area.</w:t>
      </w:r>
      <w:r>
        <w:rPr>
          <w:rFonts w:ascii="Arial" w:hAnsi="Arial" w:cs="Arial"/>
          <w:color w:val="333333"/>
          <w:shd w:val="clear" w:color="auto" w:fill="FFFFFF"/>
        </w:rPr>
        <w:t xml:space="preserve"> </w:t>
      </w:r>
    </w:p>
    <w:p w14:paraId="7077F173" w14:textId="77777777" w:rsidR="008D1943" w:rsidRDefault="008D1943" w:rsidP="008D1943">
      <w:pPr>
        <w:spacing w:line="360" w:lineRule="auto"/>
        <w:ind w:firstLine="720"/>
        <w:jc w:val="both"/>
        <w:rPr>
          <w:rFonts w:ascii="Arial" w:hAnsi="Arial" w:cs="Arial"/>
          <w:color w:val="333333"/>
          <w:shd w:val="clear" w:color="auto" w:fill="FFFFFF"/>
        </w:rPr>
      </w:pPr>
      <w:r w:rsidRPr="00F41C8E">
        <w:rPr>
          <w:rFonts w:ascii="Arial" w:hAnsi="Arial" w:cs="Arial"/>
          <w:color w:val="333333"/>
          <w:shd w:val="clear" w:color="auto" w:fill="FFFFFF"/>
        </w:rPr>
        <w:lastRenderedPageBreak/>
        <w:t>We derive the model from first principles using the results we obtained in Section 5.1.5. We start with the usual Kolmogorov filtered probability space</w:t>
      </w:r>
      <w:r>
        <w:rPr>
          <w:rStyle w:val="FootnoteReference"/>
          <w:rFonts w:ascii="Arial" w:hAnsi="Arial" w:cs="Arial"/>
          <w:color w:val="333333"/>
          <w:shd w:val="clear" w:color="auto" w:fill="FFFFFF"/>
        </w:rPr>
        <w:footnoteReference w:id="4"/>
      </w:r>
      <w:r w:rsidRPr="00F41C8E">
        <w:rPr>
          <w:rFonts w:ascii="Arial" w:hAnsi="Arial" w:cs="Arial"/>
          <w:color w:val="333333"/>
          <w:shd w:val="clear" w:color="auto" w:fill="FFFFFF"/>
        </w:rPr>
        <w:t xml:space="preserve"> (</w:t>
      </w:r>
      <w:r w:rsidRPr="00267FC5">
        <w:rPr>
          <w:rFonts w:ascii="Arial" w:hAnsi="Arial" w:cs="Arial"/>
          <w:i/>
          <w:iCs/>
          <w:color w:val="333333"/>
          <w:shd w:val="clear" w:color="auto" w:fill="FFFFFF"/>
        </w:rPr>
        <w:t xml:space="preserve">Ω, F, </w:t>
      </w:r>
      <w:r w:rsidRPr="00267FC5">
        <w:rPr>
          <w:rFonts w:ascii="Cambria Math" w:hAnsi="Cambria Math" w:cs="Cambria Math"/>
          <w:i/>
          <w:iCs/>
          <w:color w:val="333333"/>
          <w:shd w:val="clear" w:color="auto" w:fill="FFFFFF"/>
        </w:rPr>
        <w:t>ℙ</w:t>
      </w:r>
      <w:r w:rsidRPr="00F41C8E">
        <w:rPr>
          <w:rFonts w:ascii="Arial" w:hAnsi="Arial" w:cs="Arial"/>
          <w:color w:val="333333"/>
          <w:shd w:val="clear" w:color="auto" w:fill="FFFFFF"/>
        </w:rPr>
        <w:t xml:space="preserve">), where </w:t>
      </w:r>
      <w:r w:rsidRPr="00267FC5">
        <w:rPr>
          <w:rFonts w:ascii="Cambria Math" w:hAnsi="Cambria Math" w:cs="Cambria Math"/>
          <w:i/>
          <w:iCs/>
          <w:color w:val="333333"/>
          <w:shd w:val="clear" w:color="auto" w:fill="FFFFFF"/>
        </w:rPr>
        <w:t>ℙ</w:t>
      </w:r>
      <w:r w:rsidRPr="00F41C8E">
        <w:rPr>
          <w:rFonts w:ascii="Arial" w:hAnsi="Arial" w:cs="Arial"/>
          <w:color w:val="333333"/>
          <w:shd w:val="clear" w:color="auto" w:fill="FFFFFF"/>
        </w:rPr>
        <w:t xml:space="preserve"> represents the probability measure</w:t>
      </w:r>
      <w:r>
        <w:rPr>
          <w:rFonts w:ascii="Arial" w:hAnsi="Arial" w:cs="Arial"/>
          <w:color w:val="333333"/>
          <w:shd w:val="clear" w:color="auto" w:fill="FFFFFF"/>
        </w:rPr>
        <w:t xml:space="preserve">, </w:t>
      </w:r>
      <w:r w:rsidRPr="00267FC5">
        <w:rPr>
          <w:rFonts w:ascii="Arial" w:hAnsi="Arial" w:cs="Arial"/>
          <w:i/>
          <w:iCs/>
          <w:color w:val="333333"/>
          <w:shd w:val="clear" w:color="auto" w:fill="FFFFFF"/>
        </w:rPr>
        <w:t>Ω</w:t>
      </w:r>
      <w:r>
        <w:rPr>
          <w:rFonts w:ascii="Arial" w:hAnsi="Arial" w:cs="Arial"/>
          <w:color w:val="333333"/>
          <w:shd w:val="clear" w:color="auto" w:fill="FFFFFF"/>
        </w:rPr>
        <w:t xml:space="preserve"> is t</w:t>
      </w:r>
      <w:r w:rsidRPr="003C3E60">
        <w:rPr>
          <w:rFonts w:ascii="Arial" w:hAnsi="Arial" w:cs="Arial"/>
          <w:color w:val="333333"/>
          <w:shd w:val="clear" w:color="auto" w:fill="FFFFFF"/>
        </w:rPr>
        <w:t>he set of all possible outcomes or states that a random process can take</w:t>
      </w:r>
      <w:r w:rsidRPr="00F41C8E">
        <w:rPr>
          <w:rFonts w:ascii="Arial" w:hAnsi="Arial" w:cs="Arial"/>
          <w:color w:val="333333"/>
          <w:shd w:val="clear" w:color="auto" w:fill="FFFFFF"/>
        </w:rPr>
        <w:t xml:space="preserve"> and {</w:t>
      </w:r>
      <w:r w:rsidRPr="00267FC5">
        <w:rPr>
          <w:rFonts w:ascii="Arial" w:hAnsi="Arial" w:cs="Arial"/>
          <w:i/>
          <w:iCs/>
          <w:color w:val="333333"/>
          <w:shd w:val="clear" w:color="auto" w:fill="FFFFFF"/>
        </w:rPr>
        <w:t xml:space="preserve">Ft, t </w:t>
      </w:r>
      <w:r w:rsidRPr="00267FC5">
        <w:rPr>
          <w:rFonts w:ascii="Cambria Math" w:hAnsi="Cambria Math" w:cs="Cambria Math"/>
          <w:i/>
          <w:iCs/>
          <w:color w:val="333333"/>
          <w:shd w:val="clear" w:color="auto" w:fill="FFFFFF"/>
        </w:rPr>
        <w:t>∈</w:t>
      </w:r>
      <w:r w:rsidRPr="00267FC5">
        <w:rPr>
          <w:rFonts w:ascii="Arial" w:hAnsi="Arial" w:cs="Arial"/>
          <w:i/>
          <w:iCs/>
          <w:color w:val="333333"/>
          <w:shd w:val="clear" w:color="auto" w:fill="FFFFFF"/>
        </w:rPr>
        <w:t xml:space="preserve"> [0, T]</w:t>
      </w:r>
      <w:r w:rsidRPr="00F41C8E">
        <w:rPr>
          <w:rFonts w:ascii="Arial" w:hAnsi="Arial" w:cs="Arial"/>
          <w:color w:val="333333"/>
          <w:shd w:val="clear" w:color="auto" w:fill="FFFFFF"/>
        </w:rPr>
        <w:t xml:space="preserve">} is an information filtration. </w:t>
      </w:r>
      <w:r>
        <w:rPr>
          <w:rFonts w:ascii="Arial" w:hAnsi="Arial" w:cs="Arial"/>
          <w:color w:val="333333"/>
          <w:shd w:val="clear" w:color="auto" w:fill="FFFFFF"/>
        </w:rPr>
        <w:t>We expand the work of Merton (1976) on option pricing when the underlying stock returns have jumps</w:t>
      </w:r>
      <w:sdt>
        <w:sdtPr>
          <w:rPr>
            <w:rFonts w:ascii="Arial" w:hAnsi="Arial" w:cs="Arial"/>
            <w:color w:val="333333"/>
            <w:shd w:val="clear" w:color="auto" w:fill="FFFFFF"/>
          </w:rPr>
          <w:id w:val="-66486960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CITATION Mer761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[93]</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and the work of </w:t>
      </w:r>
      <w:sdt>
        <w:sdtPr>
          <w:rPr>
            <w:rFonts w:ascii="Arial" w:hAnsi="Arial" w:cs="Arial"/>
            <w:color w:val="333333"/>
            <w:shd w:val="clear" w:color="auto" w:fill="FFFFFF"/>
          </w:rPr>
          <w:id w:val="15518788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Wei21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on fuzzy </w:t>
      </w:r>
      <w:r w:rsidRPr="00C9033B">
        <w:rPr>
          <w:rFonts w:ascii="Arial" w:eastAsia="Arial" w:hAnsi="Arial" w:cs="Arial"/>
          <w:color w:val="000000" w:themeColor="text1"/>
        </w:rPr>
        <w:t>fract</w:t>
      </w:r>
      <w:r>
        <w:rPr>
          <w:rFonts w:ascii="Arial" w:eastAsia="Arial" w:hAnsi="Arial" w:cs="Arial"/>
          <w:color w:val="000000" w:themeColor="text1"/>
        </w:rPr>
        <w:t>ional</w:t>
      </w:r>
      <w:r>
        <w:rPr>
          <w:rFonts w:ascii="Arial" w:hAnsi="Arial" w:cs="Arial"/>
          <w:color w:val="333333"/>
          <w:shd w:val="clear" w:color="auto" w:fill="FFFFFF"/>
        </w:rPr>
        <w:t xml:space="preserve"> processes. </w:t>
      </w:r>
      <w:r w:rsidRPr="00F41C8E">
        <w:rPr>
          <w:rFonts w:ascii="Arial" w:hAnsi="Arial" w:cs="Arial"/>
          <w:color w:val="333333"/>
          <w:shd w:val="clear" w:color="auto" w:fill="FFFFFF"/>
        </w:rPr>
        <w:t>The underlying asset price S</w:t>
      </w:r>
      <w:r>
        <w:rPr>
          <w:rFonts w:ascii="Arial" w:hAnsi="Arial" w:cs="Arial"/>
          <w:color w:val="333333"/>
          <w:shd w:val="clear" w:color="auto" w:fill="FFFFFF"/>
          <w:vertAlign w:val="subscript"/>
        </w:rPr>
        <w:t>t</w:t>
      </w:r>
      <w:r w:rsidRPr="00F41C8E">
        <w:rPr>
          <w:rFonts w:ascii="Arial" w:hAnsi="Arial" w:cs="Arial"/>
          <w:color w:val="333333"/>
          <w:shd w:val="clear" w:color="auto" w:fill="FFFFFF"/>
        </w:rPr>
        <w:t xml:space="preserve"> is assumed to follow the following </w:t>
      </w:r>
      <w:r>
        <w:rPr>
          <w:rFonts w:ascii="Arial" w:hAnsi="Arial" w:cs="Arial"/>
          <w:color w:val="333333"/>
          <w:shd w:val="clear" w:color="auto" w:fill="FFFFFF"/>
        </w:rPr>
        <w:t xml:space="preserve">crisp </w:t>
      </w:r>
      <w:r w:rsidRPr="00F41C8E">
        <w:rPr>
          <w:rFonts w:ascii="Arial" w:hAnsi="Arial" w:cs="Arial"/>
          <w:color w:val="333333"/>
          <w:shd w:val="clear" w:color="auto" w:fill="FFFFFF"/>
        </w:rPr>
        <w:t>dynamics:</w:t>
      </w:r>
      <w:r>
        <w:rPr>
          <w:rFonts w:ascii="Arial" w:hAnsi="Arial" w:cs="Arial"/>
          <w:color w:val="333333"/>
          <w:shd w:val="clear" w:color="auto" w:fill="FFFFFF"/>
        </w:rPr>
        <w:t xml:space="preserve"> </w:t>
      </w:r>
    </w:p>
    <w:p w14:paraId="4476C383" w14:textId="77777777" w:rsidR="008D1943" w:rsidRDefault="008D1943" w:rsidP="008D1943">
      <w:pPr>
        <w:spacing w:line="360" w:lineRule="auto"/>
        <w:jc w:val="both"/>
        <w:rPr>
          <w:rFonts w:ascii="Arial" w:hAnsi="Arial" w:cs="Arial"/>
        </w:rPr>
      </w:pPr>
      <m:oMathPara>
        <m:oMath>
          <m:r>
            <w:rPr>
              <w:rFonts w:ascii="Cambria Math" w:hAnsi="Cambria Math"/>
            </w:rPr>
            <m:t>dS/S = μdt + σdB(t) + σd</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H</m:t>
              </m:r>
            </m:sup>
          </m:sSubSup>
          <m:r>
            <w:rPr>
              <w:rFonts w:ascii="Cambria Math" w:hAnsi="Cambria Math"/>
            </w:rPr>
            <m:t xml:space="preserve"> + d</m:t>
          </m:r>
          <m:d>
            <m:dPr>
              <m:ctrlPr>
                <w:rPr>
                  <w:rFonts w:ascii="Cambria Math" w:hAnsi="Cambria Math"/>
                </w:rPr>
              </m:ctrlPr>
            </m:dPr>
            <m:e>
              <m:nary>
                <m:naryPr>
                  <m:chr m:val="∑"/>
                  <m:limLoc m:val="undOvr"/>
                  <m:ctrlPr>
                    <w:rPr>
                      <w:rFonts w:ascii="Cambria Math" w:hAnsi="Cambria Math"/>
                    </w:rPr>
                  </m:ctrlPr>
                </m:naryPr>
                <m:sub>
                  <m:r>
                    <m:rPr>
                      <m:sty m:val="p"/>
                    </m:rP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-1</m:t>
                      </m:r>
                    </m:e>
                  </m:d>
                </m:e>
              </m:nary>
            </m:e>
          </m:d>
          <m:r>
            <w:rPr>
              <w:rFonts w:ascii="Cambria Math" w:hAnsi="Cambria Math"/>
            </w:rPr>
            <m:t>.</m:t>
          </m:r>
        </m:oMath>
      </m:oMathPara>
    </w:p>
    <w:p w14:paraId="1B37404C" w14:textId="77777777" w:rsidR="008D1943" w:rsidRDefault="008D1943" w:rsidP="008D1943">
      <w:pPr>
        <w:spacing w:line="360" w:lineRule="auto"/>
        <w:ind w:firstLine="720"/>
        <w:jc w:val="both"/>
        <w:rPr>
          <w:rFonts w:ascii="Arial" w:hAnsi="Arial" w:cs="Arial"/>
          <w:color w:val="333333"/>
          <w:shd w:val="clear" w:color="auto" w:fill="FFFFFF"/>
        </w:rPr>
      </w:pPr>
      <w:r w:rsidRPr="00F41C8E">
        <w:rPr>
          <w:rFonts w:ascii="Arial" w:hAnsi="Arial" w:cs="Arial"/>
          <w:color w:val="333333"/>
          <w:shd w:val="clear" w:color="auto" w:fill="FFFFFF"/>
        </w:rPr>
        <w:t>In this equation, the terms represent various components:</w:t>
      </w:r>
      <w:r>
        <w:rPr>
          <w:rFonts w:ascii="Arial" w:hAnsi="Arial" w:cs="Arial"/>
          <w:color w:val="333333"/>
          <w:shd w:val="clear" w:color="auto" w:fill="FFFFFF"/>
        </w:rPr>
        <w:t xml:space="preserve"> (</w:t>
      </w:r>
      <w:proofErr w:type="spellStart"/>
      <w:r>
        <w:rPr>
          <w:rFonts w:ascii="Arial" w:hAnsi="Arial" w:cs="Arial"/>
          <w:color w:val="333333"/>
          <w:shd w:val="clear" w:color="auto" w:fill="FFFFFF"/>
        </w:rPr>
        <w:t>i</w:t>
      </w:r>
      <w:proofErr w:type="spellEnd"/>
      <w:r>
        <w:rPr>
          <w:rFonts w:ascii="Arial" w:hAnsi="Arial" w:cs="Arial"/>
          <w:color w:val="333333"/>
          <w:shd w:val="clear" w:color="auto" w:fill="FFFFFF"/>
        </w:rPr>
        <w:t>) t</w:t>
      </w:r>
      <w:r w:rsidRPr="00F41C8E">
        <w:rPr>
          <w:rFonts w:ascii="Arial" w:hAnsi="Arial" w:cs="Arial"/>
          <w:color w:val="333333"/>
          <w:shd w:val="clear" w:color="auto" w:fill="FFFFFF"/>
        </w:rPr>
        <w:t xml:space="preserve">he drift parameter </w:t>
      </w:r>
      <w:r w:rsidRPr="00267FC5">
        <w:rPr>
          <w:rFonts w:ascii="Arial" w:hAnsi="Arial" w:cs="Arial"/>
          <w:i/>
          <w:iCs/>
          <w:color w:val="333333"/>
          <w:shd w:val="clear" w:color="auto" w:fill="FFFFFF"/>
        </w:rPr>
        <w:t>μ</w:t>
      </w:r>
      <w:r w:rsidRPr="00F41C8E">
        <w:rPr>
          <w:rFonts w:ascii="Arial" w:hAnsi="Arial" w:cs="Arial"/>
          <w:color w:val="333333"/>
          <w:shd w:val="clear" w:color="auto" w:fill="FFFFFF"/>
        </w:rPr>
        <w:t xml:space="preserve"> represents the expected return rate on the value of the underlying asset.</w:t>
      </w:r>
      <w:r>
        <w:rPr>
          <w:rFonts w:ascii="Arial" w:hAnsi="Arial" w:cs="Arial"/>
          <w:color w:val="333333"/>
          <w:shd w:val="clear" w:color="auto" w:fill="FFFFFF"/>
        </w:rPr>
        <w:t xml:space="preserve"> (ii) t</w:t>
      </w:r>
      <w:r w:rsidRPr="00F41C8E">
        <w:rPr>
          <w:rFonts w:ascii="Arial" w:hAnsi="Arial" w:cs="Arial"/>
          <w:color w:val="333333"/>
          <w:shd w:val="clear" w:color="auto" w:fill="FFFFFF"/>
        </w:rPr>
        <w:t xml:space="preserve">he volatility parameter </w:t>
      </w:r>
      <w:r w:rsidRPr="00267FC5">
        <w:rPr>
          <w:rFonts w:ascii="Arial" w:hAnsi="Arial" w:cs="Arial"/>
          <w:i/>
          <w:iCs/>
          <w:color w:val="333333"/>
          <w:shd w:val="clear" w:color="auto" w:fill="FFFFFF"/>
        </w:rPr>
        <w:t>σ</w:t>
      </w:r>
      <w:r w:rsidRPr="00F41C8E">
        <w:rPr>
          <w:rFonts w:ascii="Arial" w:hAnsi="Arial" w:cs="Arial"/>
          <w:color w:val="333333"/>
          <w:shd w:val="clear" w:color="auto" w:fill="FFFFFF"/>
        </w:rPr>
        <w:t xml:space="preserve"> represents the standard deviation of the return rate on the value of the underlying asset.</w:t>
      </w:r>
      <w:r>
        <w:rPr>
          <w:rFonts w:ascii="Arial" w:hAnsi="Arial" w:cs="Arial"/>
          <w:color w:val="333333"/>
          <w:shd w:val="clear" w:color="auto" w:fill="FFFFFF"/>
        </w:rPr>
        <w:t xml:space="preserve"> (iii) t</w:t>
      </w:r>
      <w:r w:rsidRPr="004C5F12">
        <w:rPr>
          <w:rFonts w:ascii="Arial" w:hAnsi="Arial" w:cs="Arial"/>
          <w:color w:val="333333"/>
          <w:shd w:val="clear" w:color="auto" w:fill="FFFFFF"/>
        </w:rPr>
        <w:t xml:space="preserve">he term </w:t>
      </w:r>
      <w:r w:rsidRPr="00267FC5">
        <w:rPr>
          <w:rFonts w:ascii="Arial" w:hAnsi="Arial" w:cs="Arial"/>
          <w:i/>
          <w:iCs/>
          <w:color w:val="333333"/>
          <w:shd w:val="clear" w:color="auto" w:fill="FFFFFF"/>
        </w:rPr>
        <w:t>dB(t)</w:t>
      </w:r>
      <w:r w:rsidRPr="004C5F12">
        <w:rPr>
          <w:rFonts w:ascii="Arial" w:hAnsi="Arial" w:cs="Arial"/>
          <w:color w:val="333333"/>
          <w:shd w:val="clear" w:color="auto" w:fill="FFFFFF"/>
        </w:rPr>
        <w:t xml:space="preserve"> represents a standard Brownian motion.</w:t>
      </w:r>
      <w:r>
        <w:rPr>
          <w:rFonts w:ascii="Arial" w:hAnsi="Arial" w:cs="Arial"/>
          <w:color w:val="333333"/>
          <w:shd w:val="clear" w:color="auto" w:fill="FFFFFF"/>
        </w:rPr>
        <w:t xml:space="preserve"> (iv) </w:t>
      </w:r>
      <w:r w:rsidRPr="00F41C8E">
        <w:rPr>
          <w:rFonts w:ascii="Arial" w:hAnsi="Arial" w:cs="Arial"/>
          <w:color w:val="333333"/>
          <w:shd w:val="clear" w:color="auto" w:fill="FFFFFF"/>
        </w:rPr>
        <w:t xml:space="preserve">The term </w:t>
      </w:r>
      <w:proofErr w:type="spellStart"/>
      <w:r w:rsidRPr="00267FC5">
        <w:rPr>
          <w:rFonts w:ascii="Arial" w:hAnsi="Arial" w:cs="Arial"/>
          <w:i/>
          <w:iCs/>
          <w:color w:val="333333"/>
          <w:shd w:val="clear" w:color="auto" w:fill="FFFFFF"/>
        </w:rPr>
        <w:t>dB</w:t>
      </w:r>
      <w:r w:rsidRPr="00267FC5">
        <w:rPr>
          <w:rFonts w:ascii="Arial" w:hAnsi="Arial" w:cs="Arial"/>
          <w:i/>
          <w:iCs/>
          <w:color w:val="333333"/>
          <w:shd w:val="clear" w:color="auto" w:fill="FFFFFF"/>
          <w:vertAlign w:val="superscript"/>
        </w:rPr>
        <w:t>H</w:t>
      </w:r>
      <w:proofErr w:type="spellEnd"/>
      <w:r w:rsidRPr="00267FC5">
        <w:rPr>
          <w:rFonts w:ascii="Arial" w:hAnsi="Arial" w:cs="Arial"/>
          <w:i/>
          <w:iCs/>
          <w:color w:val="333333"/>
          <w:shd w:val="clear" w:color="auto" w:fill="FFFFFF"/>
        </w:rPr>
        <w:t>(t)</w:t>
      </w:r>
      <w:r w:rsidRPr="00F41C8E">
        <w:rPr>
          <w:rFonts w:ascii="Arial" w:hAnsi="Arial" w:cs="Arial"/>
          <w:color w:val="333333"/>
          <w:shd w:val="clear" w:color="auto" w:fill="FFFFFF"/>
        </w:rPr>
        <w:t xml:space="preserve"> represents an independent standard fractional Brownian motion with respect to a fractional Brownian motion parameterized by the Hurst exponent </w:t>
      </w:r>
      <w:r w:rsidRPr="00267FC5">
        <w:rPr>
          <w:rFonts w:ascii="Arial" w:hAnsi="Arial" w:cs="Arial"/>
          <w:i/>
          <w:iCs/>
          <w:color w:val="333333"/>
          <w:shd w:val="clear" w:color="auto" w:fill="FFFFFF"/>
        </w:rPr>
        <w:t>H</w:t>
      </w:r>
      <w:r w:rsidRPr="00F41C8E">
        <w:rPr>
          <w:rFonts w:ascii="Arial" w:hAnsi="Arial" w:cs="Arial"/>
          <w:color w:val="333333"/>
          <w:shd w:val="clear" w:color="auto" w:fill="FFFFFF"/>
        </w:rPr>
        <w:t>.</w:t>
      </w:r>
      <w:r>
        <w:rPr>
          <w:rFonts w:ascii="Arial" w:hAnsi="Arial" w:cs="Arial"/>
          <w:color w:val="333333"/>
          <w:shd w:val="clear" w:color="auto" w:fill="FFFFFF"/>
        </w:rPr>
        <w:t xml:space="preserve"> (v) t</w:t>
      </w:r>
      <w:r w:rsidRPr="00F41C8E">
        <w:rPr>
          <w:rFonts w:ascii="Arial" w:hAnsi="Arial" w:cs="Arial"/>
          <w:color w:val="333333"/>
          <w:shd w:val="clear" w:color="auto" w:fill="FFFFFF"/>
        </w:rPr>
        <w:t xml:space="preserve">he term </w:t>
      </w:r>
      <w:r w:rsidRPr="00267FC5">
        <w:rPr>
          <w:rFonts w:ascii="Arial" w:hAnsi="Arial" w:cs="Arial"/>
          <w:i/>
          <w:iCs/>
          <w:color w:val="333333"/>
          <w:shd w:val="clear" w:color="auto" w:fill="FFFFFF"/>
        </w:rPr>
        <w:t>d(Σ(V</w:t>
      </w:r>
      <w:r w:rsidRPr="00267FC5">
        <w:rPr>
          <w:rFonts w:ascii="Arial" w:hAnsi="Arial" w:cs="Arial"/>
          <w:i/>
          <w:iCs/>
          <w:color w:val="333333"/>
          <w:shd w:val="clear" w:color="auto" w:fill="FFFFFF"/>
          <w:vertAlign w:val="subscript"/>
        </w:rPr>
        <w:t>i</w:t>
      </w:r>
      <w:r w:rsidRPr="00267FC5">
        <w:rPr>
          <w:rFonts w:ascii="Arial" w:hAnsi="Arial" w:cs="Arial"/>
          <w:i/>
          <w:iCs/>
          <w:color w:val="333333"/>
          <w:shd w:val="clear" w:color="auto" w:fill="FFFFFF"/>
        </w:rPr>
        <w:t>-1))</w:t>
      </w:r>
      <w:r>
        <w:rPr>
          <w:rFonts w:ascii="Arial" w:hAnsi="Arial" w:cs="Arial"/>
          <w:color w:val="333333"/>
          <w:shd w:val="clear" w:color="auto" w:fill="FFFFFF"/>
        </w:rPr>
        <w:t xml:space="preserve"> </w:t>
      </w:r>
      <w:r w:rsidRPr="00F41C8E">
        <w:rPr>
          <w:rFonts w:ascii="Arial" w:hAnsi="Arial" w:cs="Arial"/>
          <w:color w:val="333333"/>
          <w:shd w:val="clear" w:color="auto" w:fill="FFFFFF"/>
        </w:rPr>
        <w:t>represents a sum of jumps, where {</w:t>
      </w:r>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bscript"/>
        </w:rPr>
        <w:t>i</w:t>
      </w:r>
      <w:r w:rsidRPr="00267FC5">
        <w:rPr>
          <w:rFonts w:ascii="Arial" w:hAnsi="Arial" w:cs="Arial"/>
          <w:i/>
          <w:iCs/>
          <w:color w:val="333333"/>
          <w:shd w:val="clear" w:color="auto" w:fill="FFFFFF"/>
        </w:rPr>
        <w:t xml:space="preserve">, </w:t>
      </w:r>
      <w:proofErr w:type="spellStart"/>
      <w:r w:rsidRPr="00267FC5">
        <w:rPr>
          <w:rFonts w:ascii="Arial" w:hAnsi="Arial" w:cs="Arial"/>
          <w:i/>
          <w:iCs/>
          <w:color w:val="333333"/>
          <w:shd w:val="clear" w:color="auto" w:fill="FFFFFF"/>
        </w:rPr>
        <w:t>i</w:t>
      </w:r>
      <w:proofErr w:type="spellEnd"/>
      <w:r w:rsidRPr="00267FC5">
        <w:rPr>
          <w:rFonts w:ascii="Arial" w:hAnsi="Arial" w:cs="Arial"/>
          <w:i/>
          <w:iCs/>
          <w:color w:val="333333"/>
          <w:shd w:val="clear" w:color="auto" w:fill="FFFFFF"/>
        </w:rPr>
        <w:t xml:space="preserve"> ≥ 1</w:t>
      </w:r>
      <w:r w:rsidRPr="00F41C8E">
        <w:rPr>
          <w:rFonts w:ascii="Arial" w:hAnsi="Arial" w:cs="Arial"/>
          <w:color w:val="333333"/>
          <w:shd w:val="clear" w:color="auto" w:fill="FFFFFF"/>
        </w:rPr>
        <w:t xml:space="preserve">} is a sequence of independent and identically distributed nonnegative random variables. The logarithm of </w:t>
      </w:r>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bscript"/>
        </w:rPr>
        <w:t>i</w:t>
      </w:r>
      <w:r w:rsidRPr="00F41C8E">
        <w:rPr>
          <w:rFonts w:ascii="Arial" w:hAnsi="Arial" w:cs="Arial"/>
          <w:color w:val="333333"/>
          <w:shd w:val="clear" w:color="auto" w:fill="FFFFFF"/>
        </w:rPr>
        <w:t xml:space="preserve">, denoted as </w:t>
      </w:r>
      <w:r w:rsidRPr="00267FC5">
        <w:rPr>
          <w:rFonts w:ascii="Arial" w:hAnsi="Arial" w:cs="Arial"/>
          <w:i/>
          <w:iCs/>
          <w:color w:val="333333"/>
          <w:shd w:val="clear" w:color="auto" w:fill="FFFFFF"/>
        </w:rPr>
        <w:t>Υ = log(V)</w:t>
      </w:r>
      <w:r w:rsidRPr="00F41C8E">
        <w:rPr>
          <w:rFonts w:ascii="Arial" w:hAnsi="Arial" w:cs="Arial"/>
          <w:color w:val="333333"/>
          <w:shd w:val="clear" w:color="auto" w:fill="FFFFFF"/>
        </w:rPr>
        <w:t>, follows a normal distribution with a probability density function</w:t>
      </w:r>
      <w:sdt>
        <w:sdtPr>
          <w:rPr>
            <w:rFonts w:ascii="Arial" w:hAnsi="Arial" w:cs="Arial"/>
            <w:color w:val="333333"/>
            <w:shd w:val="clear" w:color="auto" w:fill="FFFFFF"/>
          </w:rPr>
          <w:id w:val="933625230"/>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Mer761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[93]</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p>
    <w:p w14:paraId="31AA76EE" w14:textId="77777777" w:rsidR="008D1943" w:rsidRPr="00F41C8E" w:rsidRDefault="00000000" w:rsidP="008D1943">
      <w:pPr>
        <w:spacing w:line="360" w:lineRule="auto"/>
        <w:jc w:val="center"/>
        <w:rPr>
          <w:rFonts w:ascii="Arial" w:hAnsi="Arial" w:cs="Arial"/>
          <w:color w:val="333333"/>
          <w:shd w:val="clear" w:color="auto" w:fill="FFFFFF"/>
        </w:rPr>
      </w:pPr>
      <m:oMath>
        <m:sSub>
          <m:sSubPr>
            <m:ctrlPr>
              <w:rPr>
                <w:rFonts w:ascii="Cambria Math" w:eastAsiaTheme="minorEastAsia" w:hAnsi="Cambria Math" w:cs="Arial"/>
                <w:i/>
                <w:color w:val="333333"/>
                <w:shd w:val="clear" w:color="auto" w:fill="FFFFFF"/>
                <w:lang w:val="en-US" w:eastAsia="en-US"/>
              </w:rPr>
            </m:ctrlPr>
          </m:sSubPr>
          <m:e>
            <m:r>
              <w:rPr>
                <w:rFonts w:ascii="Cambria Math" w:hAnsi="Cambria Math" w:cs="Arial"/>
                <w:color w:val="333333"/>
                <w:shd w:val="clear" w:color="auto" w:fill="FFFFFF"/>
              </w:rPr>
              <m:t>f</m:t>
            </m:r>
          </m:e>
          <m:sub>
            <m:r>
              <w:rPr>
                <w:rFonts w:ascii="Cambria Math" w:hAnsi="Cambria Math" w:cs="Arial"/>
                <w:color w:val="333333"/>
                <w:shd w:val="clear" w:color="auto" w:fill="FFFFFF"/>
              </w:rPr>
              <m:t>y</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sSub>
              <m:sSubPr>
                <m:ctrlPr>
                  <w:rPr>
                    <w:rFonts w:ascii="Cambria Math" w:eastAsiaTheme="minorEastAsia" w:hAnsi="Cambria Math" w:cs="Arial"/>
                    <w:i/>
                    <w:color w:val="333333"/>
                    <w:shd w:val="clear" w:color="auto" w:fill="FFFFFF"/>
                    <w:lang w:val="en-US" w:eastAsia="en-US"/>
                  </w:rPr>
                </m:ctrlPr>
              </m:sSubPr>
              <m:e>
                <m:r>
                  <w:rPr>
                    <w:rFonts w:ascii="Cambria Math" w:hAnsi="Cambria Math" w:cs="Arial"/>
                    <w:color w:val="333333"/>
                    <w:shd w:val="clear" w:color="auto" w:fill="FFFFFF"/>
                  </w:rPr>
                  <m:t>σ</m:t>
                </m:r>
              </m:e>
              <m:sub>
                <m:r>
                  <w:rPr>
                    <w:rFonts w:ascii="Cambria Math" w:hAnsi="Cambria Math" w:cs="Arial"/>
                    <w:color w:val="333333"/>
                    <w:shd w:val="clear" w:color="auto" w:fill="FFFFFF"/>
                  </w:rPr>
                  <m:t>j</m:t>
                </m:r>
              </m:sub>
            </m:sSub>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sSub>
                      <m:sSubPr>
                        <m:ctrlPr>
                          <w:rPr>
                            <w:rFonts w:ascii="Cambria Math" w:eastAsiaTheme="minorEastAsia" w:hAnsi="Cambria Math" w:cs="Arial"/>
                            <w:i/>
                            <w:color w:val="333333"/>
                            <w:shd w:val="clear" w:color="auto" w:fill="FFFFFF"/>
                            <w:lang w:val="en-US" w:eastAsia="en-US"/>
                          </w:rPr>
                        </m:ctrlPr>
                      </m:sSubPr>
                      <m:e>
                        <m:r>
                          <w:rPr>
                            <w:rFonts w:ascii="Cambria Math" w:hAnsi="Cambria Math" w:cs="Arial"/>
                            <w:color w:val="333333"/>
                            <w:shd w:val="clear" w:color="auto" w:fill="FFFFFF"/>
                          </w:rPr>
                          <m:t>μ</m:t>
                        </m:r>
                      </m:e>
                      <m:sub>
                        <m:r>
                          <w:rPr>
                            <w:rFonts w:ascii="Cambria Math" w:hAnsi="Cambria Math" w:cs="Arial"/>
                            <w:color w:val="333333"/>
                            <w:shd w:val="clear" w:color="auto" w:fill="FFFFFF"/>
                          </w:rPr>
                          <m:t>j</m:t>
                        </m:r>
                      </m:sub>
                    </m:sSub>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num>
              <m:den>
                <m:r>
                  <w:rPr>
                    <w:rFonts w:ascii="Cambria Math" w:hAnsi="Cambria Math" w:cs="Arial"/>
                    <w:color w:val="333333"/>
                    <w:shd w:val="clear" w:color="auto" w:fill="FFFFFF"/>
                  </w:rPr>
                  <m:t>2</m:t>
                </m:r>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σ</m:t>
                    </m:r>
                  </m:e>
                  <m:sub>
                    <m:r>
                      <w:rPr>
                        <w:rFonts w:ascii="Cambria Math" w:hAnsi="Cambria Math" w:cs="Arial"/>
                        <w:color w:val="333333"/>
                        <w:shd w:val="clear" w:color="auto" w:fill="FFFFFF"/>
                      </w:rPr>
                      <m:t>j</m:t>
                    </m:r>
                  </m:sub>
                  <m:sup>
                    <m:r>
                      <w:rPr>
                        <w:rFonts w:ascii="Cambria Math" w:hAnsi="Cambria Math" w:cs="Arial"/>
                        <w:color w:val="333333"/>
                        <w:shd w:val="clear" w:color="auto" w:fill="FFFFFF"/>
                      </w:rPr>
                      <m:t>2</m:t>
                    </m:r>
                  </m:sup>
                </m:sSubSup>
              </m:den>
            </m:f>
          </m:sup>
        </m:sSup>
      </m:oMath>
      <w:r w:rsidR="008D1943">
        <w:rPr>
          <w:rFonts w:ascii="Arial" w:hAnsi="Arial" w:cs="Arial"/>
          <w:color w:val="333333"/>
          <w:shd w:val="clear" w:color="auto" w:fill="FFFFFF"/>
          <w:lang w:val="en-US" w:eastAsia="en-US"/>
        </w:rPr>
        <w:t>.</w:t>
      </w:r>
    </w:p>
    <w:p w14:paraId="73A161B3"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The </w:t>
      </w:r>
      <w:r w:rsidRPr="00F41C8E">
        <w:rPr>
          <w:rFonts w:ascii="Arial" w:hAnsi="Arial" w:cs="Arial"/>
          <w:color w:val="333333"/>
          <w:shd w:val="clear" w:color="auto" w:fill="FFFFFF"/>
        </w:rPr>
        <w:t xml:space="preserve">expected return rate </w:t>
      </w:r>
      <w:r w:rsidRPr="00267FC5">
        <w:rPr>
          <w:rFonts w:ascii="Arial" w:hAnsi="Arial" w:cs="Arial"/>
          <w:i/>
          <w:iCs/>
          <w:color w:val="333333"/>
          <w:shd w:val="clear" w:color="auto" w:fill="FFFFFF"/>
        </w:rPr>
        <w:t>μ</w:t>
      </w:r>
      <w:r w:rsidRPr="00F41C8E">
        <w:rPr>
          <w:rFonts w:ascii="Arial" w:hAnsi="Arial" w:cs="Arial"/>
          <w:color w:val="333333"/>
          <w:shd w:val="clear" w:color="auto" w:fill="FFFFFF"/>
        </w:rPr>
        <w:t xml:space="preserve">, volatility </w:t>
      </w:r>
      <w:r w:rsidRPr="00267FC5">
        <w:rPr>
          <w:rFonts w:ascii="Arial" w:hAnsi="Arial" w:cs="Arial"/>
          <w:i/>
          <w:iCs/>
          <w:color w:val="333333"/>
          <w:shd w:val="clear" w:color="auto" w:fill="FFFFFF"/>
        </w:rPr>
        <w:t>σ</w:t>
      </w:r>
      <w:r w:rsidRPr="00F41C8E">
        <w:rPr>
          <w:rFonts w:ascii="Arial" w:hAnsi="Arial" w:cs="Arial"/>
          <w:color w:val="333333"/>
          <w:shd w:val="clear" w:color="auto" w:fill="FFFFFF"/>
        </w:rPr>
        <w:t xml:space="preserve">, jump intensity </w:t>
      </w:r>
      <w:r w:rsidRPr="00267FC5">
        <w:rPr>
          <w:rFonts w:ascii="Arial" w:hAnsi="Arial" w:cs="Arial"/>
          <w:i/>
          <w:iCs/>
          <w:color w:val="333333"/>
          <w:shd w:val="clear" w:color="auto" w:fill="FFFFFF"/>
        </w:rPr>
        <w:t>λ</w:t>
      </w:r>
      <w:r w:rsidRPr="00F41C8E">
        <w:rPr>
          <w:rFonts w:ascii="Arial" w:hAnsi="Arial" w:cs="Arial"/>
          <w:color w:val="333333"/>
          <w:shd w:val="clear" w:color="auto" w:fill="FFFFFF"/>
        </w:rPr>
        <w:t xml:space="preserve">, and jump magnitudes sequence </w:t>
      </w:r>
      <w:r w:rsidRPr="00267FC5">
        <w:rPr>
          <w:rFonts w:ascii="Arial" w:hAnsi="Arial" w:cs="Arial"/>
          <w:i/>
          <w:iCs/>
          <w:color w:val="333333"/>
          <w:shd w:val="clear" w:color="auto" w:fill="FFFFFF"/>
        </w:rPr>
        <w:t>Vi</w:t>
      </w:r>
      <w:r w:rsidRPr="00F41C8E">
        <w:rPr>
          <w:rFonts w:ascii="Arial" w:hAnsi="Arial" w:cs="Arial"/>
          <w:color w:val="333333"/>
          <w:shd w:val="clear" w:color="auto" w:fill="FFFFFF"/>
        </w:rPr>
        <w:t xml:space="preserve"> in the underlying asset price dynamics cannot always be treated as constant real numbers. Therefore, </w:t>
      </w:r>
      <w:r>
        <w:rPr>
          <w:rFonts w:ascii="Arial" w:hAnsi="Arial" w:cs="Arial"/>
          <w:color w:val="333333"/>
          <w:shd w:val="clear" w:color="auto" w:fill="FFFFFF"/>
        </w:rPr>
        <w:t>a new</w:t>
      </w:r>
      <w:r w:rsidRPr="00F41C8E">
        <w:rPr>
          <w:rFonts w:ascii="Arial" w:hAnsi="Arial" w:cs="Arial"/>
          <w:color w:val="333333"/>
          <w:shd w:val="clear" w:color="auto" w:fill="FFFFFF"/>
        </w:rPr>
        <w:t xml:space="preserve"> model is proposed </w:t>
      </w:r>
      <w:proofErr w:type="gramStart"/>
      <w:r w:rsidRPr="00F41C8E">
        <w:rPr>
          <w:rFonts w:ascii="Arial" w:hAnsi="Arial" w:cs="Arial"/>
          <w:color w:val="333333"/>
          <w:shd w:val="clear" w:color="auto" w:fill="FFFFFF"/>
        </w:rPr>
        <w:t>as a way to</w:t>
      </w:r>
      <w:proofErr w:type="gramEnd"/>
      <w:r w:rsidRPr="00F41C8E">
        <w:rPr>
          <w:rFonts w:ascii="Arial" w:hAnsi="Arial" w:cs="Arial"/>
          <w:color w:val="333333"/>
          <w:shd w:val="clear" w:color="auto" w:fill="FFFFFF"/>
        </w:rPr>
        <w:t xml:space="preserve"> incorporate both randomness and fuzziness in describing the dynamics of the </w:t>
      </w:r>
      <w:r>
        <w:rPr>
          <w:rFonts w:ascii="Arial" w:hAnsi="Arial" w:cs="Arial"/>
          <w:color w:val="333333"/>
          <w:shd w:val="clear" w:color="auto" w:fill="FFFFFF"/>
        </w:rPr>
        <w:t xml:space="preserve">process. </w:t>
      </w:r>
      <w:r w:rsidRPr="00112958">
        <w:rPr>
          <w:rFonts w:ascii="Arial" w:hAnsi="Arial" w:cs="Arial"/>
          <w:color w:val="333333"/>
          <w:shd w:val="clear" w:color="auto" w:fill="FFFFFF"/>
        </w:rPr>
        <w:t xml:space="preserve">When dealing with </w:t>
      </w:r>
      <w:r>
        <w:rPr>
          <w:rFonts w:ascii="Arial" w:hAnsi="Arial" w:cs="Arial"/>
          <w:color w:val="333333"/>
          <w:shd w:val="clear" w:color="auto" w:fill="FFFFFF"/>
        </w:rPr>
        <w:t>processes</w:t>
      </w:r>
      <w:r w:rsidRPr="00112958">
        <w:rPr>
          <w:rFonts w:ascii="Arial" w:hAnsi="Arial" w:cs="Arial"/>
          <w:color w:val="333333"/>
          <w:shd w:val="clear" w:color="auto" w:fill="FFFFFF"/>
        </w:rPr>
        <w:t xml:space="preserve"> that involve non-standard or non-numeric variables, such as fuzzy numbers or other types of uncertain quantities, the traditional tools of real analysis may not be directly applicable. In such cases, alternative mathematical frameworks or extensions of real analysis are often employed to handle the specific characteristics and uncertainties </w:t>
      </w:r>
      <w:r w:rsidRPr="00112958">
        <w:rPr>
          <w:rFonts w:ascii="Arial" w:hAnsi="Arial" w:cs="Arial"/>
          <w:color w:val="333333"/>
          <w:shd w:val="clear" w:color="auto" w:fill="FFFFFF"/>
        </w:rPr>
        <w:lastRenderedPageBreak/>
        <w:t xml:space="preserve">present in the financial domain. </w:t>
      </w:r>
      <w:r>
        <w:rPr>
          <w:rFonts w:ascii="Arial" w:hAnsi="Arial" w:cs="Arial"/>
          <w:color w:val="333333"/>
          <w:shd w:val="clear" w:color="auto" w:fill="FFFFFF"/>
        </w:rPr>
        <w:t xml:space="preserve">In previous section, we </w:t>
      </w:r>
      <w:r w:rsidRPr="00112958">
        <w:rPr>
          <w:rFonts w:ascii="Arial" w:hAnsi="Arial" w:cs="Arial"/>
          <w:color w:val="333333"/>
          <w:shd w:val="clear" w:color="auto" w:fill="FFFFFF"/>
        </w:rPr>
        <w:t>prove</w:t>
      </w:r>
      <w:r>
        <w:rPr>
          <w:rFonts w:ascii="Arial" w:hAnsi="Arial" w:cs="Arial"/>
          <w:color w:val="333333"/>
          <w:shd w:val="clear" w:color="auto" w:fill="FFFFFF"/>
        </w:rPr>
        <w:t>d</w:t>
      </w:r>
      <w:r w:rsidRPr="00112958">
        <w:rPr>
          <w:rFonts w:ascii="Arial" w:hAnsi="Arial" w:cs="Arial"/>
          <w:color w:val="333333"/>
          <w:shd w:val="clear" w:color="auto" w:fill="FFFFFF"/>
        </w:rPr>
        <w:t xml:space="preserve"> the no arbitrage condition in the presence of uncertain or non-standard variables. This</w:t>
      </w:r>
      <w:r>
        <w:rPr>
          <w:rFonts w:ascii="Arial" w:hAnsi="Arial" w:cs="Arial"/>
          <w:color w:val="333333"/>
          <w:shd w:val="clear" w:color="auto" w:fill="FFFFFF"/>
        </w:rPr>
        <w:t xml:space="preserve"> </w:t>
      </w:r>
      <w:r w:rsidRPr="00112958">
        <w:rPr>
          <w:rFonts w:ascii="Arial" w:hAnsi="Arial" w:cs="Arial"/>
          <w:color w:val="333333"/>
          <w:shd w:val="clear" w:color="auto" w:fill="FFFFFF"/>
        </w:rPr>
        <w:t>involve</w:t>
      </w:r>
      <w:r>
        <w:rPr>
          <w:rFonts w:ascii="Arial" w:hAnsi="Arial" w:cs="Arial"/>
          <w:color w:val="333333"/>
          <w:shd w:val="clear" w:color="auto" w:fill="FFFFFF"/>
        </w:rPr>
        <w:t>d</w:t>
      </w:r>
      <w:r w:rsidRPr="00112958">
        <w:rPr>
          <w:rFonts w:ascii="Arial" w:hAnsi="Arial" w:cs="Arial"/>
          <w:color w:val="333333"/>
          <w:shd w:val="clear" w:color="auto" w:fill="FFFFFF"/>
        </w:rPr>
        <w:t xml:space="preserve"> extending the mathematical framework to accommodate the specific characteristics of the variables under consideration.</w:t>
      </w:r>
      <w:r>
        <w:rPr>
          <w:rFonts w:ascii="Arial" w:hAnsi="Arial" w:cs="Arial"/>
          <w:color w:val="333333"/>
          <w:shd w:val="clear" w:color="auto" w:fill="FFFFFF"/>
        </w:rPr>
        <w:t xml:space="preserve"> </w:t>
      </w:r>
      <w:proofErr w:type="spellStart"/>
      <w:r w:rsidRPr="00F0237D">
        <w:rPr>
          <w:rFonts w:ascii="Arial" w:hAnsi="Arial" w:cs="Arial"/>
          <w:color w:val="333333"/>
          <w:shd w:val="clear" w:color="auto" w:fill="FFFFFF"/>
        </w:rPr>
        <w:t>Muzzioli</w:t>
      </w:r>
      <w:proofErr w:type="spellEnd"/>
      <w:r>
        <w:rPr>
          <w:rFonts w:ascii="Arial" w:hAnsi="Arial" w:cs="Arial"/>
          <w:color w:val="333333"/>
          <w:shd w:val="clear" w:color="auto" w:fill="FFFFFF"/>
        </w:rPr>
        <w:t xml:space="preserve"> et al. </w:t>
      </w:r>
      <w:sdt>
        <w:sdtPr>
          <w:rPr>
            <w:rFonts w:ascii="Arial" w:hAnsi="Arial" w:cs="Arial"/>
            <w:color w:val="333333"/>
            <w:shd w:val="clear" w:color="auto" w:fill="FFFFFF"/>
          </w:rPr>
          <w:id w:val="-1929411924"/>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Muz17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[94]</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F0237D">
        <w:rPr>
          <w:rFonts w:ascii="Arial" w:hAnsi="Arial" w:cs="Arial"/>
          <w:color w:val="333333"/>
          <w:shd w:val="clear" w:color="auto" w:fill="FFFFFF"/>
        </w:rPr>
        <w:t>conducted a literature review and categori</w:t>
      </w:r>
      <w:r>
        <w:rPr>
          <w:rFonts w:ascii="Arial" w:hAnsi="Arial" w:cs="Arial"/>
          <w:color w:val="333333"/>
          <w:shd w:val="clear" w:color="auto" w:fill="FFFFFF"/>
        </w:rPr>
        <w:t>s</w:t>
      </w:r>
      <w:r w:rsidRPr="00F0237D">
        <w:rPr>
          <w:rFonts w:ascii="Arial" w:hAnsi="Arial" w:cs="Arial"/>
          <w:color w:val="333333"/>
          <w:shd w:val="clear" w:color="auto" w:fill="FFFFFF"/>
        </w:rPr>
        <w:t>ed more than fifty papers on option pricing in a fuzzy setting, providing insights into different approaches and best practices for utili</w:t>
      </w:r>
      <w:r>
        <w:rPr>
          <w:rFonts w:ascii="Arial" w:hAnsi="Arial" w:cs="Arial"/>
          <w:color w:val="333333"/>
          <w:shd w:val="clear" w:color="auto" w:fill="FFFFFF"/>
        </w:rPr>
        <w:t>s</w:t>
      </w:r>
      <w:r w:rsidRPr="00F0237D">
        <w:rPr>
          <w:rFonts w:ascii="Arial" w:hAnsi="Arial" w:cs="Arial"/>
          <w:color w:val="333333"/>
          <w:shd w:val="clear" w:color="auto" w:fill="FFFFFF"/>
        </w:rPr>
        <w:t>ing fuzziness in option pricing</w:t>
      </w:r>
      <w:r>
        <w:rPr>
          <w:rFonts w:ascii="Arial" w:hAnsi="Arial" w:cs="Arial"/>
          <w:color w:val="333333"/>
          <w:shd w:val="clear" w:color="auto" w:fill="FFFFFF"/>
        </w:rPr>
        <w:t>.</w:t>
      </w:r>
      <w:r w:rsidRPr="00F0237D">
        <w:t xml:space="preserve"> </w:t>
      </w:r>
      <w:r w:rsidRPr="00F0237D">
        <w:rPr>
          <w:rFonts w:ascii="Arial" w:hAnsi="Arial" w:cs="Arial"/>
          <w:color w:val="333333"/>
          <w:shd w:val="clear" w:color="auto" w:fill="FFFFFF"/>
        </w:rPr>
        <w:t>Nowak and Pawłowski</w:t>
      </w:r>
      <w:sdt>
        <w:sdtPr>
          <w:rPr>
            <w:rFonts w:ascii="Arial" w:hAnsi="Arial" w:cs="Arial"/>
            <w:color w:val="333333"/>
            <w:shd w:val="clear" w:color="auto" w:fill="FFFFFF"/>
          </w:rPr>
          <w:id w:val="1258944353"/>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Now17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[95]</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sdt>
        <w:sdtPr>
          <w:rPr>
            <w:rFonts w:ascii="Arial" w:hAnsi="Arial" w:cs="Arial"/>
            <w:color w:val="333333"/>
            <w:shd w:val="clear" w:color="auto" w:fill="FFFFFF"/>
          </w:rPr>
          <w:id w:val="-1569799514"/>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Now19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[96]</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F0237D">
        <w:rPr>
          <w:rFonts w:ascii="Arial" w:hAnsi="Arial" w:cs="Arial"/>
          <w:color w:val="333333"/>
          <w:shd w:val="clear" w:color="auto" w:fill="FFFFFF"/>
        </w:rPr>
        <w:t>studied the pricing problems of European options with the application of Lévy processes under fuzzy environments.</w:t>
      </w:r>
      <w:r>
        <w:rPr>
          <w:rFonts w:ascii="Arial" w:hAnsi="Arial" w:cs="Arial"/>
          <w:color w:val="333333"/>
          <w:shd w:val="clear" w:color="auto" w:fill="FFFFFF"/>
        </w:rPr>
        <w:t xml:space="preserve"> </w:t>
      </w:r>
      <w:r w:rsidRPr="00F0237D">
        <w:rPr>
          <w:rFonts w:ascii="Arial" w:hAnsi="Arial" w:cs="Arial"/>
          <w:color w:val="333333"/>
          <w:shd w:val="clear" w:color="auto" w:fill="FFFFFF"/>
        </w:rPr>
        <w:t xml:space="preserve">Li et al. </w:t>
      </w:r>
      <w:sdt>
        <w:sdtPr>
          <w:rPr>
            <w:rFonts w:ascii="Arial" w:hAnsi="Arial" w:cs="Arial"/>
            <w:color w:val="333333"/>
            <w:shd w:val="clear" w:color="auto" w:fill="FFFFFF"/>
          </w:rPr>
          <w:id w:val="-823353910"/>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LiH18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[97]</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developed</w:t>
      </w:r>
      <w:r w:rsidRPr="00F0237D">
        <w:rPr>
          <w:rFonts w:ascii="Arial" w:hAnsi="Arial" w:cs="Arial"/>
          <w:color w:val="333333"/>
          <w:shd w:val="clear" w:color="auto" w:fill="FFFFFF"/>
        </w:rPr>
        <w:t xml:space="preserve"> a nonlinear fuzzy-parameter partial differential equation model for obtaining fuzzy option prices and derived dominating optimal hedging strategies under fuzzy environments.</w:t>
      </w:r>
      <w:r>
        <w:rPr>
          <w:rFonts w:ascii="Arial" w:hAnsi="Arial" w:cs="Arial"/>
          <w:color w:val="333333"/>
          <w:shd w:val="clear" w:color="auto" w:fill="FFFFFF"/>
        </w:rPr>
        <w:t xml:space="preserve"> </w:t>
      </w:r>
      <w:r w:rsidRPr="00F0237D">
        <w:rPr>
          <w:rFonts w:ascii="Arial" w:hAnsi="Arial" w:cs="Arial"/>
          <w:color w:val="333333"/>
          <w:shd w:val="clear" w:color="auto" w:fill="FFFFFF"/>
        </w:rPr>
        <w:t xml:space="preserve">Wang </w:t>
      </w:r>
      <w:r>
        <w:rPr>
          <w:rFonts w:ascii="Arial" w:hAnsi="Arial" w:cs="Arial"/>
          <w:color w:val="333333"/>
          <w:shd w:val="clear" w:color="auto" w:fill="FFFFFF"/>
        </w:rPr>
        <w:t xml:space="preserve">et al. </w:t>
      </w:r>
      <w:sdt>
        <w:sdtPr>
          <w:rPr>
            <w:rFonts w:ascii="Arial" w:hAnsi="Arial" w:cs="Arial"/>
            <w:color w:val="333333"/>
            <w:shd w:val="clear" w:color="auto" w:fill="FFFFFF"/>
          </w:rPr>
          <w:id w:val="-1229690512"/>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Wan16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[98]</w:t>
          </w:r>
          <w:r>
            <w:rPr>
              <w:rFonts w:ascii="Arial" w:hAnsi="Arial" w:cs="Arial"/>
              <w:color w:val="333333"/>
              <w:shd w:val="clear" w:color="auto" w:fill="FFFFFF"/>
            </w:rPr>
            <w:fldChar w:fldCharType="end"/>
          </w:r>
        </w:sdtContent>
      </w:sdt>
      <w:r w:rsidRPr="00F0237D">
        <w:rPr>
          <w:rFonts w:ascii="Arial" w:hAnsi="Arial" w:cs="Arial"/>
          <w:color w:val="333333"/>
          <w:shd w:val="clear" w:color="auto" w:fill="FFFFFF"/>
        </w:rPr>
        <w:t xml:space="preserve"> studied the pricing problem of n-fold compound options using the pricing model of Nowak and Romaniuk</w:t>
      </w:r>
      <w:sdt>
        <w:sdtPr>
          <w:rPr>
            <w:rFonts w:ascii="Arial" w:hAnsi="Arial" w:cs="Arial"/>
            <w:color w:val="333333"/>
            <w:shd w:val="clear" w:color="auto" w:fill="FFFFFF"/>
          </w:rPr>
          <w:id w:val="145159357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Now14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[99]</w:t>
          </w:r>
          <w:r>
            <w:rPr>
              <w:rFonts w:ascii="Arial" w:hAnsi="Arial" w:cs="Arial"/>
              <w:color w:val="333333"/>
              <w:shd w:val="clear" w:color="auto" w:fill="FFFFFF"/>
            </w:rPr>
            <w:fldChar w:fldCharType="end"/>
          </w:r>
        </w:sdtContent>
      </w:sdt>
      <w:r w:rsidRPr="00F0237D">
        <w:rPr>
          <w:rFonts w:ascii="Arial" w:hAnsi="Arial" w:cs="Arial"/>
          <w:color w:val="333333"/>
          <w:shd w:val="clear" w:color="auto" w:fill="FFFFFF"/>
        </w:rPr>
        <w:t>, martingale method, and fuzzy sets theory.</w:t>
      </w:r>
      <w:r>
        <w:rPr>
          <w:rFonts w:ascii="Arial" w:hAnsi="Arial" w:cs="Arial"/>
          <w:color w:val="333333"/>
          <w:shd w:val="clear" w:color="auto" w:fill="FFFFFF"/>
        </w:rPr>
        <w:t xml:space="preserve"> </w:t>
      </w:r>
      <w:r w:rsidRPr="00F0237D">
        <w:rPr>
          <w:rFonts w:ascii="Arial" w:hAnsi="Arial" w:cs="Arial"/>
          <w:color w:val="333333"/>
          <w:shd w:val="clear" w:color="auto" w:fill="FFFFFF"/>
        </w:rPr>
        <w:t>Zhang et al.</w:t>
      </w:r>
      <w:r>
        <w:rPr>
          <w:rFonts w:ascii="Arial" w:hAnsi="Arial" w:cs="Arial"/>
          <w:color w:val="333333"/>
          <w:shd w:val="clear" w:color="auto" w:fill="FFFFFF"/>
        </w:rPr>
        <w:t xml:space="preserve"> </w:t>
      </w:r>
      <w:sdt>
        <w:sdtPr>
          <w:rPr>
            <w:rFonts w:ascii="Arial" w:hAnsi="Arial" w:cs="Arial"/>
            <w:color w:val="333333"/>
            <w:shd w:val="clear" w:color="auto" w:fill="FFFFFF"/>
          </w:rPr>
          <w:id w:val="-1124378186"/>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Zha15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[100]</w:t>
          </w:r>
          <w:r>
            <w:rPr>
              <w:rFonts w:ascii="Arial" w:hAnsi="Arial" w:cs="Arial"/>
              <w:color w:val="333333"/>
              <w:shd w:val="clear" w:color="auto" w:fill="FFFFFF"/>
            </w:rPr>
            <w:fldChar w:fldCharType="end"/>
          </w:r>
        </w:sdtContent>
      </w:sdt>
      <w:r w:rsidRPr="00F0237D">
        <w:rPr>
          <w:rFonts w:ascii="Arial" w:hAnsi="Arial" w:cs="Arial"/>
          <w:color w:val="333333"/>
          <w:shd w:val="clear" w:color="auto" w:fill="FFFFFF"/>
        </w:rPr>
        <w:t xml:space="preserve"> discussed Asian option pricing when the stock price, risk-free interest rate, and volatility were trapezoidal fuzzy numbers.</w:t>
      </w:r>
      <w:r>
        <w:rPr>
          <w:rFonts w:ascii="Arial" w:hAnsi="Arial" w:cs="Arial"/>
          <w:color w:val="333333"/>
          <w:shd w:val="clear" w:color="auto" w:fill="FFFFFF"/>
        </w:rPr>
        <w:t xml:space="preserve"> </w:t>
      </w:r>
      <w:proofErr w:type="spellStart"/>
      <w:r w:rsidRPr="00F0237D">
        <w:rPr>
          <w:rFonts w:ascii="Arial" w:hAnsi="Arial" w:cs="Arial"/>
          <w:color w:val="333333"/>
          <w:shd w:val="clear" w:color="auto" w:fill="FFFFFF"/>
        </w:rPr>
        <w:t>Muzzioli</w:t>
      </w:r>
      <w:proofErr w:type="spellEnd"/>
      <w:r w:rsidRPr="00F0237D">
        <w:rPr>
          <w:rFonts w:ascii="Arial" w:hAnsi="Arial" w:cs="Arial"/>
          <w:color w:val="333333"/>
          <w:shd w:val="clear" w:color="auto" w:fill="FFFFFF"/>
        </w:rPr>
        <w:t xml:space="preserve"> et al. </w:t>
      </w:r>
      <w:sdt>
        <w:sdtPr>
          <w:rPr>
            <w:rFonts w:ascii="Arial" w:hAnsi="Arial" w:cs="Arial"/>
            <w:color w:val="333333"/>
            <w:shd w:val="clear" w:color="auto" w:fill="FFFFFF"/>
          </w:rPr>
          <w:id w:val="-201326977"/>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Muz15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[101]</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F0237D">
        <w:rPr>
          <w:rFonts w:ascii="Arial" w:hAnsi="Arial" w:cs="Arial"/>
          <w:color w:val="333333"/>
          <w:shd w:val="clear" w:color="auto" w:fill="FFFFFF"/>
        </w:rPr>
        <w:t>used fuzzy quadratic regression methods to estimate the implied volatility smile function.</w:t>
      </w:r>
      <w:r>
        <w:rPr>
          <w:rFonts w:ascii="Arial" w:hAnsi="Arial" w:cs="Arial"/>
          <w:color w:val="333333"/>
          <w:shd w:val="clear" w:color="auto" w:fill="FFFFFF"/>
        </w:rPr>
        <w:t xml:space="preserve"> </w:t>
      </w:r>
      <w:r w:rsidRPr="00F0237D">
        <w:rPr>
          <w:rFonts w:ascii="Arial" w:hAnsi="Arial" w:cs="Arial"/>
          <w:color w:val="333333"/>
          <w:shd w:val="clear" w:color="auto" w:fill="FFFFFF"/>
        </w:rPr>
        <w:t>Nowak and Romaniuk</w:t>
      </w:r>
      <w:r>
        <w:rPr>
          <w:rFonts w:ascii="Arial" w:hAnsi="Arial" w:cs="Arial"/>
          <w:color w:val="333333"/>
          <w:shd w:val="clear" w:color="auto" w:fill="FFFFFF"/>
        </w:rPr>
        <w:t xml:space="preserve"> </w:t>
      </w:r>
      <w:sdt>
        <w:sdtPr>
          <w:rPr>
            <w:rFonts w:ascii="Arial" w:hAnsi="Arial" w:cs="Arial"/>
            <w:color w:val="333333"/>
            <w:shd w:val="clear" w:color="auto" w:fill="FFFFFF"/>
          </w:rPr>
          <w:id w:val="-1062176544"/>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Now10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[102]</w:t>
          </w:r>
          <w:r>
            <w:rPr>
              <w:rFonts w:ascii="Arial" w:hAnsi="Arial" w:cs="Arial"/>
              <w:color w:val="333333"/>
              <w:shd w:val="clear" w:color="auto" w:fill="FFFFFF"/>
            </w:rPr>
            <w:fldChar w:fldCharType="end"/>
          </w:r>
        </w:sdtContent>
      </w:sdt>
      <w:r w:rsidRPr="00F0237D">
        <w:rPr>
          <w:rFonts w:ascii="Arial" w:hAnsi="Arial" w:cs="Arial"/>
          <w:color w:val="333333"/>
          <w:shd w:val="clear" w:color="auto" w:fill="FFFFFF"/>
        </w:rPr>
        <w:t xml:space="preserve"> (2010) assumed the underlying asset followed a Lévy process and fuzzified the input parameters. They derived option pricing formulas in both crisp and fuzzy cases using minimal entropy martingale measure and fuzzy arithmetic. They also proposed and verified a generalized hybrid binomial American real option pricing model.</w:t>
      </w:r>
      <w:r>
        <w:rPr>
          <w:rFonts w:ascii="Arial" w:hAnsi="Arial" w:cs="Arial"/>
          <w:color w:val="333333"/>
          <w:shd w:val="clear" w:color="auto" w:fill="FFFFFF"/>
        </w:rPr>
        <w:t xml:space="preserve"> </w:t>
      </w:r>
      <w:r w:rsidRPr="00F0237D">
        <w:rPr>
          <w:rFonts w:ascii="Arial" w:hAnsi="Arial" w:cs="Arial"/>
          <w:color w:val="333333"/>
          <w:shd w:val="clear" w:color="auto" w:fill="FFFFFF"/>
        </w:rPr>
        <w:t>Lee et al.</w:t>
      </w:r>
      <w:r>
        <w:rPr>
          <w:rFonts w:ascii="Arial" w:hAnsi="Arial" w:cs="Arial"/>
          <w:color w:val="333333"/>
          <w:shd w:val="clear" w:color="auto" w:fill="FFFFFF"/>
        </w:rPr>
        <w:t xml:space="preserve"> </w:t>
      </w:r>
      <w:sdt>
        <w:sdtPr>
          <w:rPr>
            <w:rFonts w:ascii="Arial" w:hAnsi="Arial" w:cs="Arial"/>
            <w:color w:val="333333"/>
            <w:shd w:val="clear" w:color="auto" w:fill="FFFFFF"/>
          </w:rPr>
          <w:id w:val="-1804078478"/>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Lee05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[103]</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F0237D">
        <w:rPr>
          <w:rFonts w:ascii="Arial" w:hAnsi="Arial" w:cs="Arial"/>
          <w:color w:val="333333"/>
          <w:shd w:val="clear" w:color="auto" w:fill="FFFFFF"/>
        </w:rPr>
        <w:t>applied fuzzy decision theory and Bayes' rule to derive a fuzzy Black-Scholes pricing model. They aimed to measure fuzziness in option pricing using fuzzy arithmetic.</w:t>
      </w:r>
      <w:r>
        <w:rPr>
          <w:rFonts w:ascii="Arial" w:hAnsi="Arial" w:cs="Arial"/>
          <w:color w:val="333333"/>
          <w:shd w:val="clear" w:color="auto" w:fill="FFFFFF"/>
        </w:rPr>
        <w:t xml:space="preserve"> </w:t>
      </w:r>
      <w:r w:rsidRPr="00F0237D">
        <w:rPr>
          <w:rFonts w:ascii="Arial" w:hAnsi="Arial" w:cs="Arial"/>
          <w:color w:val="333333"/>
          <w:shd w:val="clear" w:color="auto" w:fill="FFFFFF"/>
        </w:rPr>
        <w:t>Wu</w:t>
      </w:r>
      <w:r>
        <w:rPr>
          <w:rFonts w:ascii="Arial" w:hAnsi="Arial" w:cs="Arial"/>
          <w:color w:val="333333"/>
          <w:shd w:val="clear" w:color="auto" w:fill="FFFFFF"/>
        </w:rPr>
        <w:t xml:space="preserve"> </w:t>
      </w:r>
      <w:sdt>
        <w:sdtPr>
          <w:rPr>
            <w:rFonts w:ascii="Arial" w:hAnsi="Arial" w:cs="Arial"/>
            <w:color w:val="333333"/>
            <w:shd w:val="clear" w:color="auto" w:fill="FFFFFF"/>
          </w:rPr>
          <w:id w:val="1714773538"/>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WuH04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[104]</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and Wu </w:t>
      </w:r>
      <w:sdt>
        <w:sdtPr>
          <w:rPr>
            <w:rFonts w:ascii="Arial" w:hAnsi="Arial" w:cs="Arial"/>
            <w:color w:val="333333"/>
            <w:shd w:val="clear" w:color="auto" w:fill="FFFFFF"/>
          </w:rPr>
          <w:id w:val="-162722975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WuH05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[105]</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r w:rsidRPr="00F0237D">
        <w:rPr>
          <w:rFonts w:ascii="Arial" w:hAnsi="Arial" w:cs="Arial"/>
          <w:color w:val="333333"/>
          <w:shd w:val="clear" w:color="auto" w:fill="FFFFFF"/>
        </w:rPr>
        <w:t>developed a fuzzy version of the Black-Scholes pricing formula by considering triangular fuzzy numbers for the underlying asset price, volatility, and risk-free interest rate. Wu</w:t>
      </w:r>
      <w:r>
        <w:rPr>
          <w:rFonts w:ascii="Arial" w:hAnsi="Arial" w:cs="Arial"/>
          <w:color w:val="333333"/>
          <w:shd w:val="clear" w:color="auto" w:fill="FFFFFF"/>
        </w:rPr>
        <w:t xml:space="preserve"> </w:t>
      </w:r>
      <w:sdt>
        <w:sdtPr>
          <w:rPr>
            <w:rFonts w:ascii="Arial" w:hAnsi="Arial" w:cs="Arial"/>
            <w:color w:val="333333"/>
            <w:shd w:val="clear" w:color="auto" w:fill="FFFFFF"/>
          </w:rPr>
          <w:id w:val="-200195947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WuH07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[106]</w:t>
          </w:r>
          <w:r>
            <w:rPr>
              <w:rFonts w:ascii="Arial" w:hAnsi="Arial" w:cs="Arial"/>
              <w:color w:val="333333"/>
              <w:shd w:val="clear" w:color="auto" w:fill="FFFFFF"/>
            </w:rPr>
            <w:fldChar w:fldCharType="end"/>
          </w:r>
        </w:sdtContent>
      </w:sdt>
      <w:r w:rsidRPr="00F0237D">
        <w:rPr>
          <w:rFonts w:ascii="Arial" w:hAnsi="Arial" w:cs="Arial"/>
          <w:color w:val="333333"/>
          <w:shd w:val="clear" w:color="auto" w:fill="FFFFFF"/>
        </w:rPr>
        <w:t xml:space="preserve"> also introduced a bisection search algorithm to calculate the membership degree associated with a given option price.</w:t>
      </w:r>
      <w:r>
        <w:rPr>
          <w:rFonts w:ascii="Arial" w:hAnsi="Arial" w:cs="Arial"/>
          <w:color w:val="333333"/>
          <w:shd w:val="clear" w:color="auto" w:fill="FFFFFF"/>
        </w:rPr>
        <w:t xml:space="preserve"> </w:t>
      </w:r>
      <w:proofErr w:type="gramStart"/>
      <w:r>
        <w:rPr>
          <w:rFonts w:ascii="Arial" w:hAnsi="Arial" w:cs="Arial"/>
          <w:color w:val="333333"/>
          <w:shd w:val="clear" w:color="auto" w:fill="FFFFFF"/>
        </w:rPr>
        <w:t>Zhang et al.,</w:t>
      </w:r>
      <w:proofErr w:type="gramEnd"/>
      <w:r>
        <w:rPr>
          <w:rFonts w:ascii="Arial" w:hAnsi="Arial" w:cs="Arial"/>
          <w:color w:val="333333"/>
          <w:shd w:val="clear" w:color="auto" w:fill="FFFFFF"/>
        </w:rPr>
        <w:t xml:space="preserve"> employed stochastics and fuzzy set theory to develop a new framework for option pricing in which the underlying process follows a mixed fuzzy </w:t>
      </w:r>
      <w:r w:rsidRPr="00C9033B">
        <w:rPr>
          <w:rFonts w:ascii="Arial" w:eastAsia="Arial" w:hAnsi="Arial" w:cs="Arial"/>
          <w:color w:val="000000" w:themeColor="text1"/>
        </w:rPr>
        <w:t>fract</w:t>
      </w:r>
      <w:r>
        <w:rPr>
          <w:rFonts w:ascii="Arial" w:eastAsia="Arial" w:hAnsi="Arial" w:cs="Arial"/>
          <w:color w:val="000000" w:themeColor="text1"/>
        </w:rPr>
        <w:t>ional</w:t>
      </w:r>
      <w:r>
        <w:rPr>
          <w:rFonts w:ascii="Arial" w:hAnsi="Arial" w:cs="Arial"/>
          <w:color w:val="333333"/>
          <w:shd w:val="clear" w:color="auto" w:fill="FFFFFF"/>
        </w:rPr>
        <w:t xml:space="preserve"> Brownian motion with jump when </w:t>
      </w:r>
      <w:r w:rsidRPr="00267FC5">
        <w:rPr>
          <w:rFonts w:ascii="Arial" w:hAnsi="Arial" w:cs="Arial"/>
          <w:i/>
          <w:iCs/>
          <w:color w:val="333333"/>
          <w:shd w:val="clear" w:color="auto" w:fill="FFFFFF"/>
        </w:rPr>
        <w:t xml:space="preserve">h &gt; ½ </w:t>
      </w:r>
      <w:sdt>
        <w:sdtPr>
          <w:rPr>
            <w:rFonts w:ascii="Arial" w:hAnsi="Arial" w:cs="Arial"/>
            <w:color w:val="333333"/>
            <w:shd w:val="clear" w:color="auto" w:fill="FFFFFF"/>
          </w:rPr>
          <w:id w:val="179609763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Wei21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Using our earlier derivations, we will extend the work of Zhang, Wu, Lee, Nowak and Romaniuk here. </w:t>
      </w:r>
    </w:p>
    <w:p w14:paraId="112DF6AF" w14:textId="77777777" w:rsidR="008D1943" w:rsidRDefault="008D1943" w:rsidP="008D1943">
      <w:pPr>
        <w:spacing w:line="360" w:lineRule="auto"/>
        <w:jc w:val="center"/>
        <w:rPr>
          <w:rFonts w:ascii="Arial" w:hAnsi="Arial" w:cs="Arial"/>
          <w:color w:val="333333"/>
          <w:shd w:val="clear" w:color="auto" w:fill="FFFFFF"/>
        </w:rPr>
      </w:pPr>
      <w:r>
        <w:rPr>
          <w:rFonts w:ascii="Arial" w:hAnsi="Arial" w:cs="Arial"/>
          <w:color w:val="333333"/>
          <w:shd w:val="clear" w:color="auto" w:fill="FFFFFF"/>
        </w:rPr>
        <w:t xml:space="preserve">In the fuzzy </w:t>
      </w:r>
      <w:r w:rsidRPr="00C9033B">
        <w:rPr>
          <w:rFonts w:ascii="Arial" w:eastAsia="Arial" w:hAnsi="Arial" w:cs="Arial"/>
          <w:color w:val="000000" w:themeColor="text1"/>
        </w:rPr>
        <w:t>fract</w:t>
      </w:r>
      <w:r>
        <w:rPr>
          <w:rFonts w:ascii="Arial" w:eastAsia="Arial" w:hAnsi="Arial" w:cs="Arial"/>
          <w:color w:val="000000" w:themeColor="text1"/>
        </w:rPr>
        <w:t>ional</w:t>
      </w:r>
      <w:r>
        <w:rPr>
          <w:rFonts w:ascii="Arial" w:hAnsi="Arial" w:cs="Arial"/>
          <w:color w:val="333333"/>
          <w:shd w:val="clear" w:color="auto" w:fill="FFFFFF"/>
        </w:rPr>
        <w:t xml:space="preserve"> jump-diffusion model (FFJDM), the underlying process is </w:t>
      </w:r>
    </w:p>
    <w:p w14:paraId="2B5D4535" w14:textId="77777777" w:rsidR="008D1943" w:rsidRPr="007B6678" w:rsidRDefault="008D1943" w:rsidP="008D1943">
      <w:pPr>
        <w:spacing w:line="360" w:lineRule="auto"/>
        <w:jc w:val="center"/>
        <w:rPr>
          <w:rFonts w:ascii="Cambria Math" w:hAnsi="Cambria Math" w:cs="Arial"/>
          <w:i/>
          <w:color w:val="333333"/>
          <w:shd w:val="clear" w:color="auto" w:fill="FFFFFF"/>
        </w:rPr>
      </w:pPr>
      <w:r w:rsidRPr="00481E6E">
        <w:rPr>
          <w:rFonts w:ascii="Cambria Math" w:hAnsi="Cambria Math" w:cs="Arial"/>
          <w:i/>
          <w:iCs/>
          <w:color w:val="333333"/>
          <w:shd w:val="clear" w:color="auto" w:fill="FFFFFF"/>
        </w:rPr>
        <w:br/>
      </w:r>
      <m:oMathPara>
        <m:oMath>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d</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S</m:t>
                  </m:r>
                </m:e>
              </m:acc>
            </m:num>
            <m:den>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S</m:t>
                  </m:r>
                </m:e>
              </m:acc>
            </m:den>
          </m:f>
          <m:r>
            <w:rPr>
              <w:rFonts w:ascii="Cambria Math" w:hAnsi="Cambria Math" w:cs="Arial"/>
              <w:color w:val="333333"/>
              <w:shd w:val="clear" w:color="auto" w:fill="FFFFFF"/>
            </w:rPr>
            <m:t xml:space="preserve">= </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μ</m:t>
              </m:r>
            </m:e>
          </m:acc>
          <m:r>
            <w:rPr>
              <w:rFonts w:ascii="Cambria Math" w:hAnsi="Cambria Math" w:cs="Arial"/>
              <w:color w:val="333333"/>
              <w:shd w:val="clear" w:color="auto" w:fill="FFFFFF"/>
            </w:rPr>
            <m:t xml:space="preserve">dt + </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+d</m:t>
          </m:r>
          <m:d>
            <m:dPr>
              <m:ctrlPr>
                <w:rPr>
                  <w:rFonts w:ascii="Cambria Math" w:hAnsi="Cambria Math" w:cs="Arial"/>
                  <w:i/>
                  <w:color w:val="333333"/>
                  <w:shd w:val="clear" w:color="auto" w:fill="FFFFFF"/>
                </w:rPr>
              </m:ctrlPr>
            </m:dPr>
            <m:e>
              <m:nary>
                <m:naryPr>
                  <m:chr m:val="∑"/>
                  <m:limLoc m:val="undOvr"/>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1</m:t>
                  </m:r>
                </m:sub>
                <m:sup>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N</m:t>
                      </m:r>
                    </m:e>
                  </m:acc>
                </m:sup>
                <m:e>
                  <m:d>
                    <m:dPr>
                      <m:ctrlPr>
                        <w:rPr>
                          <w:rFonts w:ascii="Cambria Math" w:hAnsi="Cambria Math" w:cs="Arial"/>
                          <w:i/>
                          <w:color w:val="333333"/>
                          <w:shd w:val="clear" w:color="auto" w:fill="FFFFFF"/>
                        </w:rPr>
                      </m:ctrlPr>
                    </m:dPr>
                    <m:e>
                      <m:acc>
                        <m:accPr>
                          <m:chr m:val="̃"/>
                          <m:ctrlPr>
                            <w:rPr>
                              <w:rFonts w:ascii="Cambria Math" w:hAnsi="Cambria Math" w:cs="Arial"/>
                              <w:i/>
                              <w:color w:val="333333"/>
                              <w:shd w:val="clear" w:color="auto" w:fill="FFFFFF"/>
                            </w:rPr>
                          </m:ctrlPr>
                        </m:acc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r>
                        <w:rPr>
                          <w:rFonts w:ascii="Cambria Math" w:hAnsi="Cambria Math" w:cs="Arial"/>
                          <w:color w:val="333333"/>
                          <w:shd w:val="clear" w:color="auto" w:fill="FFFFFF"/>
                        </w:rPr>
                        <m:t>-1</m:t>
                      </m:r>
                    </m:e>
                  </m:d>
                </m:e>
              </m:nary>
            </m:e>
          </m:d>
        </m:oMath>
      </m:oMathPara>
    </w:p>
    <w:p w14:paraId="3434CD7C" w14:textId="77777777" w:rsidR="008D1943" w:rsidRPr="007B6678" w:rsidRDefault="008D1943" w:rsidP="008D1943">
      <w:pPr>
        <w:spacing w:line="360" w:lineRule="auto"/>
        <w:jc w:val="center"/>
        <w:rPr>
          <w:rFonts w:ascii="Arial" w:hAnsi="Arial" w:cs="Arial"/>
          <w:color w:val="333333"/>
          <w:shd w:val="clear" w:color="auto" w:fill="FFFFFF"/>
        </w:rPr>
      </w:pPr>
    </w:p>
    <w:p w14:paraId="68BBCF9B" w14:textId="77777777" w:rsidR="008D1943" w:rsidRPr="00860E92" w:rsidRDefault="008D1943" w:rsidP="008D1943">
      <w:pPr>
        <w:spacing w:line="360" w:lineRule="auto"/>
        <w:ind w:firstLine="720"/>
        <w:jc w:val="both"/>
        <w:rPr>
          <w:rFonts w:ascii="Arial" w:hAnsi="Arial" w:cs="Arial"/>
          <w:color w:val="333333"/>
          <w:shd w:val="clear" w:color="auto" w:fill="FFFFFF"/>
        </w:rPr>
      </w:pPr>
      <w:r w:rsidRPr="009A1F29">
        <w:rPr>
          <w:rFonts w:ascii="Arial" w:hAnsi="Arial" w:cs="Arial"/>
          <w:color w:val="333333"/>
          <w:shd w:val="clear" w:color="auto" w:fill="FFFFFF"/>
        </w:rPr>
        <w:t xml:space="preserve">The inclusion of the </w:t>
      </w:r>
      <w:r>
        <w:rPr>
          <w:rFonts w:ascii="Arial" w:hAnsi="Arial" w:cs="Arial"/>
          <w:color w:val="333333"/>
          <w:shd w:val="clear" w:color="auto" w:fill="FFFFFF"/>
        </w:rPr>
        <w:t xml:space="preserve">fuzzy </w:t>
      </w:r>
      <w:r w:rsidRPr="009A1F29">
        <w:rPr>
          <w:rFonts w:ascii="Arial" w:hAnsi="Arial" w:cs="Arial"/>
          <w:color w:val="333333"/>
          <w:shd w:val="clear" w:color="auto" w:fill="FFFFFF"/>
        </w:rPr>
        <w:t xml:space="preserve">Poisson process </w:t>
      </w:r>
      <w:r w:rsidRPr="00267FC5">
        <w:rPr>
          <w:rFonts w:ascii="Arial" w:hAnsi="Arial" w:cs="Arial"/>
          <w:i/>
          <w:iCs/>
          <w:color w:val="333333"/>
          <w:shd w:val="clear" w:color="auto" w:fill="FFFFFF"/>
        </w:rPr>
        <w:t>N̂</w:t>
      </w:r>
      <w:r w:rsidRPr="009A1F29">
        <w:rPr>
          <w:rFonts w:ascii="Arial" w:hAnsi="Arial" w:cs="Arial"/>
          <w:color w:val="333333"/>
          <w:shd w:val="clear" w:color="auto" w:fill="FFFFFF"/>
        </w:rPr>
        <w:t xml:space="preserve"> with</w:t>
      </w:r>
      <w:r>
        <w:rPr>
          <w:rFonts w:ascii="Arial" w:hAnsi="Arial" w:cs="Arial"/>
          <w:color w:val="333333"/>
          <w:shd w:val="clear" w:color="auto" w:fill="FFFFFF"/>
        </w:rPr>
        <w:t xml:space="preserve"> fuzzy </w:t>
      </w:r>
      <w:r w:rsidRPr="009A1F29">
        <w:rPr>
          <w:rFonts w:ascii="Arial" w:hAnsi="Arial" w:cs="Arial"/>
          <w:color w:val="333333"/>
          <w:shd w:val="clear" w:color="auto" w:fill="FFFFFF"/>
        </w:rPr>
        <w:t xml:space="preserve">intensity </w:t>
      </w:r>
      <w:r w:rsidRPr="00267FC5">
        <w:rPr>
          <w:rFonts w:ascii="Arial" w:hAnsi="Arial" w:cs="Arial"/>
          <w:i/>
          <w:iCs/>
          <w:color w:val="333333"/>
          <w:shd w:val="clear" w:color="auto" w:fill="FFFFFF"/>
        </w:rPr>
        <w:t>λ</w:t>
      </w:r>
      <w:r>
        <w:rPr>
          <w:rFonts w:ascii="Arial" w:hAnsi="Arial" w:cs="Arial"/>
          <w:color w:val="333333"/>
          <w:shd w:val="clear" w:color="auto" w:fill="FFFFFF"/>
        </w:rPr>
        <w:t xml:space="preserve"> and </w:t>
      </w:r>
      <w:proofErr w:type="spellStart"/>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bscript"/>
        </w:rPr>
        <w:t>i</w:t>
      </w:r>
      <w:proofErr w:type="spellEnd"/>
      <w:r w:rsidRPr="00F41C8E">
        <w:rPr>
          <w:rFonts w:ascii="Arial" w:hAnsi="Arial" w:cs="Arial"/>
          <w:color w:val="333333"/>
          <w:shd w:val="clear" w:color="auto" w:fill="FFFFFF"/>
        </w:rPr>
        <w:t xml:space="preserve"> (sequence of independent and identically distributed fuzzy random variables)</w:t>
      </w:r>
      <w:r>
        <w:rPr>
          <w:rFonts w:ascii="Arial" w:hAnsi="Arial" w:cs="Arial"/>
          <w:color w:val="333333"/>
          <w:shd w:val="clear" w:color="auto" w:fill="FFFFFF"/>
        </w:rPr>
        <w:t xml:space="preserve"> </w:t>
      </w:r>
      <w:r w:rsidRPr="009A1F29">
        <w:rPr>
          <w:rFonts w:ascii="Arial" w:hAnsi="Arial" w:cs="Arial"/>
          <w:color w:val="333333"/>
          <w:shd w:val="clear" w:color="auto" w:fill="FFFFFF"/>
        </w:rPr>
        <w:t>makes this a jump-diffusion process, as it allows for random jumps to occur at random times, in addition to the continuous stochastic components represented by the Brownian motion terms.</w:t>
      </w:r>
      <w:r>
        <w:rPr>
          <w:rFonts w:ascii="Arial" w:hAnsi="Arial" w:cs="Arial"/>
          <w:color w:val="333333"/>
          <w:shd w:val="clear" w:color="auto" w:fill="FFFFFF"/>
        </w:rPr>
        <w:t xml:space="preserve"> In this model, all </w:t>
      </w:r>
      <w:r w:rsidRPr="00F41C8E">
        <w:rPr>
          <w:rFonts w:ascii="Arial" w:hAnsi="Arial" w:cs="Arial"/>
          <w:color w:val="333333"/>
          <w:shd w:val="clear" w:color="auto" w:fill="FFFFFF"/>
        </w:rPr>
        <w:t xml:space="preserve">the fuzzy parameters are denoted by a hat symbol, such as </w:t>
      </w:r>
      <m:oMath>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oMath>
      <w:r w:rsidRPr="00F41C8E">
        <w:rPr>
          <w:rFonts w:ascii="Arial" w:hAnsi="Arial" w:cs="Arial"/>
          <w:color w:val="333333"/>
          <w:shd w:val="clear" w:color="auto" w:fill="FFFFFF"/>
        </w:rPr>
        <w:t xml:space="preserve"> and </w:t>
      </w:r>
      <m:oMath>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oMath>
      <w:r w:rsidRPr="00F41C8E">
        <w:rPr>
          <w:rFonts w:ascii="Arial" w:hAnsi="Arial" w:cs="Arial"/>
          <w:color w:val="333333"/>
          <w:shd w:val="clear" w:color="auto" w:fill="FFFFFF"/>
        </w:rPr>
        <w:t xml:space="preserve">, representing the fuzzy expected return rate and fuzzy volatility, respectively. The model includes additional components such as </w:t>
      </w:r>
      <w:proofErr w:type="spell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t</w:t>
      </w:r>
      <w:proofErr w:type="spellEnd"/>
      <w:r w:rsidRPr="00F41C8E">
        <w:rPr>
          <w:rFonts w:ascii="Arial" w:hAnsi="Arial" w:cs="Arial"/>
          <w:color w:val="333333"/>
          <w:shd w:val="clear" w:color="auto" w:fill="FFFFFF"/>
        </w:rPr>
        <w:t xml:space="preserve"> (standard Brownian motion),</w:t>
      </w:r>
      <w:r>
        <w:rPr>
          <w:rFonts w:ascii="Arial" w:hAnsi="Arial" w:cs="Arial"/>
          <w:color w:val="333333"/>
          <w:shd w:val="clear" w:color="auto" w:fill="FFFFFF"/>
        </w:rPr>
        <w:t xml:space="preserve"> and</w:t>
      </w:r>
      <w:r w:rsidRPr="00F41C8E">
        <w:rPr>
          <w:rFonts w:ascii="Arial" w:hAnsi="Arial" w:cs="Arial"/>
          <w:color w:val="333333"/>
          <w:shd w:val="clear" w:color="auto" w:fill="FFFFFF"/>
        </w:rPr>
        <w:t xml:space="preserve"> </w:t>
      </w:r>
      <m:oMath>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oMath>
      <w:r w:rsidRPr="00F41C8E">
        <w:rPr>
          <w:rFonts w:ascii="Arial" w:hAnsi="Arial" w:cs="Arial"/>
          <w:color w:val="333333"/>
          <w:shd w:val="clear" w:color="auto" w:fill="FFFFFF"/>
        </w:rPr>
        <w:t xml:space="preserve"> (independent standard fractional Brownian motion)</w:t>
      </w:r>
      <w:r>
        <w:rPr>
          <w:rFonts w:ascii="Arial" w:hAnsi="Arial" w:cs="Arial"/>
          <w:color w:val="333333"/>
          <w:shd w:val="clear" w:color="auto" w:fill="FFFFFF"/>
        </w:rPr>
        <w:t xml:space="preserve">. </w:t>
      </w:r>
      <w:r w:rsidRPr="009A1F29">
        <w:rPr>
          <w:rFonts w:ascii="Arial" w:hAnsi="Arial" w:cs="Arial"/>
          <w:color w:val="333333"/>
          <w:shd w:val="clear" w:color="auto" w:fill="FFFFFF"/>
        </w:rPr>
        <w:t>The subtraction of 1 in the jump process is a convention used to represent the relative change or jump size with respect to the value of the process before the jump occurs.</w:t>
      </w:r>
      <w:r>
        <w:rPr>
          <w:rFonts w:ascii="Arial" w:hAnsi="Arial" w:cs="Arial"/>
          <w:color w:val="333333"/>
          <w:shd w:val="clear" w:color="auto" w:fill="FFFFFF"/>
        </w:rPr>
        <w:t xml:space="preserve"> </w:t>
      </w:r>
      <w:r w:rsidRPr="009A1F29">
        <w:rPr>
          <w:rFonts w:ascii="Arial" w:hAnsi="Arial" w:cs="Arial"/>
          <w:color w:val="333333"/>
          <w:shd w:val="clear" w:color="auto" w:fill="FFFFFF"/>
        </w:rPr>
        <w:t xml:space="preserve">In the context of jump-diffusion models, the jump term is typically expressed as the sum of individual jump sizes, i.e., the magnitude of the jump experienced by the process. The jump size, </w:t>
      </w:r>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bscript"/>
        </w:rPr>
        <w:t>i</w:t>
      </w:r>
      <w:r w:rsidRPr="009A1F29">
        <w:rPr>
          <w:rFonts w:ascii="Arial" w:hAnsi="Arial" w:cs="Arial"/>
          <w:color w:val="333333"/>
          <w:shd w:val="clear" w:color="auto" w:fill="FFFFFF"/>
        </w:rPr>
        <w:t xml:space="preserve">, represents the absolute change in the process value at the </w:t>
      </w:r>
      <w:proofErr w:type="spellStart"/>
      <w:r w:rsidRPr="009A1F29">
        <w:rPr>
          <w:rFonts w:ascii="Arial" w:hAnsi="Arial" w:cs="Arial"/>
          <w:color w:val="333333"/>
          <w:shd w:val="clear" w:color="auto" w:fill="FFFFFF"/>
        </w:rPr>
        <w:t>i-th</w:t>
      </w:r>
      <w:proofErr w:type="spellEnd"/>
      <w:r w:rsidRPr="009A1F29">
        <w:rPr>
          <w:rFonts w:ascii="Arial" w:hAnsi="Arial" w:cs="Arial"/>
          <w:color w:val="333333"/>
          <w:shd w:val="clear" w:color="auto" w:fill="FFFFFF"/>
        </w:rPr>
        <w:t xml:space="preserve"> jump. By subtracting 1 from </w:t>
      </w:r>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bscript"/>
        </w:rPr>
        <w:t>i</w:t>
      </w:r>
      <w:r w:rsidRPr="009A1F29">
        <w:rPr>
          <w:rFonts w:ascii="Arial" w:hAnsi="Arial" w:cs="Arial"/>
          <w:color w:val="333333"/>
          <w:shd w:val="clear" w:color="auto" w:fill="FFFFFF"/>
        </w:rPr>
        <w:t xml:space="preserve">, </w:t>
      </w:r>
      <w:r>
        <w:rPr>
          <w:rFonts w:ascii="Arial" w:hAnsi="Arial" w:cs="Arial"/>
          <w:color w:val="333333"/>
          <w:shd w:val="clear" w:color="auto" w:fill="FFFFFF"/>
        </w:rPr>
        <w:t>one is</w:t>
      </w:r>
      <w:r w:rsidRPr="009A1F29">
        <w:rPr>
          <w:rFonts w:ascii="Arial" w:hAnsi="Arial" w:cs="Arial"/>
          <w:color w:val="333333"/>
          <w:shd w:val="clear" w:color="auto" w:fill="FFFFFF"/>
        </w:rPr>
        <w:t xml:space="preserve"> effectively expressing the relative change or percentage change in the process due to the jump.</w:t>
      </w:r>
      <w:r>
        <w:rPr>
          <w:rFonts w:ascii="Arial" w:hAnsi="Arial" w:cs="Arial"/>
          <w:color w:val="333333"/>
          <w:shd w:val="clear" w:color="auto" w:fill="FFFFFF"/>
        </w:rPr>
        <w:t xml:space="preserve"> </w:t>
      </w:r>
      <w:r w:rsidRPr="00D23302">
        <w:rPr>
          <w:rFonts w:ascii="Arial" w:hAnsi="Arial" w:cs="Arial"/>
          <w:color w:val="333333"/>
          <w:shd w:val="clear" w:color="auto" w:fill="FFFFFF"/>
        </w:rPr>
        <w:t>By expressing the jump size as a relative change, the impact of jumps is effectively scaled based on the current value of the process. It allows for a more interpretable representation of jumps, as they are related to the percentage change rather than absolute changes.</w:t>
      </w:r>
      <w:r>
        <w:rPr>
          <w:rFonts w:ascii="Arial" w:hAnsi="Arial" w:cs="Arial"/>
          <w:color w:val="333333"/>
          <w:shd w:val="clear" w:color="auto" w:fill="FFFFFF"/>
        </w:rPr>
        <w:t xml:space="preserve"> </w:t>
      </w:r>
      <w:r w:rsidRPr="00D23302">
        <w:rPr>
          <w:rFonts w:ascii="Arial" w:hAnsi="Arial" w:cs="Arial"/>
          <w:color w:val="333333"/>
          <w:shd w:val="clear" w:color="auto" w:fill="FFFFFF"/>
        </w:rPr>
        <w:t xml:space="preserve">For example, a jump of </w:t>
      </w:r>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bscript"/>
        </w:rPr>
        <w:t>i</w:t>
      </w:r>
      <w:r w:rsidRPr="00D23302">
        <w:rPr>
          <w:rFonts w:ascii="Arial" w:hAnsi="Arial" w:cs="Arial"/>
          <w:color w:val="333333"/>
          <w:shd w:val="clear" w:color="auto" w:fill="FFFFFF"/>
        </w:rPr>
        <w:t xml:space="preserve"> = 0.01 when the process is at </w:t>
      </w:r>
      <w:r w:rsidRPr="00267FC5">
        <w:rPr>
          <w:rFonts w:ascii="Arial" w:hAnsi="Arial" w:cs="Arial"/>
          <w:i/>
          <w:iCs/>
          <w:color w:val="333333"/>
          <w:shd w:val="clear" w:color="auto" w:fill="FFFFFF"/>
        </w:rPr>
        <w:t xml:space="preserve">Ŝ = 100 </w:t>
      </w:r>
      <w:r w:rsidRPr="00D23302">
        <w:rPr>
          <w:rFonts w:ascii="Arial" w:hAnsi="Arial" w:cs="Arial"/>
          <w:color w:val="333333"/>
          <w:shd w:val="clear" w:color="auto" w:fill="FFFFFF"/>
        </w:rPr>
        <w:t xml:space="preserve">would represent a 1% increase, whereas the same jump with </w:t>
      </w:r>
      <w:r w:rsidRPr="00267FC5">
        <w:rPr>
          <w:rFonts w:ascii="Arial" w:hAnsi="Arial" w:cs="Arial"/>
          <w:i/>
          <w:iCs/>
          <w:color w:val="333333"/>
          <w:shd w:val="clear" w:color="auto" w:fill="FFFFFF"/>
        </w:rPr>
        <w:t>V</w:t>
      </w:r>
      <w:r w:rsidRPr="00267FC5">
        <w:rPr>
          <w:rFonts w:ascii="Arial" w:hAnsi="Arial" w:cs="Arial"/>
          <w:i/>
          <w:iCs/>
          <w:color w:val="333333"/>
          <w:shd w:val="clear" w:color="auto" w:fill="FFFFFF"/>
          <w:vertAlign w:val="subscript"/>
        </w:rPr>
        <w:t xml:space="preserve">i </w:t>
      </w:r>
      <w:r w:rsidRPr="00267FC5">
        <w:rPr>
          <w:rFonts w:ascii="Arial" w:hAnsi="Arial" w:cs="Arial"/>
          <w:i/>
          <w:iCs/>
          <w:color w:val="333333"/>
          <w:shd w:val="clear" w:color="auto" w:fill="FFFFFF"/>
        </w:rPr>
        <w:t>= 1</w:t>
      </w:r>
      <w:r w:rsidRPr="00D23302">
        <w:rPr>
          <w:rFonts w:ascii="Arial" w:hAnsi="Arial" w:cs="Arial"/>
          <w:color w:val="333333"/>
          <w:shd w:val="clear" w:color="auto" w:fill="FFFFFF"/>
        </w:rPr>
        <w:t xml:space="preserve"> when the process is at </w:t>
      </w:r>
      <w:r w:rsidRPr="00267FC5">
        <w:rPr>
          <w:rFonts w:ascii="Arial" w:hAnsi="Arial" w:cs="Arial"/>
          <w:i/>
          <w:iCs/>
          <w:color w:val="333333"/>
          <w:shd w:val="clear" w:color="auto" w:fill="FFFFFF"/>
        </w:rPr>
        <w:t>Ŝ = 10</w:t>
      </w:r>
      <w:r w:rsidRPr="00D23302">
        <w:rPr>
          <w:rFonts w:ascii="Arial" w:hAnsi="Arial" w:cs="Arial"/>
          <w:color w:val="333333"/>
          <w:shd w:val="clear" w:color="auto" w:fill="FFFFFF"/>
        </w:rPr>
        <w:t xml:space="preserve"> would represent a 10% increase. By using the relative change, we </w:t>
      </w:r>
      <w:proofErr w:type="gramStart"/>
      <w:r w:rsidRPr="00D23302">
        <w:rPr>
          <w:rFonts w:ascii="Arial" w:hAnsi="Arial" w:cs="Arial"/>
          <w:color w:val="333333"/>
          <w:shd w:val="clear" w:color="auto" w:fill="FFFFFF"/>
        </w:rPr>
        <w:t>take into account</w:t>
      </w:r>
      <w:proofErr w:type="gramEnd"/>
      <w:r w:rsidRPr="00D23302">
        <w:rPr>
          <w:rFonts w:ascii="Arial" w:hAnsi="Arial" w:cs="Arial"/>
          <w:color w:val="333333"/>
          <w:shd w:val="clear" w:color="auto" w:fill="FFFFFF"/>
        </w:rPr>
        <w:t xml:space="preserve"> the current level of the process, which is often more meaningful in model</w:t>
      </w:r>
      <w:r>
        <w:rPr>
          <w:rFonts w:ascii="Arial" w:hAnsi="Arial" w:cs="Arial"/>
          <w:color w:val="333333"/>
          <w:shd w:val="clear" w:color="auto" w:fill="FFFFFF"/>
        </w:rPr>
        <w:t>l</w:t>
      </w:r>
      <w:r w:rsidRPr="00D23302">
        <w:rPr>
          <w:rFonts w:ascii="Arial" w:hAnsi="Arial" w:cs="Arial"/>
          <w:color w:val="333333"/>
          <w:shd w:val="clear" w:color="auto" w:fill="FFFFFF"/>
        </w:rPr>
        <w:t>ing and risk assessment.</w:t>
      </w:r>
      <w:r>
        <w:rPr>
          <w:rFonts w:ascii="Arial" w:hAnsi="Arial" w:cs="Arial"/>
          <w:color w:val="333333"/>
          <w:shd w:val="clear" w:color="auto" w:fill="FFFFFF"/>
        </w:rPr>
        <w:t xml:space="preserve"> </w:t>
      </w:r>
      <w:r w:rsidRPr="00F41C8E">
        <w:rPr>
          <w:rFonts w:ascii="Arial" w:hAnsi="Arial" w:cs="Arial"/>
          <w:color w:val="333333"/>
          <w:shd w:val="clear" w:color="auto" w:fill="FFFFFF"/>
        </w:rPr>
        <w:t xml:space="preserve">The fuzzy normal distribution is used to describe the fuzziness in the expected return rate and jump magnitudes. The model assumes independence among the sources of randomness and </w:t>
      </w:r>
      <w:r w:rsidRPr="00DD3801">
        <w:rPr>
          <w:rFonts w:ascii="Arial" w:hAnsi="Arial" w:cs="Arial"/>
          <w:color w:val="333333"/>
          <w:shd w:val="clear" w:color="auto" w:fill="FFFFFF"/>
        </w:rPr>
        <w:t xml:space="preserve">fuzziness, including </w:t>
      </w:r>
      <m:oMath>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 xml:space="preserve">, </m:t>
        </m:r>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oMath>
      <w:r w:rsidRPr="00DD3801">
        <w:rPr>
          <w:rFonts w:ascii="Arial" w:hAnsi="Arial" w:cs="Arial"/>
          <w:color w:val="333333"/>
          <w:shd w:val="clear" w:color="auto" w:fill="FFFFFF"/>
        </w:rPr>
        <w:t>, Ñ</w:t>
      </w:r>
      <w:r w:rsidRPr="00DD3801">
        <w:rPr>
          <w:rFonts w:ascii="Arial" w:hAnsi="Arial" w:cs="Arial"/>
          <w:color w:val="333333"/>
          <w:shd w:val="clear" w:color="auto" w:fill="FFFFFF"/>
          <w:vertAlign w:val="subscript"/>
        </w:rPr>
        <w:t>t</w:t>
      </w:r>
      <w:r w:rsidRPr="00DD3801">
        <w:rPr>
          <w:rFonts w:ascii="Arial" w:hAnsi="Arial" w:cs="Arial"/>
          <w:color w:val="333333"/>
          <w:shd w:val="clear" w:color="auto" w:fill="FFFFFF"/>
        </w:rPr>
        <w:t xml:space="preserve">, and </w:t>
      </w:r>
      <w:proofErr w:type="spellStart"/>
      <w:r w:rsidRPr="00DD3801">
        <w:rPr>
          <w:rFonts w:ascii="Arial" w:hAnsi="Arial" w:cs="Arial"/>
          <w:color w:val="333333"/>
          <w:shd w:val="clear" w:color="auto" w:fill="FFFFFF"/>
        </w:rPr>
        <w:t>Ṽ</w:t>
      </w:r>
      <w:r w:rsidRPr="00DD3801">
        <w:rPr>
          <w:rFonts w:ascii="Arial" w:hAnsi="Arial" w:cs="Arial"/>
          <w:color w:val="333333"/>
          <w:shd w:val="clear" w:color="auto" w:fill="FFFFFF"/>
          <w:vertAlign w:val="subscript"/>
        </w:rPr>
        <w:t>i</w:t>
      </w:r>
      <w:proofErr w:type="spellEnd"/>
      <w:r w:rsidRPr="00DD3801">
        <w:rPr>
          <w:rFonts w:ascii="Arial" w:hAnsi="Arial" w:cs="Arial"/>
          <w:color w:val="333333"/>
          <w:shd w:val="clear" w:color="auto" w:fill="FFFFFF"/>
        </w:rPr>
        <w:t xml:space="preserve">. We will now apply </w:t>
      </w:r>
      <w:proofErr w:type="spellStart"/>
      <w:r w:rsidRPr="00DD3801">
        <w:rPr>
          <w:rFonts w:ascii="Arial" w:hAnsi="Arial" w:cs="Arial"/>
          <w:color w:val="333333"/>
          <w:shd w:val="clear" w:color="auto" w:fill="FFFFFF"/>
        </w:rPr>
        <w:t>Itô’s</w:t>
      </w:r>
      <w:proofErr w:type="spellEnd"/>
      <w:r w:rsidRPr="00DD3801">
        <w:rPr>
          <w:rFonts w:ascii="Arial" w:hAnsi="Arial" w:cs="Arial"/>
          <w:color w:val="333333"/>
          <w:shd w:val="clear" w:color="auto" w:fill="FFFFFF"/>
        </w:rPr>
        <w:t xml:space="preserve"> lemma to FFJDM. Let's start by applying </w:t>
      </w:r>
      <w:proofErr w:type="spellStart"/>
      <w:r w:rsidRPr="00DD3801">
        <w:rPr>
          <w:rFonts w:ascii="Arial" w:hAnsi="Arial" w:cs="Arial"/>
          <w:color w:val="333333"/>
          <w:shd w:val="clear" w:color="auto" w:fill="FFFFFF"/>
        </w:rPr>
        <w:t>Itô's</w:t>
      </w:r>
      <w:proofErr w:type="spellEnd"/>
      <w:r w:rsidRPr="00DD3801">
        <w:rPr>
          <w:rFonts w:ascii="Arial" w:hAnsi="Arial" w:cs="Arial"/>
          <w:color w:val="333333"/>
          <w:shd w:val="clear" w:color="auto" w:fill="FFFFFF"/>
        </w:rPr>
        <w:t xml:space="preserve"> lemma to the function </w:t>
      </w:r>
      <w:r w:rsidRPr="00267FC5">
        <w:rPr>
          <w:rFonts w:ascii="Arial" w:hAnsi="Arial" w:cs="Arial"/>
          <w:i/>
          <w:iCs/>
          <w:color w:val="333333"/>
          <w:shd w:val="clear" w:color="auto" w:fill="FFFFFF"/>
        </w:rPr>
        <w:t>f(Ŝ)</w:t>
      </w:r>
      <w:r>
        <w:rPr>
          <w:rFonts w:ascii="Arial" w:hAnsi="Arial" w:cs="Arial"/>
          <w:color w:val="333333"/>
          <w:shd w:val="clear" w:color="auto" w:fill="FFFFFF"/>
        </w:rPr>
        <w:t>. If we make a Taylor expansion and ignore (</w:t>
      </w:r>
      <w:r w:rsidRPr="00267FC5">
        <w:rPr>
          <w:rFonts w:ascii="Arial" w:hAnsi="Arial" w:cs="Arial"/>
          <w:i/>
          <w:iCs/>
          <w:color w:val="333333"/>
          <w:shd w:val="clear" w:color="auto" w:fill="FFFFFF"/>
        </w:rPr>
        <w:t>dt</w:t>
      </w:r>
      <w:r>
        <w:rPr>
          <w:rFonts w:ascii="Arial" w:hAnsi="Arial" w:cs="Arial"/>
          <w:color w:val="333333"/>
          <w:shd w:val="clear" w:color="auto" w:fill="FFFFFF"/>
        </w:rPr>
        <w:t>)</w:t>
      </w:r>
      <w:r>
        <w:rPr>
          <w:rFonts w:ascii="Arial" w:hAnsi="Arial" w:cs="Arial"/>
          <w:color w:val="333333"/>
          <w:shd w:val="clear" w:color="auto" w:fill="FFFFFF"/>
          <w:vertAlign w:val="superscript"/>
        </w:rPr>
        <w:t>2</w:t>
      </w:r>
      <w:r>
        <w:rPr>
          <w:rFonts w:ascii="Arial" w:hAnsi="Arial" w:cs="Arial"/>
          <w:color w:val="333333"/>
          <w:shd w:val="clear" w:color="auto" w:fill="FFFFFF"/>
        </w:rPr>
        <w:t xml:space="preserve"> and </w:t>
      </w:r>
      <w:proofErr w:type="spellStart"/>
      <w:r w:rsidRPr="00267FC5">
        <w:rPr>
          <w:rFonts w:ascii="Arial" w:hAnsi="Arial" w:cs="Arial"/>
          <w:i/>
          <w:iCs/>
          <w:color w:val="333333"/>
          <w:shd w:val="clear" w:color="auto" w:fill="FFFFFF"/>
        </w:rPr>
        <w:t>dtdx</w:t>
      </w:r>
      <w:proofErr w:type="spellEnd"/>
      <w:r>
        <w:rPr>
          <w:rFonts w:ascii="Arial" w:hAnsi="Arial" w:cs="Arial"/>
          <w:color w:val="333333"/>
          <w:shd w:val="clear" w:color="auto" w:fill="FFFFFF"/>
        </w:rPr>
        <w:t xml:space="preserve"> because they are negligible compared to the dt-term, then: </w:t>
      </w:r>
    </w:p>
    <w:p w14:paraId="08186B0B" w14:textId="77777777" w:rsidR="008D1943" w:rsidRDefault="008D1943" w:rsidP="008D1943">
      <w:pPr>
        <w:spacing w:line="360" w:lineRule="auto"/>
        <w:jc w:val="both"/>
        <w:rPr>
          <w:rFonts w:ascii="Arial" w:hAnsi="Arial" w:cs="Arial"/>
        </w:rPr>
      </w:pPr>
      <m:oMathPara>
        <m:oMath>
          <m:r>
            <w:rPr>
              <w:rFonts w:ascii="Cambria Math" w:hAnsi="Cambria Math"/>
            </w:rPr>
            <w:lastRenderedPageBreak/>
            <m:t>df = (∂f/∂t) dt + (∂f/∂Ŝ) dŜ + (1/2)(</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(dŜ)</m:t>
              </m:r>
            </m:e>
            <m:sup>
              <m:r>
                <w:rPr>
                  <w:rFonts w:ascii="Cambria Math" w:hAnsi="Cambria Math"/>
                </w:rPr>
                <m:t>2</m:t>
              </m:r>
            </m:sup>
          </m:sSup>
          <m:r>
            <w:rPr>
              <w:rFonts w:ascii="Cambria Math" w:hAnsi="Cambria Math"/>
            </w:rPr>
            <m:t>.</m:t>
          </m:r>
        </m:oMath>
      </m:oMathPara>
    </w:p>
    <w:p w14:paraId="2BCF3088" w14:textId="77777777" w:rsidR="008D1943" w:rsidRPr="00DD3801" w:rsidRDefault="008D1943" w:rsidP="008D1943">
      <w:pPr>
        <w:spacing w:line="360" w:lineRule="auto"/>
        <w:ind w:firstLine="720"/>
        <w:jc w:val="both"/>
        <w:rPr>
          <w:rFonts w:ascii="Arial" w:hAnsi="Arial" w:cs="Arial"/>
          <w:color w:val="333333"/>
          <w:shd w:val="clear" w:color="auto" w:fill="FFFFFF"/>
        </w:rPr>
      </w:pPr>
      <w:r w:rsidRPr="00DD3801">
        <w:rPr>
          <w:rFonts w:ascii="Arial" w:hAnsi="Arial" w:cs="Arial"/>
          <w:color w:val="333333"/>
          <w:shd w:val="clear" w:color="auto" w:fill="FFFFFF"/>
        </w:rPr>
        <w:t>The first term (</w:t>
      </w:r>
      <w:r w:rsidRPr="00267FC5">
        <w:rPr>
          <w:rFonts w:ascii="Arial" w:hAnsi="Arial" w:cs="Arial"/>
          <w:i/>
          <w:iCs/>
          <w:color w:val="333333"/>
          <w:shd w:val="clear" w:color="auto" w:fill="FFFFFF"/>
        </w:rPr>
        <w:t>∂f/∂t</w:t>
      </w:r>
      <w:r w:rsidRPr="00DD3801">
        <w:rPr>
          <w:rFonts w:ascii="Arial" w:hAnsi="Arial" w:cs="Arial"/>
          <w:color w:val="333333"/>
          <w:shd w:val="clear" w:color="auto" w:fill="FFFFFF"/>
        </w:rPr>
        <w:t xml:space="preserve">) </w:t>
      </w:r>
      <w:r w:rsidRPr="00267FC5">
        <w:rPr>
          <w:rFonts w:ascii="Arial" w:hAnsi="Arial" w:cs="Arial"/>
          <w:i/>
          <w:iCs/>
          <w:color w:val="333333"/>
          <w:shd w:val="clear" w:color="auto" w:fill="FFFFFF"/>
        </w:rPr>
        <w:t>dt</w:t>
      </w:r>
      <w:r w:rsidRPr="00DD3801">
        <w:rPr>
          <w:rFonts w:ascii="Arial" w:hAnsi="Arial" w:cs="Arial"/>
          <w:color w:val="333333"/>
          <w:shd w:val="clear" w:color="auto" w:fill="FFFFFF"/>
        </w:rPr>
        <w:t xml:space="preserve"> is zero as f does not have an explicit time dependence. The second term (</w:t>
      </w:r>
      <w:r w:rsidRPr="00267FC5">
        <w:rPr>
          <w:rFonts w:ascii="Arial" w:hAnsi="Arial" w:cs="Arial"/>
          <w:i/>
          <w:iCs/>
          <w:color w:val="333333"/>
          <w:shd w:val="clear" w:color="auto" w:fill="FFFFFF"/>
        </w:rPr>
        <w:t>∂f/∂Ŝ</w:t>
      </w:r>
      <w:r w:rsidRPr="00DD3801">
        <w:rPr>
          <w:rFonts w:ascii="Arial" w:hAnsi="Arial" w:cs="Arial"/>
          <w:color w:val="333333"/>
          <w:shd w:val="clear" w:color="auto" w:fill="FFFFFF"/>
        </w:rPr>
        <w:t xml:space="preserve">) </w:t>
      </w:r>
      <w:proofErr w:type="spellStart"/>
      <w:r w:rsidRPr="00267FC5">
        <w:rPr>
          <w:rFonts w:ascii="Arial" w:hAnsi="Arial" w:cs="Arial"/>
          <w:i/>
          <w:iCs/>
          <w:color w:val="333333"/>
          <w:shd w:val="clear" w:color="auto" w:fill="FFFFFF"/>
        </w:rPr>
        <w:t>dS</w:t>
      </w:r>
      <w:proofErr w:type="spellEnd"/>
      <w:r w:rsidRPr="00267FC5">
        <w:rPr>
          <w:rFonts w:ascii="Arial" w:hAnsi="Arial" w:cs="Arial"/>
          <w:i/>
          <w:iCs/>
          <w:color w:val="333333"/>
          <w:shd w:val="clear" w:color="auto" w:fill="FFFFFF"/>
        </w:rPr>
        <w:t xml:space="preserve">̂ </w:t>
      </w:r>
      <w:r w:rsidRPr="00DD3801">
        <w:rPr>
          <w:rFonts w:ascii="Arial" w:hAnsi="Arial" w:cs="Arial"/>
          <w:color w:val="333333"/>
          <w:shd w:val="clear" w:color="auto" w:fill="FFFFFF"/>
        </w:rPr>
        <w:t xml:space="preserve">can be computed by taking the derivative of </w:t>
      </w:r>
      <w:r w:rsidRPr="00267FC5">
        <w:rPr>
          <w:rFonts w:ascii="Arial" w:hAnsi="Arial" w:cs="Arial"/>
          <w:i/>
          <w:iCs/>
          <w:color w:val="333333"/>
          <w:shd w:val="clear" w:color="auto" w:fill="FFFFFF"/>
        </w:rPr>
        <w:t xml:space="preserve">f(Ŝ) = </w:t>
      </w:r>
      <w:proofErr w:type="gramStart"/>
      <w:r w:rsidRPr="00267FC5">
        <w:rPr>
          <w:rFonts w:ascii="Arial" w:hAnsi="Arial" w:cs="Arial"/>
          <w:i/>
          <w:iCs/>
          <w:color w:val="333333"/>
          <w:shd w:val="clear" w:color="auto" w:fill="FFFFFF"/>
        </w:rPr>
        <w:t>ln(</w:t>
      </w:r>
      <w:proofErr w:type="gramEnd"/>
      <w:r w:rsidRPr="00267FC5">
        <w:rPr>
          <w:rFonts w:ascii="Arial" w:hAnsi="Arial" w:cs="Arial"/>
          <w:i/>
          <w:iCs/>
          <w:color w:val="333333"/>
          <w:shd w:val="clear" w:color="auto" w:fill="FFFFFF"/>
        </w:rPr>
        <w:t>Ŝ)</w:t>
      </w:r>
      <w:r w:rsidRPr="00DD3801">
        <w:rPr>
          <w:rFonts w:ascii="Arial" w:hAnsi="Arial" w:cs="Arial"/>
          <w:color w:val="333333"/>
          <w:shd w:val="clear" w:color="auto" w:fill="FFFFFF"/>
        </w:rPr>
        <w:t xml:space="preserve"> with respect to </w:t>
      </w:r>
      <w:r w:rsidRPr="00267FC5">
        <w:rPr>
          <w:rFonts w:ascii="Arial" w:hAnsi="Arial" w:cs="Arial"/>
          <w:i/>
          <w:iCs/>
          <w:color w:val="333333"/>
          <w:shd w:val="clear" w:color="auto" w:fill="FFFFFF"/>
        </w:rPr>
        <w:t>Ŝ</w:t>
      </w:r>
      <w:r w:rsidRPr="00DD3801">
        <w:rPr>
          <w:rFonts w:ascii="Arial" w:hAnsi="Arial" w:cs="Arial"/>
          <w:color w:val="333333"/>
          <w:shd w:val="clear" w:color="auto" w:fill="FFFFFF"/>
        </w:rPr>
        <w:t xml:space="preserve">: </w:t>
      </w:r>
      <w:r w:rsidRPr="00267FC5">
        <w:rPr>
          <w:rFonts w:ascii="Arial" w:hAnsi="Arial" w:cs="Arial"/>
          <w:i/>
          <w:iCs/>
          <w:color w:val="333333"/>
          <w:shd w:val="clear" w:color="auto" w:fill="FFFFFF"/>
        </w:rPr>
        <w:t>∂f/∂Ŝ = 1/Ŝ</w:t>
      </w:r>
      <w:r w:rsidRPr="00DD3801">
        <w:rPr>
          <w:rFonts w:ascii="Arial" w:hAnsi="Arial" w:cs="Arial"/>
          <w:color w:val="333333"/>
          <w:shd w:val="clear" w:color="auto" w:fill="FFFFFF"/>
        </w:rPr>
        <w:t xml:space="preserve">. Multiplying this by </w:t>
      </w:r>
      <w:proofErr w:type="spellStart"/>
      <w:r w:rsidRPr="00267FC5">
        <w:rPr>
          <w:rFonts w:ascii="Arial" w:hAnsi="Arial" w:cs="Arial"/>
          <w:i/>
          <w:iCs/>
          <w:color w:val="333333"/>
          <w:shd w:val="clear" w:color="auto" w:fill="FFFFFF"/>
        </w:rPr>
        <w:t>dS</w:t>
      </w:r>
      <w:proofErr w:type="spellEnd"/>
      <w:r w:rsidRPr="00267FC5">
        <w:rPr>
          <w:rFonts w:ascii="Arial" w:hAnsi="Arial" w:cs="Arial"/>
          <w:i/>
          <w:iCs/>
          <w:color w:val="333333"/>
          <w:shd w:val="clear" w:color="auto" w:fill="FFFFFF"/>
        </w:rPr>
        <w:t>̂</w:t>
      </w:r>
      <w:r w:rsidRPr="00DD3801">
        <w:rPr>
          <w:rFonts w:ascii="Arial" w:hAnsi="Arial" w:cs="Arial"/>
          <w:color w:val="333333"/>
          <w:shd w:val="clear" w:color="auto" w:fill="FFFFFF"/>
        </w:rPr>
        <w:t>, we obtain: (</w:t>
      </w:r>
      <w:r w:rsidRPr="00267FC5">
        <w:rPr>
          <w:rFonts w:ascii="Arial" w:hAnsi="Arial" w:cs="Arial"/>
          <w:i/>
          <w:iCs/>
          <w:color w:val="333333"/>
          <w:shd w:val="clear" w:color="auto" w:fill="FFFFFF"/>
        </w:rPr>
        <w:t>∂f/∂Ŝ</w:t>
      </w:r>
      <w:r w:rsidRPr="00DD3801">
        <w:rPr>
          <w:rFonts w:ascii="Arial" w:hAnsi="Arial" w:cs="Arial"/>
          <w:color w:val="333333"/>
          <w:shd w:val="clear" w:color="auto" w:fill="FFFFFF"/>
        </w:rPr>
        <w:t xml:space="preserve">) </w:t>
      </w:r>
      <w:proofErr w:type="spellStart"/>
      <w:r w:rsidRPr="00267FC5">
        <w:rPr>
          <w:rFonts w:ascii="Arial" w:hAnsi="Arial" w:cs="Arial"/>
          <w:i/>
          <w:iCs/>
          <w:color w:val="333333"/>
          <w:shd w:val="clear" w:color="auto" w:fill="FFFFFF"/>
        </w:rPr>
        <w:t>dS</w:t>
      </w:r>
      <w:proofErr w:type="spellEnd"/>
      <w:r w:rsidRPr="00267FC5">
        <w:rPr>
          <w:rFonts w:ascii="Arial" w:hAnsi="Arial" w:cs="Arial"/>
          <w:i/>
          <w:iCs/>
          <w:color w:val="333333"/>
          <w:shd w:val="clear" w:color="auto" w:fill="FFFFFF"/>
        </w:rPr>
        <w:t>̂</w:t>
      </w:r>
      <w:r w:rsidRPr="00DD3801">
        <w:rPr>
          <w:rFonts w:ascii="Arial" w:hAnsi="Arial" w:cs="Arial"/>
          <w:color w:val="333333"/>
          <w:shd w:val="clear" w:color="auto" w:fill="FFFFFF"/>
        </w:rPr>
        <w:t xml:space="preserve"> = (</w:t>
      </w:r>
      <w:r w:rsidRPr="00267FC5">
        <w:rPr>
          <w:rFonts w:ascii="Arial" w:hAnsi="Arial" w:cs="Arial"/>
          <w:i/>
          <w:iCs/>
          <w:color w:val="333333"/>
          <w:shd w:val="clear" w:color="auto" w:fill="FFFFFF"/>
        </w:rPr>
        <w:t>1/Ŝ</w:t>
      </w:r>
      <w:r w:rsidRPr="00DD3801">
        <w:rPr>
          <w:rFonts w:ascii="Arial" w:hAnsi="Arial" w:cs="Arial"/>
          <w:color w:val="333333"/>
          <w:shd w:val="clear" w:color="auto" w:fill="FFFFFF"/>
        </w:rPr>
        <w:t xml:space="preserve">) </w:t>
      </w:r>
      <w:proofErr w:type="spellStart"/>
      <w:r w:rsidRPr="00267FC5">
        <w:rPr>
          <w:rFonts w:ascii="Arial" w:hAnsi="Arial" w:cs="Arial"/>
          <w:i/>
          <w:iCs/>
          <w:color w:val="333333"/>
          <w:shd w:val="clear" w:color="auto" w:fill="FFFFFF"/>
        </w:rPr>
        <w:t>dS</w:t>
      </w:r>
      <w:proofErr w:type="spellEnd"/>
      <w:r w:rsidRPr="00267FC5">
        <w:rPr>
          <w:rFonts w:ascii="Arial" w:hAnsi="Arial" w:cs="Arial"/>
          <w:i/>
          <w:iCs/>
          <w:color w:val="333333"/>
          <w:shd w:val="clear" w:color="auto" w:fill="FFFFFF"/>
        </w:rPr>
        <w:t>̂</w:t>
      </w:r>
      <w:r w:rsidRPr="00DD3801">
        <w:rPr>
          <w:rFonts w:ascii="Arial" w:hAnsi="Arial" w:cs="Arial"/>
          <w:color w:val="333333"/>
          <w:shd w:val="clear" w:color="auto" w:fill="FFFFFF"/>
        </w:rPr>
        <w:t>. Now, let's consider the third term. Since (</w:t>
      </w:r>
      <w:proofErr w:type="spellStart"/>
      <w:r w:rsidRPr="00267FC5">
        <w:rPr>
          <w:rFonts w:ascii="Arial" w:hAnsi="Arial" w:cs="Arial"/>
          <w:i/>
          <w:iCs/>
          <w:color w:val="333333"/>
          <w:shd w:val="clear" w:color="auto" w:fill="FFFFFF"/>
        </w:rPr>
        <w:t>dS</w:t>
      </w:r>
      <w:proofErr w:type="spellEnd"/>
      <w:r w:rsidRPr="00267FC5">
        <w:rPr>
          <w:rFonts w:ascii="Arial" w:hAnsi="Arial" w:cs="Arial"/>
          <w:i/>
          <w:iCs/>
          <w:color w:val="333333"/>
          <w:shd w:val="clear" w:color="auto" w:fill="FFFFFF"/>
        </w:rPr>
        <w:t>̂</w:t>
      </w:r>
      <w:r w:rsidRPr="00DD3801">
        <w:rPr>
          <w:rFonts w:ascii="Arial" w:hAnsi="Arial" w:cs="Arial"/>
          <w:color w:val="333333"/>
          <w:shd w:val="clear" w:color="auto" w:fill="FFFFFF"/>
        </w:rPr>
        <w:t>)</w:t>
      </w:r>
      <w:r w:rsidRPr="00DD3801">
        <w:rPr>
          <w:rFonts w:ascii="Arial" w:hAnsi="Arial" w:cs="Arial"/>
          <w:color w:val="333333"/>
          <w:shd w:val="clear" w:color="auto" w:fill="FFFFFF"/>
          <w:vertAlign w:val="superscript"/>
        </w:rPr>
        <w:t>2</w:t>
      </w:r>
      <w:r w:rsidRPr="00DD3801">
        <w:rPr>
          <w:rFonts w:ascii="Arial" w:hAnsi="Arial" w:cs="Arial"/>
          <w:color w:val="333333"/>
          <w:shd w:val="clear" w:color="auto" w:fill="FFFFFF"/>
        </w:rPr>
        <w:t xml:space="preserve"> = 0 (as </w:t>
      </w:r>
      <w:proofErr w:type="spellStart"/>
      <w:r w:rsidRPr="00267FC5">
        <w:rPr>
          <w:rFonts w:ascii="Arial" w:hAnsi="Arial" w:cs="Arial"/>
          <w:i/>
          <w:iCs/>
          <w:color w:val="333333"/>
          <w:shd w:val="clear" w:color="auto" w:fill="FFFFFF"/>
        </w:rPr>
        <w:t>dS</w:t>
      </w:r>
      <w:proofErr w:type="spellEnd"/>
      <w:r w:rsidRPr="00267FC5">
        <w:rPr>
          <w:rFonts w:ascii="Arial" w:hAnsi="Arial" w:cs="Arial"/>
          <w:i/>
          <w:iCs/>
          <w:color w:val="333333"/>
          <w:shd w:val="clear" w:color="auto" w:fill="FFFFFF"/>
        </w:rPr>
        <w:t>̂</w:t>
      </w:r>
      <w:r w:rsidRPr="00DD3801">
        <w:rPr>
          <w:rFonts w:ascii="Arial" w:hAnsi="Arial" w:cs="Arial"/>
          <w:color w:val="333333"/>
          <w:shd w:val="clear" w:color="auto" w:fill="FFFFFF"/>
        </w:rPr>
        <w:t xml:space="preserve"> is a differential form), this term can be ignored. Now, substitute the given expression </w:t>
      </w:r>
      <w:proofErr w:type="spellStart"/>
      <w:r w:rsidRPr="00DD3801">
        <w:rPr>
          <w:rFonts w:ascii="Arial" w:hAnsi="Arial" w:cs="Arial"/>
          <w:color w:val="333333"/>
          <w:shd w:val="clear" w:color="auto" w:fill="FFFFFF"/>
        </w:rPr>
        <w:t>for</w:t>
      </w:r>
      <w:r>
        <w:rPr>
          <w:rFonts w:ascii="Arial" w:hAnsi="Arial" w:cs="Arial"/>
          <w:color w:val="333333"/>
          <w:shd w:val="clear" w:color="auto" w:fill="FFFFFF"/>
        </w:rPr>
        <w:t xml:space="preserve"> </w:t>
      </w:r>
      <w:r w:rsidRPr="00267FC5">
        <w:rPr>
          <w:rFonts w:ascii="Arial" w:hAnsi="Arial" w:cs="Arial"/>
          <w:i/>
          <w:iCs/>
          <w:color w:val="333333"/>
          <w:shd w:val="clear" w:color="auto" w:fill="FFFFFF"/>
        </w:rPr>
        <w:t>dS</w:t>
      </w:r>
      <w:proofErr w:type="spellEnd"/>
      <w:r w:rsidRPr="00267FC5">
        <w:rPr>
          <w:rFonts w:ascii="Arial" w:hAnsi="Arial" w:cs="Arial"/>
          <w:i/>
          <w:iCs/>
          <w:color w:val="333333"/>
          <w:shd w:val="clear" w:color="auto" w:fill="FFFFFF"/>
        </w:rPr>
        <w:t>̂</w:t>
      </w:r>
      <w:r w:rsidRPr="00DD3801">
        <w:rPr>
          <w:rFonts w:ascii="Arial" w:hAnsi="Arial" w:cs="Arial"/>
          <w:color w:val="333333"/>
          <w:shd w:val="clear" w:color="auto" w:fill="FFFFFF"/>
        </w:rPr>
        <w:t>:</w:t>
      </w:r>
      <w:r>
        <w:rPr>
          <w:rFonts w:ascii="Arial" w:hAnsi="Arial" w:cs="Arial"/>
          <w:color w:val="333333"/>
          <w:shd w:val="clear" w:color="auto" w:fill="FFFFFF"/>
        </w:rPr>
        <w:t xml:space="preserve">  </w:t>
      </w:r>
      <m:oMath>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dS</m:t>
            </m:r>
          </m:e>
        </m:acc>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m:t>
            </m:r>
          </m:e>
        </m:acc>
        <m:r>
          <m:rPr>
            <m:sty m:val="p"/>
          </m:rPr>
          <w:rPr>
            <w:rFonts w:ascii="Cambria Math" w:hAnsi="Cambria Math" w:cs="Arial"/>
            <w:color w:val="333333"/>
            <w:shd w:val="clear" w:color="auto" w:fill="FFFFFF"/>
          </w:rPr>
          <m:t xml:space="preserve"> = </m:t>
        </m:r>
        <m: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dt</m:t>
        </m:r>
        <m:r>
          <m:rPr>
            <m:sty m:val="p"/>
          </m:rPr>
          <w:rPr>
            <w:rFonts w:ascii="Cambria Math" w:hAnsi="Cambria Math" w:cs="Arial"/>
            <w:color w:val="333333"/>
            <w:shd w:val="clear" w:color="auto" w:fill="FFFFFF"/>
          </w:rPr>
          <m:t xml:space="preserve"> + </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d</m:t>
        </m:r>
        <m:d>
          <m:dPr>
            <m:ctrlPr>
              <w:rPr>
                <w:rFonts w:ascii="Cambria Math" w:hAnsi="Cambria Math" w:cs="Arial"/>
                <w:color w:val="333333"/>
                <w:shd w:val="clear" w:color="auto" w:fill="FFFFFF"/>
              </w:rPr>
            </m:ctrlPr>
          </m:dPr>
          <m:e>
            <m:nary>
              <m:naryPr>
                <m:chr m:val="∑"/>
                <m:limLoc m:val="undOvr"/>
                <m:ctrlPr>
                  <w:rPr>
                    <w:rFonts w:ascii="Cambria Math" w:eastAsiaTheme="minorEastAsia" w:hAnsi="Cambria Math" w:cs="Arial"/>
                    <w:color w:val="333333"/>
                    <w:shd w:val="clear" w:color="auto" w:fill="FFFFFF"/>
                    <w:lang w:val="en-US" w:eastAsia="en-US"/>
                  </w:rPr>
                </m:ctrlPr>
              </m:naryPr>
              <m:sub>
                <m:r>
                  <m:rPr>
                    <m:sty m:val="p"/>
                  </m:rPr>
                  <w:rPr>
                    <w:rFonts w:ascii="Cambria Math" w:hAnsi="Cambria Math" w:cs="Arial"/>
                    <w:color w:val="333333"/>
                    <w:shd w:val="clear" w:color="auto" w:fill="FFFFFF"/>
                  </w:rPr>
                  <m:t>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d>
                  <m:dPr>
                    <m:ctrlPr>
                      <w:rPr>
                        <w:rFonts w:ascii="Cambria Math" w:hAnsi="Cambria Math" w:cs="Arial"/>
                        <w:color w:val="333333"/>
                        <w:shd w:val="clear" w:color="auto" w:fill="FFFFFF"/>
                      </w:rPr>
                    </m:ctrlPr>
                  </m:dPr>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r>
                      <m:rPr>
                        <m:sty m:val="p"/>
                      </m:rPr>
                      <w:rPr>
                        <w:rFonts w:ascii="Cambria Math" w:hAnsi="Cambria Math" w:cs="Arial"/>
                        <w:color w:val="333333"/>
                        <w:shd w:val="clear" w:color="auto" w:fill="FFFFFF"/>
                      </w:rPr>
                      <m:t>-1</m:t>
                    </m:r>
                  </m:e>
                </m:d>
              </m:e>
            </m:nary>
          </m:e>
        </m:d>
        <m:r>
          <m:rPr>
            <m:sty m:val="p"/>
          </m:rPr>
          <w:rPr>
            <w:rFonts w:ascii="Cambria Math" w:hAnsi="Cambria Math" w:cs="Arial"/>
            <w:color w:val="333333"/>
            <w:shd w:val="clear" w:color="auto" w:fill="FFFFFF"/>
          </w:rPr>
          <m:t>)</m:t>
        </m:r>
      </m:oMath>
      <w:r>
        <w:rPr>
          <w:rFonts w:ascii="Arial" w:hAnsi="Arial" w:cs="Arial"/>
          <w:color w:val="333333"/>
          <w:shd w:val="clear" w:color="auto" w:fill="FFFFFF"/>
        </w:rPr>
        <w:t xml:space="preserve">. </w:t>
      </w:r>
      <w:r w:rsidRPr="00DD3801">
        <w:rPr>
          <w:rFonts w:ascii="Arial" w:hAnsi="Arial" w:cs="Arial"/>
          <w:color w:val="333333"/>
          <w:shd w:val="clear" w:color="auto" w:fill="FFFFFF"/>
        </w:rPr>
        <w:t>Expanding this expression, we have:</w:t>
      </w:r>
    </w:p>
    <w:p w14:paraId="46859956" w14:textId="77777777" w:rsidR="008D1943" w:rsidRPr="00DD3801" w:rsidRDefault="00000000" w:rsidP="008D1943">
      <w:pPr>
        <w:spacing w:line="360" w:lineRule="auto"/>
        <w:jc w:val="both"/>
        <w:rPr>
          <w:rFonts w:ascii="Arial" w:hAnsi="Arial" w:cs="Arial"/>
          <w:color w:val="333333"/>
          <w:shd w:val="clear" w:color="auto" w:fill="FFFFFF"/>
        </w:rPr>
      </w:pPr>
      <m:oMathPara>
        <m:oMath>
          <m:acc>
            <m:accPr>
              <m:ctrlPr>
                <w:rPr>
                  <w:rFonts w:ascii="Cambria Math" w:hAnsi="Cambria Math"/>
                </w:rPr>
              </m:ctrlPr>
            </m:accPr>
            <m:e>
              <m:r>
                <m:rPr>
                  <m:sty m:val="p"/>
                </m:rPr>
                <w:rPr>
                  <w:rFonts w:ascii="Cambria Math" w:hAnsi="Cambria Math"/>
                </w:rPr>
                <m:t>dS</m:t>
              </m:r>
            </m:e>
          </m:acc>
          <m:r>
            <m:rPr>
              <m:sty m:val="p"/>
            </m:rPr>
            <w:rPr>
              <w:rFonts w:ascii="Cambria Math" w:hAnsi="Cambria Math"/>
            </w:rPr>
            <m:t>/</m:t>
          </m:r>
          <m:acc>
            <m:accPr>
              <m:ctrlPr>
                <w:rPr>
                  <w:rFonts w:ascii="Cambria Math" w:hAnsi="Cambria Math"/>
                </w:rPr>
              </m:ctrlPr>
            </m:accPr>
            <m:e>
              <m:r>
                <m:rPr>
                  <m:sty m:val="p"/>
                </m:rPr>
                <w:rPr>
                  <w:rFonts w:ascii="Cambria Math" w:hAnsi="Cambria Math"/>
                </w:rPr>
                <m:t>S</m:t>
              </m:r>
            </m:e>
          </m:acc>
          <m:r>
            <m:rPr>
              <m:sty m:val="p"/>
            </m:rPr>
            <w:rPr>
              <w:rFonts w:ascii="Cambria Math" w:hAnsi="Cambria Math"/>
            </w:rPr>
            <m:t xml:space="preserve"> = </m:t>
          </m:r>
          <m:acc>
            <m:accPr>
              <m:ctrlPr>
                <w:rPr>
                  <w:rFonts w:ascii="Cambria Math" w:hAnsi="Cambria Math"/>
                </w:rPr>
              </m:ctrlPr>
            </m:accPr>
            <m:e>
              <m:r>
                <m:rPr>
                  <m:sty m:val="p"/>
                </m:rPr>
                <w:rPr>
                  <w:rFonts w:ascii="Cambria Math" w:hAnsi="Cambria Math"/>
                </w:rPr>
                <m:t>μ</m:t>
              </m:r>
            </m:e>
          </m:acc>
          <m:r>
            <w:rPr>
              <w:rFonts w:ascii="Cambria Math" w:hAnsi="Cambria Math"/>
            </w:rPr>
            <m:t>dt</m:t>
          </m:r>
          <m:r>
            <m:rPr>
              <m:sty m:val="p"/>
            </m:rPr>
            <w:rPr>
              <w:rFonts w:ascii="Cambria Math" w:hAnsi="Cambria Math"/>
            </w:rPr>
            <m:t xml:space="preserve"> + </m:t>
          </m:r>
          <m:acc>
            <m:accPr>
              <m:ctrlPr>
                <w:rPr>
                  <w:rFonts w:ascii="Cambria Math" w:hAnsi="Cambria Math"/>
                </w:rPr>
              </m:ctrlPr>
            </m:accPr>
            <m:e>
              <m:r>
                <w:rPr>
                  <w:rFonts w:ascii="Cambria Math" w:hAnsi="Cambria Math"/>
                </w:rPr>
                <m:t>σ</m:t>
              </m:r>
            </m:e>
          </m:acc>
          <m: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acc>
            <m:accPr>
              <m:ctrlPr>
                <w:rPr>
                  <w:rFonts w:ascii="Cambria Math" w:hAnsi="Cambria Math"/>
                </w:rPr>
              </m:ctrlPr>
            </m:accPr>
            <m:e>
              <m:r>
                <w:rPr>
                  <w:rFonts w:ascii="Cambria Math" w:hAnsi="Cambria Math"/>
                </w:rPr>
                <m:t>σ</m:t>
              </m:r>
            </m:e>
          </m:acc>
          <m:r>
            <w:rPr>
              <w:rFonts w:ascii="Cambria Math" w:hAnsi="Cambria Math"/>
            </w:rPr>
            <m:t>d</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H</m:t>
              </m:r>
            </m:sup>
          </m:sSubSup>
          <m:r>
            <m:rPr>
              <m:sty m:val="p"/>
            </m:rPr>
            <w:rPr>
              <w:rFonts w:ascii="Cambria Math" w:hAnsi="Cambria Math"/>
            </w:rPr>
            <m:t>+</m:t>
          </m:r>
          <m:r>
            <w:rPr>
              <w:rFonts w:ascii="Cambria Math" w:hAnsi="Cambria Math"/>
            </w:rPr>
            <m:t>d</m:t>
          </m:r>
          <m:d>
            <m:dPr>
              <m:ctrlPr>
                <w:rPr>
                  <w:rFonts w:ascii="Cambria Math" w:hAnsi="Cambria Math"/>
                </w:rPr>
              </m:ctrlPr>
            </m:dPr>
            <m:e>
              <m:nary>
                <m:naryPr>
                  <m:chr m:val="∑"/>
                  <m:limLoc m:val="undOvr"/>
                  <m:ctrlPr>
                    <w:rPr>
                      <w:rFonts w:ascii="Cambria Math" w:hAnsi="Cambria Math"/>
                    </w:rPr>
                  </m:ctrlPr>
                </m:naryPr>
                <m:sub>
                  <m:r>
                    <m:rPr>
                      <m:sty m:val="p"/>
                    </m:rPr>
                    <w:rPr>
                      <w:rFonts w:ascii="Cambria Math" w:hAnsi="Cambria Math"/>
                    </w:rPr>
                    <m:t>1</m:t>
                  </m:r>
                </m:sub>
                <m:sup>
                  <m:acc>
                    <m:accPr>
                      <m:ctrlPr>
                        <w:rPr>
                          <w:rFonts w:ascii="Cambria Math" w:hAnsi="Cambria Math"/>
                        </w:rPr>
                      </m:ctrlPr>
                    </m:accPr>
                    <m:e>
                      <m:r>
                        <w:rPr>
                          <w:rFonts w:ascii="Cambria Math" w:hAnsi="Cambria Math"/>
                        </w:rPr>
                        <m:t>N</m:t>
                      </m:r>
                    </m:e>
                  </m:acc>
                </m:sup>
                <m:e>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i</m:t>
                              </m:r>
                            </m:sub>
                          </m:sSub>
                        </m:e>
                      </m:acc>
                      <m:r>
                        <m:rPr>
                          <m:sty m:val="p"/>
                        </m:rPr>
                        <w:rPr>
                          <w:rFonts w:ascii="Cambria Math" w:hAnsi="Cambria Math"/>
                        </w:rPr>
                        <m:t>-1</m:t>
                      </m:r>
                    </m:e>
                  </m:d>
                </m:e>
              </m:nary>
            </m:e>
          </m:d>
        </m:oMath>
      </m:oMathPara>
    </w:p>
    <w:p w14:paraId="0E586079"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Integrate both sides of the expression we obtain:</w:t>
      </w:r>
    </w:p>
    <w:p w14:paraId="6F79A878" w14:textId="77777777" w:rsidR="008D1943" w:rsidRPr="00DD3801" w:rsidRDefault="008D1943" w:rsidP="008D1943">
      <w:pPr>
        <w:spacing w:line="360" w:lineRule="auto"/>
        <w:jc w:val="center"/>
        <w:rPr>
          <w:rFonts w:ascii="Arial" w:hAnsi="Arial" w:cs="Arial"/>
          <w:color w:val="333333"/>
          <w:shd w:val="clear" w:color="auto" w:fill="FFFFFF"/>
        </w:rPr>
      </w:pPr>
      <m:oMath>
        <m:r>
          <m:rPr>
            <m:sty m:val="p"/>
          </m:rPr>
          <w:rPr>
            <w:rFonts w:ascii="Cambria Math" w:hAnsi="Cambria Math" w:cs="Arial"/>
            <w:color w:val="333333"/>
            <w:shd w:val="clear" w:color="auto" w:fill="FFFFFF"/>
          </w:rPr>
          <m:t>ln⁡(</m:t>
        </m:r>
        <m:acc>
          <m:accPr>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m:rPr>
                    <m:sty m:val="p"/>
                  </m:rPr>
                  <w:rPr>
                    <w:rFonts w:ascii="Cambria Math" w:hAnsi="Cambria Math" w:cs="Arial"/>
                    <w:color w:val="333333"/>
                    <w:shd w:val="clear" w:color="auto" w:fill="FFFFFF"/>
                  </w:rPr>
                  <m:t>S</m:t>
                </m:r>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e>
        </m:acc>
        <m:r>
          <m:rPr>
            <m:sty m:val="p"/>
          </m:rPr>
          <w:rPr>
            <w:rFonts w:ascii="Cambria Math" w:hAnsi="Cambria Math" w:cs="Arial"/>
            <w:color w:val="333333"/>
            <w:shd w:val="clear" w:color="auto" w:fill="FFFFFF"/>
          </w:rPr>
          <m:t xml:space="preserve"> = ln⁡(</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S(0))</m:t>
            </m:r>
          </m:e>
        </m:acc>
        <m:r>
          <w:rPr>
            <w:rFonts w:ascii="Cambria Math" w:hAnsi="Cambria Math" w:cs="Arial"/>
            <w:color w:val="333333"/>
            <w:shd w:val="clear" w:color="auto" w:fill="FFFFFF"/>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dt</m:t>
            </m:r>
          </m:e>
        </m:nary>
        <m:r>
          <m:rPr>
            <m:sty m:val="p"/>
          </m:rPr>
          <w:rPr>
            <w:rFonts w:ascii="Cambria Math" w:hAnsi="Cambria Math" w:cs="Arial"/>
            <w:color w:val="333333"/>
            <w:shd w:val="clear" w:color="auto" w:fill="FFFFFF"/>
          </w:rPr>
          <m:t xml:space="preserve"> + </m:t>
        </m:r>
        <m:nary>
          <m:naryPr>
            <m:limLoc m:val="subSup"/>
            <m:ctrlPr>
              <w:rPr>
                <w:rFonts w:ascii="Cambria Math" w:eastAsiaTheme="minorEastAsia" w:hAnsi="Cambria Math" w:cs="Arial"/>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σ</m:t>
            </m:r>
          </m:e>
        </m:nary>
        <m:r>
          <w:rPr>
            <w:rFonts w:ascii="Cambria Math" w:hAnsi="Cambria Math" w:cs="Arial"/>
            <w:color w:val="333333"/>
            <w:shd w:val="clear" w:color="auto" w:fill="FFFFFF"/>
          </w:rPr>
          <m:t>d</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m:t>
        </m:r>
        <m:nary>
          <m:naryPr>
            <m:limLoc m:val="subSup"/>
            <m:ctrlPr>
              <w:rPr>
                <w:rFonts w:ascii="Cambria Math" w:eastAsiaTheme="minorEastAsia" w:hAnsi="Cambria Math" w:cs="Arial"/>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σd</m:t>
            </m:r>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 xml:space="preserve">+ </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d>
                  <m:dPr>
                    <m:begChr m:val="{"/>
                    <m:endChr m:val="}"/>
                    <m:ctrlPr>
                      <w:rPr>
                        <w:rFonts w:ascii="Cambria Math" w:eastAsiaTheme="minorEastAsia" w:hAnsi="Cambria Math" w:cs="Arial"/>
                        <w:i/>
                        <w:color w:val="333333"/>
                        <w:shd w:val="clear" w:color="auto" w:fill="FFFFFF"/>
                        <w:lang w:val="en-US" w:eastAsia="en-US"/>
                      </w:rPr>
                    </m:ctrlPr>
                  </m:dPr>
                  <m:e>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2</m:t>
                            </m:r>
                          </m:sup>
                        </m:sSup>
                      </m:den>
                    </m:f>
                  </m:e>
                </m:d>
              </m:e>
            </m:nary>
          </m:e>
        </m:nary>
        <m:sSup>
          <m:sSupPr>
            <m:ctrlPr>
              <w:rPr>
                <w:rFonts w:ascii="Cambria Math" w:eastAsiaTheme="minorEastAsia" w:hAnsi="Cambria Math" w:cs="Arial"/>
                <w:i/>
                <w:iCs/>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S</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dt+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d>
              <m:dPr>
                <m:begChr m:val="{"/>
                <m:endChr m:val="}"/>
                <m:ctrlPr>
                  <w:rPr>
                    <w:rFonts w:ascii="Cambria Math" w:eastAsiaTheme="minorEastAsia" w:hAnsi="Cambria Math" w:cs="Arial"/>
                    <w:i/>
                    <w:color w:val="333333"/>
                    <w:shd w:val="clear" w:color="auto" w:fill="FFFFFF"/>
                    <w:lang w:val="en-US" w:eastAsia="en-US"/>
                  </w:rPr>
                </m:ctrlPr>
              </m:dPr>
              <m:e>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2</m:t>
                        </m:r>
                      </m:sup>
                    </m:sSup>
                  </m:den>
                </m:f>
              </m:e>
            </m:d>
            <m:sSup>
              <m:sSupPr>
                <m:ctrlPr>
                  <w:rPr>
                    <w:rFonts w:ascii="Cambria Math" w:eastAsiaTheme="minorEastAsia" w:hAnsi="Cambria Math" w:cs="Arial"/>
                    <w:i/>
                    <w:iCs/>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S</m:t>
                    </m:r>
                  </m:e>
                </m:acc>
              </m:e>
              <m:sup>
                <m:r>
                  <w:rPr>
                    <w:rFonts w:ascii="Cambria Math" w:hAnsi="Cambria Math" w:cs="Arial"/>
                    <w:color w:val="333333"/>
                    <w:shd w:val="clear" w:color="auto" w:fill="FFFFFF"/>
                  </w:rPr>
                  <m:t>2</m:t>
                </m:r>
              </m:sup>
            </m:sSup>
            <m:r>
              <m:rPr>
                <m:sty m:val="p"/>
              </m:rPr>
              <w:rPr>
                <w:rFonts w:ascii="Cambria Math" w:hAnsi="Cambria Math" w:cs="Arial"/>
                <w:color w:val="333333"/>
                <w:highlight w:val="green"/>
                <w:shd w:val="clear" w:color="auto" w:fill="FFFFFF"/>
              </w:rPr>
              <m:t>d</m:t>
            </m:r>
            <m:sSup>
              <m:sSupPr>
                <m:ctrlPr>
                  <w:rPr>
                    <w:rFonts w:ascii="Cambria Math" w:eastAsiaTheme="minorEastAsia" w:hAnsi="Cambria Math" w:cs="Arial"/>
                    <w:color w:val="333333"/>
                    <w:highlight w:val="green"/>
                    <w:shd w:val="clear" w:color="auto" w:fill="FFFFFF"/>
                    <w:lang w:val="en-US" w:eastAsia="en-US"/>
                  </w:rPr>
                </m:ctrlPr>
              </m:sSupPr>
              <m:e>
                <m:r>
                  <m:rPr>
                    <m:sty m:val="p"/>
                  </m:rPr>
                  <w:rPr>
                    <w:rFonts w:ascii="Cambria Math" w:hAnsi="Cambria Math" w:cs="Arial"/>
                    <w:color w:val="333333"/>
                    <w:highlight w:val="green"/>
                    <w:shd w:val="clear" w:color="auto" w:fill="FFFFFF"/>
                  </w:rPr>
                  <m:t>t</m:t>
                </m:r>
              </m:e>
              <m:sup>
                <m:r>
                  <w:rPr>
                    <w:rFonts w:ascii="Cambria Math" w:hAnsi="Cambria Math" w:cs="Arial"/>
                    <w:color w:val="333333"/>
                    <w:highlight w:val="green"/>
                    <w:shd w:val="clear" w:color="auto" w:fill="FFFFFF"/>
                  </w:rPr>
                  <m:t>2H</m:t>
                </m:r>
              </m:sup>
            </m:sSup>
          </m:e>
        </m:nary>
        <m:r>
          <m:rPr>
            <m:sty m:val="p"/>
          </m:rPr>
          <w:rPr>
            <w:rFonts w:ascii="Cambria Math" w:hAnsi="Cambria Math" w:cs="Arial"/>
            <w:color w:val="333333"/>
            <w:shd w:val="clear" w:color="auto" w:fill="FFFFFF"/>
          </w:rPr>
          <m:t>+</m:t>
        </m:r>
        <m:nary>
          <m:naryPr>
            <m:limLoc m:val="subSup"/>
            <m:ctrlPr>
              <w:rPr>
                <w:rFonts w:ascii="Cambria Math" w:eastAsiaTheme="minorEastAsia" w:hAnsi="Cambria Math" w:cs="Arial"/>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d</m:t>
            </m:r>
            <m:d>
              <m:dPr>
                <m:ctrlPr>
                  <w:rPr>
                    <w:rFonts w:ascii="Cambria Math" w:hAnsi="Cambria Math" w:cs="Arial"/>
                    <w:color w:val="333333"/>
                    <w:shd w:val="clear" w:color="auto" w:fill="FFFFFF"/>
                  </w:rPr>
                </m:ctrlPr>
              </m:dPr>
              <m:e>
                <m:nary>
                  <m:naryPr>
                    <m:chr m:val="∑"/>
                    <m:limLoc m:val="undOvr"/>
                    <m:ctrlPr>
                      <w:rPr>
                        <w:rFonts w:ascii="Cambria Math" w:eastAsiaTheme="minorEastAsia" w:hAnsi="Cambria Math" w:cs="Arial"/>
                        <w:color w:val="333333"/>
                        <w:shd w:val="clear" w:color="auto" w:fill="FFFFFF"/>
                        <w:lang w:val="en-US" w:eastAsia="en-US"/>
                      </w:rPr>
                    </m:ctrlPr>
                  </m:naryPr>
                  <m:sub>
                    <m:r>
                      <m:rPr>
                        <m:sty m:val="p"/>
                      </m:rPr>
                      <w:rPr>
                        <w:rFonts w:ascii="Cambria Math" w:hAnsi="Cambria Math" w:cs="Arial"/>
                        <w:color w:val="333333"/>
                        <w:shd w:val="clear" w:color="auto" w:fill="FFFFFF"/>
                      </w:rPr>
                      <m:t>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d>
                      <m:dPr>
                        <m:ctrlPr>
                          <w:rPr>
                            <w:rFonts w:ascii="Cambria Math" w:hAnsi="Cambria Math" w:cs="Arial"/>
                            <w:color w:val="333333"/>
                            <w:shd w:val="clear" w:color="auto" w:fill="FFFFFF"/>
                          </w:rPr>
                        </m:ctrlPr>
                      </m:dPr>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r>
                          <m:rPr>
                            <m:sty m:val="p"/>
                          </m:rPr>
                          <w:rPr>
                            <w:rFonts w:ascii="Cambria Math" w:hAnsi="Cambria Math" w:cs="Arial"/>
                            <w:color w:val="333333"/>
                            <w:shd w:val="clear" w:color="auto" w:fill="FFFFFF"/>
                          </w:rPr>
                          <m:t>-1</m:t>
                        </m:r>
                      </m:e>
                    </m:d>
                  </m:e>
                </m:nary>
              </m:e>
            </m:d>
          </m:e>
        </m:nary>
        <m:r>
          <m:rPr>
            <m:sty m:val="p"/>
          </m:rPr>
          <w:rPr>
            <w:rFonts w:ascii="Cambria Math" w:hAnsi="Cambria Math" w:cs="Arial"/>
            <w:color w:val="333333"/>
            <w:shd w:val="clear" w:color="auto" w:fill="FFFFFF"/>
          </w:rPr>
          <m:t>dV)</m:t>
        </m:r>
      </m:oMath>
      <w:r>
        <w:rPr>
          <w:rFonts w:ascii="Cambria Math" w:hAnsi="Cambria Math" w:cs="Arial"/>
          <w:color w:val="333333"/>
          <w:shd w:val="clear" w:color="auto" w:fill="FFFFFF"/>
        </w:rPr>
        <w:t>.</w:t>
      </w:r>
    </w:p>
    <w:p w14:paraId="2940EB5F"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In the crisp case, we used </w:t>
      </w:r>
      <w:proofErr w:type="spellStart"/>
      <w:r>
        <w:rPr>
          <w:rFonts w:ascii="Arial" w:hAnsi="Arial" w:cs="Arial"/>
          <w:color w:val="333333"/>
          <w:shd w:val="clear" w:color="auto" w:fill="FFFFFF"/>
        </w:rPr>
        <w:t>Itô</w:t>
      </w:r>
      <w:proofErr w:type="spellEnd"/>
      <w:r>
        <w:rPr>
          <w:rFonts w:ascii="Arial" w:hAnsi="Arial" w:cs="Arial"/>
          <w:color w:val="333333"/>
          <w:shd w:val="clear" w:color="auto" w:fill="FFFFFF"/>
        </w:rPr>
        <w:t xml:space="preserve"> isometry to show that </w:t>
      </w:r>
      <m:oMath>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dX)</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eastAsiaTheme="minorEastAsia" w:hAnsi="Cambria Math" w:cs="Arial"/>
                <w:i/>
                <w:strike/>
                <w:color w:val="333333"/>
                <w:shd w:val="clear" w:color="auto" w:fill="FFFFFF"/>
                <w:lang w:val="en-US" w:eastAsia="en-US"/>
              </w:rPr>
            </m:ctrlPr>
          </m:sSupPr>
          <m:e>
            <m:d>
              <m:dPr>
                <m:ctrlPr>
                  <w:rPr>
                    <w:rFonts w:ascii="Cambria Math" w:hAnsi="Cambria Math" w:cs="Arial"/>
                    <w:i/>
                    <w:strike/>
                    <w:color w:val="333333"/>
                    <w:shd w:val="clear" w:color="auto" w:fill="FFFFFF"/>
                  </w:rPr>
                </m:ctrlPr>
              </m:dPr>
              <m:e>
                <m:r>
                  <w:rPr>
                    <w:rFonts w:ascii="Cambria Math" w:hAnsi="Cambria Math" w:cs="Arial"/>
                    <w:strike/>
                    <w:color w:val="333333"/>
                    <w:shd w:val="clear" w:color="auto" w:fill="FFFFFF"/>
                  </w:rPr>
                  <m:t>μdt</m:t>
                </m:r>
              </m:e>
            </m:d>
          </m:e>
          <m:sup>
            <m:r>
              <w:rPr>
                <w:rFonts w:ascii="Cambria Math" w:hAnsi="Cambria Math" w:cs="Arial"/>
                <w:strike/>
                <w:color w:val="333333"/>
                <w:shd w:val="clear" w:color="auto" w:fill="FFFFFF"/>
              </w:rPr>
              <m:t>2</m:t>
            </m:r>
          </m:sup>
        </m:sSup>
        <m:r>
          <w:rPr>
            <w:rFonts w:ascii="Cambria Math" w:hAnsi="Cambria Math" w:cs="Arial"/>
            <w:color w:val="333333"/>
            <w:shd w:val="clear" w:color="auto" w:fill="FFFFFF"/>
          </w:rPr>
          <m:t>+</m:t>
        </m:r>
        <m:r>
          <w:rPr>
            <w:rFonts w:ascii="Cambria Math" w:hAnsi="Cambria Math" w:cs="Arial"/>
            <w:strike/>
            <w:color w:val="333333"/>
            <w:shd w:val="clear" w:color="auto" w:fill="FFFFFF"/>
          </w:rPr>
          <m:t>2μσdtdW</m:t>
        </m:r>
        <m:r>
          <w:rPr>
            <w:rFonts w:ascii="Cambria Math" w:hAnsi="Cambria Math" w:cs="Arial"/>
            <w:color w:val="333333"/>
            <w:shd w:val="clear" w:color="auto" w:fill="FFFFFF"/>
          </w:rPr>
          <m:t>+σ</m:t>
        </m:r>
        <m:sSup>
          <m:sSupPr>
            <m:ctrlPr>
              <w:rPr>
                <w:rFonts w:ascii="Cambria Math" w:eastAsiaTheme="minorEastAsia" w:hAnsi="Cambria Math" w:cs="Arial"/>
                <w:i/>
                <w:color w:val="333333"/>
                <w:shd w:val="clear" w:color="auto" w:fill="FFFFFF"/>
                <w:lang w:val="en-US" w:eastAsia="en-US"/>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dW</m:t>
                </m:r>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=σdt</m:t>
        </m:r>
      </m:oMath>
      <w:r>
        <w:rPr>
          <w:rFonts w:ascii="Arial" w:hAnsi="Arial" w:cs="Arial"/>
          <w:color w:val="333333"/>
          <w:shd w:val="clear" w:color="auto" w:fill="FFFFFF"/>
        </w:rPr>
        <w:t>.</w:t>
      </w:r>
    </w:p>
    <w:p w14:paraId="3A926504" w14:textId="77777777" w:rsidR="008D1943" w:rsidRDefault="008D1943" w:rsidP="008D1943">
      <w:pPr>
        <w:spacing w:line="360" w:lineRule="auto"/>
        <w:ind w:firstLine="720"/>
        <w:jc w:val="both"/>
        <w:rPr>
          <w:rFonts w:ascii="Arial" w:hAnsi="Arial" w:cs="Arial"/>
          <w:color w:val="333333"/>
          <w:shd w:val="clear" w:color="auto" w:fill="FFFFFF"/>
        </w:rPr>
      </w:pPr>
      <w:r w:rsidRPr="00DD3801">
        <w:rPr>
          <w:rFonts w:ascii="Arial" w:hAnsi="Arial" w:cs="Arial"/>
          <w:color w:val="333333"/>
          <w:shd w:val="clear" w:color="auto" w:fill="FFFFFF"/>
        </w:rPr>
        <w:t xml:space="preserve">Now, recall that </w:t>
      </w:r>
      <m:oMath>
        <m:r>
          <w:rPr>
            <w:rFonts w:ascii="Cambria Math" w:hAnsi="Cambria Math"/>
          </w:rPr>
          <m:t>f(</m:t>
        </m:r>
        <m:acc>
          <m:accPr>
            <m:ctrlPr>
              <w:rPr>
                <w:rFonts w:ascii="Cambria Math" w:hAnsi="Cambria Math"/>
                <w:i/>
              </w:rPr>
            </m:ctrlPr>
          </m:accPr>
          <m:e>
            <m:r>
              <w:rPr>
                <w:rFonts w:ascii="Cambria Math" w:hAnsi="Cambria Math"/>
              </w:rPr>
              <m:t>Ŝ</m:t>
            </m:r>
          </m:e>
        </m:acc>
        <m:r>
          <w:rPr>
            <w:rFonts w:ascii="Cambria Math" w:hAnsi="Cambria Math"/>
          </w:rPr>
          <m:t>) = ln(</m:t>
        </m:r>
        <m:acc>
          <m:accPr>
            <m:ctrlPr>
              <w:rPr>
                <w:rFonts w:ascii="Cambria Math" w:hAnsi="Cambria Math"/>
                <w:i/>
              </w:rPr>
            </m:ctrlPr>
          </m:accPr>
          <m:e>
            <m:r>
              <w:rPr>
                <w:rFonts w:ascii="Cambria Math" w:hAnsi="Cambria Math"/>
              </w:rPr>
              <m:t>Ŝ</m:t>
            </m:r>
          </m:e>
        </m:acc>
        <m:r>
          <w:rPr>
            <w:rFonts w:ascii="Cambria Math" w:hAnsi="Cambria Math"/>
          </w:rPr>
          <m:t>)</m:t>
        </m:r>
      </m:oMath>
      <w:r w:rsidRPr="00DD3801">
        <w:rPr>
          <w:rFonts w:ascii="Arial" w:hAnsi="Arial" w:cs="Arial"/>
          <w:color w:val="333333"/>
          <w:shd w:val="clear" w:color="auto" w:fill="FFFFFF"/>
        </w:rPr>
        <w:t>, so</w:t>
      </w:r>
      <w:r>
        <w:rPr>
          <w:rFonts w:ascii="Arial" w:hAnsi="Arial" w:cs="Arial"/>
          <w:color w:val="333333"/>
          <w:shd w:val="clear" w:color="auto" w:fill="FFFFFF"/>
        </w:rPr>
        <w:t xml:space="preserve"> </w:t>
      </w:r>
      <m:oMath>
        <m:acc>
          <m:accPr>
            <m:ctrlPr>
              <w:rPr>
                <w:rFonts w:ascii="Cambria Math" w:hAnsi="Cambria Math"/>
                <w:i/>
              </w:rPr>
            </m:ctrlPr>
          </m:accPr>
          <m:e>
            <m:r>
              <w:rPr>
                <w:rFonts w:ascii="Cambria Math" w:hAnsi="Cambria Math"/>
              </w:rPr>
              <m:t>Ŝ</m:t>
            </m:r>
          </m:e>
        </m:acc>
        <m:r>
          <w:rPr>
            <w:rFonts w:ascii="Cambria Math" w:hAnsi="Cambria Math"/>
          </w:rPr>
          <m:t xml:space="preserve"> = exp(f(</m:t>
        </m:r>
        <m:acc>
          <m:accPr>
            <m:ctrlPr>
              <w:rPr>
                <w:rFonts w:ascii="Cambria Math" w:hAnsi="Cambria Math"/>
                <w:i/>
              </w:rPr>
            </m:ctrlPr>
          </m:accPr>
          <m:e>
            <m:r>
              <w:rPr>
                <w:rFonts w:ascii="Cambria Math" w:hAnsi="Cambria Math"/>
              </w:rPr>
              <m:t>Ŝ</m:t>
            </m:r>
          </m:e>
        </m:acc>
        <m:r>
          <w:rPr>
            <w:rFonts w:ascii="Cambria Math" w:hAnsi="Cambria Math"/>
          </w:rPr>
          <m:t>))</m:t>
        </m:r>
      </m:oMath>
      <w:r w:rsidRPr="00DD3801">
        <w:rPr>
          <w:rFonts w:ascii="Arial" w:hAnsi="Arial" w:cs="Arial"/>
          <w:color w:val="333333"/>
          <w:shd w:val="clear" w:color="auto" w:fill="FFFFFF"/>
        </w:rPr>
        <w:t>. Replacing</w:t>
      </w:r>
      <w:r>
        <w:rPr>
          <w:rFonts w:ascii="Arial" w:hAnsi="Arial" w:cs="Arial"/>
          <w:color w:val="333333"/>
          <w:shd w:val="clear" w:color="auto" w:fill="FFFFFF"/>
        </w:rPr>
        <w:t xml:space="preserve"> </w:t>
      </w:r>
      <m:oMath>
        <m:acc>
          <m:accPr>
            <m:ctrlPr>
              <w:rPr>
                <w:rFonts w:ascii="Cambria Math" w:hAnsi="Cambria Math"/>
              </w:rPr>
            </m:ctrlPr>
          </m:accPr>
          <m:e>
            <m:r>
              <w:rPr>
                <w:rFonts w:ascii="Cambria Math" w:hAnsi="Cambria Math"/>
              </w:rPr>
              <m:t>S</m:t>
            </m:r>
          </m:e>
        </m:acc>
      </m:oMath>
      <w:r w:rsidRPr="00DD3801">
        <w:rPr>
          <w:rFonts w:ascii="Arial" w:hAnsi="Arial" w:cs="Arial"/>
          <w:color w:val="333333"/>
          <w:shd w:val="clear" w:color="auto" w:fill="FFFFFF"/>
        </w:rPr>
        <w:t xml:space="preserve"> with </w:t>
      </w:r>
      <w:r w:rsidRPr="00267FC5">
        <w:rPr>
          <w:rFonts w:ascii="Arial" w:hAnsi="Arial" w:cs="Arial"/>
          <w:i/>
          <w:iCs/>
          <w:color w:val="333333"/>
          <w:shd w:val="clear" w:color="auto" w:fill="FFFFFF"/>
        </w:rPr>
        <w:t>exp(f(Ŝ))</w:t>
      </w:r>
      <w:r w:rsidRPr="00DD3801">
        <w:rPr>
          <w:rFonts w:ascii="Arial" w:hAnsi="Arial" w:cs="Arial"/>
          <w:color w:val="333333"/>
          <w:shd w:val="clear" w:color="auto" w:fill="FFFFFF"/>
        </w:rPr>
        <w:t xml:space="preserve"> in the above expression:</w:t>
      </w:r>
    </w:p>
    <w:p w14:paraId="1D3A2B90" w14:textId="77777777" w:rsidR="008D1943" w:rsidRPr="002A21C0" w:rsidRDefault="008D1943" w:rsidP="008D1943">
      <w:pPr>
        <w:spacing w:line="360" w:lineRule="auto"/>
        <w:jc w:val="both"/>
        <w:rPr>
          <w:rFonts w:ascii="Arial" w:hAnsi="Arial" w:cs="Arial"/>
          <w:color w:val="333333"/>
          <w:shd w:val="clear" w:color="auto" w:fill="FFFFFF"/>
        </w:rPr>
      </w:pPr>
      <m:oMathPara>
        <m:oMathParaPr>
          <m:jc m:val="center"/>
        </m:oMathParaPr>
        <m:oMath>
          <m:r>
            <m:rPr>
              <m:sty m:val="p"/>
            </m:rPr>
            <w:rPr>
              <w:rFonts w:ascii="Cambria Math" w:hAnsi="Cambria Math" w:cs="Arial"/>
              <w:color w:val="333333"/>
              <w:shd w:val="clear" w:color="auto" w:fill="FFFFFF"/>
            </w:rPr>
            <m:t>ln⁡(</m:t>
          </m:r>
          <m:acc>
            <m:accPr>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m:rPr>
                      <m:sty m:val="p"/>
                    </m:rPr>
                    <w:rPr>
                      <w:rFonts w:ascii="Cambria Math" w:hAnsi="Cambria Math" w:cs="Arial"/>
                      <w:color w:val="333333"/>
                      <w:shd w:val="clear" w:color="auto" w:fill="FFFFFF"/>
                    </w:rPr>
                    <m:t>S</m:t>
                  </m:r>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e>
          </m:acc>
          <m:r>
            <m:rPr>
              <m:sty m:val="p"/>
            </m:rPr>
            <w:rPr>
              <w:rFonts w:ascii="Cambria Math" w:hAnsi="Cambria Math" w:cs="Arial"/>
              <w:color w:val="333333"/>
              <w:shd w:val="clear" w:color="auto" w:fill="FFFFFF"/>
            </w:rPr>
            <m:t xml:space="preserve"> = ln⁡(</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S(0))</m:t>
              </m:r>
            </m:e>
          </m:acc>
          <m: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 xml:space="preserve"> + σ</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r>
            <m:rPr>
              <m:sty m:val="p"/>
            </m:rPr>
            <w:rPr>
              <w:rFonts w:ascii="Cambria Math" w:hAnsi="Cambria Math" w:cs="Arial"/>
              <w:color w:val="333333"/>
              <w:shd w:val="clear" w:color="auto" w:fill="FFFFFF"/>
            </w:rPr>
            <m:t>+</m:t>
          </m:r>
          <m:nary>
            <m:naryPr>
              <m:limLoc m:val="subSup"/>
              <m:ctrlPr>
                <w:rPr>
                  <w:rFonts w:ascii="Cambria Math" w:eastAsiaTheme="minorEastAsia" w:hAnsi="Cambria Math" w:cs="Arial"/>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d</m:t>
              </m:r>
              <m:d>
                <m:dPr>
                  <m:ctrlPr>
                    <w:rPr>
                      <w:rFonts w:ascii="Cambria Math" w:hAnsi="Cambria Math" w:cs="Arial"/>
                      <w:color w:val="333333"/>
                      <w:shd w:val="clear" w:color="auto" w:fill="FFFFFF"/>
                    </w:rPr>
                  </m:ctrlPr>
                </m:dPr>
                <m:e>
                  <m:nary>
                    <m:naryPr>
                      <m:chr m:val="∑"/>
                      <m:limLoc m:val="undOvr"/>
                      <m:ctrlPr>
                        <w:rPr>
                          <w:rFonts w:ascii="Cambria Math" w:eastAsiaTheme="minorEastAsia" w:hAnsi="Cambria Math" w:cs="Arial"/>
                          <w:color w:val="333333"/>
                          <w:shd w:val="clear" w:color="auto" w:fill="FFFFFF"/>
                          <w:lang w:val="en-US" w:eastAsia="en-US"/>
                        </w:rPr>
                      </m:ctrlPr>
                    </m:naryPr>
                    <m:sub>
                      <m:r>
                        <m:rPr>
                          <m:sty m:val="p"/>
                        </m:rPr>
                        <w:rPr>
                          <w:rFonts w:ascii="Cambria Math" w:hAnsi="Cambria Math" w:cs="Arial"/>
                          <w:color w:val="333333"/>
                          <w:shd w:val="clear" w:color="auto" w:fill="FFFFFF"/>
                        </w:rPr>
                        <m:t>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d>
                        <m:dPr>
                          <m:ctrlPr>
                            <w:rPr>
                              <w:rFonts w:ascii="Cambria Math" w:hAnsi="Cambria Math" w:cs="Arial"/>
                              <w:color w:val="333333"/>
                              <w:shd w:val="clear" w:color="auto" w:fill="FFFFFF"/>
                            </w:rPr>
                          </m:ctrlPr>
                        </m:dPr>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r>
                            <m:rPr>
                              <m:sty m:val="p"/>
                            </m:rPr>
                            <w:rPr>
                              <w:rFonts w:ascii="Cambria Math" w:hAnsi="Cambria Math" w:cs="Arial"/>
                              <w:color w:val="333333"/>
                              <w:shd w:val="clear" w:color="auto" w:fill="FFFFFF"/>
                            </w:rPr>
                            <m:t>-1</m:t>
                          </m:r>
                        </m:e>
                      </m:d>
                    </m:e>
                  </m:nary>
                </m:e>
              </m:d>
            </m:e>
          </m:nary>
          <m:r>
            <m:rPr>
              <m:sty m:val="p"/>
            </m:rPr>
            <w:rPr>
              <w:rFonts w:ascii="Cambria Math" w:hAnsi="Cambria Math" w:cs="Arial"/>
              <w:color w:val="333333"/>
              <w:shd w:val="clear" w:color="auto" w:fill="FFFFFF"/>
            </w:rPr>
            <m:t>dV)</m:t>
          </m:r>
        </m:oMath>
      </m:oMathPara>
    </w:p>
    <w:p w14:paraId="5BA5F65F" w14:textId="77777777" w:rsidR="008D1943" w:rsidRPr="00DD3801"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Recall that </w:t>
      </w:r>
      <m:oMath>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oMath>
      <w:r>
        <w:rPr>
          <w:rFonts w:ascii="Arial" w:hAnsi="Arial" w:cs="Arial"/>
          <w:color w:val="333333"/>
          <w:shd w:val="clear" w:color="auto" w:fill="FFFFFF"/>
        </w:rPr>
        <w:t xml:space="preserve"> are lognormally distributed such that </w:t>
      </w:r>
      <w:proofErr w:type="gramStart"/>
      <w:r w:rsidRPr="00267FC5">
        <w:rPr>
          <w:rFonts w:ascii="Arial" w:hAnsi="Arial" w:cs="Arial"/>
          <w:i/>
          <w:iCs/>
          <w:color w:val="333333"/>
          <w:shd w:val="clear" w:color="auto" w:fill="FFFFFF"/>
        </w:rPr>
        <w:t>E(</w:t>
      </w:r>
      <w:proofErr w:type="gramEnd"/>
      <m:oMath>
        <m:acc>
          <m:accPr>
            <m:chr m:val="̃"/>
            <m:ctrlPr>
              <w:rPr>
                <w:rFonts w:ascii="Cambria Math" w:eastAsiaTheme="minorEastAsia" w:hAnsi="Cambria Math" w:cs="Arial"/>
                <w:i/>
                <w:iCs/>
                <w:color w:val="333333"/>
                <w:shd w:val="clear" w:color="auto" w:fill="FFFFFF"/>
                <w:lang w:val="en-US" w:eastAsia="en-US"/>
              </w:rPr>
            </m:ctrlPr>
          </m:accPr>
          <m:e>
            <m:sSub>
              <m:sSubPr>
                <m:ctrlPr>
                  <w:rPr>
                    <w:rFonts w:ascii="Cambria Math" w:eastAsiaTheme="minorEastAsia" w:hAnsi="Cambria Math" w:cs="Arial"/>
                    <w:i/>
                    <w:iCs/>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r>
          <w:rPr>
            <w:rFonts w:ascii="Cambria Math" w:hAnsi="Cambria Math" w:cs="Arial"/>
            <w:color w:val="333333"/>
            <w:shd w:val="clear" w:color="auto" w:fill="FFFFFF"/>
          </w:rPr>
          <m:t>)=E</m:t>
        </m:r>
        <m:d>
          <m:dPr>
            <m:ctrlPr>
              <w:rPr>
                <w:rFonts w:ascii="Cambria Math" w:hAnsi="Cambria Math" w:cs="Arial"/>
                <w:i/>
                <w:color w:val="333333"/>
                <w:shd w:val="clear" w:color="auto" w:fill="FFFFFF"/>
              </w:rPr>
            </m:ctrlPr>
          </m:dPr>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sup>
            </m:sSup>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μ+1/2</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up>
        </m:sSup>
      </m:oMath>
      <w:r>
        <w:rPr>
          <w:rFonts w:ascii="Arial" w:hAnsi="Arial" w:cs="Arial"/>
          <w:color w:val="333333"/>
          <w:shd w:val="clear" w:color="auto" w:fill="FFFFFF"/>
        </w:rPr>
        <w:t>; then, e</w:t>
      </w:r>
      <w:proofErr w:type="spellStart"/>
      <w:r w:rsidRPr="00DD3801">
        <w:rPr>
          <w:rFonts w:ascii="Arial" w:hAnsi="Arial" w:cs="Arial"/>
          <w:color w:val="333333"/>
          <w:shd w:val="clear" w:color="auto" w:fill="FFFFFF"/>
        </w:rPr>
        <w:t>xponentiating</w:t>
      </w:r>
      <w:proofErr w:type="spellEnd"/>
      <w:r w:rsidRPr="00DD3801">
        <w:rPr>
          <w:rFonts w:ascii="Arial" w:hAnsi="Arial" w:cs="Arial"/>
          <w:color w:val="333333"/>
          <w:shd w:val="clear" w:color="auto" w:fill="FFFFFF"/>
        </w:rPr>
        <w:t xml:space="preserve"> both sides</w:t>
      </w:r>
      <w:r>
        <w:rPr>
          <w:rFonts w:ascii="Arial" w:hAnsi="Arial" w:cs="Arial"/>
          <w:color w:val="333333"/>
          <w:shd w:val="clear" w:color="auto" w:fill="FFFFFF"/>
        </w:rPr>
        <w:t xml:space="preserve"> and simplifying</w:t>
      </w:r>
      <w:r w:rsidRPr="00DD3801">
        <w:rPr>
          <w:rFonts w:ascii="Arial" w:hAnsi="Arial" w:cs="Arial"/>
          <w:color w:val="333333"/>
          <w:shd w:val="clear" w:color="auto" w:fill="FFFFFF"/>
        </w:rPr>
        <w:t>:</w:t>
      </w:r>
    </w:p>
    <w:p w14:paraId="08E98A29" w14:textId="77777777" w:rsidR="008D1943" w:rsidRDefault="00000000" w:rsidP="008D1943">
      <w:pPr>
        <w:spacing w:line="360" w:lineRule="auto"/>
        <w:jc w:val="center"/>
        <w:rPr>
          <w:rFonts w:ascii="Arial" w:hAnsi="Arial" w:cs="Arial"/>
          <w:color w:val="333333"/>
          <w:shd w:val="clear" w:color="auto" w:fill="FFFFFF"/>
        </w:rPr>
      </w:pPr>
      <m:oMath>
        <m:acc>
          <m:accPr>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m:rPr>
                    <m:sty m:val="p"/>
                  </m:rPr>
                  <w:rPr>
                    <w:rFonts w:ascii="Cambria Math" w:hAnsi="Cambria Math" w:cs="Arial"/>
                    <w:color w:val="333333"/>
                    <w:shd w:val="clear" w:color="auto" w:fill="FFFFFF"/>
                  </w:rPr>
                  <m:t>S</m:t>
                </m:r>
              </m:e>
              <m:sub>
                <m:r>
                  <w:rPr>
                    <w:rFonts w:ascii="Cambria Math" w:hAnsi="Cambria Math" w:cs="Arial"/>
                    <w:color w:val="333333"/>
                    <w:shd w:val="clear" w:color="auto" w:fill="FFFFFF"/>
                  </w:rPr>
                  <m:t>t</m:t>
                </m:r>
              </m:sub>
            </m:sSub>
          </m:e>
        </m:acc>
        <m:r>
          <m:rPr>
            <m:sty m:val="p"/>
          </m:rPr>
          <w:rPr>
            <w:rFonts w:ascii="Cambria Math" w:hAnsi="Cambria Math" w:cs="Arial"/>
            <w:color w:val="333333"/>
            <w:shd w:val="clear" w:color="auto" w:fill="FFFFFF"/>
          </w:rPr>
          <m:t xml:space="preserve"> = </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S(0)</m:t>
            </m:r>
          </m:e>
        </m:acc>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 xml:space="preserve"> + σ</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e>
        </m:nary>
      </m:oMath>
      <w:r w:rsidR="008D1943">
        <w:rPr>
          <w:rFonts w:ascii="Arial" w:hAnsi="Arial" w:cs="Arial"/>
          <w:color w:val="333333"/>
          <w:shd w:val="clear" w:color="auto" w:fill="FFFFFF"/>
        </w:rPr>
        <w:t>.</w:t>
      </w:r>
    </w:p>
    <w:p w14:paraId="0265ECBD" w14:textId="77777777" w:rsidR="008D1943" w:rsidRDefault="008D1943" w:rsidP="008D1943">
      <w:pPr>
        <w:spacing w:line="360" w:lineRule="auto"/>
        <w:ind w:firstLine="720"/>
        <w:jc w:val="both"/>
        <w:rPr>
          <w:rFonts w:ascii="Arial" w:hAnsi="Arial" w:cs="Arial"/>
          <w:color w:val="333333"/>
          <w:shd w:val="clear" w:color="auto" w:fill="FFFFFF"/>
        </w:rPr>
      </w:pPr>
      <w:r w:rsidRPr="002570D4">
        <w:rPr>
          <w:rFonts w:ascii="Arial" w:hAnsi="Arial" w:cs="Arial"/>
          <w:color w:val="333333"/>
          <w:shd w:val="clear" w:color="auto" w:fill="FFFFFF"/>
        </w:rPr>
        <w:t xml:space="preserve">If we now take an expectation of </w:t>
      </w:r>
      <m:oMath>
        <m:acc>
          <m:accPr>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m:rPr>
                    <m:sty m:val="p"/>
                  </m:rPr>
                  <w:rPr>
                    <w:rFonts w:ascii="Cambria Math" w:hAnsi="Cambria Math" w:cs="Arial"/>
                    <w:color w:val="333333"/>
                    <w:shd w:val="clear" w:color="auto" w:fill="FFFFFF"/>
                  </w:rPr>
                  <m:t>S</m:t>
                </m:r>
              </m:e>
              <m:sub>
                <m:r>
                  <w:rPr>
                    <w:rFonts w:ascii="Cambria Math" w:hAnsi="Cambria Math" w:cs="Arial"/>
                    <w:color w:val="333333"/>
                    <w:shd w:val="clear" w:color="auto" w:fill="FFFFFF"/>
                  </w:rPr>
                  <m:t>t</m:t>
                </m:r>
              </m:sub>
            </m:sSub>
          </m:e>
        </m:acc>
      </m:oMath>
      <w:r w:rsidRPr="002570D4">
        <w:rPr>
          <w:rFonts w:ascii="Arial" w:hAnsi="Arial" w:cs="Arial"/>
          <w:color w:val="333333"/>
          <w:shd w:val="clear" w:color="auto" w:fill="FFFFFF"/>
        </w:rPr>
        <w:t xml:space="preserve">, we have:  </w:t>
      </w:r>
    </w:p>
    <w:p w14:paraId="1B37B7B9" w14:textId="77777777" w:rsidR="008D1943" w:rsidRDefault="00000000" w:rsidP="008D1943">
      <w:pPr>
        <w:spacing w:line="360" w:lineRule="auto"/>
        <w:jc w:val="center"/>
        <w:rPr>
          <w:rFonts w:ascii="Arial" w:hAnsi="Arial" w:cs="Arial"/>
          <w:color w:val="333333"/>
          <w:shd w:val="clear" w:color="auto" w:fill="FFFFFF"/>
        </w:rPr>
      </w:pPr>
      <m:oMath>
        <m:acc>
          <m:accPr>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m:rPr>
                    <m:sty m:val="p"/>
                  </m:rPr>
                  <w:rPr>
                    <w:rFonts w:ascii="Cambria Math" w:hAnsi="Cambria Math" w:cs="Arial"/>
                    <w:color w:val="333333"/>
                    <w:shd w:val="clear" w:color="auto" w:fill="FFFFFF"/>
                  </w:rPr>
                  <m:t>E[S</m:t>
                </m:r>
              </m:e>
              <m:sub>
                <m:r>
                  <w:rPr>
                    <w:rFonts w:ascii="Cambria Math" w:hAnsi="Cambria Math" w:cs="Arial"/>
                    <w:color w:val="333333"/>
                    <w:shd w:val="clear" w:color="auto" w:fill="FFFFFF"/>
                  </w:rPr>
                  <m:t>t]</m:t>
                </m:r>
              </m:sub>
            </m:sSub>
          </m:e>
        </m:acc>
        <m:r>
          <m:rPr>
            <m:sty m:val="p"/>
          </m:rPr>
          <w:rPr>
            <w:rFonts w:ascii="Cambria Math" w:hAnsi="Cambria Math" w:cs="Arial"/>
            <w:color w:val="333333"/>
            <w:shd w:val="clear" w:color="auto" w:fill="FFFFFF"/>
          </w:rPr>
          <m:t xml:space="preserve">=E[ </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S(0)</m:t>
            </m:r>
          </m:e>
        </m:acc>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 xml:space="preserve"> + σ</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nary>
          <m:naryPr>
            <m:chr m:val="∏"/>
            <m:limLoc m:val="undOvr"/>
            <m:ctrlPr>
              <w:rPr>
                <w:rFonts w:ascii="Cambria Math" w:eastAsiaTheme="minorEastAsia" w:hAnsi="Cambria Math" w:cs="Arial"/>
                <w:i/>
                <w:color w:val="333333"/>
                <w:highlight w:val="green"/>
                <w:shd w:val="clear" w:color="auto" w:fill="FFFFFF"/>
                <w:lang w:val="en-US" w:eastAsia="en-US"/>
              </w:rPr>
            </m:ctrlPr>
          </m:naryPr>
          <m:sub>
            <m:r>
              <w:rPr>
                <w:rFonts w:ascii="Cambria Math" w:hAnsi="Cambria Math" w:cs="Arial"/>
                <w:color w:val="333333"/>
                <w:highlight w:val="green"/>
                <w:shd w:val="clear" w:color="auto" w:fill="FFFFFF"/>
              </w:rPr>
              <m:t>i=1</m:t>
            </m:r>
          </m:sub>
          <m:sup>
            <m:acc>
              <m:accPr>
                <m:ctrlPr>
                  <w:rPr>
                    <w:rFonts w:ascii="Cambria Math" w:eastAsiaTheme="minorEastAsia" w:hAnsi="Cambria Math" w:cs="Arial"/>
                    <w:color w:val="333333"/>
                    <w:highlight w:val="green"/>
                    <w:shd w:val="clear" w:color="auto" w:fill="FFFFFF"/>
                    <w:lang w:val="en-US" w:eastAsia="en-US"/>
                  </w:rPr>
                </m:ctrlPr>
              </m:accPr>
              <m:e>
                <m:r>
                  <w:rPr>
                    <w:rFonts w:ascii="Cambria Math" w:hAnsi="Cambria Math" w:cs="Arial"/>
                    <w:color w:val="333333"/>
                    <w:highlight w:val="green"/>
                    <w:shd w:val="clear" w:color="auto" w:fill="FFFFFF"/>
                  </w:rPr>
                  <m:t>N</m:t>
                </m:r>
              </m:e>
            </m:acc>
          </m:sup>
          <m:e>
            <m:acc>
              <m:accPr>
                <m:chr m:val="̃"/>
                <m:ctrlPr>
                  <w:rPr>
                    <w:rFonts w:ascii="Cambria Math" w:eastAsiaTheme="minorEastAsia" w:hAnsi="Cambria Math" w:cs="Arial"/>
                    <w:color w:val="333333"/>
                    <w:highlight w:val="green"/>
                    <w:shd w:val="clear" w:color="auto" w:fill="FFFFFF"/>
                    <w:lang w:val="en-US" w:eastAsia="en-US"/>
                  </w:rPr>
                </m:ctrlPr>
              </m:accPr>
              <m:e>
                <m:sSub>
                  <m:sSubPr>
                    <m:ctrlPr>
                      <w:rPr>
                        <w:rFonts w:ascii="Cambria Math" w:eastAsiaTheme="minorEastAsia" w:hAnsi="Cambria Math" w:cs="Arial"/>
                        <w:color w:val="333333"/>
                        <w:highlight w:val="green"/>
                        <w:shd w:val="clear" w:color="auto" w:fill="FFFFFF"/>
                        <w:lang w:val="en-US" w:eastAsia="en-US"/>
                      </w:rPr>
                    </m:ctrlPr>
                  </m:sSubPr>
                  <m:e>
                    <m:r>
                      <w:rPr>
                        <w:rFonts w:ascii="Cambria Math" w:hAnsi="Cambria Math" w:cs="Arial"/>
                        <w:color w:val="333333"/>
                        <w:highlight w:val="green"/>
                        <w:shd w:val="clear" w:color="auto" w:fill="FFFFFF"/>
                      </w:rPr>
                      <m:t>V</m:t>
                    </m:r>
                  </m:e>
                  <m:sub>
                    <m:r>
                      <w:rPr>
                        <w:rFonts w:ascii="Cambria Math" w:hAnsi="Cambria Math" w:cs="Arial"/>
                        <w:color w:val="333333"/>
                        <w:highlight w:val="green"/>
                        <w:shd w:val="clear" w:color="auto" w:fill="FFFFFF"/>
                      </w:rPr>
                      <m:t>i</m:t>
                    </m:r>
                  </m:sub>
                </m:sSub>
                <m:r>
                  <w:rPr>
                    <w:rFonts w:ascii="Cambria Math" w:eastAsiaTheme="minorEastAsia" w:hAnsi="Cambria Math" w:cs="Arial"/>
                    <w:color w:val="333333"/>
                    <w:highlight w:val="green"/>
                    <w:shd w:val="clear" w:color="auto" w:fill="FFFFFF"/>
                    <w:lang w:val="en-US" w:eastAsia="en-US"/>
                  </w:rPr>
                  <m:t>]</m:t>
                </m:r>
              </m:e>
            </m:acc>
          </m:e>
        </m:nary>
      </m:oMath>
      <w:r w:rsidR="008D1943">
        <w:rPr>
          <w:rFonts w:ascii="Arial" w:hAnsi="Arial" w:cs="Arial"/>
          <w:color w:val="333333"/>
          <w:shd w:val="clear" w:color="auto" w:fill="FFFFFF"/>
        </w:rPr>
        <w:t>.</w:t>
      </w:r>
    </w:p>
    <w:p w14:paraId="438FFC5E" w14:textId="77777777" w:rsidR="008D1943" w:rsidRPr="00267FC5"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In stochastic calculus, </w:t>
      </w:r>
      <w:proofErr w:type="spell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t</w:t>
      </w:r>
      <w:proofErr w:type="spellEnd"/>
      <w:r>
        <w:rPr>
          <w:rFonts w:ascii="Arial" w:hAnsi="Arial" w:cs="Arial"/>
          <w:color w:val="333333"/>
          <w:shd w:val="clear" w:color="auto" w:fill="FFFFFF"/>
        </w:rPr>
        <w:t xml:space="preserve">, represents a standard Brownian motion and the key property of Brownian motion is that its variance increases linearly with time. The variance of </w:t>
      </w:r>
      <w:proofErr w:type="spell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t</w:t>
      </w:r>
      <w:proofErr w:type="spellEnd"/>
      <w:r>
        <w:rPr>
          <w:rFonts w:ascii="Arial" w:hAnsi="Arial" w:cs="Arial"/>
          <w:color w:val="333333"/>
          <w:shd w:val="clear" w:color="auto" w:fill="FFFFFF"/>
        </w:rPr>
        <w:t xml:space="preserve"> at time </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is given by </w:t>
      </w:r>
      <w:r w:rsidRPr="002570D4">
        <w:rPr>
          <w:rFonts w:ascii="Arial" w:hAnsi="Arial" w:cs="Arial"/>
          <w:i/>
          <w:iCs/>
          <w:color w:val="333333"/>
          <w:shd w:val="clear" w:color="auto" w:fill="FFFFFF"/>
        </w:rPr>
        <w:t>t</w:t>
      </w:r>
      <w:r>
        <w:rPr>
          <w:rFonts w:ascii="Arial" w:hAnsi="Arial" w:cs="Arial"/>
          <w:color w:val="333333"/>
          <w:shd w:val="clear" w:color="auto" w:fill="FFFFFF"/>
        </w:rPr>
        <w:t xml:space="preserve">, which is a result of its definition and properties. The variance of a random variable </w:t>
      </w:r>
      <w:r w:rsidRPr="00267FC5">
        <w:rPr>
          <w:rFonts w:ascii="Arial" w:hAnsi="Arial" w:cs="Arial"/>
          <w:i/>
          <w:iCs/>
          <w:color w:val="333333"/>
          <w:shd w:val="clear" w:color="auto" w:fill="FFFFFF"/>
        </w:rPr>
        <w:t>X</w:t>
      </w:r>
      <w:r>
        <w:rPr>
          <w:rFonts w:ascii="Arial" w:hAnsi="Arial" w:cs="Arial"/>
          <w:color w:val="333333"/>
          <w:shd w:val="clear" w:color="auto" w:fill="FFFFFF"/>
        </w:rPr>
        <w:t xml:space="preserve"> is defined as: </w:t>
      </w:r>
      <m:oMath>
        <m:r>
          <w:rPr>
            <w:rFonts w:ascii="Cambria Math" w:hAnsi="Cambria Math"/>
          </w:rPr>
          <m:t>Var(X) = E[(X-E[X])</m:t>
        </m:r>
        <m:r>
          <w:rPr>
            <w:rFonts w:ascii="Cambria Math" w:hAnsi="Cambria Math"/>
            <w:vertAlign w:val="superscript"/>
          </w:rPr>
          <m:t>2</m:t>
        </m:r>
        <m:r>
          <w:rPr>
            <w:rFonts w:ascii="Cambria Math" w:hAnsi="Cambria Math"/>
          </w:rPr>
          <m:t>].</m:t>
        </m:r>
      </m:oMath>
      <w:r>
        <w:rPr>
          <w:rFonts w:ascii="Arial" w:hAnsi="Arial" w:cs="Arial"/>
          <w:color w:val="333333"/>
          <w:shd w:val="clear" w:color="auto" w:fill="FFFFFF"/>
        </w:rPr>
        <w:t xml:space="preserve"> For a standard Brownian motion </w:t>
      </w:r>
      <w:proofErr w:type="spellStart"/>
      <w:r w:rsidRPr="00267FC5">
        <w:rPr>
          <w:rFonts w:ascii="Arial" w:hAnsi="Arial" w:cs="Arial"/>
          <w:i/>
          <w:iCs/>
          <w:color w:val="333333"/>
          <w:shd w:val="clear" w:color="auto" w:fill="FFFFFF"/>
        </w:rPr>
        <w:t>B</w:t>
      </w:r>
      <w:r>
        <w:rPr>
          <w:rFonts w:ascii="Arial" w:hAnsi="Arial" w:cs="Arial"/>
          <w:color w:val="333333"/>
          <w:shd w:val="clear" w:color="auto" w:fill="FFFFFF"/>
          <w:vertAlign w:val="subscript"/>
        </w:rPr>
        <w:t>t</w:t>
      </w:r>
      <w:proofErr w:type="spellEnd"/>
      <w:r>
        <w:rPr>
          <w:rFonts w:ascii="Arial" w:hAnsi="Arial" w:cs="Arial"/>
          <w:color w:val="333333"/>
          <w:shd w:val="clear" w:color="auto" w:fill="FFFFFF"/>
        </w:rPr>
        <w:t xml:space="preserve">, its expected value </w:t>
      </w:r>
      <w:r w:rsidRPr="00267FC5">
        <w:rPr>
          <w:rFonts w:ascii="Arial" w:hAnsi="Arial" w:cs="Arial"/>
          <w:i/>
          <w:iCs/>
          <w:color w:val="333333"/>
          <w:shd w:val="clear" w:color="auto" w:fill="FFFFFF"/>
        </w:rPr>
        <w:t>E[</w:t>
      </w:r>
      <w:proofErr w:type="spell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t</w:t>
      </w:r>
      <w:proofErr w:type="spellEnd"/>
      <w:r w:rsidRPr="00267FC5">
        <w:rPr>
          <w:rFonts w:ascii="Arial" w:hAnsi="Arial" w:cs="Arial"/>
          <w:i/>
          <w:iCs/>
          <w:color w:val="333333"/>
          <w:shd w:val="clear" w:color="auto" w:fill="FFFFFF"/>
        </w:rPr>
        <w:t>]</w:t>
      </w:r>
      <w:r>
        <w:rPr>
          <w:rFonts w:ascii="Arial" w:hAnsi="Arial" w:cs="Arial"/>
          <w:color w:val="333333"/>
          <w:shd w:val="clear" w:color="auto" w:fill="FFFFFF"/>
        </w:rPr>
        <w:t xml:space="preserve"> is 0 at any time </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Therefore, we have: </w:t>
      </w:r>
      <m:oMath>
        <m:r>
          <w:rPr>
            <w:rFonts w:ascii="Cambria Math" w:hAnsi="Cambria Math" w:cs="Arial"/>
            <w:color w:val="333333"/>
            <w:shd w:val="clear" w:color="auto" w:fill="FFFFFF"/>
          </w:rPr>
          <m:t>Var</m:t>
        </m:r>
        <m:d>
          <m:dPr>
            <m:ctrlPr>
              <w:rPr>
                <w:rFonts w:ascii="Cambria Math" w:hAnsi="Cambria Math" w:cs="Arial"/>
                <w:i/>
                <w:color w:val="333333"/>
                <w:shd w:val="clear" w:color="auto" w:fill="FFFFFF"/>
              </w:rPr>
            </m:ctrlPr>
          </m:dPr>
          <m:e>
            <m:sSub>
              <m:sSubPr>
                <m:ctrlPr>
                  <w:rPr>
                    <w:rFonts w:ascii="Cambria Math" w:eastAsiaTheme="minorEastAsia" w:hAnsi="Cambria Math" w:cs="Arial"/>
                    <w:i/>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e>
        </m:d>
        <m:r>
          <w:rPr>
            <w:rFonts w:ascii="Cambria Math" w:hAnsi="Cambria Math" w:cs="Arial"/>
            <w:color w:val="333333"/>
            <w:shd w:val="clear" w:color="auto" w:fill="FFFFFF"/>
          </w:rPr>
          <m:t>=</m:t>
        </m:r>
        <m:r>
          <w:rPr>
            <w:rFonts w:ascii="Cambria Math" w:hAnsi="Cambria Math" w:cs="Arial"/>
            <w:color w:val="333333"/>
            <w:shd w:val="clear" w:color="auto" w:fill="FFFFFF"/>
          </w:rPr>
          <w:lastRenderedPageBreak/>
          <m:t>E</m:t>
        </m:r>
        <m:d>
          <m:dPr>
            <m:begChr m:val="["/>
            <m:endChr m:val="]"/>
            <m:ctrlPr>
              <w:rPr>
                <w:rFonts w:ascii="Cambria Math" w:hAnsi="Cambria Math" w:cs="Arial"/>
                <w:i/>
                <w:color w:val="333333"/>
                <w:shd w:val="clear" w:color="auto" w:fill="FFFFFF"/>
              </w:rPr>
            </m:ctrlPr>
          </m:dPr>
          <m:e>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2</m:t>
                </m:r>
              </m:sup>
            </m:sSubSup>
          </m:e>
        </m:d>
        <m:r>
          <w:rPr>
            <w:rFonts w:ascii="Cambria Math" w:hAnsi="Cambria Math" w:cs="Arial"/>
            <w:color w:val="333333"/>
            <w:shd w:val="clear" w:color="auto" w:fill="FFFFFF"/>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sSub>
              <m:sSubPr>
                <m:ctrlPr>
                  <w:rPr>
                    <w:rFonts w:ascii="Cambria Math" w:eastAsiaTheme="minorEastAsia" w:hAnsi="Cambria Math" w:cs="Arial"/>
                    <w:i/>
                    <w:color w:val="333333"/>
                    <w:shd w:val="clear" w:color="auto" w:fill="FFFFFF"/>
                    <w:lang w:val="en-US" w:eastAsia="en-US"/>
                  </w:rPr>
                </m:ctrlPr>
              </m:sSubPr>
              <m:e>
                <m:r>
                  <w:rPr>
                    <w:rFonts w:ascii="Cambria Math" w:hAnsi="Cambria Math" w:cs="Arial"/>
                    <w:color w:val="333333"/>
                    <w:shd w:val="clear" w:color="auto" w:fill="FFFFFF"/>
                  </w:rPr>
                  <m:t>P</m:t>
                </m:r>
              </m:e>
              <m:sub>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e>
            </m:d>
            <m:r>
              <w:rPr>
                <w:rFonts w:ascii="Cambria Math" w:hAnsi="Cambria Math" w:cs="Arial"/>
                <w:color w:val="333333"/>
                <w:shd w:val="clear" w:color="auto" w:fill="FFFFFF"/>
              </w:rPr>
              <m:t>dx</m:t>
            </m:r>
          </m:e>
        </m:nary>
      </m:oMath>
      <w:r>
        <w:rPr>
          <w:rFonts w:ascii="Arial" w:hAnsi="Arial" w:cs="Arial"/>
          <w:color w:val="333333"/>
          <w:shd w:val="clear" w:color="auto" w:fill="FFFFFF"/>
        </w:rPr>
        <w:t xml:space="preserve"> . Since </w:t>
      </w:r>
      <w:proofErr w:type="spellStart"/>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bscript"/>
        </w:rPr>
        <w:t>t</w:t>
      </w:r>
      <w:proofErr w:type="spellEnd"/>
      <w:r>
        <w:rPr>
          <w:rFonts w:ascii="Arial" w:hAnsi="Arial" w:cs="Arial"/>
          <w:color w:val="333333"/>
          <w:shd w:val="clear" w:color="auto" w:fill="FFFFFF"/>
        </w:rPr>
        <w:t xml:space="preserve"> follows a Gaussian distribution with mean 0 and variance </w:t>
      </w:r>
      <w:r>
        <w:rPr>
          <w:rFonts w:ascii="Arial" w:hAnsi="Arial" w:cs="Arial"/>
          <w:i/>
          <w:iCs/>
          <w:color w:val="333333"/>
          <w:shd w:val="clear" w:color="auto" w:fill="FFFFFF"/>
        </w:rPr>
        <w:t>t,</w:t>
      </w:r>
      <w:r>
        <w:rPr>
          <w:rFonts w:ascii="Arial" w:hAnsi="Arial" w:cs="Arial"/>
          <w:color w:val="333333"/>
          <w:shd w:val="clear" w:color="auto" w:fill="FFFFFF"/>
        </w:rPr>
        <w:t xml:space="preserve"> its probability density function is the Gaussian density function: </w:t>
      </w:r>
      <m:oMath>
        <m:sSub>
          <m:sSubPr>
            <m:ctrlPr>
              <w:rPr>
                <w:rFonts w:ascii="Cambria Math" w:eastAsiaTheme="minorEastAsia" w:hAnsi="Cambria Math" w:cs="Arial"/>
                <w:i/>
                <w:color w:val="333333"/>
                <w:shd w:val="clear" w:color="auto" w:fill="FFFFFF"/>
                <w:lang w:val="en-US" w:eastAsia="en-US"/>
              </w:rPr>
            </m:ctrlPr>
          </m:sSubPr>
          <m:e>
            <m:r>
              <w:rPr>
                <w:rFonts w:ascii="Cambria Math" w:hAnsi="Cambria Math" w:cs="Arial"/>
                <w:color w:val="333333"/>
                <w:shd w:val="clear" w:color="auto" w:fill="FFFFFF"/>
              </w:rPr>
              <m:t>P</m:t>
            </m:r>
          </m:e>
          <m:sub>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ub>
        </m:sSub>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2πt</m:t>
                </m:r>
              </m:e>
            </m:rad>
          </m:den>
        </m:f>
        <m:r>
          <m:rPr>
            <m:sty m:val="p"/>
          </m:rPr>
          <w:rPr>
            <w:rFonts w:ascii="Cambria Math" w:hAnsi="Cambria Math" w:cs="Arial"/>
            <w:color w:val="333333"/>
            <w:shd w:val="clear" w:color="auto" w:fill="FFFFFF"/>
          </w:rPr>
          <m:t>exp⁡</m:t>
        </m:r>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num>
          <m:den>
            <m:r>
              <w:rPr>
                <w:rFonts w:ascii="Cambria Math" w:hAnsi="Cambria Math" w:cs="Arial"/>
                <w:color w:val="333333"/>
                <w:shd w:val="clear" w:color="auto" w:fill="FFFFFF"/>
              </w:rPr>
              <m:t>2t</m:t>
            </m:r>
          </m:den>
        </m:f>
        <m:r>
          <w:rPr>
            <w:rFonts w:ascii="Cambria Math" w:hAnsi="Cambria Math" w:cs="Arial"/>
            <w:color w:val="333333"/>
            <w:shd w:val="clear" w:color="auto" w:fill="FFFFFF"/>
          </w:rPr>
          <m:t>)</m:t>
        </m:r>
      </m:oMath>
      <w:r>
        <w:rPr>
          <w:rFonts w:ascii="Arial" w:hAnsi="Arial" w:cs="Arial"/>
          <w:color w:val="333333"/>
          <w:shd w:val="clear" w:color="auto" w:fill="FFFFFF"/>
        </w:rPr>
        <w:t xml:space="preserve">. Plug this into the integral for the variance: </w:t>
      </w:r>
      <m:oMath>
        <m:r>
          <w:rPr>
            <w:rFonts w:ascii="Cambria Math" w:hAnsi="Cambria Math" w:cs="Arial"/>
            <w:color w:val="333333"/>
            <w:shd w:val="clear" w:color="auto" w:fill="FFFFFF"/>
          </w:rPr>
          <m:t>Var</m:t>
        </m:r>
        <m:d>
          <m:dPr>
            <m:ctrlPr>
              <w:rPr>
                <w:rFonts w:ascii="Cambria Math" w:hAnsi="Cambria Math" w:cs="Arial"/>
                <w:i/>
                <w:color w:val="333333"/>
                <w:shd w:val="clear" w:color="auto" w:fill="FFFFFF"/>
              </w:rPr>
            </m:ctrlPr>
          </m:dPr>
          <m:e>
            <m:sSub>
              <m:sSubPr>
                <m:ctrlPr>
                  <w:rPr>
                    <w:rFonts w:ascii="Cambria Math" w:eastAsiaTheme="minorEastAsia" w:hAnsi="Cambria Math" w:cs="Arial"/>
                    <w:i/>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e>
        </m:d>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bSup>
              <m:sSubSupPr>
                <m:ctrlPr>
                  <w:rPr>
                    <w:rFonts w:ascii="Cambria Math" w:eastAsiaTheme="minorEastAsia" w:hAnsi="Cambria Math" w:cs="Arial"/>
                    <w:i/>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2</m:t>
                </m:r>
              </m:sup>
            </m:sSubSup>
          </m:e>
        </m:d>
        <m:r>
          <w:rPr>
            <w:rFonts w:ascii="Cambria Math" w:hAnsi="Cambria Math" w:cs="Arial"/>
            <w:color w:val="333333"/>
            <w:shd w:val="clear" w:color="auto" w:fill="FFFFFF"/>
          </w:rPr>
          <m:t>=</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2πt</m:t>
                    </m:r>
                  </m:e>
                </m:rad>
              </m:den>
            </m:f>
            <m:r>
              <m:rPr>
                <m:sty m:val="p"/>
              </m:rPr>
              <w:rPr>
                <w:rFonts w:ascii="Cambria Math" w:hAnsi="Cambria Math" w:cs="Arial"/>
                <w:color w:val="333333"/>
                <w:shd w:val="clear" w:color="auto" w:fill="FFFFFF"/>
              </w:rPr>
              <m:t>exp⁡</m:t>
            </m:r>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num>
              <m:den>
                <m:r>
                  <w:rPr>
                    <w:rFonts w:ascii="Cambria Math" w:hAnsi="Cambria Math" w:cs="Arial"/>
                    <w:color w:val="333333"/>
                    <w:shd w:val="clear" w:color="auto" w:fill="FFFFFF"/>
                  </w:rPr>
                  <m:t>2t</m:t>
                </m:r>
              </m:den>
            </m:f>
            <m:r>
              <w:rPr>
                <w:rFonts w:ascii="Cambria Math" w:hAnsi="Cambria Math" w:cs="Arial"/>
                <w:color w:val="333333"/>
                <w:shd w:val="clear" w:color="auto" w:fill="FFFFFF"/>
              </w:rPr>
              <m:t>)dx</m:t>
            </m:r>
          </m:e>
        </m:nary>
      </m:oMath>
      <w:r>
        <w:rPr>
          <w:rFonts w:ascii="Arial" w:hAnsi="Arial" w:cs="Arial"/>
          <w:color w:val="333333"/>
          <w:shd w:val="clear" w:color="auto" w:fill="FFFFFF"/>
        </w:rPr>
        <w:t xml:space="preserve">. The integrand </w:t>
      </w:r>
      <m:oMath>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2πt</m:t>
                </m:r>
              </m:e>
            </m:rad>
          </m:den>
        </m:f>
        <m:r>
          <m:rPr>
            <m:sty m:val="p"/>
          </m:rPr>
          <w:rPr>
            <w:rFonts w:ascii="Cambria Math" w:hAnsi="Cambria Math" w:cs="Arial"/>
            <w:color w:val="333333"/>
            <w:shd w:val="clear" w:color="auto" w:fill="FFFFFF"/>
          </w:rPr>
          <m:t>exp⁡</m:t>
        </m:r>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num>
          <m:den>
            <m:r>
              <w:rPr>
                <w:rFonts w:ascii="Cambria Math" w:hAnsi="Cambria Math" w:cs="Arial"/>
                <w:color w:val="333333"/>
                <w:shd w:val="clear" w:color="auto" w:fill="FFFFFF"/>
              </w:rPr>
              <m:t>2t</m:t>
            </m:r>
          </m:den>
        </m:f>
        <m:r>
          <w:rPr>
            <w:rFonts w:ascii="Cambria Math" w:hAnsi="Cambria Math" w:cs="Arial"/>
            <w:color w:val="333333"/>
            <w:shd w:val="clear" w:color="auto" w:fill="FFFFFF"/>
          </w:rPr>
          <m:t>)</m:t>
        </m:r>
      </m:oMath>
      <w:r>
        <w:rPr>
          <w:rFonts w:ascii="Arial" w:hAnsi="Arial" w:cs="Arial"/>
          <w:color w:val="333333"/>
          <w:shd w:val="clear" w:color="auto" w:fill="FFFFFF"/>
        </w:rPr>
        <w:t xml:space="preserve"> is the Gaussian p.d.f. with mean 0 and variance t. To integrate the Gaussian p.d.f over the entire real line:</w:t>
      </w:r>
      <w:r w:rsidRPr="002570D4">
        <w:rPr>
          <w:rFonts w:ascii="Cambria Math" w:hAnsi="Cambria Math" w:cs="Arial"/>
          <w:i/>
          <w:color w:val="333333"/>
          <w:shd w:val="clear" w:color="auto" w:fill="FFFFFF"/>
        </w:rPr>
        <w:t xml:space="preserve"> </w:t>
      </w:r>
      <m:oMath>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2πt</m:t>
                    </m:r>
                  </m:e>
                </m:rad>
              </m:den>
            </m:f>
            <m:r>
              <m:rPr>
                <m:sty m:val="p"/>
              </m:rPr>
              <w:rPr>
                <w:rFonts w:ascii="Cambria Math" w:hAnsi="Cambria Math" w:cs="Arial"/>
                <w:color w:val="333333"/>
                <w:shd w:val="clear" w:color="auto" w:fill="FFFFFF"/>
              </w:rPr>
              <m:t>exp⁡</m:t>
            </m:r>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num>
              <m:den>
                <m:r>
                  <w:rPr>
                    <w:rFonts w:ascii="Cambria Math" w:hAnsi="Cambria Math" w:cs="Arial"/>
                    <w:color w:val="333333"/>
                    <w:shd w:val="clear" w:color="auto" w:fill="FFFFFF"/>
                  </w:rPr>
                  <m:t>2t</m:t>
                </m:r>
              </m:den>
            </m:f>
            <m:r>
              <w:rPr>
                <w:rFonts w:ascii="Cambria Math" w:hAnsi="Cambria Math" w:cs="Arial"/>
                <w:color w:val="333333"/>
                <w:shd w:val="clear" w:color="auto" w:fill="FFFFFF"/>
              </w:rPr>
              <m:t>)dx</m:t>
            </m:r>
          </m:e>
        </m:nary>
      </m:oMath>
      <w:r>
        <w:rPr>
          <w:rFonts w:ascii="Cambria Math" w:hAnsi="Cambria Math" w:cs="Arial"/>
          <w:iCs/>
          <w:color w:val="333333"/>
          <w:shd w:val="clear" w:color="auto" w:fill="FFFFFF"/>
        </w:rPr>
        <w:t xml:space="preserve">, </w:t>
      </w:r>
      <w:r w:rsidRPr="00267FC5">
        <w:rPr>
          <w:rFonts w:ascii="Arial" w:hAnsi="Arial" w:cs="Arial"/>
          <w:color w:val="333333"/>
          <w:shd w:val="clear" w:color="auto" w:fill="FFFFFF"/>
        </w:rPr>
        <w:t>we will use the Gamma function. The integrand is an even function so</w:t>
      </w:r>
      <w:r>
        <w:rPr>
          <w:rFonts w:ascii="Cambria Math" w:hAnsi="Cambria Math" w:cs="Arial"/>
          <w:iCs/>
          <w:color w:val="333333"/>
          <w:shd w:val="clear" w:color="auto" w:fill="FFFFFF"/>
        </w:rPr>
        <w:t xml:space="preserve"> </w:t>
      </w:r>
      <m:oMath>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sup>
            </m:sSup>
            <m:r>
              <w:rPr>
                <w:rFonts w:ascii="Cambria Math" w:hAnsi="Cambria Math" w:cs="Arial"/>
                <w:color w:val="333333"/>
                <w:shd w:val="clear" w:color="auto" w:fill="FFFFFF"/>
              </w:rPr>
              <m:t>dx=2</m:t>
            </m:r>
          </m:e>
        </m:nary>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m:t>
            </m:r>
          </m:sup>
          <m:e>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sup>
            </m:sSup>
            <m:r>
              <w:rPr>
                <w:rFonts w:ascii="Cambria Math" w:hAnsi="Cambria Math" w:cs="Arial"/>
                <w:color w:val="333333"/>
                <w:shd w:val="clear" w:color="auto" w:fill="FFFFFF"/>
              </w:rPr>
              <m:t>dx.</m:t>
            </m:r>
          </m:e>
        </m:nary>
      </m:oMath>
      <w:r>
        <w:rPr>
          <w:rFonts w:ascii="Cambria Math" w:hAnsi="Cambria Math" w:cs="Arial"/>
          <w:color w:val="333333"/>
          <w:shd w:val="clear" w:color="auto" w:fill="FFFFFF"/>
        </w:rPr>
        <w:t xml:space="preserve"> </w:t>
      </w:r>
      <w:r w:rsidRPr="00267FC5">
        <w:rPr>
          <w:rFonts w:ascii="Arial" w:hAnsi="Arial" w:cs="Arial"/>
          <w:color w:val="333333"/>
          <w:shd w:val="clear" w:color="auto" w:fill="FFFFFF"/>
        </w:rPr>
        <w:t xml:space="preserve">Thus, after a change </w:t>
      </w:r>
      <w:r>
        <w:rPr>
          <w:rFonts w:ascii="Arial" w:hAnsi="Arial" w:cs="Arial"/>
          <w:color w:val="333333"/>
          <w:shd w:val="clear" w:color="auto" w:fill="FFFFFF"/>
        </w:rPr>
        <w:t>of</w:t>
      </w:r>
      <w:r w:rsidRPr="00267FC5">
        <w:rPr>
          <w:rFonts w:ascii="Arial" w:hAnsi="Arial" w:cs="Arial"/>
          <w:color w:val="333333"/>
          <w:shd w:val="clear" w:color="auto" w:fill="FFFFFF"/>
        </w:rPr>
        <w:t xml:space="preserve"> variable</w:t>
      </w:r>
      <w:r>
        <w:rPr>
          <w:rFonts w:ascii="Cambria Math" w:hAnsi="Cambria Math" w:cs="Arial"/>
          <w:color w:val="333333"/>
          <w:shd w:val="clear" w:color="auto" w:fill="FFFFFF"/>
        </w:rPr>
        <w:t xml:space="preserve"> </w:t>
      </w:r>
      <m:oMath>
        <m:r>
          <w:rPr>
            <w:rFonts w:ascii="Cambria Math" w:hAnsi="Cambria Math" w:cs="Arial"/>
            <w:color w:val="333333"/>
            <w:shd w:val="clear" w:color="auto" w:fill="FFFFFF"/>
          </w:rPr>
          <m:t xml:space="preserve">x= </m:t>
        </m:r>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t</m:t>
            </m:r>
          </m:e>
        </m:rad>
      </m:oMath>
      <w:r w:rsidRPr="00267FC5">
        <w:rPr>
          <w:rFonts w:ascii="Cambria Math" w:hAnsi="Cambria Math" w:cs="Arial"/>
          <w:i/>
          <w:color w:val="333333"/>
          <w:shd w:val="clear" w:color="auto" w:fill="FFFFFF"/>
          <w:lang w:val="en-US" w:eastAsia="en-US"/>
        </w:rPr>
        <w:t>,</w:t>
      </w:r>
      <w:r w:rsidRPr="00A4215E">
        <w:t xml:space="preserve"> </w:t>
      </w:r>
      <w:r w:rsidRPr="00267FC5">
        <w:rPr>
          <w:rFonts w:ascii="Arial" w:hAnsi="Arial" w:cs="Arial"/>
          <w:color w:val="333333"/>
          <w:shd w:val="clear" w:color="auto" w:fill="FFFFFF"/>
        </w:rPr>
        <w:t>we turn this into gamma function</w:t>
      </w:r>
      <w:r>
        <w:rPr>
          <w:rFonts w:ascii="Arial" w:hAnsi="Arial" w:cs="Arial"/>
          <w:color w:val="333333"/>
          <w:shd w:val="clear" w:color="auto" w:fill="FFFFFF"/>
        </w:rPr>
        <w:t>:</w:t>
      </w:r>
    </w:p>
    <w:p w14:paraId="05D1698F" w14:textId="77777777" w:rsidR="008D1943" w:rsidRDefault="008D1943" w:rsidP="008D1943">
      <w:pPr>
        <w:spacing w:line="360" w:lineRule="auto"/>
        <w:jc w:val="center"/>
        <w:rPr>
          <w:rFonts w:ascii="Cambria Math" w:hAnsi="Cambria Math" w:cs="Arial"/>
          <w:color w:val="333333"/>
          <w:shd w:val="clear" w:color="auto" w:fill="FFFFFF"/>
        </w:rPr>
      </w:pPr>
      <w:r>
        <w:rPr>
          <w:rFonts w:ascii="Cambria Math" w:hAnsi="Cambria Math" w:cs="Arial"/>
          <w:color w:val="333333"/>
          <w:shd w:val="clear" w:color="auto" w:fill="FFFFFF"/>
        </w:rPr>
        <w:t>2</w:t>
      </w:r>
      <m:oMath>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m:t>
            </m:r>
          </m:sup>
          <m:e>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sup>
            </m:sSup>
            <m:r>
              <w:rPr>
                <w:rFonts w:ascii="Cambria Math" w:hAnsi="Cambria Math" w:cs="Arial"/>
                <w:color w:val="333333"/>
                <w:shd w:val="clear" w:color="auto" w:fill="FFFFFF"/>
              </w:rPr>
              <m:t>dx=2</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-t</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-1/2</m:t>
                    </m:r>
                  </m:sup>
                </m:sSup>
                <m:r>
                  <w:rPr>
                    <w:rFonts w:ascii="Cambria Math" w:hAnsi="Cambria Math" w:cs="Arial"/>
                    <w:color w:val="333333"/>
                    <w:shd w:val="clear" w:color="auto" w:fill="FFFFFF"/>
                  </w:rPr>
                  <m:t>dt=</m:t>
                </m:r>
                <m:r>
                  <m:rPr>
                    <m:sty m:val="p"/>
                  </m:rPr>
                  <w:rPr>
                    <w:rFonts w:ascii="Cambria Math" w:hAnsi="Cambria Math" w:cs="Arial"/>
                    <w:color w:val="333333"/>
                    <w:shd w:val="clear" w:color="auto" w:fill="FFFFFF"/>
                  </w:rPr>
                  <m:t>Γ</m:t>
                </m:r>
                <m:d>
                  <m:dPr>
                    <m:ctrlPr>
                      <w:rPr>
                        <w:rFonts w:ascii="Cambria Math" w:hAnsi="Cambria Math" w:cs="Arial"/>
                        <w:i/>
                        <w:color w:val="333333"/>
                        <w:shd w:val="clear" w:color="auto" w:fill="FFFFFF"/>
                      </w:rPr>
                    </m:ctrlPr>
                  </m:dPr>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e>
                </m:d>
                <m:r>
                  <w:rPr>
                    <w:rFonts w:ascii="Cambria Math" w:hAnsi="Cambria Math" w:cs="Arial"/>
                    <w:color w:val="333333"/>
                    <w:shd w:val="clear" w:color="auto" w:fill="FFFFFF"/>
                  </w:rPr>
                  <m:t>=</m:t>
                </m:r>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π</m:t>
                    </m:r>
                  </m:e>
                </m:rad>
              </m:e>
            </m:nary>
          </m:e>
        </m:nary>
      </m:oMath>
    </w:p>
    <w:p w14:paraId="4DCB4A65" w14:textId="77777777" w:rsidR="008D1943" w:rsidRPr="002570D4" w:rsidRDefault="008D1943" w:rsidP="008D1943">
      <w:pPr>
        <w:spacing w:line="360" w:lineRule="auto"/>
        <w:ind w:left="7200"/>
        <w:jc w:val="both"/>
        <w:rPr>
          <w:rFonts w:ascii="Arial" w:hAnsi="Arial" w:cs="Arial"/>
          <w:iCs/>
          <w:color w:val="333333"/>
          <w:shd w:val="clear" w:color="auto" w:fill="FFFFFF"/>
        </w:rPr>
      </w:pPr>
      <w:r>
        <w:rPr>
          <w:rFonts w:ascii="Cambria Math" w:hAnsi="Cambria Math" w:cs="Arial"/>
          <w:color w:val="333333"/>
          <w:shd w:val="clear" w:color="auto" w:fill="FFFFFF"/>
        </w:rPr>
        <w:t xml:space="preserve">                            5.1.31. </w:t>
      </w:r>
    </w:p>
    <w:p w14:paraId="0AF1EE6B" w14:textId="77777777" w:rsidR="008D1943"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 xml:space="preserve">Similarly, </w:t>
      </w:r>
      <m:oMath>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sSup>
              <m:sSupPr>
                <m:ctrlPr>
                  <w:rPr>
                    <w:rFonts w:ascii="Cambria Math" w:eastAsiaTheme="minorEastAsia" w:hAnsi="Cambria Math" w:cs="Arial"/>
                    <w:color w:val="333333"/>
                    <w:highlight w:val="green"/>
                    <w:shd w:val="clear" w:color="auto" w:fill="FFFFFF"/>
                    <w:lang w:val="en-US" w:eastAsia="en-US"/>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m:t>
                </m:r>
                <m:f>
                  <m:fPr>
                    <m:ctrlPr>
                      <w:rPr>
                        <w:rFonts w:ascii="Cambria Math" w:eastAsiaTheme="minorEastAsia" w:hAnsi="Cambria Math" w:cs="Arial"/>
                        <w:i/>
                        <w:color w:val="333333"/>
                        <w:highlight w:val="green"/>
                        <w:shd w:val="clear" w:color="auto" w:fill="FFFFFF"/>
                        <w:lang w:val="en-US" w:eastAsia="en-US"/>
                      </w:rPr>
                    </m:ctrlPr>
                  </m:fPr>
                  <m:num>
                    <m:sSup>
                      <m:sSupPr>
                        <m:ctrlPr>
                          <w:rPr>
                            <w:rFonts w:ascii="Cambria Math" w:eastAsiaTheme="minorEastAsia" w:hAnsi="Cambria Math" w:cs="Arial"/>
                            <w:i/>
                            <w:color w:val="333333"/>
                            <w:highlight w:val="green"/>
                            <w:shd w:val="clear" w:color="auto" w:fill="FFFFFF"/>
                            <w:lang w:val="en-US" w:eastAsia="en-US"/>
                          </w:rPr>
                        </m:ctrlPr>
                      </m:sSupPr>
                      <m:e>
                        <m:r>
                          <w:rPr>
                            <w:rFonts w:ascii="Cambria Math" w:hAnsi="Cambria Math" w:cs="Arial"/>
                            <w:color w:val="333333"/>
                            <w:highlight w:val="green"/>
                            <w:shd w:val="clear" w:color="auto" w:fill="FFFFFF"/>
                          </w:rPr>
                          <m:t>x</m:t>
                        </m:r>
                      </m:e>
                      <m:sup>
                        <m:r>
                          <w:rPr>
                            <w:rFonts w:ascii="Cambria Math" w:hAnsi="Cambria Math" w:cs="Arial"/>
                            <w:color w:val="333333"/>
                            <w:highlight w:val="green"/>
                            <w:shd w:val="clear" w:color="auto" w:fill="FFFFFF"/>
                          </w:rPr>
                          <m:t>2</m:t>
                        </m:r>
                      </m:sup>
                    </m:sSup>
                  </m:num>
                  <m:den>
                    <m:r>
                      <w:rPr>
                        <w:rFonts w:ascii="Cambria Math" w:eastAsiaTheme="minorEastAsia" w:hAnsi="Cambria Math" w:cs="Arial"/>
                        <w:color w:val="333333"/>
                        <w:highlight w:val="green"/>
                        <w:shd w:val="clear" w:color="auto" w:fill="FFFFFF"/>
                        <w:lang w:val="en-US" w:eastAsia="en-US"/>
                      </w:rPr>
                      <m:t>2</m:t>
                    </m:r>
                  </m:den>
                </m:f>
              </m:sup>
            </m:sSup>
            <m:r>
              <w:rPr>
                <w:rFonts w:ascii="Cambria Math" w:hAnsi="Cambria Math" w:cs="Arial"/>
                <w:color w:val="333333"/>
                <w:shd w:val="clear" w:color="auto" w:fill="FFFFFF"/>
              </w:rPr>
              <m:t>dx=</m:t>
            </m:r>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e>
        </m:nary>
      </m:oMath>
      <w:r>
        <w:rPr>
          <w:rFonts w:ascii="Arial" w:hAnsi="Arial" w:cs="Arial"/>
          <w:color w:val="333333"/>
          <w:shd w:val="clear" w:color="auto" w:fill="FFFFFF"/>
        </w:rPr>
        <w:t xml:space="preserve">. For standard normal distribution </w:t>
      </w:r>
      <w:r w:rsidRPr="00267FC5">
        <w:rPr>
          <w:rFonts w:ascii="Arial" w:hAnsi="Arial" w:cs="Arial"/>
          <w:i/>
          <w:iCs/>
          <w:color w:val="333333"/>
          <w:shd w:val="clear" w:color="auto" w:fill="FFFFFF"/>
        </w:rPr>
        <w:t>μ=0</w:t>
      </w:r>
      <w:r>
        <w:rPr>
          <w:rFonts w:ascii="Arial" w:hAnsi="Arial" w:cs="Arial"/>
          <w:color w:val="333333"/>
          <w:shd w:val="clear" w:color="auto" w:fill="FFFFFF"/>
        </w:rPr>
        <w:t xml:space="preserve"> and </w:t>
      </w:r>
      <w:r w:rsidRPr="00267FC5">
        <w:rPr>
          <w:rFonts w:ascii="Arial" w:hAnsi="Arial" w:cs="Arial"/>
          <w:i/>
          <w:iCs/>
          <w:color w:val="333333"/>
          <w:shd w:val="clear" w:color="auto" w:fill="FFFFFF"/>
        </w:rPr>
        <w:t>σ</w:t>
      </w:r>
      <w:r w:rsidRPr="00267FC5">
        <w:rPr>
          <w:rFonts w:ascii="Arial" w:hAnsi="Arial" w:cs="Arial"/>
          <w:i/>
          <w:iCs/>
          <w:color w:val="333333"/>
          <w:shd w:val="clear" w:color="auto" w:fill="FFFFFF"/>
          <w:vertAlign w:val="superscript"/>
        </w:rPr>
        <w:t>2</w:t>
      </w:r>
      <w:r w:rsidRPr="00267FC5">
        <w:rPr>
          <w:rFonts w:ascii="Arial" w:hAnsi="Arial" w:cs="Arial"/>
          <w:i/>
          <w:iCs/>
          <w:color w:val="333333"/>
          <w:shd w:val="clear" w:color="auto" w:fill="FFFFFF"/>
        </w:rPr>
        <w:t>=1</w:t>
      </w:r>
      <w:r>
        <w:rPr>
          <w:rFonts w:ascii="Arial" w:hAnsi="Arial" w:cs="Arial"/>
          <w:color w:val="333333"/>
          <w:shd w:val="clear" w:color="auto" w:fill="FFFFFF"/>
        </w:rPr>
        <w:t xml:space="preserve">, and changing variable </w:t>
      </w:r>
      <m:oMath>
        <m:r>
          <w:rPr>
            <w:rFonts w:ascii="Cambria Math" w:hAnsi="Cambria Math" w:cs="Arial"/>
            <w:color w:val="333333"/>
            <w:shd w:val="clear" w:color="auto" w:fill="FFFFFF"/>
          </w:rPr>
          <m:t xml:space="preserve">x= </m:t>
        </m:r>
        <m:rad>
          <m:radPr>
            <m:degHide m:val="1"/>
            <m:ctrlPr>
              <w:rPr>
                <w:rFonts w:ascii="Cambria Math" w:eastAsiaTheme="minorEastAsia" w:hAnsi="Cambria Math" w:cs="Arial"/>
                <w:i/>
                <w:color w:val="333333"/>
                <w:highlight w:val="green"/>
                <w:shd w:val="clear" w:color="auto" w:fill="FFFFFF"/>
                <w:lang w:val="en-US" w:eastAsia="en-US"/>
              </w:rPr>
            </m:ctrlPr>
          </m:radPr>
          <m:deg/>
          <m:e>
            <m:r>
              <w:rPr>
                <w:rFonts w:ascii="Cambria Math" w:hAnsi="Cambria Math" w:cs="Arial"/>
                <w:color w:val="333333"/>
                <w:highlight w:val="green"/>
                <w:shd w:val="clear" w:color="auto" w:fill="FFFFFF"/>
              </w:rPr>
              <m:t xml:space="preserve">2u </m:t>
            </m:r>
          </m:e>
        </m:rad>
        <m:r>
          <w:rPr>
            <w:rFonts w:ascii="Cambria Math" w:eastAsiaTheme="minorEastAsia" w:hAnsi="Cambria Math" w:cs="Arial"/>
            <w:color w:val="333333"/>
            <w:shd w:val="clear" w:color="auto" w:fill="FFFFFF"/>
            <w:lang w:val="en-US" w:eastAsia="en-US"/>
          </w:rPr>
          <m:t>, dx=</m:t>
        </m:r>
      </m:oMath>
      <w:r>
        <w:rPr>
          <w:rFonts w:ascii="Arial" w:hAnsi="Arial" w:cs="Arial"/>
          <w:color w:val="333333"/>
          <w:shd w:val="clear" w:color="auto" w:fill="FFFFFF"/>
        </w:rPr>
        <w:t xml:space="preserve"> and </w:t>
      </w:r>
      <w:r w:rsidRPr="00267FC5">
        <w:rPr>
          <w:rFonts w:ascii="Arial" w:hAnsi="Arial" w:cs="Arial"/>
          <w:i/>
          <w:iCs/>
          <w:color w:val="333333"/>
          <w:shd w:val="clear" w:color="auto" w:fill="FFFFFF"/>
        </w:rPr>
        <w:t>x</w:t>
      </w:r>
      <w:r w:rsidRPr="00267FC5">
        <w:rPr>
          <w:rFonts w:ascii="Arial" w:hAnsi="Arial" w:cs="Arial"/>
          <w:i/>
          <w:iCs/>
          <w:color w:val="333333"/>
          <w:shd w:val="clear" w:color="auto" w:fill="FFFFFF"/>
          <w:vertAlign w:val="superscript"/>
        </w:rPr>
        <w:t>2</w:t>
      </w:r>
      <w:r w:rsidRPr="007233C1">
        <w:rPr>
          <w:rFonts w:ascii="Arial" w:hAnsi="Arial" w:cs="Arial"/>
          <w:i/>
          <w:iCs/>
          <w:color w:val="333333"/>
          <w:highlight w:val="green"/>
          <w:shd w:val="clear" w:color="auto" w:fill="FFFFFF"/>
        </w:rPr>
        <w:t>= 2u</w:t>
      </w:r>
      <w:r>
        <w:rPr>
          <w:rFonts w:ascii="Arial" w:hAnsi="Arial" w:cs="Arial"/>
          <w:color w:val="333333"/>
          <w:shd w:val="clear" w:color="auto" w:fill="FFFFFF"/>
        </w:rPr>
        <w:t xml:space="preserve"> so </w:t>
      </w:r>
      <w:r w:rsidRPr="00267FC5">
        <w:rPr>
          <w:rFonts w:ascii="Arial" w:hAnsi="Arial" w:cs="Arial"/>
          <w:i/>
          <w:iCs/>
          <w:color w:val="333333"/>
          <w:shd w:val="clear" w:color="auto" w:fill="FFFFFF"/>
        </w:rPr>
        <w:t>du= 2xdx</w:t>
      </w:r>
      <w:r>
        <w:rPr>
          <w:rFonts w:ascii="Arial" w:hAnsi="Arial" w:cs="Arial"/>
          <w:color w:val="333333"/>
          <w:shd w:val="clear" w:color="auto" w:fill="FFFFFF"/>
        </w:rPr>
        <w:t xml:space="preserve"> then we have: </w:t>
      </w:r>
      <m:oMath>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m:t>
            </m:r>
          </m:sub>
          <m:sup>
            <m:r>
              <w:rPr>
                <w:rFonts w:ascii="Cambria Math" w:hAnsi="Cambria Math" w:cs="Arial"/>
                <w:color w:val="333333"/>
                <w:shd w:val="clear" w:color="auto" w:fill="FFFFFF"/>
              </w:rPr>
              <m:t>∞</m:t>
            </m:r>
          </m:sup>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x</m:t>
                            </m:r>
                          </m:e>
                          <m:sup>
                            <m:r>
                              <w:rPr>
                                <w:rFonts w:ascii="Cambria Math" w:hAnsi="Cambria Math" w:cs="Arial"/>
                                <w:color w:val="333333"/>
                                <w:shd w:val="clear" w:color="auto" w:fill="FFFFFF"/>
                              </w:rPr>
                              <m:t>2</m:t>
                            </m:r>
                          </m:sup>
                        </m:sSup>
                      </m:num>
                      <m:den>
                        <m:r>
                          <w:rPr>
                            <w:rFonts w:ascii="Cambria Math" w:hAnsi="Cambria Math" w:cs="Arial"/>
                            <w:color w:val="333333"/>
                            <w:shd w:val="clear" w:color="auto" w:fill="FFFFFF"/>
                          </w:rPr>
                          <m:t>2</m:t>
                        </m:r>
                      </m:den>
                    </m:f>
                  </m:e>
                </m:d>
              </m:e>
            </m:func>
            <m:r>
              <w:rPr>
                <w:rFonts w:ascii="Cambria Math" w:hAnsi="Cambria Math" w:cs="Arial"/>
                <w:color w:val="333333"/>
                <w:shd w:val="clear" w:color="auto" w:fill="FFFFFF"/>
              </w:rPr>
              <m:t>dx=</m:t>
            </m:r>
          </m:e>
        </m:nary>
        <m:r>
          <w:rPr>
            <w:rFonts w:ascii="Cambria Math" w:hAnsi="Cambria Math" w:cs="Arial"/>
            <w:color w:val="333333"/>
            <w:shd w:val="clear" w:color="auto" w:fill="FFFFFF"/>
          </w:rPr>
          <m:t xml:space="preserve"> </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r>
          <w:rPr>
            <w:rFonts w:ascii="Cambria Math" w:hAnsi="Cambria Math" w:cs="Arial"/>
            <w:color w:val="333333"/>
            <w:shd w:val="clear" w:color="auto" w:fill="FFFFFF"/>
          </w:rPr>
          <m:t>2</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m:t>
            </m:r>
          </m:sup>
          <m:e>
            <m:r>
              <w:rPr>
                <w:rFonts w:ascii="Cambria Math" w:hAnsi="Cambria Math" w:cs="Arial"/>
                <w:color w:val="333333"/>
                <w:shd w:val="clear" w:color="auto" w:fill="FFFFFF"/>
              </w:rPr>
              <m:t>u</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u</m:t>
                        </m:r>
                      </m:num>
                      <m:den>
                        <m:r>
                          <w:rPr>
                            <w:rFonts w:ascii="Cambria Math" w:hAnsi="Cambria Math" w:cs="Arial"/>
                            <w:color w:val="333333"/>
                            <w:shd w:val="clear" w:color="auto" w:fill="FFFFFF"/>
                          </w:rPr>
                          <m:t>2</m:t>
                        </m:r>
                      </m:den>
                    </m:f>
                  </m:e>
                </m:d>
              </m:e>
            </m:func>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rad>
                  <m:radPr>
                    <m:degHide m:val="1"/>
                    <m:ctrlPr>
                      <w:rPr>
                        <w:rFonts w:ascii="Cambria Math" w:hAnsi="Cambria Math" w:cs="Arial"/>
                        <w:i/>
                        <w:color w:val="333333"/>
                        <w:shd w:val="clear" w:color="auto" w:fill="FFFFFF"/>
                      </w:rPr>
                    </m:ctrlPr>
                  </m:radPr>
                  <m:deg/>
                  <m:e>
                    <m:r>
                      <w:rPr>
                        <w:rFonts w:ascii="Cambria Math" w:hAnsi="Cambria Math" w:cs="Arial"/>
                        <w:color w:val="333333"/>
                        <w:shd w:val="clear" w:color="auto" w:fill="FFFFFF"/>
                      </w:rPr>
                      <m:t>u</m:t>
                    </m:r>
                  </m:e>
                </m:rad>
              </m:den>
            </m:f>
            <m:r>
              <w:rPr>
                <w:rFonts w:ascii="Cambria Math" w:hAnsi="Cambria Math" w:cs="Arial"/>
                <w:color w:val="333333"/>
                <w:shd w:val="clear" w:color="auto" w:fill="FFFFFF"/>
              </w:rPr>
              <m:t>du=</m:t>
            </m:r>
          </m:e>
        </m:nary>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m:t>
            </m:r>
          </m:sup>
          <m:e>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u</m:t>
                </m:r>
              </m:e>
            </m:rad>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u</m:t>
                        </m:r>
                      </m:num>
                      <m:den>
                        <m:r>
                          <w:rPr>
                            <w:rFonts w:ascii="Cambria Math" w:hAnsi="Cambria Math" w:cs="Arial"/>
                            <w:color w:val="333333"/>
                            <w:shd w:val="clear" w:color="auto" w:fill="FFFFFF"/>
                          </w:rPr>
                          <m:t>2</m:t>
                        </m:r>
                      </m:den>
                    </m:f>
                  </m:e>
                </m:d>
              </m:e>
            </m:func>
            <m:r>
              <w:rPr>
                <w:rFonts w:ascii="Cambria Math" w:hAnsi="Cambria Math" w:cs="Arial"/>
                <w:color w:val="333333"/>
                <w:shd w:val="clear" w:color="auto" w:fill="FFFFFF"/>
              </w:rPr>
              <m:t>du</m:t>
            </m:r>
          </m:e>
        </m:nary>
      </m:oMath>
      <w:r>
        <w:rPr>
          <w:rFonts w:ascii="Arial" w:hAnsi="Arial" w:cs="Arial"/>
          <w:color w:val="333333"/>
          <w:shd w:val="clear" w:color="auto" w:fill="FFFFFF"/>
          <w:lang w:val="en-US" w:eastAsia="en-US"/>
        </w:rPr>
        <w:t>.</w:t>
      </w:r>
    </w:p>
    <w:p w14:paraId="7E543DA8" w14:textId="77777777" w:rsidR="008D1943" w:rsidRDefault="008D1943" w:rsidP="008D1943">
      <w:pPr>
        <w:spacing w:line="360" w:lineRule="auto"/>
        <w:jc w:val="both"/>
        <w:rPr>
          <w:rFonts w:ascii="Arial" w:hAnsi="Arial" w:cs="Arial"/>
          <w:color w:val="333333"/>
          <w:shd w:val="clear" w:color="auto" w:fill="FFFFFF"/>
        </w:rPr>
      </w:pPr>
      <w:r>
        <w:rPr>
          <w:rFonts w:ascii="Arial" w:hAnsi="Arial" w:cs="Arial"/>
          <w:color w:val="333333"/>
          <w:shd w:val="clear" w:color="auto" w:fill="FFFFFF"/>
        </w:rPr>
        <w:t xml:space="preserve">Next, we use integration by parts. Choose </w:t>
      </w:r>
      <w:r w:rsidRPr="00267FC5">
        <w:rPr>
          <w:rFonts w:ascii="Arial" w:hAnsi="Arial" w:cs="Arial"/>
          <w:i/>
          <w:iCs/>
          <w:color w:val="333333"/>
          <w:shd w:val="clear" w:color="auto" w:fill="FFFFFF"/>
        </w:rPr>
        <w:t>u=</w:t>
      </w:r>
      <m:oMath>
        <m:rad>
          <m:radPr>
            <m:degHide m:val="1"/>
            <m:ctrlPr>
              <w:rPr>
                <w:rFonts w:ascii="Cambria Math" w:eastAsiaTheme="minorEastAsia" w:hAnsi="Cambria Math" w:cs="Arial"/>
                <w:i/>
                <w:iCs/>
                <w:color w:val="333333"/>
                <w:shd w:val="clear" w:color="auto" w:fill="FFFFFF"/>
                <w:lang w:val="en-US" w:eastAsia="en-US"/>
              </w:rPr>
            </m:ctrlPr>
          </m:radPr>
          <m:deg/>
          <m:e>
            <m:r>
              <w:rPr>
                <w:rFonts w:ascii="Cambria Math" w:hAnsi="Cambria Math" w:cs="Arial"/>
                <w:color w:val="333333"/>
                <w:shd w:val="clear" w:color="auto" w:fill="FFFFFF"/>
              </w:rPr>
              <m:t>u</m:t>
            </m:r>
          </m:e>
        </m:rad>
        <m:r>
          <w:rPr>
            <w:rFonts w:ascii="Cambria Math" w:hAnsi="Cambria Math" w:cs="Arial"/>
            <w:color w:val="333333"/>
            <w:shd w:val="clear" w:color="auto" w:fill="FFFFFF"/>
          </w:rPr>
          <m:t xml:space="preserve"> </m:t>
        </m:r>
      </m:oMath>
      <w:r>
        <w:rPr>
          <w:rFonts w:ascii="Arial" w:hAnsi="Arial" w:cs="Arial"/>
          <w:color w:val="333333"/>
          <w:shd w:val="clear" w:color="auto" w:fill="FFFFFF"/>
        </w:rPr>
        <w:t xml:space="preserve">and </w:t>
      </w:r>
      <m:oMath>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dv=exp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u</m:t>
                    </m:r>
                  </m:num>
                  <m:den>
                    <m:r>
                      <w:rPr>
                        <w:rFonts w:ascii="Cambria Math" w:hAnsi="Cambria Math" w:cs="Arial"/>
                        <w:color w:val="333333"/>
                        <w:shd w:val="clear" w:color="auto" w:fill="FFFFFF"/>
                      </w:rPr>
                      <m:t>2</m:t>
                    </m:r>
                  </m:den>
                </m:f>
              </m:e>
            </m:d>
          </m:e>
        </m:func>
        <m:r>
          <w:rPr>
            <w:rFonts w:ascii="Cambria Math" w:hAnsi="Cambria Math" w:cs="Arial"/>
            <w:color w:val="333333"/>
            <w:shd w:val="clear" w:color="auto" w:fill="FFFFFF"/>
          </w:rPr>
          <m:t>du</m:t>
        </m:r>
      </m:oMath>
      <w:r>
        <w:rPr>
          <w:rFonts w:ascii="Arial" w:hAnsi="Arial" w:cs="Arial"/>
          <w:color w:val="333333"/>
          <w:shd w:val="clear" w:color="auto" w:fill="FFFFFF"/>
        </w:rPr>
        <w:t xml:space="preserve">. Then </w:t>
      </w:r>
      <w:r w:rsidRPr="00267FC5">
        <w:rPr>
          <w:rFonts w:ascii="Arial" w:hAnsi="Arial" w:cs="Arial"/>
          <w:i/>
          <w:iCs/>
          <w:color w:val="333333"/>
          <w:shd w:val="clear" w:color="auto" w:fill="FFFFFF"/>
        </w:rPr>
        <w:t>du= ½ u</w:t>
      </w:r>
      <w:r w:rsidRPr="00267FC5">
        <w:rPr>
          <w:rFonts w:ascii="Arial" w:hAnsi="Arial" w:cs="Arial"/>
          <w:i/>
          <w:iCs/>
          <w:color w:val="333333"/>
          <w:shd w:val="clear" w:color="auto" w:fill="FFFFFF"/>
          <w:vertAlign w:val="superscript"/>
        </w:rPr>
        <w:t>-1/2</w:t>
      </w:r>
      <w:r>
        <w:rPr>
          <w:rFonts w:ascii="Arial" w:hAnsi="Arial" w:cs="Arial"/>
          <w:color w:val="333333"/>
          <w:shd w:val="clear" w:color="auto" w:fill="FFFFFF"/>
          <w:vertAlign w:val="superscript"/>
        </w:rPr>
        <w:t xml:space="preserve"> </w:t>
      </w:r>
      <w:r>
        <w:rPr>
          <w:rFonts w:ascii="Arial" w:hAnsi="Arial" w:cs="Arial"/>
          <w:color w:val="333333"/>
          <w:shd w:val="clear" w:color="auto" w:fill="FFFFFF"/>
        </w:rPr>
        <w:t xml:space="preserve">and </w:t>
      </w:r>
      <w:r w:rsidRPr="00267FC5">
        <w:rPr>
          <w:rFonts w:ascii="Arial" w:hAnsi="Arial" w:cs="Arial"/>
          <w:i/>
          <w:iCs/>
          <w:color w:val="333333"/>
          <w:shd w:val="clear" w:color="auto" w:fill="FFFFFF"/>
        </w:rPr>
        <w:t>v = -2 e</w:t>
      </w:r>
      <w:r w:rsidRPr="00267FC5">
        <w:rPr>
          <w:rFonts w:ascii="Arial" w:hAnsi="Arial" w:cs="Arial"/>
          <w:i/>
          <w:iCs/>
          <w:color w:val="333333"/>
          <w:shd w:val="clear" w:color="auto" w:fill="FFFFFF"/>
          <w:vertAlign w:val="superscript"/>
        </w:rPr>
        <w:t>-u/2</w:t>
      </w:r>
      <w:r>
        <w:rPr>
          <w:rFonts w:ascii="Arial" w:hAnsi="Arial" w:cs="Arial"/>
          <w:color w:val="333333"/>
          <w:shd w:val="clear" w:color="auto" w:fill="FFFFFF"/>
        </w:rPr>
        <w:t xml:space="preserve">. Applying integration by parts: </w:t>
      </w:r>
    </w:p>
    <w:p w14:paraId="00CE5E7B" w14:textId="77777777" w:rsidR="008D1943" w:rsidRDefault="00000000" w:rsidP="008D1943">
      <w:pPr>
        <w:spacing w:line="360" w:lineRule="auto"/>
        <w:jc w:val="center"/>
        <w:rPr>
          <w:rFonts w:ascii="Arial" w:hAnsi="Arial" w:cs="Arial"/>
          <w:color w:val="333333"/>
          <w:shd w:val="clear" w:color="auto" w:fill="FFFFFF"/>
        </w:rPr>
      </w:pPr>
      <m:oMath>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m:t>
            </m:r>
          </m:sup>
          <m:e>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u</m:t>
                </m:r>
              </m:e>
            </m:rad>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u</m:t>
                        </m:r>
                      </m:num>
                      <m:den>
                        <m:r>
                          <w:rPr>
                            <w:rFonts w:ascii="Cambria Math" w:hAnsi="Cambria Math" w:cs="Arial"/>
                            <w:color w:val="333333"/>
                            <w:shd w:val="clear" w:color="auto" w:fill="FFFFFF"/>
                          </w:rPr>
                          <m:t>2</m:t>
                        </m:r>
                      </m:den>
                    </m:f>
                  </m:e>
                </m:d>
              </m:e>
            </m:func>
            <m:r>
              <w:rPr>
                <w:rFonts w:ascii="Cambria Math" w:hAnsi="Cambria Math" w:cs="Arial"/>
                <w:color w:val="333333"/>
                <w:shd w:val="clear" w:color="auto" w:fill="FFFFFF"/>
              </w:rPr>
              <m:t>du=</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r>
              <w:rPr>
                <w:rFonts w:ascii="Cambria Math" w:hAnsi="Cambria Math" w:cs="Arial"/>
                <w:color w:val="333333"/>
                <w:shd w:val="clear" w:color="auto" w:fill="FFFFFF"/>
              </w:rPr>
              <m:t xml:space="preserve"> </m:t>
            </m:r>
            <m:d>
              <m:dPr>
                <m:begChr m:val="["/>
                <m:endChr m:val="]"/>
                <m:ctrlPr>
                  <w:rPr>
                    <w:rFonts w:ascii="Cambria Math" w:hAnsi="Cambria Math" w:cs="Arial"/>
                    <w:i/>
                    <w:color w:val="333333"/>
                    <w:shd w:val="clear" w:color="auto" w:fill="FFFFFF"/>
                  </w:rPr>
                </m:ctrlPr>
              </m:dPr>
              <m:e>
                <m:sPre>
                  <m:sPrePr>
                    <m:ctrlPr>
                      <w:rPr>
                        <w:rFonts w:ascii="Cambria Math" w:eastAsiaTheme="minorEastAsia" w:hAnsi="Cambria Math" w:cs="Arial"/>
                        <w:i/>
                        <w:color w:val="333333"/>
                        <w:shd w:val="clear" w:color="auto" w:fill="FFFFFF"/>
                        <w:lang w:val="en-US" w:eastAsia="en-US"/>
                      </w:rPr>
                    </m:ctrlPr>
                  </m:sPrePr>
                  <m:sub>
                    <m:r>
                      <w:rPr>
                        <w:rFonts w:ascii="Cambria Math" w:hAnsi="Cambria Math" w:cs="Arial"/>
                        <w:color w:val="333333"/>
                        <w:shd w:val="clear" w:color="auto" w:fill="FFFFFF"/>
                      </w:rPr>
                      <m:t>0</m:t>
                    </m:r>
                  </m:sub>
                  <m:sup>
                    <m:r>
                      <w:rPr>
                        <w:rFonts w:ascii="Cambria Math" w:hAnsi="Cambria Math" w:cs="Arial"/>
                        <w:color w:val="333333"/>
                        <w:shd w:val="clear" w:color="auto" w:fill="FFFFFF"/>
                      </w:rPr>
                      <m:t>∞</m:t>
                    </m:r>
                  </m:sup>
                  <m:e>
                    <m:r>
                      <w:rPr>
                        <w:rFonts w:ascii="Cambria Math" w:hAnsi="Cambria Math" w:cs="Arial"/>
                        <w:color w:val="333333"/>
                        <w:shd w:val="clear" w:color="auto" w:fill="FFFFFF"/>
                      </w:rPr>
                      <m:t>[</m:t>
                    </m:r>
                  </m:e>
                </m:sPre>
                <m:r>
                  <w:rPr>
                    <w:rFonts w:ascii="Cambria Math" w:hAnsi="Cambria Math" w:cs="Arial"/>
                    <w:color w:val="333333"/>
                    <w:shd w:val="clear" w:color="auto" w:fill="FFFFFF"/>
                  </w:rPr>
                  <m:t xml:space="preserve"> </m:t>
                </m:r>
                <m:r>
                  <m:rPr>
                    <m:sty m:val="p"/>
                  </m:rPr>
                  <w:rPr>
                    <w:rFonts w:ascii="Cambria Math" w:hAnsi="Cambria Math" w:cs="Arial"/>
                    <w:color w:val="333333"/>
                    <w:shd w:val="clear" w:color="auto" w:fill="FFFFFF"/>
                  </w:rPr>
                  <m:t>-2</m:t>
                </m:r>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u</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e</m:t>
                    </m:r>
                  </m:e>
                  <m:sup>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u</m:t>
                        </m:r>
                      </m:num>
                      <m:den>
                        <m:r>
                          <w:rPr>
                            <w:rFonts w:ascii="Cambria Math" w:hAnsi="Cambria Math" w:cs="Arial"/>
                            <w:color w:val="333333"/>
                            <w:shd w:val="clear" w:color="auto" w:fill="FFFFFF"/>
                          </w:rPr>
                          <m:t>2</m:t>
                        </m:r>
                      </m:den>
                    </m:f>
                  </m:sup>
                </m:sSup>
                <m:ctrlPr>
                  <w:rPr>
                    <w:rFonts w:ascii="Cambria Math" w:hAnsi="Cambria Math" w:cs="Arial"/>
                    <w:color w:val="333333"/>
                    <w:shd w:val="clear" w:color="auto" w:fill="FFFFFF"/>
                    <w:vertAlign w:val="superscript"/>
                  </w:rPr>
                </m:ctrlPr>
              </m:e>
            </m:d>
            <m:r>
              <m:rPr>
                <m:sty m:val="p"/>
              </m:rPr>
              <w:rPr>
                <w:rFonts w:ascii="Cambria Math" w:hAnsi="Cambria Math" w:cs="Arial"/>
                <w:color w:val="333333"/>
                <w:shd w:val="clear" w:color="auto" w:fill="FFFFFF"/>
                <w:vertAlign w:val="superscript"/>
              </w:rPr>
              <m:t>+[</m:t>
            </m:r>
            <m:nary>
              <m:naryPr>
                <m:limLoc m:val="subSup"/>
                <m:ctrlPr>
                  <w:rPr>
                    <w:rFonts w:ascii="Cambria Math" w:eastAsiaTheme="minorEastAsia" w:hAnsi="Cambria Math" w:cs="Arial"/>
                    <w:color w:val="333333"/>
                    <w:shd w:val="clear" w:color="auto" w:fill="FFFFFF"/>
                    <w:vertAlign w:val="superscript"/>
                    <w:lang w:val="en-US" w:eastAsia="en-US"/>
                  </w:rPr>
                </m:ctrlPr>
              </m:naryPr>
              <m:sub>
                <m:r>
                  <w:rPr>
                    <w:rFonts w:ascii="Cambria Math" w:hAnsi="Cambria Math" w:cs="Arial"/>
                    <w:color w:val="333333"/>
                    <w:shd w:val="clear" w:color="auto" w:fill="FFFFFF"/>
                    <w:vertAlign w:val="superscript"/>
                  </w:rPr>
                  <m:t>0</m:t>
                </m:r>
              </m:sub>
              <m:sup>
                <m:r>
                  <w:rPr>
                    <w:rFonts w:ascii="Cambria Math" w:hAnsi="Cambria Math" w:cs="Arial"/>
                    <w:color w:val="333333"/>
                    <w:shd w:val="clear" w:color="auto" w:fill="FFFFFF"/>
                    <w:vertAlign w:val="superscript"/>
                  </w:rPr>
                  <m:t>∞</m:t>
                </m:r>
              </m:sup>
              <m:e>
                <m:sSup>
                  <m:sSupPr>
                    <m:ctrlPr>
                      <w:rPr>
                        <w:rFonts w:ascii="Cambria Math" w:eastAsiaTheme="minorEastAsia" w:hAnsi="Cambria Math" w:cs="Arial"/>
                        <w:i/>
                        <w:color w:val="333333"/>
                        <w:shd w:val="clear" w:color="auto" w:fill="FFFFFF"/>
                        <w:vertAlign w:val="superscript"/>
                        <w:lang w:val="en-US" w:eastAsia="en-US"/>
                      </w:rPr>
                    </m:ctrlPr>
                  </m:sSupPr>
                  <m:e>
                    <m:r>
                      <w:rPr>
                        <w:rFonts w:ascii="Cambria Math" w:hAnsi="Cambria Math" w:cs="Arial"/>
                        <w:color w:val="333333"/>
                        <w:shd w:val="clear" w:color="auto" w:fill="FFFFFF"/>
                        <w:vertAlign w:val="superscript"/>
                      </w:rPr>
                      <m:t>u</m:t>
                    </m:r>
                  </m:e>
                  <m:sup>
                    <m:r>
                      <w:rPr>
                        <w:rFonts w:ascii="Cambria Math" w:hAnsi="Cambria Math" w:cs="Arial"/>
                        <w:color w:val="333333"/>
                        <w:shd w:val="clear" w:color="auto" w:fill="FFFFFF"/>
                        <w:vertAlign w:val="superscript"/>
                      </w:rPr>
                      <m:t>-1/2</m:t>
                    </m:r>
                  </m:sup>
                </m:sSup>
                <m:sSup>
                  <m:sSupPr>
                    <m:ctrlPr>
                      <w:rPr>
                        <w:rFonts w:ascii="Cambria Math" w:eastAsiaTheme="minorEastAsia" w:hAnsi="Cambria Math" w:cs="Arial"/>
                        <w:i/>
                        <w:color w:val="333333"/>
                        <w:shd w:val="clear" w:color="auto" w:fill="FFFFFF"/>
                        <w:vertAlign w:val="superscript"/>
                        <w:lang w:val="en-US" w:eastAsia="en-US"/>
                      </w:rPr>
                    </m:ctrlPr>
                  </m:sSupPr>
                  <m:e>
                    <m:r>
                      <w:rPr>
                        <w:rFonts w:ascii="Cambria Math" w:hAnsi="Cambria Math" w:cs="Arial"/>
                        <w:color w:val="333333"/>
                        <w:shd w:val="clear" w:color="auto" w:fill="FFFFFF"/>
                        <w:vertAlign w:val="superscript"/>
                      </w:rPr>
                      <m:t>e</m:t>
                    </m:r>
                  </m:e>
                  <m:sup>
                    <m:r>
                      <w:rPr>
                        <w:rFonts w:ascii="Cambria Math" w:hAnsi="Cambria Math" w:cs="Arial"/>
                        <w:color w:val="333333"/>
                        <w:shd w:val="clear" w:color="auto" w:fill="FFFFFF"/>
                        <w:vertAlign w:val="superscript"/>
                      </w:rPr>
                      <m:t>-1/2</m:t>
                    </m:r>
                  </m:sup>
                </m:sSup>
                <m:r>
                  <w:rPr>
                    <w:rFonts w:ascii="Cambria Math" w:hAnsi="Cambria Math" w:cs="Arial"/>
                    <w:color w:val="333333"/>
                    <w:shd w:val="clear" w:color="auto" w:fill="FFFFFF"/>
                    <w:vertAlign w:val="superscript"/>
                  </w:rPr>
                  <m:t>]]</m:t>
                </m:r>
              </m:e>
            </m:nary>
          </m:e>
        </m:nary>
      </m:oMath>
      <w:r w:rsidR="008D1943">
        <w:rPr>
          <w:rFonts w:ascii="Arial" w:hAnsi="Arial" w:cs="Arial"/>
          <w:color w:val="333333"/>
          <w:shd w:val="clear" w:color="auto" w:fill="FFFFFF"/>
        </w:rPr>
        <w:t>.</w:t>
      </w:r>
    </w:p>
    <w:p w14:paraId="080B3F52" w14:textId="77777777" w:rsidR="008D1943" w:rsidRDefault="008D1943" w:rsidP="008D1943">
      <w:pPr>
        <w:spacing w:line="360" w:lineRule="auto"/>
        <w:ind w:firstLine="720"/>
        <w:jc w:val="both"/>
        <w:rPr>
          <w:rFonts w:ascii="Arial" w:hAnsi="Arial" w:cs="Arial"/>
          <w:color w:val="333333"/>
          <w:shd w:val="clear" w:color="auto" w:fill="FFFFFF"/>
        </w:rPr>
      </w:pPr>
      <w:r w:rsidRPr="002570D4">
        <w:rPr>
          <w:rFonts w:ascii="Arial" w:hAnsi="Arial" w:cs="Arial"/>
          <w:color w:val="333333"/>
          <w:shd w:val="clear" w:color="auto" w:fill="FFFFFF"/>
        </w:rPr>
        <w:t xml:space="preserve">When </w:t>
      </w:r>
      <w:r w:rsidRPr="00AB02B0">
        <w:rPr>
          <w:rFonts w:ascii="Arial" w:hAnsi="Arial" w:cs="Arial"/>
          <w:i/>
          <w:iCs/>
          <w:color w:val="333333"/>
          <w:shd w:val="clear" w:color="auto" w:fill="FFFFFF"/>
        </w:rPr>
        <w:t>x</w:t>
      </w:r>
      <w:r w:rsidRPr="002570D4">
        <w:rPr>
          <w:rFonts w:ascii="Arial" w:hAnsi="Arial" w:cs="Arial"/>
          <w:color w:val="333333"/>
          <w:shd w:val="clear" w:color="auto" w:fill="FFFFFF"/>
        </w:rPr>
        <w:t xml:space="preserve"> is 0, </w:t>
      </w:r>
      <w:r w:rsidRPr="00AB02B0">
        <w:rPr>
          <w:rFonts w:ascii="Arial" w:hAnsi="Arial" w:cs="Arial"/>
          <w:i/>
          <w:iCs/>
          <w:color w:val="333333"/>
          <w:shd w:val="clear" w:color="auto" w:fill="FFFFFF"/>
        </w:rPr>
        <w:t>u</w:t>
      </w:r>
      <w:r w:rsidRPr="002570D4">
        <w:rPr>
          <w:rFonts w:ascii="Arial" w:hAnsi="Arial" w:cs="Arial"/>
          <w:color w:val="333333"/>
          <w:shd w:val="clear" w:color="auto" w:fill="FFFFFF"/>
        </w:rPr>
        <w:t xml:space="preserve"> is also 0, and as </w:t>
      </w:r>
      <w:r w:rsidRPr="00AB02B0">
        <w:rPr>
          <w:rFonts w:ascii="Arial" w:hAnsi="Arial" w:cs="Arial"/>
          <w:i/>
          <w:iCs/>
          <w:color w:val="333333"/>
          <w:shd w:val="clear" w:color="auto" w:fill="FFFFFF"/>
        </w:rPr>
        <w:t>x</w:t>
      </w:r>
      <w:r w:rsidRPr="002570D4">
        <w:rPr>
          <w:rFonts w:ascii="Arial" w:hAnsi="Arial" w:cs="Arial"/>
          <w:color w:val="333333"/>
          <w:shd w:val="clear" w:color="auto" w:fill="FFFFFF"/>
        </w:rPr>
        <w:t xml:space="preserve"> approaches +∞, </w:t>
      </w:r>
      <w:r w:rsidRPr="00AB02B0">
        <w:rPr>
          <w:rFonts w:ascii="Arial" w:hAnsi="Arial" w:cs="Arial"/>
          <w:i/>
          <w:iCs/>
          <w:color w:val="333333"/>
          <w:shd w:val="clear" w:color="auto" w:fill="FFFFFF"/>
        </w:rPr>
        <w:t>u</w:t>
      </w:r>
      <w:r w:rsidRPr="002570D4">
        <w:rPr>
          <w:rFonts w:ascii="Arial" w:hAnsi="Arial" w:cs="Arial"/>
          <w:color w:val="333333"/>
          <w:shd w:val="clear" w:color="auto" w:fill="FFFFFF"/>
        </w:rPr>
        <w:t xml:space="preserve"> approaches +∞</w:t>
      </w:r>
      <w:r>
        <w:rPr>
          <w:rFonts w:ascii="Arial" w:hAnsi="Arial" w:cs="Arial"/>
          <w:color w:val="333333"/>
          <w:shd w:val="clear" w:color="auto" w:fill="FFFFFF"/>
        </w:rPr>
        <w:t xml:space="preserve"> so the first integral </w:t>
      </w:r>
      <w:proofErr w:type="spellStart"/>
      <w:r w:rsidRPr="00AB02B0">
        <w:rPr>
          <w:rFonts w:ascii="Arial" w:hAnsi="Arial" w:cs="Arial"/>
          <w:i/>
          <w:iCs/>
          <w:color w:val="333333"/>
          <w:shd w:val="clear" w:color="auto" w:fill="FFFFFF"/>
        </w:rPr>
        <w:t>uv</w:t>
      </w:r>
      <w:proofErr w:type="spellEnd"/>
      <w:r>
        <w:rPr>
          <w:rFonts w:ascii="Arial" w:hAnsi="Arial" w:cs="Arial"/>
          <w:color w:val="333333"/>
          <w:shd w:val="clear" w:color="auto" w:fill="FFFFFF"/>
        </w:rPr>
        <w:t xml:space="preserve"> evaluates to zero</w:t>
      </w:r>
      <w:r w:rsidRPr="002570D4">
        <w:rPr>
          <w:rFonts w:ascii="Arial" w:hAnsi="Arial" w:cs="Arial"/>
          <w:color w:val="333333"/>
          <w:shd w:val="clear" w:color="auto" w:fill="FFFFFF"/>
        </w:rPr>
        <w:t>.</w:t>
      </w:r>
      <w:r>
        <w:rPr>
          <w:rFonts w:ascii="Arial" w:hAnsi="Arial" w:cs="Arial"/>
          <w:color w:val="333333"/>
          <w:shd w:val="clear" w:color="auto" w:fill="FFFFFF"/>
        </w:rPr>
        <w:t xml:space="preserve"> We are left with </w:t>
      </w:r>
      <m:oMath>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m:t>
            </m:r>
          </m:sup>
          <m:e>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u</m:t>
                </m:r>
              </m:e>
            </m:rad>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fName>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u</m:t>
                        </m:r>
                      </m:num>
                      <m:den>
                        <m:r>
                          <w:rPr>
                            <w:rFonts w:ascii="Cambria Math" w:hAnsi="Cambria Math" w:cs="Arial"/>
                            <w:color w:val="333333"/>
                            <w:shd w:val="clear" w:color="auto" w:fill="FFFFFF"/>
                          </w:rPr>
                          <m:t>2</m:t>
                        </m:r>
                      </m:den>
                    </m:f>
                  </m:e>
                </m:d>
              </m:e>
            </m:func>
            <m:r>
              <w:rPr>
                <w:rFonts w:ascii="Cambria Math" w:hAnsi="Cambria Math" w:cs="Arial"/>
                <w:color w:val="333333"/>
                <w:shd w:val="clear" w:color="auto" w:fill="FFFFFF"/>
              </w:rPr>
              <m:t>du=</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r>
              <w:rPr>
                <w:rFonts w:ascii="Cambria Math" w:hAnsi="Cambria Math" w:cs="Arial"/>
                <w:color w:val="333333"/>
                <w:shd w:val="clear" w:color="auto" w:fill="FFFFFF"/>
              </w:rPr>
              <m:t xml:space="preserve"> </m:t>
            </m:r>
            <m:r>
              <m:rPr>
                <m:sty m:val="p"/>
              </m:rPr>
              <w:rPr>
                <w:rFonts w:ascii="Cambria Math" w:hAnsi="Cambria Math" w:cs="Arial"/>
                <w:color w:val="333333"/>
                <w:shd w:val="clear" w:color="auto" w:fill="FFFFFF"/>
                <w:vertAlign w:val="superscript"/>
              </w:rPr>
              <m:t>[</m:t>
            </m:r>
            <m:nary>
              <m:naryPr>
                <m:limLoc m:val="subSup"/>
                <m:ctrlPr>
                  <w:rPr>
                    <w:rFonts w:ascii="Cambria Math" w:eastAsiaTheme="minorEastAsia" w:hAnsi="Cambria Math" w:cs="Arial"/>
                    <w:color w:val="333333"/>
                    <w:shd w:val="clear" w:color="auto" w:fill="FFFFFF"/>
                    <w:vertAlign w:val="superscript"/>
                    <w:lang w:val="en-US" w:eastAsia="en-US"/>
                  </w:rPr>
                </m:ctrlPr>
              </m:naryPr>
              <m:sub>
                <m:r>
                  <w:rPr>
                    <w:rFonts w:ascii="Cambria Math" w:hAnsi="Cambria Math" w:cs="Arial"/>
                    <w:color w:val="333333"/>
                    <w:shd w:val="clear" w:color="auto" w:fill="FFFFFF"/>
                    <w:vertAlign w:val="superscript"/>
                  </w:rPr>
                  <m:t>0</m:t>
                </m:r>
              </m:sub>
              <m:sup>
                <m:r>
                  <w:rPr>
                    <w:rFonts w:ascii="Cambria Math" w:hAnsi="Cambria Math" w:cs="Arial"/>
                    <w:color w:val="333333"/>
                    <w:shd w:val="clear" w:color="auto" w:fill="FFFFFF"/>
                    <w:vertAlign w:val="superscript"/>
                  </w:rPr>
                  <m:t>∞</m:t>
                </m:r>
              </m:sup>
              <m:e>
                <m:sSup>
                  <m:sSupPr>
                    <m:ctrlPr>
                      <w:rPr>
                        <w:rFonts w:ascii="Cambria Math" w:eastAsiaTheme="minorEastAsia" w:hAnsi="Cambria Math" w:cs="Arial"/>
                        <w:i/>
                        <w:color w:val="333333"/>
                        <w:shd w:val="clear" w:color="auto" w:fill="FFFFFF"/>
                        <w:vertAlign w:val="superscript"/>
                        <w:lang w:val="en-US" w:eastAsia="en-US"/>
                      </w:rPr>
                    </m:ctrlPr>
                  </m:sSupPr>
                  <m:e>
                    <m:r>
                      <w:rPr>
                        <w:rFonts w:ascii="Cambria Math" w:hAnsi="Cambria Math" w:cs="Arial"/>
                        <w:color w:val="333333"/>
                        <w:shd w:val="clear" w:color="auto" w:fill="FFFFFF"/>
                        <w:vertAlign w:val="superscript"/>
                      </w:rPr>
                      <m:t>u</m:t>
                    </m:r>
                  </m:e>
                  <m:sup>
                    <m:r>
                      <w:rPr>
                        <w:rFonts w:ascii="Cambria Math" w:hAnsi="Cambria Math" w:cs="Arial"/>
                        <w:color w:val="333333"/>
                        <w:shd w:val="clear" w:color="auto" w:fill="FFFFFF"/>
                        <w:vertAlign w:val="superscript"/>
                      </w:rPr>
                      <m:t>-1/2</m:t>
                    </m:r>
                  </m:sup>
                </m:sSup>
                <m:sSup>
                  <m:sSupPr>
                    <m:ctrlPr>
                      <w:rPr>
                        <w:rFonts w:ascii="Cambria Math" w:eastAsiaTheme="minorEastAsia" w:hAnsi="Cambria Math" w:cs="Arial"/>
                        <w:i/>
                        <w:color w:val="333333"/>
                        <w:shd w:val="clear" w:color="auto" w:fill="FFFFFF"/>
                        <w:vertAlign w:val="superscript"/>
                        <w:lang w:val="en-US" w:eastAsia="en-US"/>
                      </w:rPr>
                    </m:ctrlPr>
                  </m:sSupPr>
                  <m:e>
                    <m:r>
                      <w:rPr>
                        <w:rFonts w:ascii="Cambria Math" w:hAnsi="Cambria Math" w:cs="Arial"/>
                        <w:color w:val="333333"/>
                        <w:shd w:val="clear" w:color="auto" w:fill="FFFFFF"/>
                        <w:vertAlign w:val="superscript"/>
                      </w:rPr>
                      <m:t>e</m:t>
                    </m:r>
                  </m:e>
                  <m:sup>
                    <m:r>
                      <w:rPr>
                        <w:rFonts w:ascii="Cambria Math" w:hAnsi="Cambria Math" w:cs="Arial"/>
                        <w:color w:val="333333"/>
                        <w:shd w:val="clear" w:color="auto" w:fill="FFFFFF"/>
                        <w:vertAlign w:val="superscript"/>
                      </w:rPr>
                      <m:t>-1/2</m:t>
                    </m:r>
                  </m:sup>
                </m:sSup>
                <m:r>
                  <w:rPr>
                    <w:rFonts w:ascii="Cambria Math" w:hAnsi="Cambria Math" w:cs="Arial"/>
                    <w:color w:val="333333"/>
                    <w:shd w:val="clear" w:color="auto" w:fill="FFFFFF"/>
                    <w:vertAlign w:val="superscript"/>
                  </w:rPr>
                  <m:t>]]</m:t>
                </m:r>
              </m:e>
            </m:nary>
          </m:e>
        </m:nary>
      </m:oMath>
      <w:r>
        <w:rPr>
          <w:rFonts w:ascii="Arial" w:hAnsi="Arial" w:cs="Arial"/>
          <w:color w:val="333333"/>
          <w:shd w:val="clear" w:color="auto" w:fill="FFFFFF"/>
        </w:rPr>
        <w:t xml:space="preserve">. To evaluate the remaining integral, we can once again use the integration by parts. Notice that the integral representation of </w:t>
      </w:r>
      <m:oMath>
        <m:nary>
          <m:naryPr>
            <m:limLoc m:val="subSup"/>
            <m:ctrlPr>
              <w:rPr>
                <w:rFonts w:ascii="Cambria Math" w:eastAsiaTheme="minorEastAsia" w:hAnsi="Cambria Math" w:cs="Arial"/>
                <w:color w:val="333333"/>
                <w:shd w:val="clear" w:color="auto" w:fill="FFFFFF"/>
                <w:vertAlign w:val="superscript"/>
                <w:lang w:val="en-US" w:eastAsia="en-US"/>
              </w:rPr>
            </m:ctrlPr>
          </m:naryPr>
          <m:sub>
            <m:r>
              <w:rPr>
                <w:rFonts w:ascii="Cambria Math" w:hAnsi="Cambria Math" w:cs="Arial"/>
                <w:color w:val="333333"/>
                <w:shd w:val="clear" w:color="auto" w:fill="FFFFFF"/>
                <w:vertAlign w:val="superscript"/>
              </w:rPr>
              <m:t>0</m:t>
            </m:r>
          </m:sub>
          <m:sup>
            <m:r>
              <w:rPr>
                <w:rFonts w:ascii="Cambria Math" w:hAnsi="Cambria Math" w:cs="Arial"/>
                <w:color w:val="333333"/>
                <w:shd w:val="clear" w:color="auto" w:fill="FFFFFF"/>
                <w:vertAlign w:val="superscript"/>
              </w:rPr>
              <m:t>∞</m:t>
            </m:r>
          </m:sup>
          <m:e>
            <m:sSup>
              <m:sSupPr>
                <m:ctrlPr>
                  <w:rPr>
                    <w:rFonts w:ascii="Cambria Math" w:eastAsiaTheme="minorEastAsia" w:hAnsi="Cambria Math" w:cs="Arial"/>
                    <w:i/>
                    <w:color w:val="333333"/>
                    <w:shd w:val="clear" w:color="auto" w:fill="FFFFFF"/>
                    <w:vertAlign w:val="superscript"/>
                    <w:lang w:val="en-US" w:eastAsia="en-US"/>
                  </w:rPr>
                </m:ctrlPr>
              </m:sSupPr>
              <m:e>
                <m:r>
                  <w:rPr>
                    <w:rFonts w:ascii="Cambria Math" w:hAnsi="Cambria Math" w:cs="Arial"/>
                    <w:color w:val="333333"/>
                    <w:shd w:val="clear" w:color="auto" w:fill="FFFFFF"/>
                    <w:vertAlign w:val="superscript"/>
                  </w:rPr>
                  <m:t>u</m:t>
                </m:r>
              </m:e>
              <m:sup>
                <m:r>
                  <w:rPr>
                    <w:rFonts w:ascii="Cambria Math" w:hAnsi="Cambria Math" w:cs="Arial"/>
                    <w:color w:val="333333"/>
                    <w:shd w:val="clear" w:color="auto" w:fill="FFFFFF"/>
                    <w:vertAlign w:val="superscript"/>
                  </w:rPr>
                  <m:t>-1/2</m:t>
                </m:r>
              </m:sup>
            </m:sSup>
            <m:sSup>
              <m:sSupPr>
                <m:ctrlPr>
                  <w:rPr>
                    <w:rFonts w:ascii="Cambria Math" w:eastAsiaTheme="minorEastAsia" w:hAnsi="Cambria Math" w:cs="Arial"/>
                    <w:i/>
                    <w:color w:val="333333"/>
                    <w:shd w:val="clear" w:color="auto" w:fill="FFFFFF"/>
                    <w:vertAlign w:val="superscript"/>
                    <w:lang w:val="en-US" w:eastAsia="en-US"/>
                  </w:rPr>
                </m:ctrlPr>
              </m:sSupPr>
              <m:e>
                <m:r>
                  <w:rPr>
                    <w:rFonts w:ascii="Cambria Math" w:hAnsi="Cambria Math" w:cs="Arial"/>
                    <w:color w:val="333333"/>
                    <w:shd w:val="clear" w:color="auto" w:fill="FFFFFF"/>
                    <w:vertAlign w:val="superscript"/>
                  </w:rPr>
                  <m:t>e</m:t>
                </m:r>
              </m:e>
              <m:sup>
                <m:r>
                  <w:rPr>
                    <w:rFonts w:ascii="Cambria Math" w:hAnsi="Cambria Math" w:cs="Arial"/>
                    <w:color w:val="333333"/>
                    <w:shd w:val="clear" w:color="auto" w:fill="FFFFFF"/>
                    <w:vertAlign w:val="superscript"/>
                  </w:rPr>
                  <m:t>-1/2</m:t>
                </m:r>
              </m:sup>
            </m:sSup>
            <m:r>
              <w:rPr>
                <w:rFonts w:ascii="Cambria Math" w:hAnsi="Cambria Math" w:cs="Arial"/>
                <w:color w:val="333333"/>
                <w:shd w:val="clear" w:color="auto" w:fill="FFFFFF"/>
                <w:vertAlign w:val="superscript"/>
              </w:rPr>
              <m:t>]]</m:t>
            </m:r>
          </m:e>
        </m:nary>
      </m:oMath>
      <w:r>
        <w:rPr>
          <w:rFonts w:ascii="Arial" w:hAnsi="Arial" w:cs="Arial"/>
          <w:color w:val="333333"/>
          <w:shd w:val="clear" w:color="auto" w:fill="FFFFFF"/>
        </w:rPr>
        <w:t xml:space="preserve"> is the result we showed earlier in 5.1.31 which is the gamma function  </w:t>
      </w:r>
      <m:oMath>
        <m:r>
          <m:rPr>
            <m:sty m:val="p"/>
          </m:rPr>
          <w:rPr>
            <w:rFonts w:ascii="Cambria Math" w:hAnsi="Cambria Math" w:cs="Arial"/>
            <w:color w:val="333333"/>
            <w:shd w:val="clear" w:color="auto" w:fill="FFFFFF"/>
          </w:rPr>
          <m:t>Γ</m:t>
        </m:r>
        <m:d>
          <m:dPr>
            <m:ctrlPr>
              <w:rPr>
                <w:rFonts w:ascii="Cambria Math" w:hAnsi="Cambria Math" w:cs="Arial"/>
                <w:i/>
                <w:color w:val="333333"/>
                <w:shd w:val="clear" w:color="auto" w:fill="FFFFFF"/>
              </w:rPr>
            </m:ctrlPr>
          </m:dPr>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e>
        </m:d>
        <m:r>
          <w:rPr>
            <w:rFonts w:ascii="Cambria Math" w:hAnsi="Cambria Math" w:cs="Arial"/>
            <w:color w:val="333333"/>
            <w:shd w:val="clear" w:color="auto" w:fill="FFFFFF"/>
          </w:rPr>
          <m:t>=</m:t>
        </m:r>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π</m:t>
            </m:r>
          </m:e>
        </m:rad>
      </m:oMath>
      <w:r>
        <w:rPr>
          <w:rFonts w:ascii="Arial" w:hAnsi="Arial" w:cs="Arial"/>
          <w:color w:val="333333"/>
          <w:shd w:val="clear" w:color="auto" w:fill="FFFFFF"/>
        </w:rPr>
        <w:t xml:space="preserve">. Therefore, </w:t>
      </w:r>
      <m:oMath>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ad>
              <m:radPr>
                <m:degHide m:val="1"/>
                <m:ctrlPr>
                  <w:rPr>
                    <w:rFonts w:ascii="Cambria Math" w:eastAsiaTheme="minorEastAsia" w:hAnsi="Cambria Math" w:cs="Arial"/>
                    <w:i/>
                    <w:color w:val="333333"/>
                    <w:shd w:val="clear" w:color="auto" w:fill="FFFFFF"/>
                    <w:lang w:val="en-US" w:eastAsia="en-US"/>
                  </w:rPr>
                </m:ctrlPr>
              </m:radPr>
              <m:deg/>
              <m:e>
                <m:r>
                  <w:rPr>
                    <w:rFonts w:ascii="Cambria Math" w:hAnsi="Cambria Math" w:cs="Arial"/>
                    <w:color w:val="333333"/>
                    <w:shd w:val="clear" w:color="auto" w:fill="FFFFFF"/>
                  </w:rPr>
                  <m:t>2π</m:t>
                </m:r>
              </m:e>
            </m:rad>
          </m:den>
        </m:f>
        <m:r>
          <w:rPr>
            <w:rFonts w:ascii="Cambria Math" w:hAnsi="Cambria Math" w:cs="Arial"/>
            <w:color w:val="333333"/>
            <w:shd w:val="clear" w:color="auto" w:fill="FFFFFF"/>
          </w:rPr>
          <m:t xml:space="preserve"> </m:t>
        </m:r>
        <m:r>
          <m:rPr>
            <m:sty m:val="p"/>
          </m:rPr>
          <w:rPr>
            <w:rFonts w:ascii="Cambria Math" w:hAnsi="Cambria Math" w:cs="Arial"/>
            <w:color w:val="333333"/>
            <w:shd w:val="clear" w:color="auto" w:fill="FFFFFF"/>
            <w:vertAlign w:val="superscript"/>
          </w:rPr>
          <m:t>[</m:t>
        </m:r>
        <m:nary>
          <m:naryPr>
            <m:limLoc m:val="subSup"/>
            <m:ctrlPr>
              <w:rPr>
                <w:rFonts w:ascii="Cambria Math" w:eastAsiaTheme="minorEastAsia" w:hAnsi="Cambria Math" w:cs="Arial"/>
                <w:color w:val="333333"/>
                <w:shd w:val="clear" w:color="auto" w:fill="FFFFFF"/>
                <w:vertAlign w:val="superscript"/>
                <w:lang w:val="en-US" w:eastAsia="en-US"/>
              </w:rPr>
            </m:ctrlPr>
          </m:naryPr>
          <m:sub>
            <m:r>
              <w:rPr>
                <w:rFonts w:ascii="Cambria Math" w:hAnsi="Cambria Math" w:cs="Arial"/>
                <w:color w:val="333333"/>
                <w:shd w:val="clear" w:color="auto" w:fill="FFFFFF"/>
                <w:vertAlign w:val="superscript"/>
              </w:rPr>
              <m:t>0</m:t>
            </m:r>
          </m:sub>
          <m:sup>
            <m:r>
              <w:rPr>
                <w:rFonts w:ascii="Cambria Math" w:hAnsi="Cambria Math" w:cs="Arial"/>
                <w:color w:val="333333"/>
                <w:shd w:val="clear" w:color="auto" w:fill="FFFFFF"/>
                <w:vertAlign w:val="superscript"/>
              </w:rPr>
              <m:t>∞</m:t>
            </m:r>
          </m:sup>
          <m:e>
            <m:sSup>
              <m:sSupPr>
                <m:ctrlPr>
                  <w:rPr>
                    <w:rFonts w:ascii="Cambria Math" w:eastAsiaTheme="minorEastAsia" w:hAnsi="Cambria Math" w:cs="Arial"/>
                    <w:i/>
                    <w:color w:val="333333"/>
                    <w:shd w:val="clear" w:color="auto" w:fill="FFFFFF"/>
                    <w:vertAlign w:val="superscript"/>
                    <w:lang w:val="en-US" w:eastAsia="en-US"/>
                  </w:rPr>
                </m:ctrlPr>
              </m:sSupPr>
              <m:e>
                <m:r>
                  <w:rPr>
                    <w:rFonts w:ascii="Cambria Math" w:hAnsi="Cambria Math" w:cs="Arial"/>
                    <w:color w:val="333333"/>
                    <w:shd w:val="clear" w:color="auto" w:fill="FFFFFF"/>
                    <w:vertAlign w:val="superscript"/>
                  </w:rPr>
                  <m:t>u</m:t>
                </m:r>
              </m:e>
              <m:sup>
                <m:r>
                  <w:rPr>
                    <w:rFonts w:ascii="Cambria Math" w:hAnsi="Cambria Math" w:cs="Arial"/>
                    <w:color w:val="333333"/>
                    <w:shd w:val="clear" w:color="auto" w:fill="FFFFFF"/>
                    <w:vertAlign w:val="superscript"/>
                  </w:rPr>
                  <m:t>-</m:t>
                </m:r>
                <m:f>
                  <m:fPr>
                    <m:ctrlPr>
                      <w:rPr>
                        <w:rFonts w:ascii="Cambria Math" w:hAnsi="Cambria Math" w:cs="Arial"/>
                        <w:i/>
                        <w:color w:val="333333"/>
                        <w:shd w:val="clear" w:color="auto" w:fill="FFFFFF"/>
                        <w:vertAlign w:val="superscript"/>
                      </w:rPr>
                    </m:ctrlPr>
                  </m:fPr>
                  <m:num>
                    <m:r>
                      <w:rPr>
                        <w:rFonts w:ascii="Cambria Math" w:hAnsi="Cambria Math" w:cs="Arial"/>
                        <w:color w:val="333333"/>
                        <w:shd w:val="clear" w:color="auto" w:fill="FFFFFF"/>
                        <w:vertAlign w:val="superscript"/>
                      </w:rPr>
                      <m:t>1</m:t>
                    </m:r>
                  </m:num>
                  <m:den>
                    <m:r>
                      <w:rPr>
                        <w:rFonts w:ascii="Cambria Math" w:hAnsi="Cambria Math" w:cs="Arial"/>
                        <w:color w:val="333333"/>
                        <w:shd w:val="clear" w:color="auto" w:fill="FFFFFF"/>
                        <w:vertAlign w:val="superscript"/>
                      </w:rPr>
                      <m:t>2</m:t>
                    </m:r>
                  </m:den>
                </m:f>
              </m:sup>
            </m:sSup>
            <m:sSup>
              <m:sSupPr>
                <m:ctrlPr>
                  <w:rPr>
                    <w:rFonts w:ascii="Cambria Math" w:eastAsiaTheme="minorEastAsia" w:hAnsi="Cambria Math" w:cs="Arial"/>
                    <w:i/>
                    <w:color w:val="333333"/>
                    <w:shd w:val="clear" w:color="auto" w:fill="FFFFFF"/>
                    <w:vertAlign w:val="superscript"/>
                    <w:lang w:val="en-US" w:eastAsia="en-US"/>
                  </w:rPr>
                </m:ctrlPr>
              </m:sSupPr>
              <m:e>
                <m:r>
                  <w:rPr>
                    <w:rFonts w:ascii="Cambria Math" w:hAnsi="Cambria Math" w:cs="Arial"/>
                    <w:color w:val="333333"/>
                    <w:shd w:val="clear" w:color="auto" w:fill="FFFFFF"/>
                    <w:vertAlign w:val="superscript"/>
                  </w:rPr>
                  <m:t>e</m:t>
                </m:r>
              </m:e>
              <m:sup>
                <m:r>
                  <w:rPr>
                    <w:rFonts w:ascii="Cambria Math" w:hAnsi="Cambria Math" w:cs="Arial"/>
                    <w:color w:val="333333"/>
                    <w:shd w:val="clear" w:color="auto" w:fill="FFFFFF"/>
                    <w:vertAlign w:val="superscript"/>
                  </w:rPr>
                  <m:t>-</m:t>
                </m:r>
                <m:f>
                  <m:fPr>
                    <m:ctrlPr>
                      <w:rPr>
                        <w:rFonts w:ascii="Cambria Math" w:hAnsi="Cambria Math" w:cs="Arial"/>
                        <w:i/>
                        <w:color w:val="333333"/>
                        <w:shd w:val="clear" w:color="auto" w:fill="FFFFFF"/>
                        <w:vertAlign w:val="superscript"/>
                      </w:rPr>
                    </m:ctrlPr>
                  </m:fPr>
                  <m:num>
                    <m:r>
                      <w:rPr>
                        <w:rFonts w:ascii="Cambria Math" w:hAnsi="Cambria Math" w:cs="Arial"/>
                        <w:color w:val="333333"/>
                        <w:shd w:val="clear" w:color="auto" w:fill="FFFFFF"/>
                        <w:vertAlign w:val="superscript"/>
                      </w:rPr>
                      <m:t>1</m:t>
                    </m:r>
                  </m:num>
                  <m:den>
                    <m:r>
                      <w:rPr>
                        <w:rFonts w:ascii="Cambria Math" w:hAnsi="Cambria Math" w:cs="Arial"/>
                        <w:color w:val="333333"/>
                        <w:shd w:val="clear" w:color="auto" w:fill="FFFFFF"/>
                        <w:vertAlign w:val="superscript"/>
                      </w:rPr>
                      <m:t>2</m:t>
                    </m:r>
                  </m:den>
                </m:f>
              </m:sup>
            </m:sSup>
            <m:r>
              <w:rPr>
                <w:rFonts w:ascii="Cambria Math" w:hAnsi="Cambria Math" w:cs="Arial"/>
                <w:color w:val="333333"/>
                <w:shd w:val="clear" w:color="auto" w:fill="FFFFFF"/>
                <w:vertAlign w:val="superscript"/>
              </w:rPr>
              <m:t>]]</m:t>
            </m:r>
          </m:e>
        </m:nary>
        <m:r>
          <w:rPr>
            <w:rFonts w:ascii="Cambria Math" w:hAnsi="Cambria Math" w:cs="Arial"/>
            <w:color w:val="333333"/>
            <w:shd w:val="clear" w:color="auto" w:fill="FFFFFF"/>
            <w:vertAlign w:val="superscript"/>
          </w:rPr>
          <m:t xml:space="preserve">= </m:t>
        </m:r>
        <m:f>
          <m:fPr>
            <m:ctrlPr>
              <w:rPr>
                <w:rFonts w:ascii="Cambria Math" w:eastAsiaTheme="minorEastAsia" w:hAnsi="Cambria Math" w:cs="Arial"/>
                <w:i/>
                <w:color w:val="333333"/>
                <w:shd w:val="clear" w:color="auto" w:fill="FFFFFF"/>
                <w:vertAlign w:val="superscript"/>
                <w:lang w:val="en-US" w:eastAsia="en-US"/>
              </w:rPr>
            </m:ctrlPr>
          </m:fPr>
          <m:num>
            <m:r>
              <w:rPr>
                <w:rFonts w:ascii="Cambria Math" w:hAnsi="Cambria Math" w:cs="Arial"/>
                <w:color w:val="333333"/>
                <w:shd w:val="clear" w:color="auto" w:fill="FFFFFF"/>
                <w:vertAlign w:val="superscript"/>
              </w:rPr>
              <m:t>1</m:t>
            </m:r>
          </m:num>
          <m:den>
            <m:r>
              <w:rPr>
                <w:rFonts w:ascii="Cambria Math" w:hAnsi="Cambria Math" w:cs="Arial"/>
                <w:color w:val="333333"/>
                <w:shd w:val="clear" w:color="auto" w:fill="FFFFFF"/>
                <w:vertAlign w:val="superscript"/>
              </w:rPr>
              <m:t>√2</m:t>
            </m:r>
          </m:den>
        </m:f>
      </m:oMath>
      <w:r>
        <w:rPr>
          <w:rFonts w:ascii="Arial" w:hAnsi="Arial" w:cs="Arial"/>
          <w:color w:val="333333"/>
          <w:shd w:val="clear" w:color="auto" w:fill="FFFFFF"/>
        </w:rPr>
        <w:t xml:space="preserve">. Going back to </w:t>
      </w:r>
      <m:oMath>
        <m:acc>
          <m:accPr>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m:rPr>
                    <m:sty m:val="p"/>
                  </m:rPr>
                  <w:rPr>
                    <w:rFonts w:ascii="Cambria Math" w:hAnsi="Cambria Math" w:cs="Arial"/>
                    <w:color w:val="333333"/>
                    <w:shd w:val="clear" w:color="auto" w:fill="FFFFFF"/>
                  </w:rPr>
                  <m:t>E[S</m:t>
                </m:r>
              </m:e>
              <m:sub>
                <m:r>
                  <w:rPr>
                    <w:rFonts w:ascii="Cambria Math" w:hAnsi="Cambria Math" w:cs="Arial"/>
                    <w:color w:val="333333"/>
                    <w:shd w:val="clear" w:color="auto" w:fill="FFFFFF"/>
                  </w:rPr>
                  <m:t>t]</m:t>
                </m:r>
              </m:sub>
            </m:sSub>
          </m:e>
        </m:acc>
        <m:r>
          <m:rPr>
            <m:sty m:val="p"/>
          </m:rPr>
          <w:rPr>
            <w:rFonts w:ascii="Cambria Math" w:hAnsi="Cambria Math" w:cs="Arial"/>
            <w:color w:val="333333"/>
            <w:shd w:val="clear" w:color="auto" w:fill="FFFFFF"/>
          </w:rPr>
          <m:t xml:space="preserve">=E[ </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S(0)</m:t>
            </m:r>
          </m:e>
        </m:acc>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 xml:space="preserve"> + σ</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e>
        </m:nary>
      </m:oMath>
      <w:r>
        <w:rPr>
          <w:rFonts w:ascii="Arial" w:hAnsi="Arial" w:cs="Arial"/>
          <w:color w:val="333333"/>
          <w:shd w:val="clear" w:color="auto" w:fill="FFFFFF"/>
        </w:rPr>
        <w:t xml:space="preserve">, we need to evaluate </w:t>
      </w:r>
      <m:oMath>
        <m:r>
          <m:rPr>
            <m:sty m:val="p"/>
          </m:rPr>
          <w:rPr>
            <w:rFonts w:ascii="Cambria Math" w:hAnsi="Cambria Math" w:cs="Arial"/>
            <w:color w:val="333333"/>
            <w:shd w:val="clear" w:color="auto" w:fill="FFFFFF"/>
          </w:rPr>
          <m:t xml:space="preserve">E[ </m:t>
        </m:r>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r>
              <m:rPr>
                <m:sty m:val="p"/>
              </m:rPr>
              <w:rPr>
                <w:rFonts w:ascii="Cambria Math" w:hAnsi="Cambria Math" w:cs="Arial"/>
                <w:color w:val="333333"/>
                <w:shd w:val="clear" w:color="auto" w:fill="FFFFFF"/>
              </w:rPr>
              <m:t xml:space="preserve"> σ</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sup>
        </m:sSup>
        <m:r>
          <w:rPr>
            <w:rFonts w:ascii="Cambria Math" w:hAnsi="Cambria Math" w:cs="Arial"/>
            <w:color w:val="333333"/>
            <w:shd w:val="clear" w:color="auto" w:fill="FFFFFF"/>
          </w:rPr>
          <m:t>]</m:t>
        </m:r>
      </m:oMath>
      <w:r>
        <w:rPr>
          <w:rFonts w:ascii="Arial" w:hAnsi="Arial" w:cs="Arial"/>
          <w:color w:val="333333"/>
          <w:shd w:val="clear" w:color="auto" w:fill="FFFFFF"/>
        </w:rPr>
        <w:t xml:space="preserve">. The variance of the sum of independent random variables is given by: </w:t>
      </w:r>
      <m:oMath>
        <m:r>
          <w:rPr>
            <w:rFonts w:ascii="Cambria Math" w:hAnsi="Cambria Math"/>
          </w:rPr>
          <m:t>Var(X+Y)= Var(X) + Var (Y).</m:t>
        </m:r>
      </m:oMath>
      <w:r>
        <w:rPr>
          <w:rFonts w:ascii="Arial" w:hAnsi="Arial" w:cs="Arial"/>
          <w:color w:val="333333"/>
          <w:shd w:val="clear" w:color="auto" w:fill="FFFFFF"/>
        </w:rPr>
        <w:t xml:space="preserve"> For X=</w:t>
      </w:r>
      <m:oMath>
        <m:r>
          <m:rPr>
            <m:sty m:val="p"/>
          </m:rPr>
          <w:rPr>
            <w:rFonts w:ascii="Cambria Math" w:hAnsi="Cambria Math" w:cs="Arial"/>
            <w:color w:val="333333"/>
            <w:shd w:val="clear" w:color="auto" w:fill="FFFFFF"/>
          </w:rPr>
          <m:t>σ</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oMath>
      <w:r>
        <w:rPr>
          <w:rFonts w:ascii="Arial" w:hAnsi="Arial" w:cs="Arial"/>
          <w:color w:val="333333"/>
          <w:shd w:val="clear" w:color="auto" w:fill="FFFFFF"/>
        </w:rPr>
        <w:t xml:space="preserve"> and Y= </w:t>
      </w:r>
      <m:oMath>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oMath>
      <w:r>
        <w:rPr>
          <w:rFonts w:ascii="Arial" w:hAnsi="Arial" w:cs="Arial"/>
          <w:color w:val="333333"/>
          <w:shd w:val="clear" w:color="auto" w:fill="FFFFFF"/>
        </w:rPr>
        <w:t xml:space="preserve">, from Itô’s Isometry we have </w:t>
      </w:r>
      <m:oMath>
        <m:r>
          <w:rPr>
            <w:rFonts w:ascii="Cambria Math" w:hAnsi="Cambria Math"/>
          </w:rPr>
          <m:t>E[</m:t>
        </m:r>
        <m:sSup>
          <m:sSupPr>
            <m:ctrlPr>
              <w:rPr>
                <w:rFonts w:ascii="Cambria Math" w:hAnsi="Cambria Math"/>
                <w:i/>
              </w:rPr>
            </m:ctrlPr>
          </m:sSupPr>
          <m:e>
            <m:r>
              <w:rPr>
                <w:rFonts w:ascii="Cambria Math" w:hAnsi="Cambria Math"/>
              </w:rPr>
              <m:t>e</m:t>
            </m:r>
          </m:e>
          <m:sup>
            <m:r>
              <w:rPr>
                <w:rFonts w:ascii="Cambria Math" w:hAnsi="Cambria Math"/>
                <w:vertAlign w:val="superscript"/>
              </w:rPr>
              <m:t>σB</m:t>
            </m:r>
          </m:sup>
        </m:sSup>
        <m:r>
          <w:rPr>
            <w:rFonts w:ascii="Cambria Math" w:hAnsi="Cambria Math"/>
          </w:rPr>
          <m:t>]</m:t>
        </m:r>
      </m:oMath>
      <w:r>
        <w:rPr>
          <w:rFonts w:ascii="Arial" w:hAnsi="Arial" w:cs="Arial"/>
          <w:color w:val="333333"/>
          <w:shd w:val="clear" w:color="auto" w:fill="FFFFFF"/>
        </w:rPr>
        <w:t xml:space="preserve"> </w:t>
      </w:r>
      <w:r w:rsidRPr="00A733C0">
        <w:rPr>
          <w:rFonts w:ascii="Arial" w:hAnsi="Arial" w:cs="Arial"/>
          <w:color w:val="333333"/>
          <w:shd w:val="clear" w:color="auto" w:fill="FFFFFF"/>
        </w:rPr>
        <w:t>and let</w:t>
      </w:r>
      <w:r w:rsidRPr="00267FC5">
        <w:rPr>
          <w:rFonts w:ascii="Cambria Math" w:hAnsi="Cambria Math"/>
          <w:i/>
        </w:rPr>
        <w:t xml:space="preserve"> </w:t>
      </w:r>
      <m:oMath>
        <m:r>
          <w:rPr>
            <w:rFonts w:ascii="Cambria Math" w:hAnsi="Cambria Math"/>
          </w:rPr>
          <m:t>Z</m:t>
        </m:r>
        <w:commentRangeStart w:id="1407"/>
        <w:commentRangeStart w:id="1408"/>
        <w:commentRangeEnd w:id="1407"/>
        <m:r>
          <w:rPr>
            <w:rStyle w:val="CommentReference"/>
            <w:rFonts w:ascii="Cambria Math" w:eastAsia="SimSun" w:hAnsi="Cambria Math"/>
            <w:i/>
          </w:rPr>
          <w:commentReference w:id="1407"/>
        </m:r>
        <w:commentRangeEnd w:id="1408"/>
        <m:r>
          <m:rPr>
            <m:sty m:val="p"/>
          </m:rPr>
          <w:rPr>
            <w:rStyle w:val="CommentReference"/>
            <w:rFonts w:ascii="Cambria Math" w:eastAsia="SimSun" w:hAnsi="Cambria Math"/>
          </w:rPr>
          <w:commentReference w:id="1408"/>
        </m:r>
        <m:r>
          <w:rPr>
            <w:rFonts w:ascii="Cambria Math" w:hAnsi="Cambria Math"/>
          </w:rPr>
          <m:t xml:space="preserve">(t) = </m:t>
        </m:r>
        <m:sSup>
          <m:sSupPr>
            <m:ctrlPr>
              <w:rPr>
                <w:rFonts w:ascii="Cambria Math" w:hAnsi="Cambria Math"/>
                <w:i/>
              </w:rPr>
            </m:ctrlPr>
          </m:sSupPr>
          <m:e>
            <m:r>
              <w:rPr>
                <w:rFonts w:ascii="Cambria Math" w:hAnsi="Cambria Math"/>
              </w:rPr>
              <m:t>e</m:t>
            </m:r>
          </m:e>
          <m:sup>
            <m:r>
              <w:rPr>
                <w:rFonts w:ascii="Cambria Math" w:hAnsi="Cambria Math"/>
                <w:vertAlign w:val="superscript"/>
              </w:rPr>
              <m:t>σB</m:t>
            </m:r>
          </m:sup>
        </m:sSup>
      </m:oMath>
      <w:r w:rsidRPr="00A4215E">
        <w:rPr>
          <w:rFonts w:ascii="Arial" w:hAnsi="Arial" w:cs="Arial"/>
          <w:color w:val="333333"/>
          <w:shd w:val="clear" w:color="auto" w:fill="FFFFFF"/>
        </w:rPr>
        <w:t>,</w:t>
      </w:r>
      <w:r>
        <w:rPr>
          <w:rFonts w:ascii="Arial" w:hAnsi="Arial" w:cs="Arial"/>
          <w:color w:val="333333"/>
          <w:shd w:val="clear" w:color="auto" w:fill="FFFFFF"/>
        </w:rPr>
        <w:t xml:space="preserve"> then using </w:t>
      </w:r>
      <w:proofErr w:type="spellStart"/>
      <w:r>
        <w:rPr>
          <w:rFonts w:ascii="Arial" w:hAnsi="Arial" w:cs="Arial"/>
          <w:color w:val="333333"/>
          <w:shd w:val="clear" w:color="auto" w:fill="FFFFFF"/>
        </w:rPr>
        <w:t>Itô</w:t>
      </w:r>
      <w:proofErr w:type="spellEnd"/>
      <w:r>
        <w:rPr>
          <w:rFonts w:ascii="Arial" w:hAnsi="Arial" w:cs="Arial"/>
          <w:color w:val="333333"/>
          <w:shd w:val="clear" w:color="auto" w:fill="FFFFFF"/>
        </w:rPr>
        <w:t>,</w:t>
      </w:r>
    </w:p>
    <w:p w14:paraId="3288EDD4" w14:textId="77777777" w:rsidR="008D1943" w:rsidRDefault="008D1943" w:rsidP="008D1943">
      <w:pPr>
        <w:spacing w:line="360" w:lineRule="auto"/>
        <w:jc w:val="center"/>
        <w:rPr>
          <w:rFonts w:ascii="Arial" w:hAnsi="Arial" w:cs="Arial"/>
          <w:color w:val="333333"/>
          <w:shd w:val="clear" w:color="auto" w:fill="FFFFFF"/>
        </w:rPr>
      </w:pPr>
      <m:oMath>
        <m:r>
          <w:rPr>
            <w:rFonts w:ascii="Cambria Math" w:hAnsi="Cambria Math"/>
          </w:rPr>
          <w:lastRenderedPageBreak/>
          <m:t xml:space="preserve">dZ(t) = ½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vertAlign w:val="superscript"/>
              </w:rPr>
              <m:t>σB(t)</m:t>
            </m:r>
          </m:sup>
        </m:sSup>
        <m:r>
          <w:rPr>
            <w:rFonts w:ascii="Cambria Math" w:hAnsi="Cambria Math"/>
          </w:rPr>
          <m:t>dt + σ</m:t>
        </m:r>
        <m:sSup>
          <m:sSupPr>
            <m:ctrlPr>
              <w:rPr>
                <w:rFonts w:ascii="Cambria Math" w:hAnsi="Cambria Math"/>
                <w:i/>
              </w:rPr>
            </m:ctrlPr>
          </m:sSupPr>
          <m:e>
            <m:r>
              <w:rPr>
                <w:rFonts w:ascii="Cambria Math" w:hAnsi="Cambria Math"/>
              </w:rPr>
              <m:t>e</m:t>
            </m:r>
          </m:e>
          <m:sup>
            <m:r>
              <w:rPr>
                <w:rFonts w:ascii="Cambria Math" w:hAnsi="Cambria Math"/>
                <w:vertAlign w:val="superscript"/>
              </w:rPr>
              <m:t>σB(t)</m:t>
            </m:r>
          </m:sup>
        </m:sSup>
        <m:r>
          <w:rPr>
            <w:rFonts w:ascii="Cambria Math" w:hAnsi="Cambria Math"/>
          </w:rPr>
          <m:t xml:space="preserve">dB(t) = ½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Z(t)dt + σ</m:t>
        </m:r>
        <m:sSup>
          <m:sSupPr>
            <m:ctrlPr>
              <w:rPr>
                <w:rFonts w:ascii="Cambria Math" w:hAnsi="Cambria Math"/>
                <w:i/>
              </w:rPr>
            </m:ctrlPr>
          </m:sSupPr>
          <m:e>
            <m:r>
              <w:rPr>
                <w:rFonts w:ascii="Cambria Math" w:hAnsi="Cambria Math"/>
              </w:rPr>
              <m:t>e</m:t>
            </m:r>
          </m:e>
          <m:sup>
            <m:r>
              <w:rPr>
                <w:rFonts w:ascii="Cambria Math" w:hAnsi="Cambria Math"/>
                <w:vertAlign w:val="superscript"/>
              </w:rPr>
              <m:t>σB(t)</m:t>
            </m:r>
          </m:sup>
        </m:sSup>
        <m:r>
          <w:rPr>
            <w:rFonts w:ascii="Cambria Math" w:hAnsi="Cambria Math"/>
          </w:rPr>
          <m:t>dB(t).</m:t>
        </m:r>
      </m:oMath>
      <w:r>
        <w:rPr>
          <w:rFonts w:ascii="Arial" w:hAnsi="Arial" w:cs="Arial"/>
          <w:color w:val="333333"/>
          <w:shd w:val="clear" w:color="auto" w:fill="FFFFFF"/>
        </w:rPr>
        <w:t xml:space="preserve"> </w:t>
      </w:r>
      <w:proofErr w:type="gramStart"/>
      <w:r>
        <w:rPr>
          <w:rFonts w:ascii="Arial" w:hAnsi="Arial" w:cs="Arial"/>
          <w:color w:val="333333"/>
          <w:shd w:val="clear" w:color="auto" w:fill="FFFFFF"/>
        </w:rPr>
        <w:t>Z(</w:t>
      </w:r>
      <w:proofErr w:type="gramEnd"/>
      <w:r>
        <w:rPr>
          <w:rFonts w:ascii="Arial" w:hAnsi="Arial" w:cs="Arial"/>
          <w:color w:val="333333"/>
          <w:shd w:val="clear" w:color="auto" w:fill="FFFFFF"/>
        </w:rPr>
        <w:t>0) = 1.</w:t>
      </w:r>
    </w:p>
    <w:p w14:paraId="4A18B678"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Then, in integral form:  </w:t>
      </w:r>
      <m:oMath>
        <m:r>
          <w:rPr>
            <w:rFonts w:ascii="Cambria Math" w:hAnsi="Cambria Math" w:cs="Arial"/>
            <w:color w:val="333333"/>
            <w:shd w:val="clear" w:color="auto" w:fill="FFFFFF"/>
          </w:rPr>
          <m:t>Z</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=1+ </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Z</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ds+σ</m:t>
            </m:r>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dB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e>
            </m:nary>
          </m:e>
        </m:nary>
      </m:oMath>
      <w:r w:rsidRPr="00BF5E90">
        <w:rPr>
          <w:rFonts w:ascii="Arial" w:hAnsi="Arial" w:cs="Arial"/>
          <w:color w:val="333333"/>
          <w:shd w:val="clear" w:color="auto" w:fill="FFFFFF"/>
        </w:rPr>
        <w:t xml:space="preserve"> Taking the expectation will make stochastic integral vanish so last term is zero. Then </w:t>
      </w:r>
      <m:oMath>
        <m:r>
          <w:rPr>
            <w:rFonts w:ascii="Cambria Math" w:hAnsi="Cambria Math" w:cs="Arial"/>
            <w:color w:val="333333"/>
            <w:shd w:val="clear" w:color="auto" w:fill="FFFFFF"/>
          </w:rPr>
          <m:t>m</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=E[Z</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]=1+ </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nary>
          <m:naryPr>
            <m:limLoc m:val="subSup"/>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m(s)ds</m:t>
            </m:r>
          </m:e>
        </m:nary>
      </m:oMath>
      <w:r w:rsidRPr="00BF5E90">
        <w:rPr>
          <w:rFonts w:ascii="Arial" w:hAnsi="Arial" w:cs="Arial"/>
          <w:color w:val="333333"/>
          <w:shd w:val="clear" w:color="auto" w:fill="FFFFFF"/>
        </w:rPr>
        <w:t xml:space="preserve">. Taking derivates of both sides we get </w:t>
      </w:r>
      <m:oMath>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m</m:t>
            </m:r>
          </m:e>
        </m:acc>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m:t>
        </m:r>
      </m:oMath>
      <w:r w:rsidRPr="00BF5E90">
        <w:rPr>
          <w:rFonts w:ascii="Arial" w:hAnsi="Arial" w:cs="Arial"/>
          <w:color w:val="333333"/>
          <w:shd w:val="clear" w:color="auto" w:fill="FFFFFF"/>
        </w:rPr>
        <w:t>. This is an ordinary differential equation, so we can separate variables and then integrate both sides. Let</w:t>
      </w:r>
      <w:r>
        <w:rPr>
          <w:rFonts w:ascii="Arial" w:hAnsi="Arial" w:cs="Arial"/>
          <w:color w:val="333333"/>
          <w:shd w:val="clear" w:color="auto" w:fill="FFFFFF"/>
        </w:rPr>
        <w:t xml:space="preserve"> us</w:t>
      </w:r>
      <w:r w:rsidRPr="00BF5E90">
        <w:rPr>
          <w:rFonts w:ascii="Arial" w:hAnsi="Arial" w:cs="Arial"/>
          <w:color w:val="333333"/>
          <w:shd w:val="clear" w:color="auto" w:fill="FFFFFF"/>
        </w:rPr>
        <w:t xml:space="preserve"> start by rearranging the equation: </w:t>
      </w:r>
      <m:oMath>
        <m:r>
          <w:rPr>
            <w:rFonts w:ascii="Cambria Math" w:hAnsi="Cambria Math"/>
          </w:rPr>
          <m:t>m'(t)/m(t) = σ</m:t>
        </m:r>
        <m:r>
          <w:rPr>
            <w:rFonts w:ascii="Cambria Math" w:hAnsi="Cambria Math"/>
            <w:vertAlign w:val="superscript"/>
          </w:rPr>
          <m:t>2</m:t>
        </m:r>
        <m:r>
          <w:rPr>
            <w:rFonts w:ascii="Cambria Math" w:hAnsi="Cambria Math"/>
          </w:rPr>
          <m:t>/2</m:t>
        </m:r>
      </m:oMath>
      <w:r w:rsidRPr="00BF5E90">
        <w:rPr>
          <w:rFonts w:ascii="Arial" w:hAnsi="Arial" w:cs="Arial"/>
          <w:color w:val="333333"/>
          <w:shd w:val="clear" w:color="auto" w:fill="FFFFFF"/>
        </w:rPr>
        <w:t>. Now, we can integrate both sides with respect to t:</w:t>
      </w:r>
      <w:r>
        <w:rPr>
          <w:rFonts w:ascii="Arial" w:hAnsi="Arial" w:cs="Arial"/>
          <w:color w:val="333333"/>
          <w:shd w:val="clear" w:color="auto" w:fill="FFFFFF"/>
        </w:rPr>
        <w:t xml:space="preserve"> </w:t>
      </w:r>
      <m:oMath>
        <m:r>
          <w:rPr>
            <w:rFonts w:ascii="Cambria Math" w:hAnsi="Cambria Math"/>
          </w:rPr>
          <m:t>∫ m'(t)/m(t) dt = ∫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 dt.</m:t>
        </m:r>
      </m:oMath>
      <w:r>
        <w:rPr>
          <w:rFonts w:ascii="Arial" w:hAnsi="Arial" w:cs="Arial"/>
        </w:rPr>
        <w:t xml:space="preserve"> </w:t>
      </w:r>
      <w:r w:rsidRPr="00BF5E90">
        <w:rPr>
          <w:rFonts w:ascii="Arial" w:hAnsi="Arial" w:cs="Arial"/>
          <w:color w:val="333333"/>
          <w:shd w:val="clear" w:color="auto" w:fill="FFFFFF"/>
        </w:rPr>
        <w:t xml:space="preserve">Integrating the left side gives us the natural logarithm of the absolute value of </w:t>
      </w:r>
      <w:r w:rsidRPr="00267FC5">
        <w:rPr>
          <w:rFonts w:ascii="Arial" w:hAnsi="Arial" w:cs="Arial"/>
          <w:i/>
          <w:iCs/>
          <w:color w:val="333333"/>
          <w:shd w:val="clear" w:color="auto" w:fill="FFFFFF"/>
        </w:rPr>
        <w:t>m(t)</w:t>
      </w:r>
      <w:r w:rsidRPr="00BF5E90">
        <w:rPr>
          <w:rFonts w:ascii="Arial" w:hAnsi="Arial" w:cs="Arial"/>
          <w:color w:val="333333"/>
          <w:shd w:val="clear" w:color="auto" w:fill="FFFFFF"/>
        </w:rPr>
        <w:t>:</w:t>
      </w:r>
      <w:r>
        <w:rPr>
          <w:rFonts w:ascii="Arial" w:hAnsi="Arial" w:cs="Arial"/>
          <w:color w:val="333333"/>
          <w:shd w:val="clear" w:color="auto" w:fill="FFFFFF"/>
        </w:rPr>
        <w:t xml:space="preserve"> </w:t>
      </w:r>
      <m:oMath>
        <m:func>
          <m:funcPr>
            <m:ctrlPr>
              <w:rPr>
                <w:rFonts w:ascii="Cambria Math" w:hAnsi="Cambria Math"/>
                <w:i/>
              </w:rPr>
            </m:ctrlPr>
          </m:funcPr>
          <m:fName>
            <m:r>
              <w:rPr>
                <w:rFonts w:ascii="Cambria Math" w:hAnsi="Cambria Math"/>
              </w:rPr>
              <m:t>ln</m:t>
            </m:r>
          </m:fName>
          <m:e>
            <m:d>
              <m:dPr>
                <m:begChr m:val="|"/>
                <m:endChr m:val="|"/>
                <m:ctrlPr>
                  <w:rPr>
                    <w:rFonts w:ascii="Cambria Math" w:hAnsi="Cambria Math"/>
                    <w:i/>
                  </w:rPr>
                </m:ctrlPr>
              </m:dPr>
              <m:e>
                <m:r>
                  <w:rPr>
                    <w:rFonts w:ascii="Cambria Math" w:hAnsi="Cambria Math"/>
                  </w:rPr>
                  <m:t xml:space="preserve"> m</m:t>
                </m:r>
                <m:d>
                  <m:dPr>
                    <m:ctrlPr>
                      <w:rPr>
                        <w:rFonts w:ascii="Cambria Math" w:hAnsi="Cambria Math"/>
                        <w:i/>
                      </w:rPr>
                    </m:ctrlPr>
                  </m:dPr>
                  <m:e>
                    <m:r>
                      <w:rPr>
                        <w:rFonts w:ascii="Cambria Math" w:hAnsi="Cambria Math"/>
                      </w:rPr>
                      <m:t>t</m:t>
                    </m:r>
                  </m:e>
                </m:d>
              </m:e>
            </m:d>
          </m:e>
        </m:func>
        <m:r>
          <w:rPr>
            <w:rFonts w:ascii="Cambria Math" w:hAnsi="Cambria Math"/>
          </w:rPr>
          <m:t xml:space="preserve">=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e>
        </m:d>
        <m:r>
          <w:rPr>
            <w:rFonts w:ascii="Cambria Math" w:hAnsi="Cambria Math"/>
          </w:rPr>
          <m:t xml:space="preserve">* t + </m:t>
        </m:r>
        <m:sSup>
          <m:sSupPr>
            <m:ctrlPr>
              <w:rPr>
                <w:rFonts w:ascii="Cambria Math" w:hAnsi="Cambria Math"/>
                <w:i/>
              </w:rPr>
            </m:ctrlPr>
          </m:sSupPr>
          <m:e>
            <m:r>
              <w:rPr>
                <w:rFonts w:ascii="Cambria Math" w:hAnsi="Cambria Math"/>
              </w:rPr>
              <m:t>C</m:t>
            </m:r>
          </m:e>
          <m:sup>
            <m:r>
              <w:rPr>
                <w:rFonts w:ascii="Cambria Math" w:hAnsi="Cambria Math"/>
              </w:rPr>
              <m:t>1</m:t>
            </m:r>
          </m:sup>
        </m:sSup>
        <m:r>
          <w:rPr>
            <w:rFonts w:ascii="Cambria Math" w:hAnsi="Cambria Math"/>
          </w:rPr>
          <m:t>,</m:t>
        </m:r>
      </m:oMath>
      <w:r w:rsidRPr="00BF5E90">
        <w:rPr>
          <w:rFonts w:ascii="Arial" w:hAnsi="Arial" w:cs="Arial"/>
          <w:color w:val="333333"/>
          <w:shd w:val="clear" w:color="auto" w:fill="FFFFFF"/>
        </w:rPr>
        <w:t xml:space="preserve"> where </w:t>
      </w:r>
      <w:r w:rsidRPr="00267FC5">
        <w:rPr>
          <w:rFonts w:ascii="Arial" w:hAnsi="Arial" w:cs="Arial"/>
          <w:i/>
          <w:iCs/>
          <w:color w:val="333333"/>
          <w:shd w:val="clear" w:color="auto" w:fill="FFFFFF"/>
        </w:rPr>
        <w:t>C</w:t>
      </w:r>
      <w:r w:rsidRPr="00267FC5">
        <w:rPr>
          <w:rFonts w:ascii="Cambria Math" w:hAnsi="Cambria Math" w:cs="Cambria Math"/>
          <w:i/>
          <w:iCs/>
          <w:color w:val="333333"/>
          <w:shd w:val="clear" w:color="auto" w:fill="FFFFFF"/>
        </w:rPr>
        <w:t>₁</w:t>
      </w:r>
      <w:r w:rsidRPr="00BF5E90">
        <w:rPr>
          <w:rFonts w:ascii="Arial" w:hAnsi="Arial" w:cs="Arial"/>
          <w:color w:val="333333"/>
          <w:shd w:val="clear" w:color="auto" w:fill="FFFFFF"/>
        </w:rPr>
        <w:t xml:space="preserve"> is the constant of integration.</w:t>
      </w:r>
      <w:r>
        <w:rPr>
          <w:rFonts w:ascii="Arial" w:hAnsi="Arial" w:cs="Arial"/>
          <w:color w:val="333333"/>
          <w:shd w:val="clear" w:color="auto" w:fill="FFFFFF"/>
        </w:rPr>
        <w:t xml:space="preserve"> </w:t>
      </w:r>
      <w:r w:rsidRPr="00BF5E90">
        <w:rPr>
          <w:rFonts w:ascii="Arial" w:hAnsi="Arial" w:cs="Arial"/>
          <w:color w:val="333333"/>
          <w:shd w:val="clear" w:color="auto" w:fill="FFFFFF"/>
        </w:rPr>
        <w:t xml:space="preserve">To eliminate the absolute value, we can rewrite the equation as: </w:t>
      </w:r>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 ±</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e>
                </m:d>
                <m:r>
                  <w:rPr>
                    <w:rFonts w:ascii="Cambria Math" w:hAnsi="Cambria Math"/>
                  </w:rPr>
                  <m:t xml:space="preserve">t + </m:t>
                </m:r>
                <m:sSup>
                  <m:sSupPr>
                    <m:ctrlPr>
                      <w:rPr>
                        <w:rFonts w:ascii="Cambria Math" w:hAnsi="Cambria Math"/>
                        <w:i/>
                      </w:rPr>
                    </m:ctrlPr>
                  </m:sSupPr>
                  <m:e>
                    <m:r>
                      <w:rPr>
                        <w:rFonts w:ascii="Cambria Math" w:hAnsi="Cambria Math"/>
                      </w:rPr>
                      <m:t>C</m:t>
                    </m:r>
                  </m:e>
                  <m:sup>
                    <m:r>
                      <w:rPr>
                        <w:rFonts w:ascii="Cambria Math" w:hAnsi="Cambria Math"/>
                      </w:rPr>
                      <m:t>1</m:t>
                    </m:r>
                  </m:sup>
                </m:sSup>
              </m:e>
            </m:d>
          </m:e>
        </m:func>
        <m:r>
          <w:rPr>
            <w:rFonts w:ascii="Cambria Math" w:hAnsi="Cambria Math"/>
          </w:rPr>
          <m:t>.</m:t>
        </m:r>
      </m:oMath>
      <w:r w:rsidRPr="00BF5E90">
        <w:rPr>
          <w:rFonts w:ascii="Arial" w:hAnsi="Arial" w:cs="Arial"/>
          <w:color w:val="333333"/>
          <w:shd w:val="clear" w:color="auto" w:fill="FFFFFF"/>
        </w:rPr>
        <w:t xml:space="preserve"> Now, let</w:t>
      </w:r>
      <w:r>
        <w:rPr>
          <w:rFonts w:ascii="Arial" w:hAnsi="Arial" w:cs="Arial"/>
          <w:color w:val="333333"/>
          <w:shd w:val="clear" w:color="auto" w:fill="FFFFFF"/>
        </w:rPr>
        <w:t xml:space="preserve"> us</w:t>
      </w:r>
      <w:r w:rsidRPr="00BF5E90">
        <w:rPr>
          <w:rFonts w:ascii="Arial" w:hAnsi="Arial" w:cs="Arial"/>
          <w:color w:val="333333"/>
          <w:shd w:val="clear" w:color="auto" w:fill="FFFFFF"/>
        </w:rPr>
        <w:t xml:space="preserve"> combine the constant terms into a new constant, C</w:t>
      </w:r>
      <w:r w:rsidRPr="00BF5E90">
        <w:rPr>
          <w:rFonts w:ascii="Cambria Math" w:hAnsi="Cambria Math" w:cs="Cambria Math"/>
          <w:color w:val="333333"/>
          <w:shd w:val="clear" w:color="auto" w:fill="FFFFFF"/>
        </w:rPr>
        <w:t>₂</w:t>
      </w:r>
      <w:r w:rsidRPr="00BF5E90">
        <w:rPr>
          <w:rFonts w:ascii="Arial" w:hAnsi="Arial" w:cs="Arial"/>
          <w:color w:val="333333"/>
          <w:shd w:val="clear" w:color="auto" w:fill="FFFFFF"/>
        </w:rPr>
        <w:t xml:space="preserve">: </w:t>
      </w:r>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e>
                </m:d>
                <m:r>
                  <w:rPr>
                    <w:rFonts w:ascii="Cambria Math" w:hAnsi="Cambria Math"/>
                  </w:rPr>
                  <m:t>t</m:t>
                </m:r>
              </m:e>
            </m:d>
          </m:e>
        </m:func>
        <m:r>
          <w:rPr>
            <w:rFonts w:ascii="Cambria Math" w:hAnsi="Cambria Math"/>
          </w:rPr>
          <m:t xml:space="preserve">. </m:t>
        </m:r>
      </m:oMath>
      <w:r>
        <w:rPr>
          <w:rFonts w:ascii="Arial" w:hAnsi="Arial" w:cs="Arial"/>
          <w:color w:val="333333"/>
          <w:shd w:val="clear" w:color="auto" w:fill="FFFFFF"/>
        </w:rPr>
        <w:t xml:space="preserve">We know that </w:t>
      </w:r>
      <w:r w:rsidRPr="00267FC5">
        <w:rPr>
          <w:rFonts w:ascii="Arial" w:hAnsi="Arial" w:cs="Arial"/>
          <w:i/>
          <w:iCs/>
          <w:color w:val="333333"/>
          <w:shd w:val="clear" w:color="auto" w:fill="FFFFFF"/>
        </w:rPr>
        <w:t>m(0) =1</w:t>
      </w:r>
      <w:r>
        <w:rPr>
          <w:rFonts w:ascii="Arial" w:hAnsi="Arial" w:cs="Arial"/>
          <w:color w:val="333333"/>
          <w:shd w:val="clear" w:color="auto" w:fill="FFFFFF"/>
        </w:rPr>
        <w:t xml:space="preserve"> so </w:t>
      </w:r>
      <w:r w:rsidRPr="00267FC5">
        <w:rPr>
          <w:rFonts w:ascii="Arial" w:hAnsi="Arial" w:cs="Arial"/>
          <w:i/>
          <w:iCs/>
          <w:color w:val="333333"/>
          <w:shd w:val="clear" w:color="auto" w:fill="FFFFFF"/>
        </w:rPr>
        <w:t>C</w:t>
      </w:r>
      <w:r w:rsidRPr="00267FC5">
        <w:rPr>
          <w:rFonts w:ascii="Arial" w:hAnsi="Arial" w:cs="Arial"/>
          <w:i/>
          <w:iCs/>
          <w:color w:val="333333"/>
          <w:shd w:val="clear" w:color="auto" w:fill="FFFFFF"/>
          <w:vertAlign w:val="subscript"/>
        </w:rPr>
        <w:t>2</w:t>
      </w:r>
      <w:r w:rsidRPr="00267FC5">
        <w:rPr>
          <w:rFonts w:ascii="Arial" w:hAnsi="Arial" w:cs="Arial"/>
          <w:i/>
          <w:iCs/>
          <w:color w:val="333333"/>
          <w:shd w:val="clear" w:color="auto" w:fill="FFFFFF"/>
        </w:rPr>
        <w:t>=1</w:t>
      </w:r>
      <w:r>
        <w:rPr>
          <w:rFonts w:ascii="Arial" w:hAnsi="Arial" w:cs="Arial"/>
          <w:color w:val="333333"/>
          <w:shd w:val="clear" w:color="auto" w:fill="FFFFFF"/>
        </w:rPr>
        <w:t xml:space="preserve"> and we are only interested in positive processes, so we can get rid of negative logarithm process. The result is: </w:t>
      </w:r>
      <m:oMath>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σB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up>
            </m:sSup>
          </m:e>
        </m:d>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Z</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d>
        <m:r>
          <w:rPr>
            <w:rFonts w:ascii="Cambria Math" w:hAnsi="Cambria Math" w:cs="Arial"/>
            <w:color w:val="333333"/>
            <w:shd w:val="clear" w:color="auto" w:fill="FFFFFF"/>
          </w:rPr>
          <m:t>=m</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f>
              <m:fPr>
                <m:ctrlPr>
                  <w:rPr>
                    <w:rFonts w:ascii="Cambria Math" w:eastAsiaTheme="minorEastAsia" w:hAnsi="Cambria Math" w:cs="Arial"/>
                    <w:i/>
                    <w:color w:val="333333"/>
                    <w:shd w:val="clear" w:color="auto" w:fill="FFFFFF"/>
                    <w:lang w:val="en-US" w:eastAsia="en-US"/>
                  </w:rPr>
                </m:ctrlPr>
              </m:fPr>
              <m:num>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2t</m:t>
                    </m:r>
                  </m:sup>
                </m:sSup>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m:t>
        </m:r>
      </m:oMath>
      <w:r>
        <w:rPr>
          <w:rFonts w:ascii="Arial" w:hAnsi="Arial" w:cs="Arial"/>
          <w:color w:val="333333"/>
          <w:shd w:val="clear" w:color="auto" w:fill="FFFFFF"/>
        </w:rPr>
        <w:t xml:space="preserve"> Similarly, </w:t>
      </w:r>
      <m:oMath>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sup>
            </m:sSup>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r>
          <w:rPr>
            <w:rFonts w:ascii="Cambria Math" w:hAnsi="Cambria Math" w:cs="Arial"/>
            <w:color w:val="333333"/>
            <w:shd w:val="clear" w:color="auto" w:fill="FFFFFF"/>
          </w:rPr>
          <m:t>.</m:t>
        </m:r>
      </m:oMath>
      <w:r>
        <w:rPr>
          <w:rFonts w:ascii="Arial" w:hAnsi="Arial" w:cs="Arial"/>
          <w:color w:val="333333"/>
          <w:shd w:val="clear" w:color="auto" w:fill="FFFFFF"/>
        </w:rPr>
        <w:t xml:space="preserve"> </w:t>
      </w:r>
    </w:p>
    <w:p w14:paraId="311CF0A0"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Therefore, we obtain equation </w:t>
      </w:r>
      <w:r>
        <w:rPr>
          <w:rFonts w:ascii="Arial" w:hAnsi="Arial" w:cs="Arial"/>
          <w:color w:val="333333"/>
          <w:shd w:val="clear" w:color="auto" w:fill="FFFFFF"/>
          <w:lang w:val="en-US" w:eastAsia="en-US"/>
        </w:rPr>
        <w:t>5.1.32:</w:t>
      </w:r>
    </w:p>
    <w:p w14:paraId="3E47EFE2" w14:textId="77777777" w:rsidR="008D1943" w:rsidRDefault="00000000" w:rsidP="008D1943">
      <w:pPr>
        <w:spacing w:line="360" w:lineRule="auto"/>
        <w:jc w:val="both"/>
        <w:rPr>
          <w:rFonts w:ascii="Arial" w:hAnsi="Arial" w:cs="Arial"/>
          <w:color w:val="333333"/>
          <w:shd w:val="clear" w:color="auto" w:fill="FFFFFF"/>
        </w:rPr>
      </w:pPr>
      <m:oMath>
        <m:acc>
          <m:accPr>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m:rPr>
                    <m:sty m:val="p"/>
                  </m:rPr>
                  <w:rPr>
                    <w:rFonts w:ascii="Cambria Math" w:hAnsi="Cambria Math" w:cs="Arial"/>
                    <w:color w:val="333333"/>
                    <w:shd w:val="clear" w:color="auto" w:fill="FFFFFF"/>
                  </w:rPr>
                  <m:t>E[S</m:t>
                </m:r>
              </m:e>
              <m:sub>
                <m:r>
                  <w:rPr>
                    <w:rFonts w:ascii="Cambria Math" w:hAnsi="Cambria Math" w:cs="Arial"/>
                    <w:color w:val="333333"/>
                    <w:shd w:val="clear" w:color="auto" w:fill="FFFFFF"/>
                  </w:rPr>
                  <m:t>t]</m:t>
                </m:r>
              </m:sub>
            </m:sSub>
          </m:e>
        </m:acc>
        <m:r>
          <m:rPr>
            <m:sty m:val="p"/>
          </m:rPr>
          <w:rPr>
            <w:rFonts w:ascii="Cambria Math" w:hAnsi="Cambria Math" w:cs="Arial"/>
            <w:color w:val="333333"/>
            <w:shd w:val="clear" w:color="auto" w:fill="FFFFFF"/>
          </w:rPr>
          <m:t xml:space="preserve">=E[ </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0</m:t>
                </m:r>
              </m:e>
            </m:d>
          </m:e>
        </m:acc>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 xml:space="preserve"> + σ</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e>
        </m:nary>
        <m: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0</m:t>
                </m:r>
              </m:e>
            </m:d>
          </m:e>
        </m:acc>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 xml:space="preserve"> </m:t>
            </m:r>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e>
        </m:nary>
      </m:oMath>
      <w:r w:rsidR="008D1943">
        <w:rPr>
          <w:rFonts w:ascii="Arial" w:hAnsi="Arial" w:cs="Arial"/>
          <w:color w:val="333333"/>
          <w:shd w:val="clear" w:color="auto" w:fill="FFFFFF"/>
          <w:lang w:val="en-US" w:eastAsia="en-US"/>
        </w:rPr>
        <w:t xml:space="preserve"> . </w:t>
      </w:r>
      <w:r w:rsidR="008D1943">
        <w:rPr>
          <w:rFonts w:ascii="Arial" w:hAnsi="Arial" w:cs="Arial"/>
          <w:color w:val="333333"/>
          <w:shd w:val="clear" w:color="auto" w:fill="FFFFFF"/>
        </w:rPr>
        <w:t xml:space="preserve">To evaluate the last term </w:t>
      </w:r>
      <m:oMath>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e>
        </m:nary>
      </m:oMath>
      <w:r w:rsidR="008D1943">
        <w:rPr>
          <w:rFonts w:ascii="Arial" w:hAnsi="Arial" w:cs="Arial"/>
          <w:color w:val="333333"/>
          <w:shd w:val="clear" w:color="auto" w:fill="FFFFFF"/>
        </w:rPr>
        <w:t xml:space="preserve"> which is the product of the i.i.d. distributed random jumps with mean </w:t>
      </w:r>
      <w:r w:rsidR="008D1943" w:rsidRPr="00267FC5">
        <w:rPr>
          <w:rFonts w:ascii="Arial" w:hAnsi="Arial" w:cs="Arial"/>
          <w:i/>
          <w:iCs/>
          <w:color w:val="333333"/>
          <w:shd w:val="clear" w:color="auto" w:fill="FFFFFF"/>
        </w:rPr>
        <w:t>μ</w:t>
      </w:r>
      <w:r w:rsidR="008D1943">
        <w:rPr>
          <w:rFonts w:ascii="Arial" w:hAnsi="Arial" w:cs="Arial"/>
          <w:color w:val="333333"/>
          <w:shd w:val="clear" w:color="auto" w:fill="FFFFFF"/>
        </w:rPr>
        <w:t xml:space="preserve"> and variance </w:t>
      </w:r>
      <w:r w:rsidR="008D1943" w:rsidRPr="00267FC5">
        <w:rPr>
          <w:rFonts w:ascii="Arial" w:hAnsi="Arial" w:cs="Arial"/>
          <w:i/>
          <w:iCs/>
          <w:color w:val="333333"/>
          <w:shd w:val="clear" w:color="auto" w:fill="FFFFFF"/>
        </w:rPr>
        <w:t>σ</w:t>
      </w:r>
      <w:r w:rsidR="008D1943" w:rsidRPr="00267FC5">
        <w:rPr>
          <w:rFonts w:ascii="Arial" w:hAnsi="Arial" w:cs="Arial"/>
          <w:i/>
          <w:iCs/>
          <w:color w:val="333333"/>
          <w:shd w:val="clear" w:color="auto" w:fill="FFFFFF"/>
          <w:vertAlign w:val="superscript"/>
        </w:rPr>
        <w:t>2</w:t>
      </w:r>
      <w:r w:rsidR="008D1943">
        <w:rPr>
          <w:rFonts w:ascii="Arial" w:hAnsi="Arial" w:cs="Arial"/>
          <w:color w:val="333333"/>
          <w:shd w:val="clear" w:color="auto" w:fill="FFFFFF"/>
        </w:rPr>
        <w:t xml:space="preserve">, we will use the property that the expectation of the product of independent random variables is equal to the product of their expectations. Re-writing this expression and using the fact that </w:t>
      </w:r>
      <w:r w:rsidR="008D1943" w:rsidRPr="00267FC5">
        <w:rPr>
          <w:rFonts w:ascii="Arial" w:hAnsi="Arial" w:cs="Arial"/>
          <w:i/>
          <w:iCs/>
          <w:color w:val="333333"/>
          <w:shd w:val="clear" w:color="auto" w:fill="FFFFFF"/>
        </w:rPr>
        <w:t>Σ ln(Vᵢ) = ln(V</w:t>
      </w:r>
      <w:r w:rsidR="008D1943" w:rsidRPr="00267FC5">
        <w:rPr>
          <w:rFonts w:ascii="Cambria Math" w:hAnsi="Cambria Math" w:cs="Cambria Math"/>
          <w:i/>
          <w:iCs/>
          <w:color w:val="333333"/>
          <w:shd w:val="clear" w:color="auto" w:fill="FFFFFF"/>
        </w:rPr>
        <w:t>₁</w:t>
      </w:r>
      <w:r w:rsidR="008D1943" w:rsidRPr="00267FC5">
        <w:rPr>
          <w:rFonts w:ascii="Arial" w:hAnsi="Arial" w:cs="Arial"/>
          <w:i/>
          <w:iCs/>
          <w:color w:val="333333"/>
          <w:shd w:val="clear" w:color="auto" w:fill="FFFFFF"/>
        </w:rPr>
        <w:t>) + ln(V</w:t>
      </w:r>
      <w:r w:rsidR="008D1943" w:rsidRPr="00267FC5">
        <w:rPr>
          <w:rFonts w:ascii="Cambria Math" w:hAnsi="Cambria Math" w:cs="Cambria Math"/>
          <w:i/>
          <w:iCs/>
          <w:color w:val="333333"/>
          <w:shd w:val="clear" w:color="auto" w:fill="FFFFFF"/>
        </w:rPr>
        <w:t>₂</w:t>
      </w:r>
      <w:r w:rsidR="008D1943" w:rsidRPr="00267FC5">
        <w:rPr>
          <w:rFonts w:ascii="Arial" w:hAnsi="Arial" w:cs="Arial"/>
          <w:i/>
          <w:iCs/>
          <w:color w:val="333333"/>
          <w:shd w:val="clear" w:color="auto" w:fill="FFFFFF"/>
        </w:rPr>
        <w:t>) + ... + ln(V</w:t>
      </w:r>
      <w:r w:rsidR="008D1943" w:rsidRPr="00267FC5">
        <w:rPr>
          <w:rFonts w:ascii="Segoe UI Symbol" w:hAnsi="Segoe UI Symbol" w:cs="Segoe UI Symbol"/>
          <w:i/>
          <w:iCs/>
          <w:color w:val="333333"/>
          <w:shd w:val="clear" w:color="auto" w:fill="FFFFFF"/>
        </w:rPr>
        <w:t>ₙ</w:t>
      </w:r>
      <w:r w:rsidR="008D1943" w:rsidRPr="00267FC5">
        <w:rPr>
          <w:rFonts w:ascii="Arial" w:hAnsi="Arial" w:cs="Arial"/>
          <w:i/>
          <w:iCs/>
          <w:color w:val="333333"/>
          <w:shd w:val="clear" w:color="auto" w:fill="FFFFFF"/>
        </w:rPr>
        <w:t>) = ln(V</w:t>
      </w:r>
      <w:r w:rsidR="008D1943" w:rsidRPr="00267FC5">
        <w:rPr>
          <w:rFonts w:ascii="Cambria Math" w:hAnsi="Cambria Math" w:cs="Cambria Math"/>
          <w:i/>
          <w:iCs/>
          <w:color w:val="333333"/>
          <w:shd w:val="clear" w:color="auto" w:fill="FFFFFF"/>
        </w:rPr>
        <w:t>₁</w:t>
      </w:r>
      <w:r w:rsidR="008D1943" w:rsidRPr="00267FC5">
        <w:rPr>
          <w:rFonts w:ascii="Arial" w:hAnsi="Arial" w:cs="Arial"/>
          <w:i/>
          <w:iCs/>
          <w:color w:val="333333"/>
          <w:shd w:val="clear" w:color="auto" w:fill="FFFFFF"/>
        </w:rPr>
        <w:t xml:space="preserve"> * V</w:t>
      </w:r>
      <w:r w:rsidR="008D1943" w:rsidRPr="00267FC5">
        <w:rPr>
          <w:rFonts w:ascii="Cambria Math" w:hAnsi="Cambria Math" w:cs="Cambria Math"/>
          <w:i/>
          <w:iCs/>
          <w:color w:val="333333"/>
          <w:shd w:val="clear" w:color="auto" w:fill="FFFFFF"/>
        </w:rPr>
        <w:t>₂</w:t>
      </w:r>
      <w:r w:rsidR="008D1943" w:rsidRPr="00267FC5">
        <w:rPr>
          <w:rFonts w:ascii="Arial" w:hAnsi="Arial" w:cs="Arial"/>
          <w:i/>
          <w:iCs/>
          <w:color w:val="333333"/>
          <w:shd w:val="clear" w:color="auto" w:fill="FFFFFF"/>
        </w:rPr>
        <w:t xml:space="preserve"> * ... * V</w:t>
      </w:r>
      <w:r w:rsidR="008D1943" w:rsidRPr="00267FC5">
        <w:rPr>
          <w:rFonts w:ascii="Segoe UI Symbol" w:hAnsi="Segoe UI Symbol" w:cs="Segoe UI Symbol"/>
          <w:i/>
          <w:iCs/>
          <w:color w:val="333333"/>
          <w:shd w:val="clear" w:color="auto" w:fill="FFFFFF"/>
        </w:rPr>
        <w:t>ₙ</w:t>
      </w:r>
      <w:r w:rsidR="008D1943" w:rsidRPr="00267FC5">
        <w:rPr>
          <w:rFonts w:ascii="Arial" w:hAnsi="Arial" w:cs="Arial"/>
          <w:i/>
          <w:iCs/>
          <w:color w:val="333333"/>
          <w:shd w:val="clear" w:color="auto" w:fill="FFFFFF"/>
        </w:rPr>
        <w:t>)</w:t>
      </w:r>
      <w:r w:rsidR="008D1943">
        <w:rPr>
          <w:rFonts w:ascii="Arial" w:hAnsi="Arial" w:cs="Arial"/>
          <w:color w:val="333333"/>
          <w:shd w:val="clear" w:color="auto" w:fill="FFFFFF"/>
        </w:rPr>
        <w:t xml:space="preserve">, we obtain  </w:t>
      </w:r>
      <m:oMath>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e>
        </m:nary>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oMath>
      <w:r w:rsidR="008D1943">
        <w:rPr>
          <w:rFonts w:ascii="Arial" w:hAnsi="Arial" w:cs="Arial"/>
          <w:color w:val="333333"/>
          <w:shd w:val="clear" w:color="auto" w:fill="FFFFFF"/>
        </w:rPr>
        <w:t xml:space="preserve">. </w:t>
      </w:r>
    </w:p>
    <w:p w14:paraId="68CA8F0F" w14:textId="77777777" w:rsidR="008D1943" w:rsidRPr="00BF5E90" w:rsidRDefault="00000000" w:rsidP="008D1943">
      <w:pPr>
        <w:spacing w:line="360" w:lineRule="auto"/>
        <w:jc w:val="center"/>
        <w:rPr>
          <w:rFonts w:ascii="Arial" w:hAnsi="Arial" w:cs="Arial"/>
          <w:color w:val="333333"/>
          <w:shd w:val="clear" w:color="auto" w:fill="FFFFFF"/>
        </w:rPr>
      </w:pPr>
      <m:oMath>
        <m:acc>
          <m:accPr>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m:rPr>
                    <m:sty m:val="p"/>
                  </m:rPr>
                  <w:rPr>
                    <w:rFonts w:ascii="Cambria Math" w:hAnsi="Cambria Math" w:cs="Arial"/>
                    <w:color w:val="333333"/>
                    <w:shd w:val="clear" w:color="auto" w:fill="FFFFFF"/>
                  </w:rPr>
                  <m:t>E[S</m:t>
                </m:r>
              </m:e>
              <m:sub>
                <m:r>
                  <w:rPr>
                    <w:rFonts w:ascii="Cambria Math" w:hAnsi="Cambria Math" w:cs="Arial"/>
                    <w:color w:val="333333"/>
                    <w:shd w:val="clear" w:color="auto" w:fill="FFFFFF"/>
                  </w:rPr>
                  <m:t>t]</m:t>
                </m:r>
              </m:sub>
            </m:sSub>
          </m:e>
        </m:acc>
        <m: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0</m:t>
                </m:r>
              </m:e>
            </m:d>
          </m:e>
        </m:acc>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 xml:space="preserve"> </m:t>
            </m:r>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r>
          <w:rPr>
            <w:rFonts w:ascii="Cambria Math" w:hAnsi="Cambria Math" w:cs="Arial"/>
            <w:color w:val="333333"/>
            <w:shd w:val="clear" w:color="auto" w:fill="FFFFFF"/>
          </w:rPr>
          <m:t>=</m:t>
        </m:r>
        <m:sSub>
          <m:sSubPr>
            <m:ctrlPr>
              <w:rPr>
                <w:rFonts w:ascii="Cambria Math" w:eastAsiaTheme="minorEastAsia" w:hAnsi="Cambria Math" w:cs="Arial"/>
                <w:i/>
                <w:color w:val="333333"/>
                <w:shd w:val="clear" w:color="auto" w:fill="FFFFFF"/>
                <w:lang w:val="en-US" w:eastAsia="en-US"/>
              </w:rPr>
            </m:ctrlPr>
          </m:sSub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S</m:t>
                </m:r>
              </m:e>
            </m:acc>
          </m:e>
          <m:sub>
            <m:r>
              <w:rPr>
                <w:rFonts w:ascii="Cambria Math" w:hAnsi="Cambria Math" w:cs="Arial"/>
                <w:color w:val="333333"/>
                <w:shd w:val="clear" w:color="auto" w:fill="FFFFFF"/>
              </w:rPr>
              <m:t>0</m:t>
            </m:r>
          </m:sub>
        </m:sSub>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μ</m:t>
                </m:r>
              </m:e>
            </m:acc>
            <m:r>
              <w:rPr>
                <w:rFonts w:ascii="Cambria Math" w:hAnsi="Cambria Math" w:cs="Arial"/>
                <w:color w:val="333333"/>
                <w:shd w:val="clear" w:color="auto" w:fill="FFFFFF"/>
              </w:rPr>
              <m:t>t</m:t>
            </m:r>
          </m:sup>
        </m:sSup>
        <m:r>
          <w:rPr>
            <w:rFonts w:ascii="Cambria Math" w:hAnsi="Cambria Math" w:cs="Arial"/>
            <w:color w:val="333333"/>
            <w:shd w:val="clear" w:color="auto" w:fill="FFFFFF"/>
          </w:rPr>
          <m:t>E[</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oMath>
      <w:r w:rsidR="008D1943">
        <w:rPr>
          <w:rFonts w:ascii="Arial" w:hAnsi="Arial" w:cs="Arial"/>
          <w:color w:val="333333"/>
          <w:shd w:val="clear" w:color="auto" w:fill="FFFFFF"/>
        </w:rPr>
        <w:t>].</w:t>
      </w:r>
    </w:p>
    <w:p w14:paraId="3DDF2A1C" w14:textId="77777777" w:rsidR="008D1943" w:rsidRDefault="008D1943" w:rsidP="008D1943">
      <w:pPr>
        <w:spacing w:line="360" w:lineRule="auto"/>
        <w:ind w:firstLine="720"/>
        <w:jc w:val="both"/>
        <w:rPr>
          <w:rFonts w:ascii="Arial" w:hAnsi="Arial" w:cs="Arial"/>
          <w:color w:val="333333"/>
          <w:shd w:val="clear" w:color="auto" w:fill="FFFFFF"/>
        </w:rPr>
      </w:pPr>
      <w:r w:rsidRPr="001A7D93">
        <w:rPr>
          <w:rFonts w:ascii="Arial" w:hAnsi="Arial" w:cs="Arial"/>
          <w:color w:val="333333"/>
          <w:shd w:val="clear" w:color="auto" w:fill="FFFFFF"/>
        </w:rPr>
        <w:t xml:space="preserve">To evaluate the process </w:t>
      </w:r>
      <m:oMath>
        <m:r>
          <w:rPr>
            <w:rFonts w:ascii="Cambria Math" w:hAnsi="Cambria Math" w:cs="Arial"/>
            <w:color w:val="333333"/>
            <w:shd w:val="clear" w:color="auto" w:fill="FFFFFF"/>
          </w:rPr>
          <m:t>E[</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oMath>
      <w:r w:rsidRPr="001A7D93">
        <w:rPr>
          <w:rFonts w:ascii="Arial" w:hAnsi="Arial" w:cs="Arial"/>
          <w:color w:val="333333"/>
          <w:shd w:val="clear" w:color="auto" w:fill="FFFFFF"/>
        </w:rPr>
        <w:t>], we will use the fact that jump size is i.i.d</w:t>
      </w:r>
      <w:r>
        <w:rPr>
          <w:rFonts w:ascii="Arial" w:hAnsi="Arial" w:cs="Arial"/>
          <w:color w:val="333333"/>
          <w:shd w:val="clear" w:color="auto" w:fill="FFFFFF"/>
        </w:rPr>
        <w:t>;</w:t>
      </w:r>
      <w:r w:rsidRPr="001A7D93">
        <w:rPr>
          <w:rFonts w:ascii="Arial" w:hAnsi="Arial" w:cs="Arial"/>
          <w:color w:val="333333"/>
          <w:shd w:val="clear" w:color="auto" w:fill="FFFFFF"/>
        </w:rPr>
        <w:t xml:space="preserve"> then by the law of iterated expectation</w:t>
      </w:r>
      <w:r>
        <w:rPr>
          <w:rFonts w:ascii="Arial" w:hAnsi="Arial" w:cs="Arial"/>
          <w:color w:val="333333"/>
          <w:shd w:val="clear" w:color="auto" w:fill="FFFFFF"/>
        </w:rPr>
        <w:t>,</w:t>
      </w:r>
      <w:r w:rsidRPr="001A7D93">
        <w:rPr>
          <w:rFonts w:ascii="Arial" w:hAnsi="Arial" w:cs="Arial"/>
          <w:color w:val="333333"/>
          <w:shd w:val="clear" w:color="auto" w:fill="FFFFFF"/>
        </w:rPr>
        <w:t xml:space="preserve"> we can re-write the expectation as conditional expectation: </w:t>
      </w:r>
      <m:oMath>
        <m:r>
          <w:rPr>
            <w:rFonts w:ascii="Cambria Math" w:hAnsi="Cambria Math" w:cs="Arial"/>
            <w:color w:val="333333"/>
            <w:shd w:val="clear" w:color="auto" w:fill="FFFFFF"/>
          </w:rPr>
          <m:t>E[</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oMath>
      <w:r w:rsidRPr="001A7D93">
        <w:rPr>
          <w:rFonts w:ascii="Arial" w:hAnsi="Arial" w:cs="Arial"/>
          <w:color w:val="333333"/>
          <w:shd w:val="clear" w:color="auto" w:fill="FFFFFF"/>
        </w:rPr>
        <w:t>]=</w:t>
      </w:r>
      <w:r w:rsidRPr="001A7D93">
        <w:rPr>
          <w:rFonts w:ascii="Arial" w:hAnsi="Arial" w:cs="Arial"/>
          <w:i/>
          <w:color w:val="333333"/>
          <w:shd w:val="clear" w:color="auto" w:fill="FFFFFF"/>
        </w:rPr>
        <w:t xml:space="preserve"> </w:t>
      </w:r>
      <m:oMath>
        <m:r>
          <w:rPr>
            <w:rFonts w:ascii="Cambria Math" w:hAnsi="Cambria Math" w:cs="Arial"/>
            <w:color w:val="333333"/>
            <w:shd w:val="clear" w:color="auto" w:fill="FFFFFF"/>
          </w:rPr>
          <m:t>E[E[</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sSub>
              <m:sSubPr>
                <m:ctrlPr>
                  <w:rPr>
                    <w:rFonts w:ascii="Cambria Math" w:eastAsiaTheme="minorEastAsia" w:hAnsi="Cambria Math" w:cs="Arial"/>
                    <w:i/>
                    <w:color w:val="333333"/>
                    <w:shd w:val="clear" w:color="auto" w:fill="FFFFFF"/>
                    <w:lang w:val="en-US" w:eastAsia="en-US"/>
                  </w:rPr>
                </m:ctrlPr>
              </m:sSubPr>
              <m:e>
                <m:r>
                  <w:rPr>
                    <w:rFonts w:ascii="Cambria Math" w:hAnsi="Cambria Math" w:cs="Arial"/>
                    <w:color w:val="333333"/>
                    <w:shd w:val="clear" w:color="auto" w:fill="FFFFFF"/>
                  </w:rPr>
                  <m:t>N</m:t>
                </m:r>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e>
        </m:acc>
      </m:oMath>
      <w:r w:rsidRPr="001A7D93">
        <w:rPr>
          <w:rFonts w:ascii="Arial" w:hAnsi="Arial" w:cs="Arial"/>
          <w:color w:val="333333"/>
          <w:shd w:val="clear" w:color="auto" w:fill="FFFFFF"/>
        </w:rPr>
        <w:t xml:space="preserve">. Recall that </w:t>
      </w:r>
      <m:oMath>
        <m:acc>
          <m:accPr>
            <m:chr m:val="̃"/>
            <m:ctrlPr>
              <w:rPr>
                <w:rFonts w:ascii="Cambria Math" w:eastAsiaTheme="minorEastAsia" w:hAnsi="Cambria Math" w:cs="Arial"/>
                <w:i/>
                <w:color w:val="333333"/>
                <w:shd w:val="clear" w:color="auto" w:fill="FFFFFF"/>
                <w:lang w:val="en-US" w:eastAsia="en-US"/>
              </w:rPr>
            </m:ctrlPr>
          </m:accPr>
          <m:e>
            <m:sSub>
              <m:sSubPr>
                <m:ctrlPr>
                  <w:rPr>
                    <w:rFonts w:ascii="Cambria Math" w:eastAsiaTheme="minorEastAsia" w:hAnsi="Cambria Math" w:cs="Arial"/>
                    <w:i/>
                    <w:color w:val="333333"/>
                    <w:shd w:val="clear" w:color="auto" w:fill="FFFFFF"/>
                    <w:lang w:val="en-US" w:eastAsia="en-US"/>
                  </w:rPr>
                </m:ctrlPr>
              </m:sSubPr>
              <m:e>
                <m:r>
                  <w:rPr>
                    <w:rFonts w:ascii="Cambria Math" w:hAnsi="Cambria Math" w:cs="Arial"/>
                    <w:color w:val="333333"/>
                    <w:shd w:val="clear" w:color="auto" w:fill="FFFFFF"/>
                  </w:rPr>
                  <m:t>N</m:t>
                </m:r>
              </m:e>
              <m:sub>
                <m:r>
                  <w:rPr>
                    <w:rFonts w:ascii="Cambria Math" w:hAnsi="Cambria Math" w:cs="Arial"/>
                    <w:color w:val="333333"/>
                    <w:shd w:val="clear" w:color="auto" w:fill="FFFFFF"/>
                  </w:rPr>
                  <m:t>t</m:t>
                </m:r>
              </m:sub>
            </m:sSub>
          </m:e>
        </m:acc>
      </m:oMath>
      <w:r w:rsidRPr="001A7D93">
        <w:rPr>
          <w:rFonts w:ascii="Arial" w:hAnsi="Arial" w:cs="Arial"/>
          <w:color w:val="333333"/>
          <w:shd w:val="clear" w:color="auto" w:fill="FFFFFF"/>
        </w:rPr>
        <w:t xml:space="preserve"> is Poisson distribution with parameter</w:t>
      </w:r>
      <w:r>
        <w:rPr>
          <w:rFonts w:ascii="Arial" w:hAnsi="Arial" w:cs="Arial"/>
          <w:color w:val="333333"/>
          <w:shd w:val="clear" w:color="auto" w:fill="FFFFFF"/>
        </w:rPr>
        <w:t xml:space="preserve"> </w:t>
      </w:r>
      <w:r w:rsidRPr="00267FC5">
        <w:rPr>
          <w:rFonts w:ascii="Arial" w:hAnsi="Arial" w:cs="Arial"/>
          <w:i/>
          <w:iCs/>
          <w:color w:val="333333"/>
          <w:shd w:val="clear" w:color="auto" w:fill="FFFFFF"/>
        </w:rPr>
        <w:t>λ</w:t>
      </w:r>
      <w:r>
        <w:rPr>
          <w:rFonts w:ascii="Arial" w:hAnsi="Arial" w:cs="Arial"/>
          <w:color w:val="333333"/>
          <w:shd w:val="clear" w:color="auto" w:fill="FFFFFF"/>
        </w:rPr>
        <w:t xml:space="preserve"> </w:t>
      </w:r>
      <w:sdt>
        <w:sdtPr>
          <w:rPr>
            <w:rFonts w:ascii="Arial" w:hAnsi="Arial" w:cs="Arial"/>
            <w:color w:val="333333"/>
            <w:shd w:val="clear" w:color="auto" w:fill="FFFFFF"/>
          </w:rPr>
          <w:id w:val="863176213"/>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Mer761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[93]</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Because the distributions of the size of the jumps and the Poisson </w:t>
      </w:r>
      <w:r>
        <w:rPr>
          <w:rFonts w:ascii="Arial" w:hAnsi="Arial" w:cs="Arial"/>
          <w:color w:val="333333"/>
          <w:shd w:val="clear" w:color="auto" w:fill="FFFFFF"/>
        </w:rPr>
        <w:lastRenderedPageBreak/>
        <w:t xml:space="preserve">process of the number of jumps are independent, we can simplify the above expression as: </w:t>
      </w:r>
    </w:p>
    <w:p w14:paraId="355F5115" w14:textId="77777777" w:rsidR="008D1943" w:rsidRDefault="008D1943" w:rsidP="008D1943">
      <w:pPr>
        <w:spacing w:line="360" w:lineRule="auto"/>
        <w:jc w:val="center"/>
        <w:rPr>
          <w:rFonts w:ascii="Arial" w:hAnsi="Arial" w:cs="Arial"/>
          <w:color w:val="333333"/>
          <w:shd w:val="clear" w:color="auto" w:fill="FFFFFF"/>
        </w:rPr>
      </w:pPr>
      <m:oMath>
        <m:r>
          <w:rPr>
            <w:rFonts w:ascii="Cambria Math" w:hAnsi="Cambria Math" w:cs="Arial"/>
            <w:color w:val="333333"/>
            <w:shd w:val="clear" w:color="auto" w:fill="FFFFFF"/>
          </w:rPr>
          <m:t>E[</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oMath>
      <w:r w:rsidRPr="001A7D93">
        <w:rPr>
          <w:rFonts w:ascii="Arial" w:hAnsi="Arial" w:cs="Arial"/>
          <w:color w:val="333333"/>
          <w:shd w:val="clear" w:color="auto" w:fill="FFFFFF"/>
        </w:rPr>
        <w:t>]=</w:t>
      </w:r>
      <w:r w:rsidRPr="001A7D93">
        <w:rPr>
          <w:rFonts w:ascii="Arial" w:hAnsi="Arial" w:cs="Arial"/>
          <w:i/>
          <w:color w:val="333333"/>
          <w:shd w:val="clear" w:color="auto" w:fill="FFFFFF"/>
        </w:rPr>
        <w:t xml:space="preserve"> </w:t>
      </w:r>
      <m:oMath>
        <m:r>
          <w:rPr>
            <w:rFonts w:ascii="Cambria Math" w:hAnsi="Cambria Math" w:cs="Arial"/>
            <w:color w:val="333333"/>
            <w:shd w:val="clear" w:color="auto" w:fill="FFFFFF"/>
          </w:rPr>
          <m:t>E[E[</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sSub>
              <m:sSubPr>
                <m:ctrlPr>
                  <w:rPr>
                    <w:rFonts w:ascii="Cambria Math" w:eastAsiaTheme="minorEastAsia" w:hAnsi="Cambria Math" w:cs="Arial"/>
                    <w:i/>
                    <w:color w:val="333333"/>
                    <w:shd w:val="clear" w:color="auto" w:fill="FFFFFF"/>
                    <w:lang w:val="en-US" w:eastAsia="en-US"/>
                  </w:rPr>
                </m:ctrlPr>
              </m:sSubPr>
              <m:e>
                <m:r>
                  <w:rPr>
                    <w:rFonts w:ascii="Cambria Math" w:hAnsi="Cambria Math" w:cs="Arial"/>
                    <w:color w:val="333333"/>
                    <w:shd w:val="clear" w:color="auto" w:fill="FFFFFF"/>
                  </w:rPr>
                  <m:t>N</m:t>
                </m:r>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e>
        </m:acc>
        <m:r>
          <w:rPr>
            <w:rFonts w:ascii="Cambria Math" w:hAnsi="Cambria Math" w:cs="Arial"/>
            <w:color w:val="333333"/>
            <w:shd w:val="clear" w:color="auto" w:fill="FFFFFF"/>
          </w:rPr>
          <m:t>=</m:t>
        </m:r>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r>
              <w:rPr>
                <w:rFonts w:ascii="Cambria Math" w:hAnsi="Cambria Math" w:cs="Arial"/>
                <w:color w:val="333333"/>
                <w:shd w:val="clear" w:color="auto" w:fill="FFFFFF"/>
              </w:rPr>
              <m:t>E[</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r>
              <w:rPr>
                <w:rFonts w:ascii="Cambria Math" w:hAnsi="Cambria Math" w:cs="Arial"/>
                <w:color w:val="333333"/>
                <w:shd w:val="clear" w:color="auto" w:fill="FFFFFF"/>
              </w:rPr>
              <m:t>]</m:t>
            </m:r>
          </m:e>
        </m:nary>
      </m:oMath>
      <w:r>
        <w:rPr>
          <w:rFonts w:ascii="Arial" w:hAnsi="Arial" w:cs="Arial"/>
          <w:i/>
          <w:color w:val="333333"/>
          <w:shd w:val="clear" w:color="auto" w:fill="FFFFFF"/>
          <w:lang w:val="en-US" w:eastAsia="en-US"/>
        </w:rPr>
        <w:t>.</w:t>
      </w:r>
    </w:p>
    <w:p w14:paraId="24B67576"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If one recalls, the jump size has a lognormal distribution with mean value μ and variance σ</w:t>
      </w:r>
      <w:r>
        <w:rPr>
          <w:rFonts w:ascii="Arial" w:hAnsi="Arial" w:cs="Arial"/>
          <w:color w:val="333333"/>
          <w:shd w:val="clear" w:color="auto" w:fill="FFFFFF"/>
          <w:vertAlign w:val="superscript"/>
        </w:rPr>
        <w:t>2</w:t>
      </w:r>
      <w:sdt>
        <w:sdtPr>
          <w:rPr>
            <w:rFonts w:ascii="Arial" w:hAnsi="Arial" w:cs="Arial"/>
            <w:color w:val="333333"/>
            <w:shd w:val="clear" w:color="auto" w:fill="FFFFFF"/>
            <w:vertAlign w:val="superscript"/>
          </w:rPr>
          <w:id w:val="-1600710935"/>
          <w:citation/>
        </w:sdtPr>
        <w:sdtContent>
          <w:r>
            <w:rPr>
              <w:rFonts w:ascii="Arial" w:hAnsi="Arial" w:cs="Arial"/>
              <w:color w:val="333333"/>
              <w:shd w:val="clear" w:color="auto" w:fill="FFFFFF"/>
              <w:vertAlign w:val="superscript"/>
            </w:rPr>
            <w:fldChar w:fldCharType="begin"/>
          </w:r>
          <w:r>
            <w:rPr>
              <w:rFonts w:ascii="Arial" w:hAnsi="Arial" w:cs="Arial"/>
              <w:color w:val="333333"/>
              <w:shd w:val="clear" w:color="auto" w:fill="FFFFFF"/>
              <w:vertAlign w:val="superscript"/>
            </w:rPr>
            <w:instrText xml:space="preserve"> CITATION Mer761 \l 2057 </w:instrText>
          </w:r>
          <w:r>
            <w:rPr>
              <w:rFonts w:ascii="Arial" w:hAnsi="Arial" w:cs="Arial"/>
              <w:color w:val="333333"/>
              <w:shd w:val="clear" w:color="auto" w:fill="FFFFFF"/>
              <w:vertAlign w:val="superscript"/>
            </w:rPr>
            <w:fldChar w:fldCharType="separate"/>
          </w:r>
          <w:r>
            <w:rPr>
              <w:rFonts w:ascii="Arial" w:hAnsi="Arial" w:cs="Arial"/>
              <w:noProof/>
              <w:color w:val="333333"/>
              <w:shd w:val="clear" w:color="auto" w:fill="FFFFFF"/>
              <w:vertAlign w:val="superscript"/>
            </w:rPr>
            <w:t xml:space="preserve"> </w:t>
          </w:r>
          <w:r w:rsidRPr="00311E4B">
            <w:rPr>
              <w:rFonts w:ascii="Arial" w:hAnsi="Arial" w:cs="Arial"/>
              <w:noProof/>
              <w:color w:val="333333"/>
              <w:shd w:val="clear" w:color="auto" w:fill="FFFFFF"/>
            </w:rPr>
            <w:t>[93]</w:t>
          </w:r>
          <w:r>
            <w:rPr>
              <w:rFonts w:ascii="Arial" w:hAnsi="Arial" w:cs="Arial"/>
              <w:color w:val="333333"/>
              <w:shd w:val="clear" w:color="auto" w:fill="FFFFFF"/>
              <w:vertAlign w:val="superscript"/>
            </w:rPr>
            <w:fldChar w:fldCharType="end"/>
          </w:r>
        </w:sdtContent>
      </w:sdt>
      <w:r>
        <w:rPr>
          <w:rFonts w:ascii="Arial" w:hAnsi="Arial" w:cs="Arial"/>
          <w:color w:val="333333"/>
          <w:shd w:val="clear" w:color="auto" w:fill="FFFFFF"/>
        </w:rPr>
        <w:t xml:space="preserve">. From the property of the normal </w:t>
      </w:r>
      <w:proofErr w:type="gramStart"/>
      <w:r>
        <w:rPr>
          <w:rFonts w:ascii="Arial" w:hAnsi="Arial" w:cs="Arial"/>
          <w:color w:val="333333"/>
          <w:shd w:val="clear" w:color="auto" w:fill="FFFFFF"/>
        </w:rPr>
        <w:t>distribution</w:t>
      </w:r>
      <w:proofErr w:type="gramEnd"/>
      <w:r>
        <w:rPr>
          <w:rFonts w:ascii="Arial" w:hAnsi="Arial" w:cs="Arial"/>
          <w:color w:val="333333"/>
          <w:shd w:val="clear" w:color="auto" w:fill="FFFFFF"/>
        </w:rPr>
        <w:t xml:space="preserve"> we know that: </w:t>
      </w:r>
    </w:p>
    <w:p w14:paraId="06C4F9C0" w14:textId="77777777" w:rsidR="008D1943" w:rsidRDefault="00000000" w:rsidP="008D1943">
      <w:pPr>
        <w:spacing w:line="360" w:lineRule="auto"/>
        <w:jc w:val="center"/>
        <w:rPr>
          <w:rFonts w:ascii="Arial" w:hAnsi="Arial" w:cs="Arial"/>
          <w:color w:val="333333"/>
          <w:shd w:val="clear" w:color="auto" w:fill="FFFFFF"/>
        </w:rPr>
      </w:pPr>
      <m:oMath>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r>
          <w:rPr>
            <w:rFonts w:ascii="Cambria Math" w:hAnsi="Cambria Math" w:cs="Arial"/>
            <w:color w:val="333333"/>
            <w:shd w:val="clear" w:color="auto" w:fill="FFFFFF"/>
          </w:rPr>
          <m:t>=</m:t>
        </m:r>
        <m:r>
          <m:rPr>
            <m:sty m:val="p"/>
          </m:rPr>
          <w:rPr>
            <w:rFonts w:ascii="Cambria Math" w:hAnsi="Cambria Math" w:cs="Arial"/>
            <w:color w:val="333333"/>
            <w:shd w:val="clear" w:color="auto" w:fill="FFFFFF"/>
          </w:rPr>
          <m:t>E(</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r>
          <w:rPr>
            <w:rFonts w:ascii="Cambria Math" w:hAnsi="Cambria Math" w:cs="Arial"/>
            <w:color w:val="333333"/>
            <w:shd w:val="clear" w:color="auto" w:fill="FFFFFF"/>
          </w:rPr>
          <m:t>)=E</m:t>
        </m:r>
        <m:d>
          <m:dPr>
            <m:ctrlPr>
              <w:rPr>
                <w:rFonts w:ascii="Cambria Math" w:hAnsi="Cambria Math" w:cs="Arial"/>
                <w:i/>
                <w:color w:val="333333"/>
                <w:shd w:val="clear" w:color="auto" w:fill="FFFFFF"/>
              </w:rPr>
            </m:ctrlPr>
          </m:dPr>
          <m:e>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sup>
            </m:sSup>
          </m:e>
        </m:d>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μ+1/2</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σ</m:t>
                </m:r>
              </m:e>
              <m:sup>
                <m:r>
                  <w:rPr>
                    <w:rFonts w:ascii="Cambria Math" w:hAnsi="Cambria Math" w:cs="Arial"/>
                    <w:color w:val="333333"/>
                    <w:shd w:val="clear" w:color="auto" w:fill="FFFFFF"/>
                  </w:rPr>
                  <m:t>2</m:t>
                </m:r>
              </m:sup>
            </m:sSup>
          </m:sup>
        </m:sSup>
      </m:oMath>
      <w:r w:rsidR="008D1943">
        <w:rPr>
          <w:rFonts w:ascii="Arial" w:hAnsi="Arial" w:cs="Arial"/>
          <w:color w:val="333333"/>
          <w:shd w:val="clear" w:color="auto" w:fill="FFFFFF"/>
        </w:rPr>
        <w:t>.</w:t>
      </w:r>
    </w:p>
    <w:p w14:paraId="4DADF1F9"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So,</w:t>
      </w:r>
    </w:p>
    <w:p w14:paraId="2528B247" w14:textId="77777777" w:rsidR="008D1943" w:rsidRDefault="00000000" w:rsidP="008D1943">
      <w:pPr>
        <w:spacing w:line="360" w:lineRule="auto"/>
        <w:jc w:val="center"/>
        <w:rPr>
          <w:rFonts w:ascii="Arial" w:hAnsi="Arial" w:cs="Arial"/>
          <w:color w:val="333333"/>
          <w:shd w:val="clear" w:color="auto" w:fill="FFFFFF"/>
        </w:rPr>
      </w:pPr>
      <m:oMath>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r>
              <w:rPr>
                <w:rFonts w:ascii="Cambria Math" w:hAnsi="Cambria Math" w:cs="Arial"/>
                <w:color w:val="333333"/>
                <w:shd w:val="clear" w:color="auto" w:fill="FFFFFF"/>
              </w:rPr>
              <m:t>E[</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r>
              <w:rPr>
                <w:rFonts w:ascii="Cambria Math" w:hAnsi="Cambria Math" w:cs="Arial"/>
                <w:color w:val="333333"/>
                <w:shd w:val="clear" w:color="auto" w:fill="FFFFFF"/>
              </w:rPr>
              <m:t>]</m:t>
            </m:r>
          </m:e>
        </m:nary>
        <m:r>
          <w:rPr>
            <w:rFonts w:ascii="Cambria Math" w:hAnsi="Cambria Math" w:cs="Arial"/>
            <w:color w:val="333333"/>
            <w:shd w:val="clear" w:color="auto" w:fill="FFFFFF"/>
          </w:rPr>
          <m:t>=</m:t>
        </m:r>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r>
              <w:rPr>
                <w:rFonts w:ascii="Cambria Math" w:hAnsi="Cambria Math" w:cs="Arial"/>
                <w:color w:val="333333"/>
                <w:shd w:val="clear" w:color="auto" w:fill="FFFFFF"/>
              </w:rPr>
              <m:t>[</m:t>
            </m:r>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E(</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e>
            </m:nary>
            <m:r>
              <w:rPr>
                <w:rFonts w:ascii="Cambria Math" w:hAnsi="Cambria Math" w:cs="Arial"/>
                <w:color w:val="333333"/>
                <w:shd w:val="clear" w:color="auto" w:fill="FFFFFF"/>
              </w:rPr>
              <m:t>)]</m:t>
            </m:r>
          </m:e>
        </m:nary>
      </m:oMath>
      <w:r w:rsidR="008D1943">
        <w:rPr>
          <w:rFonts w:ascii="Arial" w:hAnsi="Arial" w:cs="Arial"/>
          <w:color w:val="333333"/>
          <w:shd w:val="clear" w:color="auto" w:fill="FFFFFF"/>
        </w:rPr>
        <w:t>=</w:t>
      </w:r>
      <m:oMath>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r>
              <w:rPr>
                <w:rFonts w:ascii="Cambria Math" w:hAnsi="Cambria Math" w:cs="Arial"/>
                <w:color w:val="333333"/>
                <w:shd w:val="clear" w:color="auto" w:fill="FFFFFF"/>
              </w:rPr>
              <m:t>[</m:t>
            </m:r>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E(</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e>
            </m:nary>
            <m:r>
              <w:rPr>
                <w:rFonts w:ascii="Cambria Math" w:hAnsi="Cambria Math" w:cs="Arial"/>
                <w:color w:val="333333"/>
                <w:shd w:val="clear" w:color="auto" w:fill="FFFFFF"/>
              </w:rPr>
              <m:t>)]</m:t>
            </m:r>
          </m:e>
        </m:nary>
        <m:r>
          <w:rPr>
            <w:rFonts w:ascii="Cambria Math" w:hAnsi="Cambria Math" w:cs="Arial"/>
            <w:color w:val="333333"/>
            <w:shd w:val="clear" w:color="auto" w:fill="FFFFFF"/>
          </w:rPr>
          <m:t>=</m:t>
        </m:r>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e>
              <m:sup>
                <m:r>
                  <w:rPr>
                    <w:rFonts w:ascii="Cambria Math" w:hAnsi="Cambria Math" w:cs="Arial"/>
                    <w:color w:val="333333"/>
                    <w:shd w:val="clear" w:color="auto" w:fill="FFFFFF"/>
                  </w:rPr>
                  <m:t>n</m:t>
                </m:r>
              </m:sup>
            </m:sSup>
            <m:r>
              <w:rPr>
                <w:rFonts w:ascii="Cambria Math" w:hAnsi="Cambria Math" w:cs="Arial"/>
                <w:color w:val="333333"/>
                <w:shd w:val="clear" w:color="auto" w:fill="FFFFFF"/>
              </w:rPr>
              <m:t>=</m:t>
            </m:r>
          </m:e>
        </m:nary>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e>
              <m:sup>
                <m:r>
                  <w:rPr>
                    <w:rFonts w:ascii="Cambria Math" w:hAnsi="Cambria Math" w:cs="Arial"/>
                    <w:color w:val="333333"/>
                    <w:shd w:val="clear" w:color="auto" w:fill="FFFFFF"/>
                  </w:rPr>
                  <m:t>n</m:t>
                </m:r>
              </m:sup>
            </m:sSup>
            <m:r>
              <w:rPr>
                <w:rFonts w:ascii="Cambria Math" w:hAnsi="Cambria Math" w:cs="Arial"/>
                <w:color w:val="333333"/>
                <w:shd w:val="clear" w:color="auto" w:fill="FFFFFF"/>
              </w:rPr>
              <m:t>=</m:t>
            </m:r>
          </m:e>
        </m:nary>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e>
        </m:nary>
      </m:oMath>
      <w:r w:rsidR="008D1943">
        <w:rPr>
          <w:rFonts w:ascii="Arial" w:hAnsi="Arial" w:cs="Arial"/>
          <w:color w:val="333333"/>
          <w:shd w:val="clear" w:color="auto" w:fill="FFFFFF"/>
        </w:rPr>
        <w:t xml:space="preserve"> .</w:t>
      </w:r>
    </w:p>
    <w:p w14:paraId="254C18F3"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The first part of this series is just re-written Taylor series </w:t>
      </w:r>
      <m:oMath>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x</m:t>
            </m:r>
          </m:sup>
        </m:sSup>
        <m:r>
          <w:rPr>
            <w:rFonts w:ascii="Cambria Math" w:hAnsi="Cambria Math" w:cs="Arial"/>
            <w:color w:val="333333"/>
            <w:shd w:val="clear" w:color="auto" w:fill="FFFFFF"/>
          </w:rPr>
          <m:t>=</m:t>
        </m:r>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X</m:t>
                        </m:r>
                      </m:e>
                    </m:acc>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e>
        </m:nary>
      </m:oMath>
      <w:r>
        <w:rPr>
          <w:rFonts w:ascii="Arial" w:hAnsi="Arial" w:cs="Arial"/>
          <w:color w:val="333333"/>
          <w:shd w:val="clear" w:color="auto" w:fill="FFFFFF"/>
        </w:rPr>
        <w:t xml:space="preserve"> , so we can simplify </w:t>
      </w:r>
      <m:oMath>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λtJ</m:t>
                    </m:r>
                  </m:e>
                </m:acc>
              </m:sup>
            </m:sSup>
          </m:e>
        </m:nary>
      </m:oMath>
      <w:r>
        <w:rPr>
          <w:rFonts w:ascii="Arial" w:hAnsi="Arial" w:cs="Arial"/>
          <w:color w:val="333333"/>
          <w:shd w:val="clear" w:color="auto" w:fill="FFFFFF"/>
        </w:rPr>
        <w:t>. The whole expression becomes:</w:t>
      </w:r>
    </w:p>
    <w:p w14:paraId="7365DCDE" w14:textId="77777777" w:rsidR="008D1943" w:rsidRDefault="00000000" w:rsidP="008D1943">
      <w:pPr>
        <w:spacing w:line="360" w:lineRule="auto"/>
        <w:jc w:val="center"/>
        <w:rPr>
          <w:rFonts w:ascii="Arial" w:hAnsi="Arial" w:cs="Arial"/>
          <w:color w:val="333333"/>
          <w:shd w:val="clear" w:color="auto" w:fill="FFFFFF"/>
        </w:rPr>
      </w:pPr>
      <m:oMath>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r>
              <w:rPr>
                <w:rFonts w:ascii="Cambria Math" w:hAnsi="Cambria Math" w:cs="Arial"/>
                <w:color w:val="333333"/>
                <w:shd w:val="clear" w:color="auto" w:fill="FFFFFF"/>
              </w:rPr>
              <m:t>E[</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r>
              <w:rPr>
                <w:rFonts w:ascii="Cambria Math" w:hAnsi="Cambria Math" w:cs="Arial"/>
                <w:color w:val="333333"/>
                <w:shd w:val="clear" w:color="auto" w:fill="FFFFFF"/>
              </w:rPr>
              <m:t>]</m:t>
            </m:r>
          </m:e>
        </m:nary>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λtJ</m:t>
                </m:r>
              </m:e>
            </m:acc>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r>
              <w:rPr>
                <w:rFonts w:ascii="Cambria Math" w:hAnsi="Cambria Math" w:cs="Arial"/>
                <w:color w:val="333333"/>
                <w:shd w:val="clear" w:color="auto" w:fill="FFFFFF"/>
              </w:rPr>
              <m:t>+1)</m:t>
            </m:r>
          </m:sup>
        </m:sSup>
      </m:oMath>
      <w:r w:rsidR="008D1943">
        <w:rPr>
          <w:rFonts w:ascii="Arial" w:hAnsi="Arial" w:cs="Arial"/>
          <w:color w:val="333333"/>
          <w:shd w:val="clear" w:color="auto" w:fill="FFFFFF"/>
        </w:rPr>
        <w:t>.</w:t>
      </w:r>
    </w:p>
    <w:p w14:paraId="25D73280" w14:textId="77777777" w:rsidR="008D1943" w:rsidRPr="00CC1B56"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Then:</w:t>
      </w:r>
    </w:p>
    <w:p w14:paraId="4BB92A19" w14:textId="77777777" w:rsidR="008D1943" w:rsidRPr="006A45BE" w:rsidRDefault="00000000" w:rsidP="008D1943">
      <w:pPr>
        <w:spacing w:line="360" w:lineRule="auto"/>
        <w:jc w:val="center"/>
        <w:rPr>
          <w:rFonts w:ascii="Arial" w:hAnsi="Arial" w:cs="Arial"/>
          <w:color w:val="333333"/>
          <w:shd w:val="clear" w:color="auto" w:fill="FFFFFF"/>
        </w:rPr>
      </w:pPr>
      <m:oMathPara>
        <m:oMathParaPr>
          <m:jc m:val="left"/>
        </m:oMathParaPr>
        <m:oMath>
          <m:acc>
            <m:accPr>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m:rPr>
                      <m:sty m:val="p"/>
                    </m:rPr>
                    <w:rPr>
                      <w:rFonts w:ascii="Cambria Math" w:hAnsi="Cambria Math" w:cs="Arial"/>
                      <w:color w:val="333333"/>
                      <w:shd w:val="clear" w:color="auto" w:fill="FFFFFF"/>
                    </w:rPr>
                    <m:t>E[S</m:t>
                  </m:r>
                </m:e>
                <m:sub>
                  <m:r>
                    <w:rPr>
                      <w:rFonts w:ascii="Cambria Math" w:hAnsi="Cambria Math" w:cs="Arial"/>
                      <w:color w:val="333333"/>
                      <w:shd w:val="clear" w:color="auto" w:fill="FFFFFF"/>
                    </w:rPr>
                    <m:t>t]</m:t>
                  </m:r>
                </m:sub>
              </m:sSub>
            </m:e>
          </m:acc>
          <m: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m:t>
              </m:r>
              <m:d>
                <m:dPr>
                  <m:ctrlPr>
                    <w:rPr>
                      <w:rFonts w:ascii="Cambria Math" w:hAnsi="Cambria Math" w:cs="Arial"/>
                      <w:color w:val="333333"/>
                      <w:shd w:val="clear" w:color="auto" w:fill="FFFFFF"/>
                    </w:rPr>
                  </m:ctrlPr>
                </m:dPr>
                <m:e>
                  <m:r>
                    <m:rPr>
                      <m:sty m:val="p"/>
                    </m:rPr>
                    <w:rPr>
                      <w:rFonts w:ascii="Cambria Math" w:hAnsi="Cambria Math" w:cs="Arial"/>
                      <w:color w:val="333333"/>
                      <w:shd w:val="clear" w:color="auto" w:fill="FFFFFF"/>
                    </w:rPr>
                    <m:t>0</m:t>
                  </m:r>
                </m:e>
              </m:d>
            </m:e>
          </m:acc>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 xml:space="preserve"> </m:t>
              </m:r>
              <m:r>
                <w:rPr>
                  <w:rFonts w:ascii="Cambria Math" w:hAnsi="Cambria Math" w:cs="Arial"/>
                  <w:color w:val="333333"/>
                  <w:shd w:val="clear" w:color="auto" w:fill="FFFFFF"/>
                </w:rPr>
                <m: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sSup>
            <m:sSupPr>
              <m:ctrlPr>
                <w:rPr>
                  <w:rFonts w:ascii="Cambria Math" w:eastAsiaTheme="minorEastAsia" w:hAnsi="Cambria Math" w:cs="Arial"/>
                  <w:color w:val="333333"/>
                  <w:shd w:val="clear" w:color="auto" w:fill="FFFFFF"/>
                  <w:lang w:val="en-US" w:eastAsia="en-US"/>
                </w:rPr>
              </m:ctrlPr>
            </m:sSupPr>
            <m:e>
              <m:r>
                <w:rPr>
                  <w:rFonts w:ascii="Cambria Math" w:hAnsi="Cambria Math" w:cs="Arial"/>
                  <w:color w:val="333333"/>
                  <w:shd w:val="clear" w:color="auto" w:fill="FFFFFF"/>
                </w:rPr>
                <m:t>e</m:t>
              </m:r>
            </m:e>
            <m:sup>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i/>
                      <w:iCs/>
                      <w:color w:val="333333"/>
                      <w:shd w:val="clear" w:color="auto" w:fill="FFFFFF"/>
                      <w:lang w:val="en-US" w:eastAsia="en-US"/>
                    </w:rPr>
                  </m:ctrlPr>
                </m:sSupPr>
                <m:e>
                  <m:acc>
                    <m:accPr>
                      <m:ctrlPr>
                        <w:rPr>
                          <w:rFonts w:ascii="Cambria Math" w:eastAsiaTheme="minorEastAsia" w:hAnsi="Cambria Math" w:cs="Arial"/>
                          <w:i/>
                          <w:iCs/>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r>
                <m:rPr>
                  <m:sty m:val="p"/>
                </m:rPr>
                <w:rPr>
                  <w:rFonts w:ascii="Cambria Math" w:hAnsi="Cambria Math" w:cs="Arial"/>
                  <w:color w:val="333333"/>
                  <w:shd w:val="clear" w:color="auto" w:fill="FFFFFF"/>
                </w:rPr>
                <m:t>t+</m:t>
              </m:r>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Sup>
                <m:sSupPr>
                  <m:ctrlPr>
                    <w:rPr>
                      <w:rFonts w:ascii="Cambria Math" w:eastAsiaTheme="minorEastAsia" w:hAnsi="Cambria Math" w:cs="Arial"/>
                      <w:color w:val="333333"/>
                      <w:shd w:val="clear" w:color="auto" w:fill="FFFFFF"/>
                      <w:lang w:val="en-US" w:eastAsia="en-US"/>
                    </w:rPr>
                  </m:ctrlPr>
                </m:sSup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σ</m:t>
                      </m:r>
                    </m:e>
                  </m:acc>
                </m:e>
                <m:sup>
                  <m:r>
                    <w:rPr>
                      <w:rFonts w:ascii="Cambria Math" w:hAnsi="Cambria Math" w:cs="Arial"/>
                      <w:color w:val="333333"/>
                      <w:shd w:val="clear" w:color="auto" w:fill="FFFFFF"/>
                    </w:rPr>
                    <m:t>2</m:t>
                  </m:r>
                </m:sup>
              </m:sSup>
              <m:sSup>
                <m:sSupPr>
                  <m:ctrlPr>
                    <w:rPr>
                      <w:rFonts w:ascii="Cambria Math" w:eastAsiaTheme="minorEastAsia" w:hAnsi="Cambria Math" w:cs="Arial"/>
                      <w:color w:val="333333"/>
                      <w:shd w:val="clear" w:color="auto" w:fill="FFFFFF"/>
                      <w:lang w:val="en-US" w:eastAsia="en-US"/>
                    </w:rPr>
                  </m:ctrlPr>
                </m:sSupPr>
                <m:e>
                  <m:r>
                    <m:rPr>
                      <m:sty m:val="p"/>
                    </m:rP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r>
            <w:rPr>
              <w:rFonts w:ascii="Cambria Math" w:hAnsi="Cambria Math" w:cs="Arial"/>
              <w:color w:val="333333"/>
              <w:shd w:val="clear" w:color="auto" w:fill="FFFFFF"/>
            </w:rPr>
            <m:t>=</m:t>
          </m:r>
          <m:sSub>
            <m:sSubPr>
              <m:ctrlPr>
                <w:rPr>
                  <w:rFonts w:ascii="Cambria Math" w:eastAsiaTheme="minorEastAsia" w:hAnsi="Cambria Math" w:cs="Arial"/>
                  <w:i/>
                  <w:color w:val="333333"/>
                  <w:shd w:val="clear" w:color="auto" w:fill="FFFFFF"/>
                  <w:lang w:val="en-US" w:eastAsia="en-US"/>
                </w:rPr>
              </m:ctrlPr>
            </m:sSub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S</m:t>
                  </m:r>
                </m:e>
              </m:acc>
            </m:e>
            <m:sub>
              <m:r>
                <w:rPr>
                  <w:rFonts w:ascii="Cambria Math" w:hAnsi="Cambria Math" w:cs="Arial"/>
                  <w:color w:val="333333"/>
                  <w:shd w:val="clear" w:color="auto" w:fill="FFFFFF"/>
                </w:rPr>
                <m:t>0</m:t>
              </m:r>
            </m:sub>
          </m:sSub>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μ</m:t>
                  </m:r>
                </m:e>
              </m:acc>
              <m:r>
                <w:rPr>
                  <w:rFonts w:ascii="Cambria Math" w:hAnsi="Cambria Math" w:cs="Arial"/>
                  <w:color w:val="333333"/>
                  <w:shd w:val="clear" w:color="auto" w:fill="FFFFFF"/>
                </w:rPr>
                <m:t>t</m:t>
              </m:r>
            </m:sup>
          </m:sSup>
          <m:r>
            <w:rPr>
              <w:rFonts w:ascii="Cambria Math" w:hAnsi="Cambria Math" w:cs="Arial"/>
              <w:color w:val="333333"/>
              <w:shd w:val="clear" w:color="auto" w:fill="FFFFFF"/>
            </w:rPr>
            <m:t>E[</m:t>
          </m:r>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r>
                    <m:rPr>
                      <m:sty m:val="p"/>
                    </m:rPr>
                    <w:rPr>
                      <w:rFonts w:ascii="Cambria Math" w:hAnsi="Cambria Math" w:cs="Arial"/>
                      <w:color w:val="333333"/>
                      <w:shd w:val="clear" w:color="auto" w:fill="FFFFFF"/>
                    </w:rPr>
                    <m:t>ln⁡</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r>
                        <w:rPr>
                          <w:rFonts w:ascii="Cambria Math" w:hAnsi="Cambria Math" w:cs="Arial"/>
                          <w:color w:val="333333"/>
                          <w:shd w:val="clear" w:color="auto" w:fill="FFFFFF"/>
                        </w:rPr>
                        <m:t>)</m:t>
                      </m:r>
                    </m:e>
                  </m:acc>
                </m:e>
              </m:nary>
            </m:sup>
          </m:sSup>
          <m:r>
            <w:rPr>
              <w:rFonts w:ascii="Cambria Math" w:hAnsi="Cambria Math" w:cs="Arial"/>
              <w:color w:val="333333"/>
              <w:shd w:val="clear" w:color="auto" w:fill="FFFFFF"/>
            </w:rPr>
            <m:t>=</m:t>
          </m:r>
          <m:sSub>
            <m:sSubPr>
              <m:ctrlPr>
                <w:rPr>
                  <w:rFonts w:ascii="Cambria Math" w:eastAsiaTheme="minorEastAsia" w:hAnsi="Cambria Math" w:cs="Arial"/>
                  <w:i/>
                  <w:color w:val="333333"/>
                  <w:shd w:val="clear" w:color="auto" w:fill="FFFFFF"/>
                  <w:lang w:val="en-US" w:eastAsia="en-US"/>
                </w:rPr>
              </m:ctrlPr>
            </m:sSub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S</m:t>
                  </m:r>
                </m:e>
              </m:acc>
            </m:e>
            <m:sub>
              <m:r>
                <w:rPr>
                  <w:rFonts w:ascii="Cambria Math" w:hAnsi="Cambria Math" w:cs="Arial"/>
                  <w:color w:val="333333"/>
                  <w:shd w:val="clear" w:color="auto" w:fill="FFFFFF"/>
                </w:rPr>
                <m:t>0</m:t>
              </m:r>
            </m:sub>
          </m:sSub>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μ</m:t>
                  </m:r>
                </m:e>
              </m:acc>
              <m:r>
                <w:rPr>
                  <w:rFonts w:ascii="Cambria Math" w:hAnsi="Cambria Math" w:cs="Arial"/>
                  <w:color w:val="333333"/>
                  <w:shd w:val="clear" w:color="auto" w:fill="FFFFFF"/>
                </w:rPr>
                <m:t>t</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d>
                <m:dPr>
                  <m:ctrlPr>
                    <w:rPr>
                      <w:rFonts w:ascii="Cambria Math" w:hAnsi="Cambria Math" w:cs="Arial"/>
                      <w:i/>
                      <w:color w:val="333333"/>
                      <w:shd w:val="clear" w:color="auto" w:fill="FFFFFF"/>
                    </w:rPr>
                  </m:ctrlPr>
                </m:d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r>
                    <w:rPr>
                      <w:rFonts w:ascii="Cambria Math" w:hAnsi="Cambria Math" w:cs="Arial"/>
                      <w:color w:val="333333"/>
                      <w:shd w:val="clear" w:color="auto" w:fill="FFFFFF"/>
                    </w:rPr>
                    <m:t>+1</m:t>
                  </m:r>
                </m:e>
              </m:d>
            </m:sup>
          </m:sSup>
        </m:oMath>
      </m:oMathPara>
    </w:p>
    <w:p w14:paraId="1990D381" w14:textId="77777777" w:rsidR="008D1943" w:rsidRDefault="00000000" w:rsidP="008D1943">
      <w:pPr>
        <w:spacing w:line="360" w:lineRule="auto"/>
        <w:jc w:val="center"/>
        <w:rPr>
          <w:rFonts w:ascii="Arial" w:hAnsi="Arial" w:cs="Arial"/>
          <w:color w:val="333333"/>
          <w:shd w:val="clear" w:color="auto" w:fill="FFFFFF"/>
        </w:rPr>
      </w:pPr>
      <m:oMath>
        <m:acc>
          <m:accPr>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m:rPr>
                    <m:sty m:val="p"/>
                  </m:rPr>
                  <w:rPr>
                    <w:rFonts w:ascii="Cambria Math" w:hAnsi="Cambria Math" w:cs="Arial"/>
                    <w:color w:val="333333"/>
                    <w:shd w:val="clear" w:color="auto" w:fill="FFFFFF"/>
                  </w:rPr>
                  <m:t>E[S</m:t>
                </m:r>
              </m:e>
              <m:sub>
                <m:r>
                  <w:rPr>
                    <w:rFonts w:ascii="Cambria Math" w:hAnsi="Cambria Math" w:cs="Arial"/>
                    <w:color w:val="333333"/>
                    <w:shd w:val="clear" w:color="auto" w:fill="FFFFFF"/>
                  </w:rPr>
                  <m:t>t]</m:t>
                </m:r>
              </m:sub>
            </m:sSub>
          </m:e>
        </m:acc>
        <m:r>
          <w:rPr>
            <w:rFonts w:ascii="Cambria Math" w:hAnsi="Cambria Math" w:cs="Arial"/>
            <w:color w:val="333333"/>
            <w:shd w:val="clear" w:color="auto" w:fill="FFFFFF"/>
          </w:rPr>
          <m:t>=</m:t>
        </m:r>
        <m:sSub>
          <m:sSubPr>
            <m:ctrlPr>
              <w:rPr>
                <w:rFonts w:ascii="Cambria Math" w:eastAsiaTheme="minorEastAsia" w:hAnsi="Cambria Math" w:cs="Arial"/>
                <w:i/>
                <w:color w:val="333333"/>
                <w:shd w:val="clear" w:color="auto" w:fill="FFFFFF"/>
                <w:lang w:val="en-US" w:eastAsia="en-US"/>
              </w:rPr>
            </m:ctrlPr>
          </m:sSub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S</m:t>
                </m:r>
              </m:e>
            </m:acc>
          </m:e>
          <m:sub>
            <m:r>
              <w:rPr>
                <w:rFonts w:ascii="Cambria Math" w:hAnsi="Cambria Math" w:cs="Arial"/>
                <w:color w:val="333333"/>
                <w:shd w:val="clear" w:color="auto" w:fill="FFFFFF"/>
              </w:rPr>
              <m:t>0</m:t>
            </m:r>
          </m:sub>
        </m:sSub>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μ</m:t>
                </m:r>
              </m:e>
            </m:acc>
            <m:r>
              <w:rPr>
                <w:rFonts w:ascii="Cambria Math" w:hAnsi="Cambria Math" w:cs="Arial"/>
                <w:color w:val="333333"/>
                <w:shd w:val="clear" w:color="auto" w:fill="FFFFFF"/>
              </w:rPr>
              <m:t>t</m:t>
            </m:r>
          </m:sup>
        </m:sSup>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d>
              <m:dPr>
                <m:ctrlPr>
                  <w:rPr>
                    <w:rFonts w:ascii="Cambria Math" w:hAnsi="Cambria Math" w:cs="Arial"/>
                    <w:i/>
                    <w:color w:val="333333"/>
                    <w:shd w:val="clear" w:color="auto" w:fill="FFFFFF"/>
                  </w:rPr>
                </m:ctrlPr>
              </m:d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r>
                  <w:rPr>
                    <w:rFonts w:ascii="Cambria Math" w:hAnsi="Cambria Math" w:cs="Arial"/>
                    <w:color w:val="333333"/>
                    <w:shd w:val="clear" w:color="auto" w:fill="FFFFFF"/>
                  </w:rPr>
                  <m:t>+1</m:t>
                </m:r>
              </m:e>
            </m:d>
          </m:sup>
        </m:sSup>
        <m:r>
          <w:rPr>
            <w:rFonts w:ascii="Cambria Math" w:hAnsi="Cambria Math" w:cs="Arial"/>
            <w:color w:val="333333"/>
            <w:shd w:val="clear" w:color="auto" w:fill="FFFFFF"/>
          </w:rPr>
          <m:t>=</m:t>
        </m:r>
        <m:sSub>
          <m:sSubPr>
            <m:ctrlPr>
              <w:rPr>
                <w:rFonts w:ascii="Cambria Math" w:eastAsiaTheme="minorEastAsia" w:hAnsi="Cambria Math" w:cs="Arial"/>
                <w:i/>
                <w:color w:val="333333"/>
                <w:shd w:val="clear" w:color="auto" w:fill="FFFFFF"/>
                <w:lang w:val="en-US" w:eastAsia="en-US"/>
              </w:rPr>
            </m:ctrlPr>
          </m:sSub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S</m:t>
                </m:r>
              </m:e>
            </m:acc>
          </m:e>
          <m:sub>
            <m:r>
              <w:rPr>
                <w:rFonts w:ascii="Cambria Math" w:hAnsi="Cambria Math" w:cs="Arial"/>
                <w:color w:val="333333"/>
                <w:shd w:val="clear" w:color="auto" w:fill="FFFFFF"/>
              </w:rPr>
              <m:t>0</m:t>
            </m:r>
          </m:sub>
        </m:sSub>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μ</m:t>
                </m:r>
              </m:e>
            </m:acc>
            <m:r>
              <w:rPr>
                <w:rFonts w:ascii="Cambria Math" w:hAnsi="Cambria Math" w:cs="Arial"/>
                <w:color w:val="333333"/>
                <w:shd w:val="clear" w:color="auto" w:fill="FFFFFF"/>
              </w:rPr>
              <m:t>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d>
              <m:dPr>
                <m:ctrlPr>
                  <w:rPr>
                    <w:rFonts w:ascii="Cambria Math" w:hAnsi="Cambria Math" w:cs="Arial"/>
                    <w:i/>
                    <w:color w:val="333333"/>
                    <w:shd w:val="clear" w:color="auto" w:fill="FFFFFF"/>
                  </w:rPr>
                </m:ctrlPr>
              </m:d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r>
                  <w:rPr>
                    <w:rFonts w:ascii="Cambria Math" w:hAnsi="Cambria Math" w:cs="Arial"/>
                    <w:color w:val="333333"/>
                    <w:shd w:val="clear" w:color="auto" w:fill="FFFFFF"/>
                  </w:rPr>
                  <m:t>+1</m:t>
                </m:r>
              </m:e>
            </m:d>
          </m:sup>
        </m:sSup>
        <m:r>
          <w:rPr>
            <w:rFonts w:ascii="Cambria Math" w:hAnsi="Cambria Math" w:cs="Arial"/>
            <w:color w:val="333333"/>
            <w:shd w:val="clear" w:color="auto" w:fill="FFFFFF"/>
          </w:rPr>
          <m:t>=</m:t>
        </m:r>
        <m:sSub>
          <m:sSubPr>
            <m:ctrlPr>
              <w:rPr>
                <w:rFonts w:ascii="Cambria Math" w:eastAsiaTheme="minorEastAsia" w:hAnsi="Cambria Math" w:cs="Arial"/>
                <w:i/>
                <w:color w:val="333333"/>
                <w:shd w:val="clear" w:color="auto" w:fill="FFFFFF"/>
                <w:lang w:val="en-US" w:eastAsia="en-US"/>
              </w:rPr>
            </m:ctrlPr>
          </m:sSubPr>
          <m:e>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S</m:t>
                </m:r>
              </m:e>
            </m:acc>
          </m:e>
          <m:sub>
            <m:r>
              <w:rPr>
                <w:rFonts w:ascii="Cambria Math" w:hAnsi="Cambria Math" w:cs="Arial"/>
                <w:color w:val="333333"/>
                <w:shd w:val="clear" w:color="auto" w:fill="FFFFFF"/>
              </w:rPr>
              <m:t>0</m:t>
            </m:r>
          </m:sub>
        </m:sSub>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hAnsi="Cambria Math" w:cs="Arial"/>
                <w:color w:val="333333"/>
                <w:shd w:val="clear" w:color="auto" w:fill="FFFFFF"/>
              </w:rPr>
              <m:t xml:space="preserve">t( </m:t>
            </m:r>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μ</m:t>
                </m:r>
              </m:e>
            </m:acc>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m:t>
                </m:r>
              </m:e>
            </m:acc>
            <m:d>
              <m:dPr>
                <m:ctrlPr>
                  <w:rPr>
                    <w:rFonts w:ascii="Cambria Math" w:hAnsi="Cambria Math" w:cs="Arial"/>
                    <w:i/>
                    <w:color w:val="333333"/>
                    <w:shd w:val="clear" w:color="auto" w:fill="FFFFFF"/>
                  </w:rPr>
                </m:ctrlPr>
              </m:d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r>
                  <w:rPr>
                    <w:rFonts w:ascii="Cambria Math" w:hAnsi="Cambria Math" w:cs="Arial"/>
                    <w:color w:val="333333"/>
                    <w:shd w:val="clear" w:color="auto" w:fill="FFFFFF"/>
                  </w:rPr>
                  <m:t>+1)</m:t>
                </m:r>
              </m:e>
            </m:d>
          </m:sup>
        </m:sSup>
      </m:oMath>
      <w:r w:rsidR="008D1943" w:rsidRPr="006A45BE">
        <w:rPr>
          <w:rFonts w:ascii="Arial" w:hAnsi="Arial" w:cs="Arial"/>
          <w:color w:val="333333"/>
          <w:shd w:val="clear" w:color="auto" w:fill="FFFFFF"/>
        </w:rPr>
        <w:t>.</w:t>
      </w:r>
    </w:p>
    <w:p w14:paraId="640ECE35" w14:textId="77777777" w:rsidR="008D1943" w:rsidRDefault="008D1943" w:rsidP="008D1943">
      <w:pPr>
        <w:spacing w:line="360" w:lineRule="auto"/>
        <w:ind w:firstLine="720"/>
        <w:jc w:val="both"/>
        <w:rPr>
          <w:rFonts w:ascii="Arial" w:eastAsiaTheme="minorEastAsia" w:hAnsi="Arial" w:cs="Arial"/>
          <w:color w:val="333333"/>
          <w:shd w:val="clear" w:color="auto" w:fill="FFFFFF"/>
          <w:lang w:eastAsia="en-US"/>
        </w:rPr>
      </w:pPr>
      <w:r w:rsidRPr="006A45BE">
        <w:rPr>
          <w:rFonts w:ascii="Arial" w:hAnsi="Arial" w:cs="Arial"/>
          <w:color w:val="333333"/>
          <w:shd w:val="clear" w:color="auto" w:fill="FFFFFF"/>
        </w:rPr>
        <w:t xml:space="preserve">In Section 5.1.2 we proved no arbitrage conditions for fuzzy </w:t>
      </w:r>
      <w:r w:rsidRPr="00C9033B">
        <w:rPr>
          <w:rFonts w:ascii="Arial" w:eastAsia="Arial" w:hAnsi="Arial" w:cs="Arial"/>
          <w:color w:val="000000" w:themeColor="text1"/>
        </w:rPr>
        <w:t>fract</w:t>
      </w:r>
      <w:r>
        <w:rPr>
          <w:rFonts w:ascii="Arial" w:eastAsia="Arial" w:hAnsi="Arial" w:cs="Arial"/>
          <w:color w:val="000000" w:themeColor="text1"/>
        </w:rPr>
        <w:t>ional</w:t>
      </w:r>
      <w:r w:rsidRPr="006A45BE">
        <w:rPr>
          <w:rFonts w:ascii="Arial" w:hAnsi="Arial" w:cs="Arial"/>
          <w:color w:val="333333"/>
          <w:shd w:val="clear" w:color="auto" w:fill="FFFFFF"/>
        </w:rPr>
        <w:t xml:space="preserve"> model when Hurst exponent is greater than ½</w:t>
      </w:r>
      <w:sdt>
        <w:sdtPr>
          <w:rPr>
            <w:rFonts w:ascii="Arial" w:hAnsi="Arial" w:cs="Arial"/>
            <w:color w:val="333333"/>
            <w:shd w:val="clear" w:color="auto" w:fill="FFFFFF"/>
          </w:rPr>
          <w:id w:val="116806496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Tha06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[80]</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sdt>
        <w:sdtPr>
          <w:rPr>
            <w:rFonts w:ascii="Arial" w:hAnsi="Arial" w:cs="Arial"/>
            <w:color w:val="333333"/>
            <w:shd w:val="clear" w:color="auto" w:fill="FFFFFF"/>
          </w:rPr>
          <w:id w:val="326559032"/>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Jaf21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[81]</w:t>
          </w:r>
          <w:r>
            <w:rPr>
              <w:rFonts w:ascii="Arial" w:hAnsi="Arial" w:cs="Arial"/>
              <w:color w:val="333333"/>
              <w:shd w:val="clear" w:color="auto" w:fill="FFFFFF"/>
            </w:rPr>
            <w:fldChar w:fldCharType="end"/>
          </w:r>
        </w:sdtContent>
      </w:sdt>
      <w:r w:rsidRPr="006A45BE">
        <w:rPr>
          <w:rFonts w:ascii="Arial" w:hAnsi="Arial" w:cs="Arial"/>
          <w:color w:val="333333"/>
          <w:shd w:val="clear" w:color="auto" w:fill="FFFFFF"/>
        </w:rPr>
        <w:t xml:space="preserve">. We extend this now to FFJDM under the risk-neutral </w:t>
      </w:r>
      <w:r w:rsidRPr="006A45BE">
        <w:rPr>
          <w:rFonts w:ascii="Arial" w:eastAsiaTheme="minorEastAsia" w:hAnsi="Arial" w:cs="Arial"/>
          <w:color w:val="333333"/>
          <w:shd w:val="clear" w:color="auto" w:fill="FFFFFF"/>
          <w:lang w:eastAsia="en-US"/>
        </w:rPr>
        <w:t xml:space="preserve">measure </w:t>
      </w:r>
      <w:r w:rsidRPr="006A45BE">
        <w:rPr>
          <w:rFonts w:ascii="Arial" w:eastAsiaTheme="minorEastAsia" w:hAnsi="Arial" w:cs="Arial"/>
          <w:i/>
          <w:iCs/>
          <w:color w:val="333333"/>
          <w:shd w:val="clear" w:color="auto" w:fill="FFFFFF"/>
          <w:lang w:eastAsia="en-US"/>
        </w:rPr>
        <w:t>Q</w:t>
      </w:r>
      <w:r w:rsidRPr="006A45BE">
        <w:rPr>
          <w:rFonts w:ascii="Arial" w:eastAsiaTheme="minorEastAsia" w:hAnsi="Arial" w:cs="Arial"/>
          <w:color w:val="333333"/>
          <w:shd w:val="clear" w:color="auto" w:fill="FFFFFF"/>
          <w:lang w:eastAsia="en-US"/>
        </w:rPr>
        <w:t xml:space="preserve"> which is a theoretical probability measure used to value financial derivatives, such as options, under the assumption that the expected rate of return of the underlying asset is the risk-free rate</w:t>
      </w:r>
      <w:sdt>
        <w:sdtPr>
          <w:rPr>
            <w:rFonts w:ascii="Arial" w:eastAsiaTheme="minorEastAsia" w:hAnsi="Arial" w:cs="Arial"/>
            <w:color w:val="333333"/>
            <w:shd w:val="clear" w:color="auto" w:fill="FFFFFF"/>
            <w:lang w:eastAsia="en-US"/>
          </w:rPr>
          <w:id w:val="224960191"/>
          <w:citation/>
        </w:sdtPr>
        <w:sdtContent>
          <w:r>
            <w:rPr>
              <w:rFonts w:ascii="Arial" w:eastAsiaTheme="minorEastAsia" w:hAnsi="Arial" w:cs="Arial"/>
              <w:color w:val="333333"/>
              <w:shd w:val="clear" w:color="auto" w:fill="FFFFFF"/>
              <w:lang w:eastAsia="en-US"/>
            </w:rPr>
            <w:fldChar w:fldCharType="begin"/>
          </w:r>
          <w:r>
            <w:rPr>
              <w:rFonts w:ascii="Arial" w:eastAsiaTheme="minorEastAsia" w:hAnsi="Arial" w:cs="Arial"/>
              <w:color w:val="333333"/>
              <w:shd w:val="clear" w:color="auto" w:fill="FFFFFF"/>
              <w:lang w:eastAsia="en-US"/>
            </w:rPr>
            <w:instrText xml:space="preserve"> CITATION Bjö09 \l 2057 </w:instrText>
          </w:r>
          <w:r>
            <w:rPr>
              <w:rFonts w:ascii="Arial" w:eastAsiaTheme="minorEastAsia" w:hAnsi="Arial" w:cs="Arial"/>
              <w:color w:val="333333"/>
              <w:shd w:val="clear" w:color="auto" w:fill="FFFFFF"/>
              <w:lang w:eastAsia="en-US"/>
            </w:rPr>
            <w:fldChar w:fldCharType="separate"/>
          </w:r>
          <w:r>
            <w:rPr>
              <w:rFonts w:ascii="Arial" w:eastAsiaTheme="minorEastAsia" w:hAnsi="Arial" w:cs="Arial"/>
              <w:noProof/>
              <w:color w:val="333333"/>
              <w:shd w:val="clear" w:color="auto" w:fill="FFFFFF"/>
              <w:lang w:eastAsia="en-US"/>
            </w:rPr>
            <w:t xml:space="preserve"> </w:t>
          </w:r>
          <w:r w:rsidRPr="00311E4B">
            <w:rPr>
              <w:rFonts w:ascii="Arial" w:eastAsiaTheme="minorEastAsia" w:hAnsi="Arial" w:cs="Arial"/>
              <w:noProof/>
              <w:color w:val="333333"/>
              <w:shd w:val="clear" w:color="auto" w:fill="FFFFFF"/>
              <w:lang w:eastAsia="en-US"/>
            </w:rPr>
            <w:t>[89]</w:t>
          </w:r>
          <w:r>
            <w:rPr>
              <w:rFonts w:ascii="Arial" w:eastAsiaTheme="minorEastAsia" w:hAnsi="Arial" w:cs="Arial"/>
              <w:color w:val="333333"/>
              <w:shd w:val="clear" w:color="auto" w:fill="FFFFFF"/>
              <w:lang w:eastAsia="en-US"/>
            </w:rPr>
            <w:fldChar w:fldCharType="end"/>
          </w:r>
        </w:sdtContent>
      </w:sdt>
      <w:r w:rsidRPr="0000032B">
        <w:rPr>
          <w:rFonts w:ascii="Arial" w:eastAsiaTheme="minorEastAsia" w:hAnsi="Arial" w:cs="Arial"/>
          <w:color w:val="333333"/>
          <w:shd w:val="clear" w:color="auto" w:fill="FFFFFF"/>
          <w:lang w:eastAsia="en-US"/>
        </w:rPr>
        <w:t xml:space="preserve">. </w:t>
      </w:r>
      <w:r w:rsidRPr="00267FC5">
        <w:rPr>
          <w:rFonts w:ascii="Arial" w:eastAsiaTheme="minorEastAsia" w:hAnsi="Arial" w:cs="Arial"/>
          <w:color w:val="333333"/>
          <w:shd w:val="clear" w:color="auto" w:fill="FFFFFF"/>
          <w:lang w:eastAsia="en-US"/>
        </w:rPr>
        <w:t>This approach simplifies the valuation process and allows for a relatively easy pricing of derivatives without considering the actual probabilities of different market outcomes. This means that when calculating expected values of future payoffs, we use the risk-free rate as the discount factor. Under this measure, we can calculate the present value of future cash flows associated with financial derivatives.</w:t>
      </w:r>
      <w:r w:rsidRPr="0000032B">
        <w:rPr>
          <w:rFonts w:ascii="Arial" w:eastAsiaTheme="minorEastAsia" w:hAnsi="Arial" w:cs="Arial"/>
          <w:color w:val="333333"/>
          <w:shd w:val="clear" w:color="auto" w:fill="FFFFFF"/>
          <w:lang w:eastAsia="en-US"/>
        </w:rPr>
        <w:t xml:space="preserve"> When valuing fin</w:t>
      </w:r>
      <w:r w:rsidRPr="006A45BE">
        <w:rPr>
          <w:rFonts w:ascii="Arial" w:eastAsiaTheme="minorEastAsia" w:hAnsi="Arial" w:cs="Arial"/>
          <w:color w:val="333333"/>
          <w:shd w:val="clear" w:color="auto" w:fill="FFFFFF"/>
          <w:lang w:eastAsia="en-US"/>
        </w:rPr>
        <w:t xml:space="preserve">ancial derivatives like options, the risk-neutral measure allows us to use a discounted expected value calculation to determine the fair price of the derivative. This approach assumes that investors are risk-neutral and do not require a </w:t>
      </w:r>
      <w:r w:rsidRPr="006A45BE">
        <w:rPr>
          <w:rFonts w:ascii="Arial" w:eastAsiaTheme="minorEastAsia" w:hAnsi="Arial" w:cs="Arial"/>
          <w:color w:val="333333"/>
          <w:shd w:val="clear" w:color="auto" w:fill="FFFFFF"/>
          <w:lang w:eastAsia="en-US"/>
        </w:rPr>
        <w:lastRenderedPageBreak/>
        <w:t xml:space="preserve">risk premium for holding the derivative. The statement implies that even under the risk-neutral measure </w:t>
      </w:r>
      <w:r w:rsidRPr="006A45BE">
        <w:rPr>
          <w:rFonts w:ascii="Arial" w:eastAsiaTheme="minorEastAsia" w:hAnsi="Arial" w:cs="Arial"/>
          <w:i/>
          <w:iCs/>
          <w:color w:val="333333"/>
          <w:shd w:val="clear" w:color="auto" w:fill="FFFFFF"/>
          <w:lang w:eastAsia="en-US"/>
        </w:rPr>
        <w:t>Q</w:t>
      </w:r>
      <w:r w:rsidRPr="006A45BE">
        <w:rPr>
          <w:rFonts w:ascii="Arial" w:eastAsiaTheme="minorEastAsia" w:hAnsi="Arial" w:cs="Arial"/>
          <w:color w:val="333333"/>
          <w:shd w:val="clear" w:color="auto" w:fill="FFFFFF"/>
          <w:lang w:eastAsia="en-US"/>
        </w:rPr>
        <w:t>, the underlying asset price still follows a certain stochastic process</w:t>
      </w:r>
      <w:r>
        <w:rPr>
          <w:rFonts w:ascii="Arial" w:eastAsiaTheme="minorEastAsia" w:hAnsi="Arial" w:cs="Arial"/>
          <w:color w:val="333333"/>
          <w:shd w:val="clear" w:color="auto" w:fill="FFFFFF"/>
          <w:lang w:eastAsia="en-US"/>
        </w:rPr>
        <w:t xml:space="preserve">. </w:t>
      </w:r>
    </w:p>
    <w:p w14:paraId="2709B8FF" w14:textId="77777777" w:rsidR="008D1943" w:rsidRDefault="008D1943" w:rsidP="008D1943">
      <w:pPr>
        <w:spacing w:line="360" w:lineRule="auto"/>
        <w:ind w:firstLine="720"/>
        <w:jc w:val="both"/>
        <w:rPr>
          <w:rFonts w:ascii="Arial" w:eastAsiaTheme="minorEastAsia" w:hAnsi="Arial" w:cs="Arial"/>
          <w:color w:val="333333"/>
          <w:shd w:val="clear" w:color="auto" w:fill="FFFFFF"/>
          <w:lang w:eastAsia="en-US"/>
        </w:rPr>
      </w:pPr>
      <w:r>
        <w:rPr>
          <w:rFonts w:ascii="Arial" w:eastAsiaTheme="minorEastAsia" w:hAnsi="Arial" w:cs="Arial"/>
          <w:color w:val="333333"/>
          <w:shd w:val="clear" w:color="auto" w:fill="FFFFFF"/>
          <w:lang w:eastAsia="en-US"/>
        </w:rPr>
        <w:t>U</w:t>
      </w:r>
      <w:r w:rsidRPr="0027484E">
        <w:rPr>
          <w:rFonts w:ascii="Arial" w:eastAsiaTheme="minorEastAsia" w:hAnsi="Arial" w:cs="Arial"/>
          <w:color w:val="333333"/>
          <w:shd w:val="clear" w:color="auto" w:fill="FFFFFF"/>
          <w:lang w:eastAsia="en-US"/>
        </w:rPr>
        <w:t>nder the assumption of no arbitrage, the risk-neutral and the real-world (risky) measures are equivalent in the context of option pricing and derivative</w:t>
      </w:r>
      <w:r>
        <w:rPr>
          <w:rFonts w:ascii="Arial" w:eastAsiaTheme="minorEastAsia" w:hAnsi="Arial" w:cs="Arial"/>
          <w:color w:val="333333"/>
          <w:shd w:val="clear" w:color="auto" w:fill="FFFFFF"/>
          <w:lang w:eastAsia="en-US"/>
        </w:rPr>
        <w:t>s</w:t>
      </w:r>
      <w:r w:rsidRPr="0027484E">
        <w:rPr>
          <w:rFonts w:ascii="Arial" w:eastAsiaTheme="minorEastAsia" w:hAnsi="Arial" w:cs="Arial"/>
          <w:color w:val="333333"/>
          <w:shd w:val="clear" w:color="auto" w:fill="FFFFFF"/>
          <w:lang w:eastAsia="en-US"/>
        </w:rPr>
        <w:t xml:space="preserve"> valuation. This equivalence is a fundamental concept in mathematical finance and is known as the Fundamental Theorem of Asset Pricing</w:t>
      </w:r>
      <w:r>
        <w:rPr>
          <w:rFonts w:ascii="Arial" w:eastAsiaTheme="minorEastAsia" w:hAnsi="Arial" w:cs="Arial"/>
          <w:color w:val="333333"/>
          <w:shd w:val="clear" w:color="auto" w:fill="FFFFFF"/>
          <w:lang w:eastAsia="en-US"/>
        </w:rPr>
        <w:t xml:space="preserve"> </w:t>
      </w:r>
      <w:sdt>
        <w:sdtPr>
          <w:rPr>
            <w:rFonts w:ascii="Arial" w:hAnsi="Arial" w:cs="Arial"/>
            <w:color w:val="333333"/>
            <w:shd w:val="clear" w:color="auto" w:fill="FFFFFF"/>
          </w:rPr>
          <w:id w:val="1902711255"/>
          <w:citation/>
        </w:sdtPr>
        <w:sdtContent>
          <w:r w:rsidRPr="006A45BE">
            <w:rPr>
              <w:rFonts w:ascii="Arial" w:hAnsi="Arial" w:cs="Arial"/>
              <w:color w:val="333333"/>
              <w:shd w:val="clear" w:color="auto" w:fill="FFFFFF"/>
            </w:rPr>
            <w:fldChar w:fldCharType="begin"/>
          </w:r>
          <w:r w:rsidRPr="006A45BE">
            <w:rPr>
              <w:rFonts w:ascii="Arial" w:hAnsi="Arial" w:cs="Arial"/>
              <w:color w:val="333333"/>
              <w:shd w:val="clear" w:color="auto" w:fill="FFFFFF"/>
            </w:rPr>
            <w:instrText xml:space="preserve"> CITATION Bjö09 \l 2057 </w:instrText>
          </w:r>
          <w:r w:rsidRPr="006A45BE">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[89]</w:t>
          </w:r>
          <w:r w:rsidRPr="006A45BE">
            <w:rPr>
              <w:rFonts w:ascii="Arial" w:hAnsi="Arial" w:cs="Arial"/>
              <w:color w:val="333333"/>
              <w:shd w:val="clear" w:color="auto" w:fill="FFFFFF"/>
            </w:rPr>
            <w:fldChar w:fldCharType="end"/>
          </w:r>
        </w:sdtContent>
      </w:sdt>
      <w:r w:rsidRPr="006A45BE">
        <w:rPr>
          <w:rFonts w:ascii="Arial" w:hAnsi="Arial" w:cs="Arial"/>
          <w:color w:val="333333"/>
          <w:shd w:val="clear" w:color="auto" w:fill="FFFFFF"/>
        </w:rPr>
        <w:t>.</w:t>
      </w:r>
      <w:r>
        <w:rPr>
          <w:rFonts w:ascii="Arial" w:hAnsi="Arial" w:cs="Arial"/>
          <w:color w:val="333333"/>
          <w:shd w:val="clear" w:color="auto" w:fill="FFFFFF"/>
        </w:rPr>
        <w:t xml:space="preserve"> </w:t>
      </w:r>
      <w:proofErr w:type="gramStart"/>
      <w:r>
        <w:rPr>
          <w:rFonts w:ascii="Arial" w:hAnsi="Arial" w:cs="Arial"/>
          <w:color w:val="333333"/>
          <w:shd w:val="clear" w:color="auto" w:fill="FFFFFF"/>
        </w:rPr>
        <w:t>In order for</w:t>
      </w:r>
      <w:proofErr w:type="gramEnd"/>
      <w:r>
        <w:rPr>
          <w:rFonts w:ascii="Arial" w:hAnsi="Arial" w:cs="Arial"/>
          <w:color w:val="333333"/>
          <w:shd w:val="clear" w:color="auto" w:fill="FFFFFF"/>
        </w:rPr>
        <w:t xml:space="preserve"> risk-neutral and risky measures to be equivalent, we impose a no-arbitrage condition under which </w:t>
      </w:r>
      <m:oMath>
        <m:r>
          <w:rPr>
            <w:rFonts w:ascii="Cambria Math" w:hAnsi="Cambria Math" w:cs="Arial"/>
            <w:color w:val="333333"/>
            <w:shd w:val="clear" w:color="auto" w:fill="FFFFFF"/>
          </w:rPr>
          <m:t xml:space="preserve"> </m:t>
        </m:r>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μ</m:t>
            </m:r>
          </m:e>
        </m:acc>
        <m:r>
          <w:rPr>
            <w:rFonts w:ascii="Cambria Math" w:hAnsi="Cambria Math" w:cs="Arial"/>
            <w:color w:val="333333"/>
            <w:shd w:val="clear" w:color="auto" w:fill="FFFFFF"/>
          </w:rPr>
          <m:t>=r-</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m:t>
            </m:r>
          </m:e>
        </m:acc>
        <m:d>
          <m:dPr>
            <m:ctrlPr>
              <w:rPr>
                <w:rFonts w:ascii="Cambria Math" w:hAnsi="Cambria Math" w:cs="Arial"/>
                <w:i/>
                <w:color w:val="333333"/>
                <w:shd w:val="clear" w:color="auto" w:fill="FFFFFF"/>
              </w:rPr>
            </m:ctrlPr>
          </m:d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r>
              <w:rPr>
                <w:rFonts w:ascii="Cambria Math" w:hAnsi="Cambria Math" w:cs="Arial"/>
                <w:color w:val="333333"/>
                <w:shd w:val="clear" w:color="auto" w:fill="FFFFFF"/>
              </w:rPr>
              <m:t>-1)</m:t>
            </m:r>
          </m:e>
        </m:d>
      </m:oMath>
      <w:r>
        <w:rPr>
          <w:rFonts w:ascii="Arial" w:hAnsi="Arial" w:cs="Arial"/>
          <w:color w:val="333333"/>
          <w:shd w:val="clear" w:color="auto" w:fill="FFFFFF"/>
        </w:rPr>
        <w:t xml:space="preserve">. The result we will derive next using Itô’s lemma shows that there is a unique solution to our FFJDM equation, and that solution does not depend on any </w:t>
      </w:r>
      <w:proofErr w:type="gramStart"/>
      <w:r>
        <w:rPr>
          <w:rFonts w:ascii="Arial" w:hAnsi="Arial" w:cs="Arial"/>
          <w:color w:val="333333"/>
          <w:shd w:val="clear" w:color="auto" w:fill="FFFFFF"/>
        </w:rPr>
        <w:t>particular assumptions</w:t>
      </w:r>
      <w:proofErr w:type="gramEnd"/>
      <w:r>
        <w:rPr>
          <w:rFonts w:ascii="Arial" w:hAnsi="Arial" w:cs="Arial"/>
          <w:color w:val="333333"/>
          <w:shd w:val="clear" w:color="auto" w:fill="FFFFFF"/>
        </w:rPr>
        <w:t xml:space="preserve">, or individual preferences about risk. The arbitrage free </w:t>
      </w:r>
      <w:r w:rsidRPr="00600F47">
        <w:rPr>
          <w:rFonts w:ascii="Arial" w:eastAsiaTheme="minorEastAsia" w:hAnsi="Arial" w:cs="Arial"/>
          <w:color w:val="333333"/>
          <w:shd w:val="clear" w:color="auto" w:fill="FFFFFF"/>
          <w:lang w:eastAsia="en-US"/>
        </w:rPr>
        <w:t>price of a derivative is uniquely determined because in this model the derivative is superfluous. This means that the derivative's price is fully determined by the model's dynamics and parameters, and its price is consistent with the prices of other assets in the market. In essence, the derivative's price is not subject to arbitrary fluctuations or ambiguous valuation.</w:t>
      </w:r>
      <w:r>
        <w:rPr>
          <w:rFonts w:ascii="Arial" w:eastAsiaTheme="minorEastAsia" w:hAnsi="Arial" w:cs="Arial"/>
          <w:color w:val="333333"/>
          <w:shd w:val="clear" w:color="auto" w:fill="FFFFFF"/>
          <w:lang w:eastAsia="en-US"/>
        </w:rPr>
        <w:t xml:space="preserve"> We will use a well-known </w:t>
      </w:r>
      <w:proofErr w:type="spellStart"/>
      <w:r>
        <w:rPr>
          <w:rFonts w:ascii="Arial" w:eastAsiaTheme="minorEastAsia" w:hAnsi="Arial" w:cs="Arial"/>
          <w:color w:val="333333"/>
          <w:shd w:val="clear" w:color="auto" w:fill="FFFFFF"/>
          <w:lang w:eastAsia="en-US"/>
        </w:rPr>
        <w:t>Girsanov</w:t>
      </w:r>
      <w:proofErr w:type="spellEnd"/>
      <w:r>
        <w:rPr>
          <w:rFonts w:ascii="Arial" w:eastAsiaTheme="minorEastAsia" w:hAnsi="Arial" w:cs="Arial"/>
          <w:color w:val="333333"/>
          <w:shd w:val="clear" w:color="auto" w:fill="FFFFFF"/>
          <w:lang w:eastAsia="en-US"/>
        </w:rPr>
        <w:t xml:space="preserve"> theorem in the theory of stochastic differential equations, that if we change the measure from real-world P to some other equivalent measure in risk-neutral world Q, this will change the drift in the SDE, but the diffusion term will be unaffected. This is why we set </w:t>
      </w:r>
      <m:oMath>
        <m:acc>
          <m:accPr>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μ</m:t>
            </m:r>
          </m:e>
        </m:acc>
        <m:r>
          <w:rPr>
            <w:rFonts w:ascii="Cambria Math" w:hAnsi="Cambria Math" w:cs="Arial"/>
            <w:color w:val="333333"/>
            <w:shd w:val="clear" w:color="auto" w:fill="FFFFFF"/>
          </w:rPr>
          <m:t>=</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r</m:t>
            </m:r>
          </m:e>
        </m:acc>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m:t>
            </m:r>
          </m:e>
        </m:acc>
        <m:d>
          <m:dPr>
            <m:ctrlPr>
              <w:rPr>
                <w:rFonts w:ascii="Cambria Math" w:hAnsi="Cambria Math" w:cs="Arial"/>
                <w:i/>
                <w:color w:val="333333"/>
                <w:shd w:val="clear" w:color="auto" w:fill="FFFFFF"/>
              </w:rPr>
            </m:ctrlPr>
          </m:d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r>
              <w:rPr>
                <w:rFonts w:ascii="Cambria Math" w:hAnsi="Cambria Math" w:cs="Arial"/>
                <w:color w:val="333333"/>
                <w:shd w:val="clear" w:color="auto" w:fill="FFFFFF"/>
              </w:rPr>
              <m:t>-1)</m:t>
            </m:r>
          </m:e>
        </m:d>
      </m:oMath>
      <w:r>
        <w:rPr>
          <w:rFonts w:ascii="Arial" w:eastAsiaTheme="minorEastAsia" w:hAnsi="Arial" w:cs="Arial"/>
          <w:color w:val="333333"/>
          <w:shd w:val="clear" w:color="auto" w:fill="FFFFFF"/>
          <w:lang w:eastAsia="en-US"/>
        </w:rPr>
        <w:t xml:space="preserve">. Thus, the drift will play no part in the pricing equations. Using Girsanov’s theorem and re-writing </w:t>
      </w:r>
      <m:oMath>
        <m:r>
          <w:rPr>
            <w:rFonts w:ascii="Cambria Math" w:hAnsi="Cambria Math" w:cs="Arial"/>
            <w:color w:val="333333"/>
            <w:shd w:val="clear" w:color="auto" w:fill="FFFFFF"/>
          </w:rPr>
          <m:t>d</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m:t>
            </m:r>
          </m:e>
        </m:acc>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m:t>
            </m:r>
          </m:e>
        </m:acc>
        <m:r>
          <m:rPr>
            <m:sty m:val="p"/>
          </m:rPr>
          <w:rPr>
            <w:rFonts w:ascii="Cambria Math" w:hAnsi="Cambria Math" w:cs="Arial"/>
            <w:color w:val="333333"/>
            <w:shd w:val="clear" w:color="auto" w:fill="FFFFFF"/>
          </w:rPr>
          <m:t xml:space="preserve"> = </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μ</m:t>
            </m:r>
          </m:e>
        </m:acc>
        <m:r>
          <w:rPr>
            <w:rFonts w:ascii="Cambria Math" w:hAnsi="Cambria Math" w:cs="Arial"/>
            <w:color w:val="333333"/>
            <w:shd w:val="clear" w:color="auto" w:fill="FFFFFF"/>
          </w:rPr>
          <m:t>dt</m:t>
        </m:r>
        <m:r>
          <m:rPr>
            <m:sty m:val="p"/>
          </m:rPr>
          <w:rPr>
            <w:rFonts w:ascii="Cambria Math" w:hAnsi="Cambria Math" w:cs="Arial"/>
            <w:color w:val="333333"/>
            <w:shd w:val="clear" w:color="auto" w:fill="FFFFFF"/>
          </w:rPr>
          <m:t xml:space="preserve"> + </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d</m:t>
        </m:r>
        <m:r>
          <m:rPr>
            <m:sty m:val="p"/>
          </m:rPr>
          <w:rPr>
            <w:rFonts w:ascii="Cambria Math" w:hAnsi="Cambria Math" w:cs="Arial"/>
            <w:color w:val="333333"/>
            <w:shd w:val="clear" w:color="auto" w:fill="FFFFFF"/>
          </w:rPr>
          <m:t>(</m:t>
        </m:r>
        <m:nary>
          <m:naryPr>
            <m:chr m:val="∑"/>
            <m:limLoc m:val="undOvr"/>
            <m:ctrlPr>
              <w:rPr>
                <w:rFonts w:ascii="Cambria Math" w:eastAsiaTheme="minorEastAsia" w:hAnsi="Cambria Math" w:cs="Arial"/>
                <w:color w:val="333333"/>
                <w:shd w:val="clear" w:color="auto" w:fill="FFFFFF"/>
                <w:lang w:val="en-US" w:eastAsia="en-US"/>
              </w:rPr>
            </m:ctrlPr>
          </m:naryPr>
          <m:sub>
            <m:r>
              <m:rPr>
                <m:sty m:val="p"/>
              </m:rPr>
              <w:rPr>
                <w:rFonts w:ascii="Cambria Math" w:hAnsi="Cambria Math" w:cs="Arial"/>
                <w:color w:val="333333"/>
                <w:shd w:val="clear" w:color="auto" w:fill="FFFFFF"/>
              </w:rPr>
              <m:t>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d>
              <m:dPr>
                <m:ctrlPr>
                  <w:rPr>
                    <w:rFonts w:ascii="Cambria Math" w:hAnsi="Cambria Math" w:cs="Arial"/>
                    <w:color w:val="333333"/>
                    <w:shd w:val="clear" w:color="auto" w:fill="FFFFFF"/>
                  </w:rPr>
                </m:ctrlPr>
              </m:dPr>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r>
                  <m:rPr>
                    <m:sty m:val="p"/>
                  </m:rPr>
                  <w:rPr>
                    <w:rFonts w:ascii="Cambria Math" w:hAnsi="Cambria Math" w:cs="Arial"/>
                    <w:color w:val="333333"/>
                    <w:shd w:val="clear" w:color="auto" w:fill="FFFFFF"/>
                  </w:rPr>
                  <m:t>-1</m:t>
                </m:r>
              </m:e>
            </m:d>
          </m:e>
        </m:nary>
        <m:r>
          <m:rPr>
            <m:sty m:val="p"/>
          </m:rPr>
          <w:rPr>
            <w:rFonts w:ascii="Cambria Math" w:hAnsi="Cambria Math" w:cs="Arial"/>
            <w:color w:val="333333"/>
            <w:shd w:val="clear" w:color="auto" w:fill="FFFFFF"/>
          </w:rPr>
          <m:t>)</m:t>
        </m:r>
      </m:oMath>
      <w:r>
        <w:rPr>
          <w:rFonts w:ascii="Arial" w:hAnsi="Arial" w:cs="Arial"/>
          <w:color w:val="333333"/>
          <w:shd w:val="clear" w:color="auto" w:fill="FFFFFF"/>
        </w:rPr>
        <w:t xml:space="preserve"> as </w:t>
      </w:r>
      <m:oMath>
        <m:r>
          <w:rPr>
            <w:rFonts w:ascii="Cambria Math" w:hAnsi="Cambria Math" w:cs="Arial"/>
            <w:color w:val="333333"/>
            <w:shd w:val="clear" w:color="auto" w:fill="FFFFFF"/>
          </w:rPr>
          <m:t>d</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m:t>
            </m:r>
          </m:e>
        </m:acc>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m:rPr>
                <m:sty m:val="p"/>
              </m:rPr>
              <w:rPr>
                <w:rFonts w:ascii="Cambria Math" w:hAnsi="Cambria Math" w:cs="Arial"/>
                <w:color w:val="333333"/>
                <w:shd w:val="clear" w:color="auto" w:fill="FFFFFF"/>
              </w:rPr>
              <m:t>S</m:t>
            </m:r>
          </m:e>
        </m:acc>
        <m:r>
          <m:rPr>
            <m:sty m:val="p"/>
          </m:rPr>
          <w:rPr>
            <w:rFonts w:ascii="Cambria Math" w:hAnsi="Cambria Math" w:cs="Arial"/>
            <w:color w:val="333333"/>
            <w:shd w:val="clear" w:color="auto" w:fill="FFFFFF"/>
          </w:rPr>
          <m:t xml:space="preserve"> =(</m:t>
        </m:r>
        <m:acc>
          <m:accPr>
            <m:ctrlPr>
              <w:rPr>
                <w:rFonts w:ascii="Cambria Math" w:hAnsi="Cambria Math" w:cs="Arial"/>
                <w:i/>
                <w:color w:val="333333"/>
                <w:shd w:val="clear" w:color="auto" w:fill="FFFFFF"/>
              </w:rPr>
            </m:ctrlPr>
          </m:accPr>
          <m:e>
            <m:r>
              <w:rPr>
                <w:rFonts w:ascii="Cambria Math" w:hAnsi="Cambria Math" w:cs="Arial"/>
                <w:color w:val="333333"/>
                <w:shd w:val="clear" w:color="auto" w:fill="FFFFFF"/>
              </w:rPr>
              <m:t>r</m:t>
            </m:r>
          </m:e>
        </m:acc>
        <m:r>
          <w:rPr>
            <w:rFonts w:ascii="Cambria Math" w:hAnsi="Cambria Math" w:cs="Arial"/>
            <w:color w:val="333333"/>
            <w:shd w:val="clear" w:color="auto" w:fill="FFFFFF"/>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m:t>
            </m:r>
          </m:e>
        </m:acc>
        <m:d>
          <m:dPr>
            <m:ctrlPr>
              <w:rPr>
                <w:rFonts w:ascii="Cambria Math" w:hAnsi="Cambria Math" w:cs="Arial"/>
                <w:i/>
                <w:color w:val="333333"/>
                <w:shd w:val="clear" w:color="auto" w:fill="FFFFFF"/>
              </w:rPr>
            </m:ctrlPr>
          </m:d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J</m:t>
                </m:r>
              </m:e>
            </m:acc>
            <m:r>
              <w:rPr>
                <w:rFonts w:ascii="Cambria Math" w:hAnsi="Cambria Math" w:cs="Arial"/>
                <w:color w:val="333333"/>
                <w:shd w:val="clear" w:color="auto" w:fill="FFFFFF"/>
              </w:rPr>
              <m:t>-1)</m:t>
            </m:r>
          </m:e>
        </m:d>
        <m:r>
          <w:rPr>
            <w:rFonts w:ascii="Cambria Math" w:hAnsi="Cambria Math" w:cs="Arial"/>
            <w:color w:val="333333"/>
            <w:shd w:val="clear" w:color="auto" w:fill="FFFFFF"/>
          </w:rPr>
          <m:t>dt</m:t>
        </m:r>
        <m:r>
          <m:rPr>
            <m:sty m:val="p"/>
          </m:rPr>
          <w:rPr>
            <w:rFonts w:ascii="Cambria Math" w:hAnsi="Cambria Math" w:cs="Arial"/>
            <w:color w:val="333333"/>
            <w:shd w:val="clear" w:color="auto" w:fill="FFFFFF"/>
          </w:rPr>
          <m:t xml:space="preserve"> + </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Sub>
        <m:r>
          <m:rPr>
            <m:sty m:val="p"/>
          </m:rPr>
          <w:rPr>
            <w:rFonts w:ascii="Cambria Math" w:hAnsi="Cambria Math" w:cs="Arial"/>
            <w:color w:val="333333"/>
            <w:shd w:val="clear" w:color="auto" w:fill="FFFFFF"/>
          </w:rPr>
          <m:t>+</m:t>
        </m:r>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σ</m:t>
            </m:r>
          </m:e>
        </m:acc>
        <m:r>
          <w:rPr>
            <w:rFonts w:ascii="Cambria Math" w:hAnsi="Cambria Math" w:cs="Arial"/>
            <w:color w:val="333333"/>
            <w:shd w:val="clear" w:color="auto" w:fill="FFFFFF"/>
          </w:rPr>
          <m:t>d</m:t>
        </m:r>
        <m:sSubSup>
          <m:sSubSupPr>
            <m:ctrlPr>
              <w:rPr>
                <w:rFonts w:ascii="Cambria Math" w:eastAsiaTheme="minorEastAsia" w:hAnsi="Cambria Math" w:cs="Arial"/>
                <w:color w:val="333333"/>
                <w:shd w:val="clear" w:color="auto" w:fill="FFFFFF"/>
                <w:lang w:val="en-US" w:eastAsia="en-US"/>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d</m:t>
        </m:r>
        <m:r>
          <m:rPr>
            <m:sty m:val="p"/>
          </m:rPr>
          <w:rPr>
            <w:rFonts w:ascii="Cambria Math" w:hAnsi="Cambria Math" w:cs="Arial"/>
            <w:color w:val="333333"/>
            <w:shd w:val="clear" w:color="auto" w:fill="FFFFFF"/>
          </w:rPr>
          <m:t>(</m:t>
        </m:r>
        <m:nary>
          <m:naryPr>
            <m:chr m:val="∑"/>
            <m:limLoc m:val="undOvr"/>
            <m:ctrlPr>
              <w:rPr>
                <w:rFonts w:ascii="Cambria Math" w:eastAsiaTheme="minorEastAsia" w:hAnsi="Cambria Math" w:cs="Arial"/>
                <w:color w:val="333333"/>
                <w:shd w:val="clear" w:color="auto" w:fill="FFFFFF"/>
                <w:lang w:val="en-US" w:eastAsia="en-US"/>
              </w:rPr>
            </m:ctrlPr>
          </m:naryPr>
          <m:sub>
            <m:r>
              <m:rPr>
                <m:sty m:val="p"/>
              </m:rPr>
              <w:rPr>
                <w:rFonts w:ascii="Cambria Math" w:hAnsi="Cambria Math" w:cs="Arial"/>
                <w:color w:val="333333"/>
                <w:shd w:val="clear" w:color="auto" w:fill="FFFFFF"/>
              </w:rPr>
              <m:t>1</m:t>
            </m:r>
          </m:sub>
          <m:sup>
            <m:acc>
              <m:accPr>
                <m:ctrlPr>
                  <w:rPr>
                    <w:rFonts w:ascii="Cambria Math" w:eastAsiaTheme="minorEastAsia" w:hAnsi="Cambria Math" w:cs="Arial"/>
                    <w:color w:val="333333"/>
                    <w:shd w:val="clear" w:color="auto" w:fill="FFFFFF"/>
                    <w:lang w:val="en-US" w:eastAsia="en-US"/>
                  </w:rPr>
                </m:ctrlPr>
              </m:accPr>
              <m:e>
                <m:r>
                  <w:rPr>
                    <w:rFonts w:ascii="Cambria Math" w:hAnsi="Cambria Math" w:cs="Arial"/>
                    <w:color w:val="333333"/>
                    <w:shd w:val="clear" w:color="auto" w:fill="FFFFFF"/>
                  </w:rPr>
                  <m:t>N</m:t>
                </m:r>
              </m:e>
            </m:acc>
          </m:sup>
          <m:e>
            <m:d>
              <m:dPr>
                <m:ctrlPr>
                  <w:rPr>
                    <w:rFonts w:ascii="Cambria Math" w:hAnsi="Cambria Math" w:cs="Arial"/>
                    <w:color w:val="333333"/>
                    <w:shd w:val="clear" w:color="auto" w:fill="FFFFFF"/>
                  </w:rPr>
                </m:ctrlPr>
              </m:dPr>
              <m:e>
                <m:acc>
                  <m:accPr>
                    <m:chr m:val="̃"/>
                    <m:ctrlPr>
                      <w:rPr>
                        <w:rFonts w:ascii="Cambria Math" w:eastAsiaTheme="minorEastAsia" w:hAnsi="Cambria Math" w:cs="Arial"/>
                        <w:color w:val="333333"/>
                        <w:shd w:val="clear" w:color="auto" w:fill="FFFFFF"/>
                        <w:lang w:val="en-US" w:eastAsia="en-US"/>
                      </w:rPr>
                    </m:ctrlPr>
                  </m:accPr>
                  <m:e>
                    <m:sSub>
                      <m:sSubPr>
                        <m:ctrlPr>
                          <w:rPr>
                            <w:rFonts w:ascii="Cambria Math" w:eastAsiaTheme="minorEastAsia" w:hAnsi="Cambria Math" w:cs="Arial"/>
                            <w:color w:val="333333"/>
                            <w:shd w:val="clear" w:color="auto" w:fill="FFFFFF"/>
                            <w:lang w:val="en-US" w:eastAsia="en-US"/>
                          </w:rPr>
                        </m:ctrlPr>
                      </m:sSubPr>
                      <m:e>
                        <m:r>
                          <w:rPr>
                            <w:rFonts w:ascii="Cambria Math" w:hAnsi="Cambria Math" w:cs="Arial"/>
                            <w:color w:val="333333"/>
                            <w:shd w:val="clear" w:color="auto" w:fill="FFFFFF"/>
                          </w:rPr>
                          <m:t>V</m:t>
                        </m:r>
                      </m:e>
                      <m:sub>
                        <m:r>
                          <w:rPr>
                            <w:rFonts w:ascii="Cambria Math" w:hAnsi="Cambria Math" w:cs="Arial"/>
                            <w:color w:val="333333"/>
                            <w:shd w:val="clear" w:color="auto" w:fill="FFFFFF"/>
                          </w:rPr>
                          <m:t>i</m:t>
                        </m:r>
                      </m:sub>
                    </m:sSub>
                  </m:e>
                </m:acc>
                <m:r>
                  <m:rPr>
                    <m:sty m:val="p"/>
                  </m:rPr>
                  <w:rPr>
                    <w:rFonts w:ascii="Cambria Math" w:hAnsi="Cambria Math" w:cs="Arial"/>
                    <w:color w:val="333333"/>
                    <w:shd w:val="clear" w:color="auto" w:fill="FFFFFF"/>
                  </w:rPr>
                  <m:t>-1</m:t>
                </m:r>
              </m:e>
            </m:d>
          </m:e>
        </m:nary>
        <m:r>
          <m:rPr>
            <m:sty m:val="p"/>
          </m:rPr>
          <w:rPr>
            <w:rFonts w:ascii="Cambria Math" w:eastAsiaTheme="minorEastAsia" w:hAnsi="Cambria Math" w:cs="Arial"/>
            <w:color w:val="333333"/>
            <w:shd w:val="clear" w:color="auto" w:fill="FFFFFF"/>
            <w:lang w:eastAsia="en-US"/>
          </w:rPr>
          <m:t>)</m:t>
        </m:r>
      </m:oMath>
      <w:r w:rsidRPr="009D125B">
        <w:rPr>
          <w:rFonts w:ascii="Arial" w:eastAsiaTheme="minorEastAsia" w:hAnsi="Arial" w:cs="Arial"/>
          <w:color w:val="333333"/>
          <w:shd w:val="clear" w:color="auto" w:fill="FFFFFF"/>
          <w:lang w:eastAsia="en-US"/>
        </w:rPr>
        <w:t xml:space="preserve">. </w:t>
      </w:r>
    </w:p>
    <w:p w14:paraId="3B0ADE23" w14:textId="77777777" w:rsidR="008D1943" w:rsidRPr="009D125B" w:rsidRDefault="008D1943" w:rsidP="008D1943">
      <w:pPr>
        <w:spacing w:line="360" w:lineRule="auto"/>
        <w:ind w:firstLine="720"/>
        <w:jc w:val="both"/>
        <w:rPr>
          <w:rFonts w:ascii="Arial" w:eastAsiaTheme="minorEastAsia" w:hAnsi="Arial" w:cs="Arial"/>
          <w:color w:val="333333"/>
          <w:shd w:val="clear" w:color="auto" w:fill="FFFFFF"/>
          <w:lang w:eastAsia="en-US"/>
        </w:rPr>
      </w:pPr>
      <w:r w:rsidRPr="009D125B">
        <w:rPr>
          <w:rFonts w:ascii="Arial" w:eastAsiaTheme="minorEastAsia" w:hAnsi="Arial" w:cs="Arial"/>
          <w:color w:val="333333"/>
          <w:shd w:val="clear" w:color="auto" w:fill="FFFFFF"/>
          <w:lang w:eastAsia="en-US"/>
        </w:rPr>
        <w:t>Similarly, to 5.1.2</w:t>
      </w:r>
      <w:r>
        <w:rPr>
          <w:rFonts w:ascii="Arial" w:eastAsiaTheme="minorEastAsia" w:hAnsi="Arial" w:cs="Arial"/>
          <w:color w:val="333333"/>
          <w:shd w:val="clear" w:color="auto" w:fill="FFFFFF"/>
          <w:lang w:eastAsia="en-US"/>
        </w:rPr>
        <w:t>4</w:t>
      </w:r>
      <w:r w:rsidRPr="009D125B">
        <w:rPr>
          <w:rFonts w:ascii="Arial" w:eastAsiaTheme="minorEastAsia" w:hAnsi="Arial" w:cs="Arial"/>
          <w:color w:val="333333"/>
          <w:shd w:val="clear" w:color="auto" w:fill="FFFFFF"/>
          <w:lang w:eastAsia="en-US"/>
        </w:rPr>
        <w:t xml:space="preserve">., we get </w:t>
      </w:r>
    </w:p>
    <w:p w14:paraId="2AF8B3D7" w14:textId="77777777" w:rsidR="008D1943" w:rsidRDefault="00000000" w:rsidP="008D1943">
      <w:pPr>
        <w:spacing w:line="360" w:lineRule="auto"/>
        <w:jc w:val="right"/>
        <w:rPr>
          <w:rFonts w:ascii="Arial" w:eastAsiaTheme="minorEastAsia" w:hAnsi="Arial" w:cs="Arial"/>
          <w:color w:val="333333"/>
          <w:shd w:val="clear" w:color="auto" w:fill="FFFFFF"/>
          <w:lang w:eastAsia="en-US"/>
        </w:rPr>
      </w:pPr>
      <m:oMath>
        <m:acc>
          <m:accPr>
            <m:ctrlPr>
              <w:rPr>
                <w:rFonts w:ascii="Cambria Math" w:eastAsiaTheme="minorEastAsia" w:hAnsi="Cambria Math" w:cs="Arial"/>
                <w:color w:val="333333"/>
                <w:shd w:val="clear" w:color="auto" w:fill="FFFFFF"/>
                <w:lang w:eastAsia="en-US"/>
              </w:rPr>
            </m:ctrlPr>
          </m:accPr>
          <m:e>
            <m:sSub>
              <m:sSubPr>
                <m:ctrlPr>
                  <w:rPr>
                    <w:rFonts w:ascii="Cambria Math" w:eastAsiaTheme="minorEastAsia" w:hAnsi="Cambria Math" w:cs="Arial"/>
                    <w:color w:val="333333"/>
                    <w:shd w:val="clear" w:color="auto" w:fill="FFFFFF"/>
                    <w:lang w:eastAsia="en-US"/>
                  </w:rPr>
                </m:ctrlPr>
              </m:sSubPr>
              <m:e>
                <m:r>
                  <m:rPr>
                    <m:sty m:val="p"/>
                  </m:rPr>
                  <w:rPr>
                    <w:rFonts w:ascii="Cambria Math" w:eastAsiaTheme="minorEastAsia" w:hAnsi="Cambria Math" w:cs="Arial"/>
                    <w:color w:val="333333"/>
                    <w:shd w:val="clear" w:color="auto" w:fill="FFFFFF"/>
                    <w:lang w:eastAsia="en-US"/>
                  </w:rPr>
                  <m:t>S</m:t>
                </m:r>
              </m:e>
              <m:sub>
                <m:r>
                  <w:rPr>
                    <w:rFonts w:ascii="Cambria Math" w:eastAsiaTheme="minorEastAsia" w:hAnsi="Cambria Math" w:cs="Arial"/>
                    <w:color w:val="333333"/>
                    <w:shd w:val="clear" w:color="auto" w:fill="FFFFFF"/>
                    <w:lang w:eastAsia="en-US"/>
                  </w:rPr>
                  <m:t>t</m:t>
                </m:r>
              </m:sub>
            </m:sSub>
          </m:e>
        </m:acc>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t-</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sup>
        </m:sSup>
        <m:nary>
          <m:naryPr>
            <m:chr m:val="∏"/>
            <m:limLoc m:val="undOvr"/>
            <m:ctrlPr>
              <w:rPr>
                <w:rFonts w:ascii="Cambria Math" w:eastAsiaTheme="minorEastAsia" w:hAnsi="Cambria Math" w:cs="Arial"/>
                <w:color w:val="333333"/>
                <w:shd w:val="clear" w:color="auto" w:fill="FFFFFF"/>
                <w:lang w:eastAsia="en-US"/>
              </w:rPr>
            </m:ctrlPr>
          </m:naryPr>
          <m:sub>
            <m:r>
              <w:rPr>
                <w:rFonts w:ascii="Cambria Math" w:eastAsiaTheme="minorEastAsia" w:hAnsi="Cambria Math" w:cs="Arial"/>
                <w:color w:val="333333"/>
                <w:shd w:val="clear" w:color="auto" w:fill="FFFFFF"/>
                <w:lang w:eastAsia="en-US"/>
              </w:rPr>
              <m:t>i</m:t>
            </m:r>
            <m:r>
              <m:rPr>
                <m:sty m:val="p"/>
              </m:rPr>
              <w:rPr>
                <w:rFonts w:ascii="Cambria Math" w:eastAsiaTheme="minorEastAsia" w:hAnsi="Cambria Math" w:cs="Arial"/>
                <w:color w:val="333333"/>
                <w:shd w:val="clear" w:color="auto" w:fill="FFFFFF"/>
                <w:lang w:eastAsia="en-US"/>
              </w:rPr>
              <m:t>=1</m:t>
            </m:r>
          </m:sub>
          <m:sup>
            <m:r>
              <w:rPr>
                <w:rFonts w:ascii="Cambria Math" w:eastAsiaTheme="minorEastAsia" w:hAnsi="Cambria Math" w:cs="Arial"/>
                <w:color w:val="333333"/>
                <w:shd w:val="clear" w:color="auto" w:fill="FFFFFF"/>
                <w:lang w:eastAsia="en-US"/>
              </w:rPr>
              <m:t>n</m:t>
            </m:r>
          </m:sup>
          <m:e>
            <m:acc>
              <m:accPr>
                <m:chr m:val="̃"/>
                <m:ctrlPr>
                  <w:rPr>
                    <w:rFonts w:ascii="Cambria Math" w:eastAsiaTheme="minorEastAsia" w:hAnsi="Cambria Math" w:cs="Arial"/>
                    <w:color w:val="333333"/>
                    <w:shd w:val="clear" w:color="auto" w:fill="FFFFFF"/>
                    <w:lang w:eastAsia="en-US"/>
                  </w:rPr>
                </m:ctrlPr>
              </m:accPr>
              <m:e>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V</m:t>
                    </m:r>
                  </m:e>
                  <m:sub>
                    <m:r>
                      <w:rPr>
                        <w:rFonts w:ascii="Cambria Math" w:eastAsiaTheme="minorEastAsia" w:hAnsi="Cambria Math" w:cs="Arial"/>
                        <w:color w:val="333333"/>
                        <w:shd w:val="clear" w:color="auto" w:fill="FFFFFF"/>
                        <w:lang w:eastAsia="en-US"/>
                      </w:rPr>
                      <m:t>i</m:t>
                    </m:r>
                  </m:sub>
                </m:sSub>
              </m:e>
            </m:acc>
          </m:e>
        </m:nary>
      </m:oMath>
      <w:r w:rsidR="008D1943" w:rsidRPr="009D125B">
        <w:rPr>
          <w:rFonts w:ascii="Arial" w:eastAsiaTheme="minorEastAsia" w:hAnsi="Arial" w:cs="Arial"/>
          <w:color w:val="333333"/>
          <w:shd w:val="clear" w:color="auto" w:fill="FFFFFF"/>
          <w:lang w:eastAsia="en-US"/>
        </w:rPr>
        <w:t xml:space="preserve"> </w:t>
      </w:r>
      <w:r w:rsidR="008D1943">
        <w:rPr>
          <w:rFonts w:ascii="Arial" w:eastAsiaTheme="minorEastAsia" w:hAnsi="Arial" w:cs="Arial"/>
          <w:color w:val="333333"/>
          <w:shd w:val="clear" w:color="auto" w:fill="FFFFFF"/>
          <w:lang w:eastAsia="en-US"/>
        </w:rPr>
        <w:tab/>
      </w:r>
      <w:r w:rsidR="008D1943">
        <w:rPr>
          <w:rFonts w:ascii="Arial" w:eastAsiaTheme="minorEastAsia" w:hAnsi="Arial" w:cs="Arial"/>
          <w:color w:val="333333"/>
          <w:shd w:val="clear" w:color="auto" w:fill="FFFFFF"/>
          <w:lang w:eastAsia="en-US"/>
        </w:rPr>
        <w:tab/>
      </w:r>
      <w:r w:rsidR="008D1943">
        <w:rPr>
          <w:rFonts w:ascii="Arial" w:eastAsiaTheme="minorEastAsia" w:hAnsi="Arial" w:cs="Arial"/>
          <w:color w:val="333333"/>
          <w:shd w:val="clear" w:color="auto" w:fill="FFFFFF"/>
          <w:lang w:eastAsia="en-US"/>
        </w:rPr>
        <w:tab/>
        <w:t>5.1.33</w:t>
      </w:r>
    </w:p>
    <w:p w14:paraId="221811C1" w14:textId="77777777" w:rsidR="008D1943" w:rsidRPr="002B59FE" w:rsidRDefault="008D1943" w:rsidP="008D1943">
      <w:pPr>
        <w:spacing w:line="360" w:lineRule="auto"/>
        <w:jc w:val="both"/>
        <w:rPr>
          <w:rFonts w:ascii="Arial" w:eastAsiaTheme="minorEastAsia" w:hAnsi="Arial" w:cs="Arial"/>
          <w:color w:val="333333"/>
          <w:shd w:val="clear" w:color="auto" w:fill="FFFFFF"/>
          <w:lang w:eastAsia="en-US"/>
        </w:rPr>
      </w:pPr>
      <w:r w:rsidRPr="009D125B">
        <w:rPr>
          <w:rFonts w:ascii="Arial" w:eastAsiaTheme="minorEastAsia" w:hAnsi="Arial" w:cs="Arial"/>
          <w:color w:val="333333"/>
          <w:shd w:val="clear" w:color="auto" w:fill="FFFFFF"/>
          <w:lang w:eastAsia="en-US"/>
        </w:rPr>
        <w:t>under risk-neutral measure.</w:t>
      </w:r>
      <w:r>
        <w:rPr>
          <w:rFonts w:ascii="Arial" w:eastAsiaTheme="minorEastAsia" w:hAnsi="Arial" w:cs="Arial"/>
          <w:color w:val="333333"/>
          <w:shd w:val="clear" w:color="auto" w:fill="FFFFFF"/>
          <w:lang w:eastAsia="en-US"/>
        </w:rPr>
        <w:t xml:space="preserve"> This is the process that </w:t>
      </w:r>
      <m:oMath>
        <m:acc>
          <m:accPr>
            <m:ctrlPr>
              <w:rPr>
                <w:rFonts w:ascii="Cambria Math" w:eastAsiaTheme="minorEastAsia" w:hAnsi="Cambria Math" w:cs="Arial"/>
                <w:color w:val="333333"/>
                <w:shd w:val="clear" w:color="auto" w:fill="FFFFFF"/>
                <w:lang w:eastAsia="en-US"/>
              </w:rPr>
            </m:ctrlPr>
          </m:accPr>
          <m:e>
            <m:sSub>
              <m:sSubPr>
                <m:ctrlPr>
                  <w:rPr>
                    <w:rFonts w:ascii="Cambria Math" w:eastAsiaTheme="minorEastAsia" w:hAnsi="Cambria Math" w:cs="Arial"/>
                    <w:color w:val="333333"/>
                    <w:shd w:val="clear" w:color="auto" w:fill="FFFFFF"/>
                    <w:lang w:eastAsia="en-US"/>
                  </w:rPr>
                </m:ctrlPr>
              </m:sSubPr>
              <m:e>
                <m:r>
                  <m:rPr>
                    <m:sty m:val="p"/>
                  </m:rPr>
                  <w:rPr>
                    <w:rFonts w:ascii="Cambria Math" w:eastAsiaTheme="minorEastAsia" w:hAnsi="Cambria Math" w:cs="Arial"/>
                    <w:color w:val="333333"/>
                    <w:shd w:val="clear" w:color="auto" w:fill="FFFFFF"/>
                    <w:lang w:eastAsia="en-US"/>
                  </w:rPr>
                  <m:t>S</m:t>
                </m:r>
              </m:e>
              <m:sub>
                <m:r>
                  <w:rPr>
                    <w:rFonts w:ascii="Cambria Math" w:eastAsiaTheme="minorEastAsia" w:hAnsi="Cambria Math" w:cs="Arial"/>
                    <w:color w:val="333333"/>
                    <w:shd w:val="clear" w:color="auto" w:fill="FFFFFF"/>
                    <w:lang w:eastAsia="en-US"/>
                  </w:rPr>
                  <m:t>t</m:t>
                </m:r>
              </m:sub>
            </m:sSub>
          </m:e>
        </m:acc>
      </m:oMath>
      <w:r>
        <w:rPr>
          <w:rFonts w:ascii="Arial" w:eastAsiaTheme="minorEastAsia" w:hAnsi="Arial" w:cs="Arial"/>
          <w:color w:val="333333"/>
          <w:shd w:val="clear" w:color="auto" w:fill="FFFFFF"/>
          <w:lang w:eastAsia="en-US"/>
        </w:rPr>
        <w:t xml:space="preserve"> follows which we will use in the proof later. </w:t>
      </w:r>
      <w:r w:rsidRPr="009D125B">
        <w:rPr>
          <w:rFonts w:ascii="Arial" w:eastAsiaTheme="minorEastAsia" w:hAnsi="Arial" w:cs="Arial"/>
          <w:color w:val="333333"/>
          <w:shd w:val="clear" w:color="auto" w:fill="FFFFFF"/>
          <w:lang w:eastAsia="en-US"/>
        </w:rPr>
        <w:t xml:space="preserve">The </w:t>
      </w:r>
      <w:proofErr w:type="spellStart"/>
      <w:r w:rsidRPr="009D125B">
        <w:rPr>
          <w:rFonts w:ascii="Arial" w:eastAsiaTheme="minorEastAsia" w:hAnsi="Arial" w:cs="Arial"/>
          <w:color w:val="333333"/>
          <w:shd w:val="clear" w:color="auto" w:fill="FFFFFF"/>
          <w:lang w:eastAsia="en-US"/>
        </w:rPr>
        <w:t>Cheridito</w:t>
      </w:r>
      <w:proofErr w:type="spellEnd"/>
      <w:r w:rsidRPr="009D125B">
        <w:rPr>
          <w:rFonts w:ascii="Arial" w:eastAsiaTheme="minorEastAsia" w:hAnsi="Arial" w:cs="Arial"/>
          <w:color w:val="333333"/>
          <w:shd w:val="clear" w:color="auto" w:fill="FFFFFF"/>
          <w:lang w:eastAsia="en-US"/>
        </w:rPr>
        <w:t xml:space="preserve"> (200</w:t>
      </w:r>
      <w:r>
        <w:rPr>
          <w:rFonts w:ascii="Arial" w:eastAsiaTheme="minorEastAsia" w:hAnsi="Arial" w:cs="Arial"/>
          <w:color w:val="333333"/>
          <w:shd w:val="clear" w:color="auto" w:fill="FFFFFF"/>
          <w:lang w:eastAsia="en-US"/>
        </w:rPr>
        <w:t>1</w:t>
      </w:r>
      <w:r w:rsidRPr="009D125B">
        <w:rPr>
          <w:rFonts w:ascii="Arial" w:eastAsiaTheme="minorEastAsia" w:hAnsi="Arial" w:cs="Arial"/>
          <w:color w:val="333333"/>
          <w:shd w:val="clear" w:color="auto" w:fill="FFFFFF"/>
          <w:lang w:eastAsia="en-US"/>
        </w:rPr>
        <w:t>)</w:t>
      </w:r>
      <w:r>
        <w:rPr>
          <w:rFonts w:ascii="Arial" w:eastAsiaTheme="minorEastAsia" w:hAnsi="Arial" w:cs="Arial"/>
          <w:color w:val="333333"/>
          <w:shd w:val="clear" w:color="auto" w:fill="FFFFFF"/>
          <w:lang w:eastAsia="en-US"/>
        </w:rPr>
        <w:t xml:space="preserve"> </w:t>
      </w:r>
      <w:r w:rsidRPr="009D125B">
        <w:rPr>
          <w:rFonts w:ascii="Arial" w:eastAsiaTheme="minorEastAsia" w:hAnsi="Arial" w:cs="Arial"/>
          <w:color w:val="333333"/>
          <w:shd w:val="clear" w:color="auto" w:fill="FFFFFF"/>
          <w:lang w:eastAsia="en-US"/>
        </w:rPr>
        <w:t>paper, titled "Mixed Fractional Brownian Motion"</w:t>
      </w:r>
      <w:r>
        <w:rPr>
          <w:rFonts w:ascii="Arial" w:eastAsiaTheme="minorEastAsia" w:hAnsi="Arial" w:cs="Arial"/>
          <w:color w:val="333333"/>
          <w:shd w:val="clear" w:color="auto" w:fill="FFFFFF"/>
          <w:lang w:eastAsia="en-US"/>
        </w:rPr>
        <w:t xml:space="preserve"> </w:t>
      </w:r>
      <w:sdt>
        <w:sdtPr>
          <w:rPr>
            <w:rFonts w:ascii="Arial" w:eastAsiaTheme="minorEastAsia" w:hAnsi="Arial" w:cs="Arial"/>
            <w:color w:val="333333"/>
            <w:shd w:val="clear" w:color="auto" w:fill="FFFFFF"/>
            <w:lang w:eastAsia="en-US"/>
          </w:rPr>
          <w:id w:val="-1369436843"/>
          <w:citation/>
        </w:sdtPr>
        <w:sdtContent>
          <w:r>
            <w:rPr>
              <w:rFonts w:ascii="Arial" w:eastAsiaTheme="minorEastAsia" w:hAnsi="Arial" w:cs="Arial"/>
              <w:color w:val="333333"/>
              <w:shd w:val="clear" w:color="auto" w:fill="FFFFFF"/>
              <w:lang w:eastAsia="en-US"/>
            </w:rPr>
            <w:fldChar w:fldCharType="begin"/>
          </w:r>
          <w:r>
            <w:rPr>
              <w:rFonts w:ascii="Arial" w:eastAsiaTheme="minorEastAsia" w:hAnsi="Arial" w:cs="Arial"/>
              <w:color w:val="333333"/>
              <w:shd w:val="clear" w:color="auto" w:fill="FFFFFF"/>
              <w:lang w:eastAsia="en-US"/>
            </w:rPr>
            <w:instrText xml:space="preserve"> CITATION Che01 \l 2057 </w:instrText>
          </w:r>
          <w:r>
            <w:rPr>
              <w:rFonts w:ascii="Arial" w:eastAsiaTheme="minorEastAsia" w:hAnsi="Arial" w:cs="Arial"/>
              <w:color w:val="333333"/>
              <w:shd w:val="clear" w:color="auto" w:fill="FFFFFF"/>
              <w:lang w:eastAsia="en-US"/>
            </w:rPr>
            <w:fldChar w:fldCharType="separate"/>
          </w:r>
          <w:r w:rsidRPr="00311E4B">
            <w:rPr>
              <w:rFonts w:ascii="Arial" w:eastAsiaTheme="minorEastAsia" w:hAnsi="Arial" w:cs="Arial"/>
              <w:noProof/>
              <w:color w:val="333333"/>
              <w:shd w:val="clear" w:color="auto" w:fill="FFFFFF"/>
              <w:lang w:eastAsia="en-US"/>
            </w:rPr>
            <w:t>[107]</w:t>
          </w:r>
          <w:r>
            <w:rPr>
              <w:rFonts w:ascii="Arial" w:eastAsiaTheme="minorEastAsia" w:hAnsi="Arial" w:cs="Arial"/>
              <w:color w:val="333333"/>
              <w:shd w:val="clear" w:color="auto" w:fill="FFFFFF"/>
              <w:lang w:eastAsia="en-US"/>
            </w:rPr>
            <w:fldChar w:fldCharType="end"/>
          </w:r>
        </w:sdtContent>
      </w:sdt>
      <w:r>
        <w:rPr>
          <w:rFonts w:ascii="Arial" w:eastAsiaTheme="minorEastAsia" w:hAnsi="Arial" w:cs="Arial"/>
          <w:color w:val="333333"/>
          <w:shd w:val="clear" w:color="auto" w:fill="FFFFFF"/>
          <w:lang w:eastAsia="en-US"/>
        </w:rPr>
        <w:t>,</w:t>
      </w:r>
      <w:r w:rsidRPr="009D125B">
        <w:rPr>
          <w:rFonts w:ascii="Arial" w:eastAsiaTheme="minorEastAsia" w:hAnsi="Arial" w:cs="Arial"/>
          <w:color w:val="333333"/>
          <w:shd w:val="clear" w:color="auto" w:fill="FFFFFF"/>
          <w:lang w:eastAsia="en-US"/>
        </w:rPr>
        <w:t xml:space="preserve"> present</w:t>
      </w:r>
      <w:r>
        <w:rPr>
          <w:rFonts w:ascii="Arial" w:eastAsiaTheme="minorEastAsia" w:hAnsi="Arial" w:cs="Arial"/>
          <w:color w:val="333333"/>
          <w:shd w:val="clear" w:color="auto" w:fill="FFFFFF"/>
          <w:lang w:eastAsia="en-US"/>
        </w:rPr>
        <w:t>ed</w:t>
      </w:r>
      <w:r w:rsidRPr="009D125B">
        <w:rPr>
          <w:rFonts w:ascii="Arial" w:eastAsiaTheme="minorEastAsia" w:hAnsi="Arial" w:cs="Arial"/>
          <w:color w:val="333333"/>
          <w:shd w:val="clear" w:color="auto" w:fill="FFFFFF"/>
          <w:lang w:eastAsia="en-US"/>
        </w:rPr>
        <w:t xml:space="preserve"> a framework for mode</w:t>
      </w:r>
      <w:r>
        <w:rPr>
          <w:rFonts w:ascii="Arial" w:eastAsiaTheme="minorEastAsia" w:hAnsi="Arial" w:cs="Arial"/>
          <w:color w:val="333333"/>
          <w:shd w:val="clear" w:color="auto" w:fill="FFFFFF"/>
          <w:lang w:eastAsia="en-US"/>
        </w:rPr>
        <w:t>l</w:t>
      </w:r>
      <w:r w:rsidRPr="009D125B">
        <w:rPr>
          <w:rFonts w:ascii="Arial" w:eastAsiaTheme="minorEastAsia" w:hAnsi="Arial" w:cs="Arial"/>
          <w:color w:val="333333"/>
          <w:shd w:val="clear" w:color="auto" w:fill="FFFFFF"/>
          <w:lang w:eastAsia="en-US"/>
        </w:rPr>
        <w:t>ling and analy</w:t>
      </w:r>
      <w:r>
        <w:rPr>
          <w:rFonts w:ascii="Arial" w:eastAsiaTheme="minorEastAsia" w:hAnsi="Arial" w:cs="Arial"/>
          <w:color w:val="333333"/>
          <w:shd w:val="clear" w:color="auto" w:fill="FFFFFF"/>
          <w:lang w:eastAsia="en-US"/>
        </w:rPr>
        <w:t>s</w:t>
      </w:r>
      <w:r w:rsidRPr="009D125B">
        <w:rPr>
          <w:rFonts w:ascii="Arial" w:eastAsiaTheme="minorEastAsia" w:hAnsi="Arial" w:cs="Arial"/>
          <w:color w:val="333333"/>
          <w:shd w:val="clear" w:color="auto" w:fill="FFFFFF"/>
          <w:lang w:eastAsia="en-US"/>
        </w:rPr>
        <w:t>ing mixed fractional Brownian motion (MFBM), which is a generali</w:t>
      </w:r>
      <w:r>
        <w:rPr>
          <w:rFonts w:ascii="Arial" w:eastAsiaTheme="minorEastAsia" w:hAnsi="Arial" w:cs="Arial"/>
          <w:color w:val="333333"/>
          <w:shd w:val="clear" w:color="auto" w:fill="FFFFFF"/>
          <w:lang w:eastAsia="en-US"/>
        </w:rPr>
        <w:t>s</w:t>
      </w:r>
      <w:r w:rsidRPr="009D125B">
        <w:rPr>
          <w:rFonts w:ascii="Arial" w:eastAsiaTheme="minorEastAsia" w:hAnsi="Arial" w:cs="Arial"/>
          <w:color w:val="333333"/>
          <w:shd w:val="clear" w:color="auto" w:fill="FFFFFF"/>
          <w:lang w:eastAsia="en-US"/>
        </w:rPr>
        <w:t>ation of fractional Brownian motion (</w:t>
      </w:r>
      <w:proofErr w:type="spellStart"/>
      <w:r w:rsidRPr="009D125B">
        <w:rPr>
          <w:rFonts w:ascii="Arial" w:eastAsiaTheme="minorEastAsia" w:hAnsi="Arial" w:cs="Arial"/>
          <w:color w:val="333333"/>
          <w:shd w:val="clear" w:color="auto" w:fill="FFFFFF"/>
          <w:lang w:eastAsia="en-US"/>
        </w:rPr>
        <w:t>fBm</w:t>
      </w:r>
      <w:proofErr w:type="spellEnd"/>
      <w:r w:rsidRPr="009D125B">
        <w:rPr>
          <w:rFonts w:ascii="Arial" w:eastAsiaTheme="minorEastAsia" w:hAnsi="Arial" w:cs="Arial"/>
          <w:color w:val="333333"/>
          <w:shd w:val="clear" w:color="auto" w:fill="FFFFFF"/>
          <w:lang w:eastAsia="en-US"/>
        </w:rPr>
        <w:t>). The paper introduce</w:t>
      </w:r>
      <w:r>
        <w:rPr>
          <w:rFonts w:ascii="Arial" w:eastAsiaTheme="minorEastAsia" w:hAnsi="Arial" w:cs="Arial"/>
          <w:color w:val="333333"/>
          <w:shd w:val="clear" w:color="auto" w:fill="FFFFFF"/>
          <w:lang w:eastAsia="en-US"/>
        </w:rPr>
        <w:t>d</w:t>
      </w:r>
      <w:r w:rsidRPr="009D125B">
        <w:rPr>
          <w:rFonts w:ascii="Arial" w:eastAsiaTheme="minorEastAsia" w:hAnsi="Arial" w:cs="Arial"/>
          <w:color w:val="333333"/>
          <w:shd w:val="clear" w:color="auto" w:fill="FFFFFF"/>
          <w:lang w:eastAsia="en-US"/>
        </w:rPr>
        <w:t xml:space="preserve"> a class of stochastic differential equations driven by MFBM and establishe</w:t>
      </w:r>
      <w:r>
        <w:rPr>
          <w:rFonts w:ascii="Arial" w:eastAsiaTheme="minorEastAsia" w:hAnsi="Arial" w:cs="Arial"/>
          <w:color w:val="333333"/>
          <w:shd w:val="clear" w:color="auto" w:fill="FFFFFF"/>
          <w:lang w:eastAsia="en-US"/>
        </w:rPr>
        <w:t>d</w:t>
      </w:r>
      <w:r w:rsidRPr="009D125B">
        <w:rPr>
          <w:rFonts w:ascii="Arial" w:eastAsiaTheme="minorEastAsia" w:hAnsi="Arial" w:cs="Arial"/>
          <w:color w:val="333333"/>
          <w:shd w:val="clear" w:color="auto" w:fill="FFFFFF"/>
          <w:lang w:eastAsia="en-US"/>
        </w:rPr>
        <w:t xml:space="preserve"> existence and uniqueness results for solutions under certain regularity conditions.</w:t>
      </w:r>
      <w:r>
        <w:rPr>
          <w:rFonts w:ascii="Arial" w:eastAsiaTheme="minorEastAsia" w:hAnsi="Arial" w:cs="Arial"/>
          <w:color w:val="333333"/>
          <w:shd w:val="clear" w:color="auto" w:fill="FFFFFF"/>
          <w:lang w:eastAsia="en-US"/>
        </w:rPr>
        <w:t xml:space="preserve"> I</w:t>
      </w:r>
      <w:r w:rsidRPr="009D125B">
        <w:rPr>
          <w:rFonts w:ascii="Arial" w:eastAsiaTheme="minorEastAsia" w:hAnsi="Arial" w:cs="Arial"/>
          <w:color w:val="333333"/>
          <w:shd w:val="clear" w:color="auto" w:fill="FFFFFF"/>
          <w:lang w:eastAsia="en-US"/>
        </w:rPr>
        <w:t xml:space="preserve">t was shown that if the Hurst exponent is greater than 3/4, the fractional Brownian motion process satisfies certain regularity conditions, which allow for the existence of a unique </w:t>
      </w:r>
      <w:r w:rsidRPr="009D125B">
        <w:rPr>
          <w:rFonts w:ascii="Arial" w:eastAsiaTheme="minorEastAsia" w:hAnsi="Arial" w:cs="Arial"/>
          <w:color w:val="333333"/>
          <w:shd w:val="clear" w:color="auto" w:fill="FFFFFF"/>
          <w:lang w:eastAsia="en-US"/>
        </w:rPr>
        <w:lastRenderedPageBreak/>
        <w:t xml:space="preserve">solution to the stochastic differential equation. </w:t>
      </w:r>
      <w:r w:rsidRPr="002B59FE">
        <w:rPr>
          <w:rFonts w:ascii="Arial" w:eastAsiaTheme="minorEastAsia" w:hAnsi="Arial" w:cs="Arial"/>
          <w:color w:val="333333"/>
          <w:shd w:val="clear" w:color="auto" w:fill="FFFFFF"/>
          <w:lang w:eastAsia="en-US"/>
        </w:rPr>
        <w:t>The key point made in</w:t>
      </w:r>
      <w:r>
        <w:rPr>
          <w:rFonts w:ascii="Arial" w:eastAsiaTheme="minorEastAsia" w:hAnsi="Arial" w:cs="Arial"/>
          <w:color w:val="333333"/>
          <w:shd w:val="clear" w:color="auto" w:fill="FFFFFF"/>
          <w:lang w:eastAsia="en-US"/>
        </w:rPr>
        <w:t xml:space="preserve"> </w:t>
      </w:r>
      <w:sdt>
        <w:sdtPr>
          <w:rPr>
            <w:rFonts w:ascii="Arial" w:eastAsiaTheme="minorEastAsia" w:hAnsi="Arial" w:cs="Arial"/>
            <w:color w:val="333333"/>
            <w:shd w:val="clear" w:color="auto" w:fill="FFFFFF"/>
            <w:lang w:eastAsia="en-US"/>
          </w:rPr>
          <w:id w:val="-1273630332"/>
          <w:citation/>
        </w:sdtPr>
        <w:sdtContent>
          <w:r>
            <w:rPr>
              <w:rFonts w:ascii="Arial" w:eastAsiaTheme="minorEastAsia" w:hAnsi="Arial" w:cs="Arial"/>
              <w:color w:val="333333"/>
              <w:shd w:val="clear" w:color="auto" w:fill="FFFFFF"/>
              <w:lang w:eastAsia="en-US"/>
            </w:rPr>
            <w:fldChar w:fldCharType="begin"/>
          </w:r>
          <w:r>
            <w:rPr>
              <w:rFonts w:ascii="Arial" w:eastAsiaTheme="minorEastAsia" w:hAnsi="Arial" w:cs="Arial"/>
              <w:color w:val="333333"/>
              <w:shd w:val="clear" w:color="auto" w:fill="FFFFFF"/>
              <w:lang w:eastAsia="en-US"/>
            </w:rPr>
            <w:instrText xml:space="preserve"> CITATION Che01 \l 2057 </w:instrText>
          </w:r>
          <w:r>
            <w:rPr>
              <w:rFonts w:ascii="Arial" w:eastAsiaTheme="minorEastAsia" w:hAnsi="Arial" w:cs="Arial"/>
              <w:color w:val="333333"/>
              <w:shd w:val="clear" w:color="auto" w:fill="FFFFFF"/>
              <w:lang w:eastAsia="en-US"/>
            </w:rPr>
            <w:fldChar w:fldCharType="separate"/>
          </w:r>
          <w:r w:rsidRPr="00311E4B">
            <w:rPr>
              <w:rFonts w:ascii="Arial" w:eastAsiaTheme="minorEastAsia" w:hAnsi="Arial" w:cs="Arial"/>
              <w:noProof/>
              <w:color w:val="333333"/>
              <w:shd w:val="clear" w:color="auto" w:fill="FFFFFF"/>
              <w:lang w:eastAsia="en-US"/>
            </w:rPr>
            <w:t>[107]</w:t>
          </w:r>
          <w:r>
            <w:rPr>
              <w:rFonts w:ascii="Arial" w:eastAsiaTheme="minorEastAsia" w:hAnsi="Arial" w:cs="Arial"/>
              <w:color w:val="333333"/>
              <w:shd w:val="clear" w:color="auto" w:fill="FFFFFF"/>
              <w:lang w:eastAsia="en-US"/>
            </w:rPr>
            <w:fldChar w:fldCharType="end"/>
          </w:r>
        </w:sdtContent>
      </w:sdt>
      <w:r w:rsidRPr="002B59FE">
        <w:rPr>
          <w:rFonts w:ascii="Arial" w:eastAsiaTheme="minorEastAsia" w:hAnsi="Arial" w:cs="Arial"/>
          <w:color w:val="333333"/>
          <w:shd w:val="clear" w:color="auto" w:fill="FFFFFF"/>
          <w:lang w:eastAsia="en-US"/>
        </w:rPr>
        <w:t xml:space="preserve"> is that when ¾ &lt; </w:t>
      </w:r>
      <w:r w:rsidRPr="002B59FE">
        <w:rPr>
          <w:rFonts w:ascii="Arial" w:eastAsiaTheme="minorEastAsia" w:hAnsi="Arial" w:cs="Arial"/>
          <w:i/>
          <w:iCs/>
          <w:color w:val="333333"/>
          <w:shd w:val="clear" w:color="auto" w:fill="FFFFFF"/>
          <w:lang w:eastAsia="en-US"/>
        </w:rPr>
        <w:t>H</w:t>
      </w:r>
      <w:r w:rsidRPr="002B59FE">
        <w:rPr>
          <w:rFonts w:ascii="Arial" w:eastAsiaTheme="minorEastAsia" w:hAnsi="Arial" w:cs="Arial"/>
          <w:color w:val="333333"/>
          <w:shd w:val="clear" w:color="auto" w:fill="FFFFFF"/>
          <w:lang w:eastAsia="en-US"/>
        </w:rPr>
        <w:t xml:space="preserve"> &lt; 1, the mixed fractional Brownian motion exhibits properties that avoid arbitrage. For </w:t>
      </w:r>
      <w:r w:rsidRPr="002B59FE">
        <w:rPr>
          <w:rFonts w:ascii="Arial" w:eastAsiaTheme="minorEastAsia" w:hAnsi="Arial" w:cs="Arial"/>
          <w:i/>
          <w:iCs/>
          <w:color w:val="333333"/>
          <w:shd w:val="clear" w:color="auto" w:fill="FFFFFF"/>
          <w:lang w:eastAsia="en-US"/>
        </w:rPr>
        <w:t>H</w:t>
      </w:r>
      <w:r w:rsidRPr="002B59FE">
        <w:rPr>
          <w:rFonts w:ascii="Arial" w:eastAsiaTheme="minorEastAsia" w:hAnsi="Arial" w:cs="Arial"/>
          <w:color w:val="333333"/>
          <w:shd w:val="clear" w:color="auto" w:fill="FFFFFF"/>
          <w:lang w:eastAsia="en-US"/>
        </w:rPr>
        <w:t xml:space="preserve"> &gt; ¾, the text makes clear that the mixed model retains a </w:t>
      </w:r>
      <w:proofErr w:type="spellStart"/>
      <w:r w:rsidRPr="002B59FE">
        <w:rPr>
          <w:rFonts w:ascii="Arial" w:eastAsiaTheme="minorEastAsia" w:hAnsi="Arial" w:cs="Arial"/>
          <w:color w:val="333333"/>
          <w:shd w:val="clear" w:color="auto" w:fill="FFFFFF"/>
          <w:lang w:eastAsia="en-US"/>
        </w:rPr>
        <w:t>semimartingale</w:t>
      </w:r>
      <w:proofErr w:type="spellEnd"/>
      <w:r w:rsidRPr="002B59FE">
        <w:rPr>
          <w:rFonts w:ascii="Arial" w:eastAsiaTheme="minorEastAsia" w:hAnsi="Arial" w:cs="Arial"/>
          <w:color w:val="333333"/>
          <w:shd w:val="clear" w:color="auto" w:fill="FFFFFF"/>
          <w:lang w:eastAsia="en-US"/>
        </w:rPr>
        <w:t xml:space="preserve"> structure, allowing for classical arbitrage-free pricing arguments. This is an important result because in this regime, the models are well behaved. For </w:t>
      </w:r>
      <w:r w:rsidRPr="002B59FE">
        <w:rPr>
          <w:rFonts w:ascii="Arial" w:eastAsiaTheme="minorEastAsia" w:hAnsi="Arial" w:cs="Arial"/>
          <w:i/>
          <w:iCs/>
          <w:color w:val="333333"/>
          <w:shd w:val="clear" w:color="auto" w:fill="FFFFFF"/>
          <w:lang w:eastAsia="en-US"/>
        </w:rPr>
        <w:t>H</w:t>
      </w:r>
      <w:r w:rsidRPr="002B59FE">
        <w:rPr>
          <w:rFonts w:ascii="Arial" w:eastAsiaTheme="minorEastAsia" w:hAnsi="Arial" w:cs="Arial"/>
          <w:color w:val="333333"/>
          <w:shd w:val="clear" w:color="auto" w:fill="FFFFFF"/>
          <w:lang w:eastAsia="en-US"/>
        </w:rPr>
        <w:t xml:space="preserve"> &lt; ¾, the paper mentions that arbitrage can emerge because the resulting process is no longer a </w:t>
      </w:r>
      <w:proofErr w:type="spellStart"/>
      <w:r w:rsidRPr="002B59FE">
        <w:rPr>
          <w:rFonts w:ascii="Arial" w:eastAsiaTheme="minorEastAsia" w:hAnsi="Arial" w:cs="Arial"/>
          <w:color w:val="333333"/>
          <w:shd w:val="clear" w:color="auto" w:fill="FFFFFF"/>
          <w:lang w:eastAsia="en-US"/>
        </w:rPr>
        <w:t>semimartingale</w:t>
      </w:r>
      <w:proofErr w:type="spellEnd"/>
      <w:r w:rsidRPr="002B59FE">
        <w:rPr>
          <w:rFonts w:ascii="Arial" w:eastAsiaTheme="minorEastAsia" w:hAnsi="Arial" w:cs="Arial"/>
          <w:color w:val="333333"/>
          <w:shd w:val="clear" w:color="auto" w:fill="FFFFFF"/>
          <w:lang w:eastAsia="en-US"/>
        </w:rPr>
        <w:t xml:space="preserve">. This means the standard tools like Girsanov’s theorem may break down. </w:t>
      </w:r>
      <w:sdt>
        <w:sdtPr>
          <w:rPr>
            <w:rFonts w:ascii="Arial" w:eastAsiaTheme="minorEastAsia" w:hAnsi="Arial" w:cs="Arial"/>
            <w:color w:val="333333"/>
            <w:shd w:val="clear" w:color="auto" w:fill="FFFFFF"/>
            <w:lang w:eastAsia="en-US"/>
          </w:rPr>
          <w:id w:val="-1304683190"/>
          <w:citation/>
        </w:sdtPr>
        <w:sdtContent>
          <w:r>
            <w:rPr>
              <w:rFonts w:ascii="Arial" w:eastAsiaTheme="minorEastAsia" w:hAnsi="Arial" w:cs="Arial"/>
              <w:color w:val="333333"/>
              <w:shd w:val="clear" w:color="auto" w:fill="FFFFFF"/>
              <w:lang w:eastAsia="en-US"/>
            </w:rPr>
            <w:fldChar w:fldCharType="begin"/>
          </w:r>
          <w:r>
            <w:rPr>
              <w:rFonts w:ascii="Arial" w:eastAsiaTheme="minorEastAsia" w:hAnsi="Arial" w:cs="Arial"/>
              <w:color w:val="333333"/>
              <w:shd w:val="clear" w:color="auto" w:fill="FFFFFF"/>
              <w:lang w:eastAsia="en-US"/>
            </w:rPr>
            <w:instrText xml:space="preserve"> CITATION Che01 \l 2057 </w:instrText>
          </w:r>
          <w:r>
            <w:rPr>
              <w:rFonts w:ascii="Arial" w:eastAsiaTheme="minorEastAsia" w:hAnsi="Arial" w:cs="Arial"/>
              <w:color w:val="333333"/>
              <w:shd w:val="clear" w:color="auto" w:fill="FFFFFF"/>
              <w:lang w:eastAsia="en-US"/>
            </w:rPr>
            <w:fldChar w:fldCharType="separate"/>
          </w:r>
          <w:r w:rsidRPr="00311E4B">
            <w:rPr>
              <w:rFonts w:ascii="Arial" w:eastAsiaTheme="minorEastAsia" w:hAnsi="Arial" w:cs="Arial"/>
              <w:noProof/>
              <w:color w:val="333333"/>
              <w:shd w:val="clear" w:color="auto" w:fill="FFFFFF"/>
              <w:lang w:eastAsia="en-US"/>
            </w:rPr>
            <w:t>[107]</w:t>
          </w:r>
          <w:r>
            <w:rPr>
              <w:rFonts w:ascii="Arial" w:eastAsiaTheme="minorEastAsia" w:hAnsi="Arial" w:cs="Arial"/>
              <w:color w:val="333333"/>
              <w:shd w:val="clear" w:color="auto" w:fill="FFFFFF"/>
              <w:lang w:eastAsia="en-US"/>
            </w:rPr>
            <w:fldChar w:fldCharType="end"/>
          </w:r>
        </w:sdtContent>
      </w:sdt>
      <w:r>
        <w:rPr>
          <w:rFonts w:ascii="Arial" w:eastAsiaTheme="minorEastAsia" w:hAnsi="Arial" w:cs="Arial"/>
          <w:color w:val="333333"/>
          <w:shd w:val="clear" w:color="auto" w:fill="FFFFFF"/>
          <w:lang w:eastAsia="en-US"/>
        </w:rPr>
        <w:t xml:space="preserve"> </w:t>
      </w:r>
      <w:r w:rsidRPr="002B59FE">
        <w:rPr>
          <w:rFonts w:ascii="Arial" w:eastAsiaTheme="minorEastAsia" w:hAnsi="Arial" w:cs="Arial"/>
          <w:color w:val="333333"/>
          <w:shd w:val="clear" w:color="auto" w:fill="FFFFFF"/>
          <w:lang w:eastAsia="en-US"/>
        </w:rPr>
        <w:t xml:space="preserve">explicitly proves that adding a standard Brownian motion to fractional Brownian motion making it a mixed model, helps restore arbitrage-free properties under specific conditions on </w:t>
      </w:r>
      <w:r w:rsidRPr="002B59FE">
        <w:rPr>
          <w:rFonts w:ascii="Arial" w:eastAsiaTheme="minorEastAsia" w:hAnsi="Arial" w:cs="Arial"/>
          <w:i/>
          <w:iCs/>
          <w:color w:val="333333"/>
          <w:shd w:val="clear" w:color="auto" w:fill="FFFFFF"/>
          <w:lang w:eastAsia="en-US"/>
        </w:rPr>
        <w:t>H</w:t>
      </w:r>
      <w:r w:rsidRPr="002B59FE">
        <w:rPr>
          <w:rFonts w:ascii="Arial" w:eastAsiaTheme="minorEastAsia" w:hAnsi="Arial" w:cs="Arial"/>
          <w:color w:val="333333"/>
          <w:shd w:val="clear" w:color="auto" w:fill="FFFFFF"/>
          <w:lang w:eastAsia="en-US"/>
        </w:rPr>
        <w:t>. This is equation 6.2 on page 933 in</w:t>
      </w:r>
      <w:r>
        <w:rPr>
          <w:rFonts w:ascii="Arial" w:eastAsiaTheme="minorEastAsia" w:hAnsi="Arial" w:cs="Arial"/>
          <w:color w:val="333333"/>
          <w:shd w:val="clear" w:color="auto" w:fill="FFFFFF"/>
          <w:lang w:eastAsia="en-US"/>
        </w:rPr>
        <w:t xml:space="preserve"> </w:t>
      </w:r>
      <w:sdt>
        <w:sdtPr>
          <w:rPr>
            <w:rFonts w:ascii="Arial" w:eastAsiaTheme="minorEastAsia" w:hAnsi="Arial" w:cs="Arial"/>
            <w:color w:val="333333"/>
            <w:shd w:val="clear" w:color="auto" w:fill="FFFFFF"/>
            <w:lang w:eastAsia="en-US"/>
          </w:rPr>
          <w:id w:val="-131785686"/>
          <w:citation/>
        </w:sdtPr>
        <w:sdtContent>
          <w:r>
            <w:rPr>
              <w:rFonts w:ascii="Arial" w:eastAsiaTheme="minorEastAsia" w:hAnsi="Arial" w:cs="Arial"/>
              <w:color w:val="333333"/>
              <w:shd w:val="clear" w:color="auto" w:fill="FFFFFF"/>
              <w:lang w:eastAsia="en-US"/>
            </w:rPr>
            <w:fldChar w:fldCharType="begin"/>
          </w:r>
          <w:r>
            <w:rPr>
              <w:rFonts w:ascii="Arial" w:eastAsiaTheme="minorEastAsia" w:hAnsi="Arial" w:cs="Arial"/>
              <w:color w:val="333333"/>
              <w:shd w:val="clear" w:color="auto" w:fill="FFFFFF"/>
              <w:lang w:eastAsia="en-US"/>
            </w:rPr>
            <w:instrText xml:space="preserve"> CITATION Che01 \l 2057 </w:instrText>
          </w:r>
          <w:r>
            <w:rPr>
              <w:rFonts w:ascii="Arial" w:eastAsiaTheme="minorEastAsia" w:hAnsi="Arial" w:cs="Arial"/>
              <w:color w:val="333333"/>
              <w:shd w:val="clear" w:color="auto" w:fill="FFFFFF"/>
              <w:lang w:eastAsia="en-US"/>
            </w:rPr>
            <w:fldChar w:fldCharType="separate"/>
          </w:r>
          <w:r w:rsidRPr="00311E4B">
            <w:rPr>
              <w:rFonts w:ascii="Arial" w:eastAsiaTheme="minorEastAsia" w:hAnsi="Arial" w:cs="Arial"/>
              <w:noProof/>
              <w:color w:val="333333"/>
              <w:shd w:val="clear" w:color="auto" w:fill="FFFFFF"/>
              <w:lang w:eastAsia="en-US"/>
            </w:rPr>
            <w:t>[107]</w:t>
          </w:r>
          <w:r>
            <w:rPr>
              <w:rFonts w:ascii="Arial" w:eastAsiaTheme="minorEastAsia" w:hAnsi="Arial" w:cs="Arial"/>
              <w:color w:val="333333"/>
              <w:shd w:val="clear" w:color="auto" w:fill="FFFFFF"/>
              <w:lang w:eastAsia="en-US"/>
            </w:rPr>
            <w:fldChar w:fldCharType="end"/>
          </w:r>
        </w:sdtContent>
      </w:sdt>
      <w:r w:rsidRPr="002B59FE">
        <w:rPr>
          <w:rFonts w:ascii="Arial" w:eastAsiaTheme="minorEastAsia" w:hAnsi="Arial" w:cs="Arial"/>
          <w:color w:val="333333"/>
          <w:shd w:val="clear" w:color="auto" w:fill="FFFFFF"/>
          <w:lang w:eastAsia="en-US"/>
        </w:rPr>
        <w:t xml:space="preserve">. In other words, </w:t>
      </w:r>
      <w:sdt>
        <w:sdtPr>
          <w:rPr>
            <w:rFonts w:ascii="Arial" w:eastAsiaTheme="minorEastAsia" w:hAnsi="Arial" w:cs="Arial"/>
            <w:color w:val="333333"/>
            <w:shd w:val="clear" w:color="auto" w:fill="FFFFFF"/>
            <w:lang w:eastAsia="en-US"/>
          </w:rPr>
          <w:id w:val="-1290357761"/>
          <w:citation/>
        </w:sdtPr>
        <w:sdtContent>
          <w:r>
            <w:rPr>
              <w:rFonts w:ascii="Arial" w:eastAsiaTheme="minorEastAsia" w:hAnsi="Arial" w:cs="Arial"/>
              <w:color w:val="333333"/>
              <w:shd w:val="clear" w:color="auto" w:fill="FFFFFF"/>
              <w:lang w:eastAsia="en-US"/>
            </w:rPr>
            <w:fldChar w:fldCharType="begin"/>
          </w:r>
          <w:r>
            <w:rPr>
              <w:rFonts w:ascii="Arial" w:eastAsiaTheme="minorEastAsia" w:hAnsi="Arial" w:cs="Arial"/>
              <w:color w:val="333333"/>
              <w:shd w:val="clear" w:color="auto" w:fill="FFFFFF"/>
              <w:lang w:eastAsia="en-US"/>
            </w:rPr>
            <w:instrText xml:space="preserve"> CITATION Che01 \l 2057 </w:instrText>
          </w:r>
          <w:r>
            <w:rPr>
              <w:rFonts w:ascii="Arial" w:eastAsiaTheme="minorEastAsia" w:hAnsi="Arial" w:cs="Arial"/>
              <w:color w:val="333333"/>
              <w:shd w:val="clear" w:color="auto" w:fill="FFFFFF"/>
              <w:lang w:eastAsia="en-US"/>
            </w:rPr>
            <w:fldChar w:fldCharType="separate"/>
          </w:r>
          <w:r w:rsidRPr="00311E4B">
            <w:rPr>
              <w:rFonts w:ascii="Arial" w:eastAsiaTheme="minorEastAsia" w:hAnsi="Arial" w:cs="Arial"/>
              <w:noProof/>
              <w:color w:val="333333"/>
              <w:shd w:val="clear" w:color="auto" w:fill="FFFFFF"/>
              <w:lang w:eastAsia="en-US"/>
            </w:rPr>
            <w:t>[107]</w:t>
          </w:r>
          <w:r>
            <w:rPr>
              <w:rFonts w:ascii="Arial" w:eastAsiaTheme="minorEastAsia" w:hAnsi="Arial" w:cs="Arial"/>
              <w:color w:val="333333"/>
              <w:shd w:val="clear" w:color="auto" w:fill="FFFFFF"/>
              <w:lang w:eastAsia="en-US"/>
            </w:rPr>
            <w:fldChar w:fldCharType="end"/>
          </w:r>
        </w:sdtContent>
      </w:sdt>
      <w:r>
        <w:rPr>
          <w:rFonts w:ascii="Arial" w:eastAsiaTheme="minorEastAsia" w:hAnsi="Arial" w:cs="Arial"/>
          <w:color w:val="333333"/>
          <w:shd w:val="clear" w:color="auto" w:fill="FFFFFF"/>
          <w:lang w:eastAsia="en-US"/>
        </w:rPr>
        <w:t xml:space="preserve"> </w:t>
      </w:r>
      <w:r w:rsidRPr="002B59FE">
        <w:rPr>
          <w:rFonts w:ascii="Arial" w:eastAsiaTheme="minorEastAsia" w:hAnsi="Arial" w:cs="Arial"/>
          <w:color w:val="333333"/>
          <w:shd w:val="clear" w:color="auto" w:fill="FFFFFF"/>
          <w:lang w:eastAsia="en-US" w:bidi="en-US"/>
        </w:rPr>
        <w:t xml:space="preserve">key contribution is precisely that by adding a standard Brownian motion component to fractional Brownian motion making it “mixed” and keeping </w:t>
      </w:r>
      <w:r w:rsidRPr="002B59FE">
        <w:rPr>
          <w:rFonts w:ascii="Arial" w:eastAsiaTheme="minorEastAsia" w:hAnsi="Arial" w:cs="Arial"/>
          <w:i/>
          <w:iCs/>
          <w:color w:val="333333"/>
          <w:shd w:val="clear" w:color="auto" w:fill="FFFFFF"/>
          <w:lang w:eastAsia="en-US" w:bidi="en-US"/>
        </w:rPr>
        <w:t>H</w:t>
      </w:r>
      <w:r w:rsidRPr="002B59FE">
        <w:rPr>
          <w:rFonts w:ascii="Arial" w:eastAsiaTheme="minorEastAsia" w:hAnsi="Arial" w:cs="Arial"/>
          <w:color w:val="333333"/>
          <w:shd w:val="clear" w:color="auto" w:fill="FFFFFF"/>
          <w:lang w:eastAsia="en-US" w:bidi="en-US"/>
        </w:rPr>
        <w:t xml:space="preserve"> above ¾, one can restore the possibility of no-arbitrage and standard pricing methods. </w:t>
      </w:r>
      <w:r w:rsidRPr="002B59FE">
        <w:rPr>
          <w:rFonts w:ascii="Arial" w:eastAsiaTheme="minorEastAsia" w:hAnsi="Arial" w:cs="Arial"/>
          <w:color w:val="333333"/>
          <w:shd w:val="clear" w:color="auto" w:fill="FFFFFF"/>
          <w:lang w:eastAsia="en-US"/>
        </w:rPr>
        <w:t xml:space="preserve">The mixed process takes the form of equation 6.2 where </w:t>
      </w:r>
      <m:oMath>
        <m:sSup>
          <m:sSupPr>
            <m:ctrlPr>
              <w:rPr>
                <w:rFonts w:ascii="Cambria Math" w:eastAsiaTheme="minorEastAsia" w:hAnsi="Cambria Math" w:cs="Arial"/>
                <w:i/>
                <w:color w:val="333333"/>
                <w:shd w:val="clear" w:color="auto" w:fill="FFFFFF"/>
                <w:lang w:eastAsia="en-US" w:bidi="en-US"/>
              </w:rPr>
            </m:ctrlPr>
          </m:sSupPr>
          <m:e>
            <m:r>
              <w:rPr>
                <w:rFonts w:ascii="Cambria Math" w:eastAsiaTheme="minorEastAsia" w:hAnsi="Cambria Math" w:cs="Arial"/>
                <w:color w:val="333333"/>
                <w:shd w:val="clear" w:color="auto" w:fill="FFFFFF"/>
                <w:lang w:eastAsia="en-US"/>
              </w:rPr>
              <m:t>B</m:t>
            </m:r>
          </m:e>
          <m:sup>
            <m:r>
              <w:rPr>
                <w:rFonts w:ascii="Cambria Math" w:eastAsiaTheme="minorEastAsia" w:hAnsi="Cambria Math" w:cs="Arial"/>
                <w:color w:val="333333"/>
                <w:shd w:val="clear" w:color="auto" w:fill="FFFFFF"/>
                <w:lang w:eastAsia="en-US"/>
              </w:rPr>
              <m:t>H</m:t>
            </m:r>
          </m:sup>
        </m:sSup>
      </m:oMath>
      <w:r w:rsidRPr="002B59FE">
        <w:rPr>
          <w:rFonts w:ascii="Arial" w:eastAsiaTheme="minorEastAsia" w:hAnsi="Arial" w:cs="Arial"/>
          <w:color w:val="333333"/>
          <w:shd w:val="clear" w:color="auto" w:fill="FFFFFF"/>
          <w:lang w:eastAsia="en-US"/>
        </w:rPr>
        <w:t xml:space="preserve"> is a fractional Brownian motion and </w:t>
      </w:r>
      <m:oMath>
        <m:sSub>
          <m:sSubPr>
            <m:ctrlPr>
              <w:rPr>
                <w:rFonts w:ascii="Cambria Math" w:eastAsiaTheme="minorEastAsia" w:hAnsi="Cambria Math" w:cs="Arial"/>
                <w:i/>
                <w:color w:val="333333"/>
                <w:shd w:val="clear" w:color="auto" w:fill="FFFFFF"/>
                <w:lang w:eastAsia="en-US" w:bidi="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oMath>
      <w:r w:rsidRPr="002B59FE">
        <w:rPr>
          <w:rFonts w:ascii="Arial" w:eastAsiaTheme="minorEastAsia" w:hAnsi="Arial" w:cs="Arial"/>
          <w:color w:val="333333"/>
          <w:shd w:val="clear" w:color="auto" w:fill="FFFFFF"/>
          <w:lang w:eastAsia="en-US"/>
        </w:rPr>
        <w:t xml:space="preserve"> is an independent standard Brownian motion.</w:t>
      </w:r>
    </w:p>
    <w:p w14:paraId="106DDA01" w14:textId="77777777" w:rsidR="008D1943" w:rsidRPr="003A3EF6" w:rsidRDefault="008D1943" w:rsidP="008D1943">
      <w:pPr>
        <w:spacing w:line="360" w:lineRule="auto"/>
        <w:jc w:val="both"/>
        <w:rPr>
          <w:rFonts w:ascii="Arial" w:eastAsiaTheme="minorEastAsia" w:hAnsi="Arial" w:cs="Arial"/>
          <w:color w:val="333333"/>
          <w:shd w:val="clear" w:color="auto" w:fill="FFFFFF"/>
          <w:lang w:eastAsia="en-US"/>
        </w:rPr>
      </w:pPr>
      <w:r w:rsidRPr="002B59FE">
        <w:rPr>
          <w:rFonts w:ascii="Arial" w:eastAsiaTheme="minorEastAsia" w:hAnsi="Arial" w:cs="Arial"/>
          <w:color w:val="333333"/>
          <w:shd w:val="clear" w:color="auto" w:fill="FFFFFF"/>
          <w:lang w:eastAsia="en-US"/>
        </w:rPr>
        <w:t xml:space="preserve">The crucial point is Theorem 1.7 from </w:t>
      </w:r>
      <w:sdt>
        <w:sdtPr>
          <w:rPr>
            <w:rFonts w:ascii="Arial" w:eastAsiaTheme="minorEastAsia" w:hAnsi="Arial" w:cs="Arial"/>
            <w:color w:val="333333"/>
            <w:shd w:val="clear" w:color="auto" w:fill="FFFFFF"/>
            <w:lang w:eastAsia="en-US"/>
          </w:rPr>
          <w:id w:val="-1718429465"/>
          <w:citation/>
        </w:sdtPr>
        <w:sdtContent>
          <w:r>
            <w:rPr>
              <w:rFonts w:ascii="Arial" w:eastAsiaTheme="minorEastAsia" w:hAnsi="Arial" w:cs="Arial"/>
              <w:color w:val="333333"/>
              <w:shd w:val="clear" w:color="auto" w:fill="FFFFFF"/>
              <w:lang w:eastAsia="en-US"/>
            </w:rPr>
            <w:fldChar w:fldCharType="begin"/>
          </w:r>
          <w:r>
            <w:rPr>
              <w:rFonts w:ascii="Arial" w:eastAsiaTheme="minorEastAsia" w:hAnsi="Arial" w:cs="Arial"/>
              <w:color w:val="333333"/>
              <w:shd w:val="clear" w:color="auto" w:fill="FFFFFF"/>
              <w:lang w:eastAsia="en-US"/>
            </w:rPr>
            <w:instrText xml:space="preserve"> CITATION Che01 \l 2057 </w:instrText>
          </w:r>
          <w:r>
            <w:rPr>
              <w:rFonts w:ascii="Arial" w:eastAsiaTheme="minorEastAsia" w:hAnsi="Arial" w:cs="Arial"/>
              <w:color w:val="333333"/>
              <w:shd w:val="clear" w:color="auto" w:fill="FFFFFF"/>
              <w:lang w:eastAsia="en-US"/>
            </w:rPr>
            <w:fldChar w:fldCharType="separate"/>
          </w:r>
          <w:r w:rsidRPr="00311E4B">
            <w:rPr>
              <w:rFonts w:ascii="Arial" w:eastAsiaTheme="minorEastAsia" w:hAnsi="Arial" w:cs="Arial"/>
              <w:noProof/>
              <w:color w:val="333333"/>
              <w:shd w:val="clear" w:color="auto" w:fill="FFFFFF"/>
              <w:lang w:eastAsia="en-US"/>
            </w:rPr>
            <w:t>[107]</w:t>
          </w:r>
          <w:r>
            <w:rPr>
              <w:rFonts w:ascii="Arial" w:eastAsiaTheme="minorEastAsia" w:hAnsi="Arial" w:cs="Arial"/>
              <w:color w:val="333333"/>
              <w:shd w:val="clear" w:color="auto" w:fill="FFFFFF"/>
              <w:lang w:eastAsia="en-US"/>
            </w:rPr>
            <w:fldChar w:fldCharType="end"/>
          </w:r>
        </w:sdtContent>
      </w:sdt>
      <w:r w:rsidRPr="002B59FE">
        <w:rPr>
          <w:rFonts w:ascii="Arial" w:eastAsiaTheme="minorEastAsia" w:hAnsi="Arial" w:cs="Arial"/>
          <w:color w:val="333333"/>
          <w:shd w:val="clear" w:color="auto" w:fill="FFFFFF"/>
          <w:lang w:eastAsia="en-US"/>
        </w:rPr>
        <w:t xml:space="preserve"> that shows that for </w:t>
      </w:r>
      <w:r w:rsidRPr="002B59FE">
        <w:rPr>
          <w:rFonts w:ascii="Arial" w:eastAsiaTheme="minorEastAsia" w:hAnsi="Arial" w:cs="Arial"/>
          <w:i/>
          <w:iCs/>
          <w:color w:val="333333"/>
          <w:shd w:val="clear" w:color="auto" w:fill="FFFFFF"/>
          <w:lang w:eastAsia="en-US"/>
        </w:rPr>
        <w:t>H</w:t>
      </w:r>
      <w:r w:rsidRPr="002B59FE">
        <w:rPr>
          <w:rFonts w:ascii="Arial" w:eastAsiaTheme="minorEastAsia" w:hAnsi="Arial" w:cs="Arial"/>
          <w:color w:val="333333"/>
          <w:shd w:val="clear" w:color="auto" w:fill="FFFFFF"/>
          <w:lang w:eastAsia="en-US"/>
        </w:rPr>
        <w:t xml:space="preserve"> &gt; ¾, the process </w:t>
      </w:r>
      <m:oMath>
        <m:sSub>
          <m:sSubPr>
            <m:ctrlPr>
              <w:rPr>
                <w:rFonts w:ascii="Cambria Math" w:eastAsiaTheme="minorEastAsia" w:hAnsi="Cambria Math" w:cs="Arial"/>
                <w:i/>
                <w:color w:val="333333"/>
                <w:shd w:val="clear" w:color="auto" w:fill="FFFFFF"/>
                <w:lang w:val="en-US"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w:rPr>
            <w:rFonts w:ascii="Cambria Math" w:eastAsiaTheme="minorEastAsia" w:hAnsi="Cambria Math" w:cs="Arial"/>
            <w:color w:val="333333"/>
            <w:shd w:val="clear" w:color="auto" w:fill="FFFFFF"/>
            <w:lang w:eastAsia="en-US"/>
          </w:rPr>
          <m:t>+ε</m:t>
        </m:r>
        <m:sSubSup>
          <m:sSubSupPr>
            <m:ctrlPr>
              <w:rPr>
                <w:rFonts w:ascii="Cambria Math" w:eastAsiaTheme="minorEastAsia" w:hAnsi="Cambria Math" w:cs="Arial"/>
                <w:i/>
                <w:color w:val="333333"/>
                <w:shd w:val="clear" w:color="auto" w:fill="FFFFFF"/>
                <w:lang w:val="en-US"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oMath>
      <w:r w:rsidRPr="002B59FE">
        <w:rPr>
          <w:rFonts w:ascii="Arial" w:eastAsiaTheme="minorEastAsia" w:hAnsi="Arial" w:cs="Arial"/>
          <w:color w:val="333333"/>
          <w:shd w:val="clear" w:color="auto" w:fill="FFFFFF"/>
          <w:lang w:eastAsia="en-US"/>
        </w:rPr>
        <w:t xml:space="preserve"> remains equivalent to a Brownian motion under an equivalent martingale measure </w:t>
      </w:r>
      <m:oMath>
        <m:sSub>
          <m:sSubPr>
            <m:ctrlPr>
              <w:rPr>
                <w:rFonts w:ascii="Cambria Math" w:eastAsiaTheme="minorEastAsia" w:hAnsi="Cambria Math" w:cs="Arial"/>
                <w:i/>
                <w:color w:val="333333"/>
                <w:shd w:val="clear" w:color="auto" w:fill="FFFFFF"/>
                <w:lang w:val="en-US" w:eastAsia="en-US"/>
              </w:rPr>
            </m:ctrlPr>
          </m:sSubPr>
          <m:e>
            <m:r>
              <w:rPr>
                <w:rFonts w:ascii="Cambria Math" w:eastAsiaTheme="minorEastAsia" w:hAnsi="Cambria Math" w:cs="Arial"/>
                <w:color w:val="333333"/>
                <w:shd w:val="clear" w:color="auto" w:fill="FFFFFF"/>
                <w:lang w:eastAsia="en-US"/>
              </w:rPr>
              <m:t>Q</m:t>
            </m:r>
          </m:e>
          <m:sub>
            <m:r>
              <w:rPr>
                <w:rFonts w:ascii="Cambria Math" w:eastAsiaTheme="minorEastAsia" w:hAnsi="Cambria Math" w:cs="Arial"/>
                <w:color w:val="333333"/>
                <w:shd w:val="clear" w:color="auto" w:fill="FFFFFF"/>
                <w:lang w:eastAsia="en-US"/>
              </w:rPr>
              <m:t>ε</m:t>
            </m:r>
          </m:sub>
        </m:sSub>
      </m:oMath>
      <w:r w:rsidRPr="002B59FE">
        <w:rPr>
          <w:rFonts w:ascii="Arial" w:eastAsiaTheme="minorEastAsia" w:hAnsi="Arial" w:cs="Arial"/>
          <w:color w:val="333333"/>
          <w:shd w:val="clear" w:color="auto" w:fill="FFFFFF"/>
          <w:lang w:eastAsia="en-US"/>
        </w:rPr>
        <w:t xml:space="preserve">, provided ε is small enough. This implies that arbitrage is avoided when the mixed process is used instead of pure fBm. </w:t>
      </w:r>
      <w:r w:rsidRPr="009D125B">
        <w:rPr>
          <w:rFonts w:ascii="Arial" w:eastAsiaTheme="minorEastAsia" w:hAnsi="Arial" w:cs="Arial"/>
          <w:color w:val="333333"/>
          <w:shd w:val="clear" w:color="auto" w:fill="FFFFFF"/>
          <w:lang w:eastAsia="en-US"/>
        </w:rPr>
        <w:t>This result is relevant for</w:t>
      </w:r>
      <w:r>
        <w:rPr>
          <w:rFonts w:ascii="Arial" w:eastAsiaTheme="minorEastAsia" w:hAnsi="Arial" w:cs="Arial"/>
          <w:color w:val="333333"/>
          <w:shd w:val="clear" w:color="auto" w:fill="FFFFFF"/>
          <w:lang w:eastAsia="en-US"/>
        </w:rPr>
        <w:t xml:space="preserve"> our work in</w:t>
      </w:r>
      <w:r w:rsidRPr="009D125B">
        <w:rPr>
          <w:rFonts w:ascii="Arial" w:eastAsiaTheme="minorEastAsia" w:hAnsi="Arial" w:cs="Arial"/>
          <w:color w:val="333333"/>
          <w:shd w:val="clear" w:color="auto" w:fill="FFFFFF"/>
          <w:lang w:eastAsia="en-US"/>
        </w:rPr>
        <w:t xml:space="preserve"> the mathematical analysis and model</w:t>
      </w:r>
      <w:r>
        <w:rPr>
          <w:rFonts w:ascii="Arial" w:eastAsiaTheme="minorEastAsia" w:hAnsi="Arial" w:cs="Arial"/>
          <w:color w:val="333333"/>
          <w:shd w:val="clear" w:color="auto" w:fill="FFFFFF"/>
          <w:lang w:eastAsia="en-US"/>
        </w:rPr>
        <w:t>l</w:t>
      </w:r>
      <w:r w:rsidRPr="009D125B">
        <w:rPr>
          <w:rFonts w:ascii="Arial" w:eastAsiaTheme="minorEastAsia" w:hAnsi="Arial" w:cs="Arial"/>
          <w:color w:val="333333"/>
          <w:shd w:val="clear" w:color="auto" w:fill="FFFFFF"/>
          <w:lang w:eastAsia="en-US"/>
        </w:rPr>
        <w:t>ing of the underlying asset dynamics in option pricing.</w:t>
      </w:r>
      <w:r>
        <w:rPr>
          <w:rFonts w:ascii="Arial" w:eastAsiaTheme="minorEastAsia" w:hAnsi="Arial" w:cs="Arial"/>
          <w:color w:val="333333"/>
          <w:shd w:val="clear" w:color="auto" w:fill="FFFFFF"/>
          <w:lang w:eastAsia="en-US"/>
        </w:rPr>
        <w:t xml:space="preserve"> The discounted expected value of </w:t>
      </w:r>
      <w:r w:rsidRPr="00267FC5">
        <w:rPr>
          <w:rFonts w:ascii="Arial" w:eastAsiaTheme="minorEastAsia" w:hAnsi="Arial" w:cs="Arial"/>
          <w:i/>
          <w:iCs/>
          <w:color w:val="333333"/>
          <w:shd w:val="clear" w:color="auto" w:fill="FFFFFF"/>
          <w:lang w:eastAsia="en-US"/>
        </w:rPr>
        <w:t>Z</w:t>
      </w:r>
      <w:r w:rsidRPr="00267FC5">
        <w:rPr>
          <w:rFonts w:ascii="Arial" w:eastAsiaTheme="minorEastAsia" w:hAnsi="Arial" w:cs="Arial"/>
          <w:i/>
          <w:iCs/>
          <w:color w:val="333333"/>
          <w:shd w:val="clear" w:color="auto" w:fill="FFFFFF"/>
          <w:vertAlign w:val="subscript"/>
          <w:lang w:eastAsia="en-US"/>
        </w:rPr>
        <w:t>T</w:t>
      </w:r>
      <w:r>
        <w:rPr>
          <w:rFonts w:ascii="Arial" w:eastAsiaTheme="minorEastAsia" w:hAnsi="Arial" w:cs="Arial"/>
          <w:color w:val="333333"/>
          <w:shd w:val="clear" w:color="auto" w:fill="FFFFFF"/>
          <w:lang w:eastAsia="en-US"/>
        </w:rPr>
        <w:t xml:space="preserve"> at time </w:t>
      </w:r>
      <w:r w:rsidRPr="00267FC5">
        <w:rPr>
          <w:rFonts w:ascii="Arial" w:eastAsiaTheme="minorEastAsia" w:hAnsi="Arial" w:cs="Arial"/>
          <w:i/>
          <w:iCs/>
          <w:color w:val="333333"/>
          <w:shd w:val="clear" w:color="auto" w:fill="FFFFFF"/>
          <w:lang w:eastAsia="en-US"/>
        </w:rPr>
        <w:t>t ϵ [0, T]</w:t>
      </w:r>
      <w:r>
        <w:rPr>
          <w:rFonts w:ascii="Arial" w:eastAsiaTheme="minorEastAsia" w:hAnsi="Arial" w:cs="Arial"/>
          <w:color w:val="333333"/>
          <w:shd w:val="clear" w:color="auto" w:fill="FFFFFF"/>
          <w:lang w:eastAsia="en-US"/>
        </w:rPr>
        <w:t xml:space="preserve"> under risk-neutral measure </w:t>
      </w:r>
      <w:r>
        <w:rPr>
          <w:rFonts w:ascii="Arial" w:eastAsiaTheme="minorEastAsia" w:hAnsi="Arial" w:cs="Arial"/>
          <w:i/>
          <w:iCs/>
          <w:color w:val="333333"/>
          <w:shd w:val="clear" w:color="auto" w:fill="FFFFFF"/>
          <w:lang w:eastAsia="en-US"/>
        </w:rPr>
        <w:t>Q</w:t>
      </w:r>
      <w:r>
        <w:rPr>
          <w:rFonts w:ascii="Arial" w:eastAsiaTheme="minorEastAsia" w:hAnsi="Arial" w:cs="Arial"/>
          <w:color w:val="333333"/>
          <w:shd w:val="clear" w:color="auto" w:fill="FFFFFF"/>
          <w:lang w:eastAsia="en-US"/>
        </w:rPr>
        <w:t xml:space="preserve"> is given by </w:t>
      </w:r>
      <m:oMath>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t</m:t>
            </m:r>
          </m:sub>
        </m:sSub>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(T-t)</m:t>
            </m:r>
          </m:sup>
        </m:sSup>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d>
              <m:dPr>
                <m:ctrlPr>
                  <w:rPr>
                    <w:rFonts w:ascii="Cambria Math" w:eastAsiaTheme="minorEastAsia" w:hAnsi="Cambria Math" w:cs="Arial"/>
                    <w:i/>
                    <w:color w:val="333333"/>
                    <w:shd w:val="clear" w:color="auto" w:fill="FFFFFF"/>
                    <w:lang w:eastAsia="en-US"/>
                  </w:rPr>
                </m:ctrlPr>
              </m:dPr>
              <m:e>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S</m:t>
                        </m:r>
                      </m:e>
                    </m:acc>
                  </m:e>
                  <m:sub>
                    <m:r>
                      <w:rPr>
                        <w:rFonts w:ascii="Cambria Math" w:eastAsiaTheme="minorEastAsia" w:hAnsi="Cambria Math" w:cs="Arial"/>
                        <w:color w:val="333333"/>
                        <w:shd w:val="clear" w:color="auto" w:fill="FFFFFF"/>
                        <w:lang w:eastAsia="en-US"/>
                      </w:rPr>
                      <m:t>T</m:t>
                    </m:r>
                  </m:sub>
                </m:sSub>
                <m:r>
                  <w:rPr>
                    <w:rFonts w:ascii="Cambria Math" w:eastAsiaTheme="minorEastAsia" w:hAnsi="Cambria Math" w:cs="Arial"/>
                    <w:color w:val="333333"/>
                    <w:shd w:val="clear" w:color="auto" w:fill="FFFFFF"/>
                    <w:lang w:eastAsia="en-US"/>
                  </w:rPr>
                  <m:t>-K</m:t>
                </m:r>
              </m:e>
            </m:d>
          </m:e>
          <m:sup>
            <m:r>
              <w:rPr>
                <w:rFonts w:ascii="Cambria Math" w:eastAsiaTheme="minorEastAsia" w:hAnsi="Cambria Math" w:cs="Arial"/>
                <w:color w:val="333333"/>
                <w:shd w:val="clear" w:color="auto" w:fill="FFFFFF"/>
                <w:lang w:eastAsia="en-US"/>
              </w:rPr>
              <m:t>+</m:t>
            </m:r>
          </m:sup>
        </m:sSup>
        <m:r>
          <w:rPr>
            <w:rFonts w:ascii="Cambria Math" w:eastAsiaTheme="minorEastAsia" w:hAnsi="Cambria Math" w:cs="Arial"/>
            <w:color w:val="333333"/>
            <w:shd w:val="clear" w:color="auto" w:fill="FFFFFF"/>
            <w:lang w:eastAsia="en-US"/>
          </w:rPr>
          <m:t>,0]</m:t>
        </m:r>
      </m:oMath>
      <w:r>
        <w:rPr>
          <w:rFonts w:ascii="Arial" w:eastAsiaTheme="minorEastAsia" w:hAnsi="Arial" w:cs="Arial"/>
          <w:color w:val="333333"/>
          <w:shd w:val="clear" w:color="auto" w:fill="FFFFFF"/>
          <w:lang w:eastAsia="en-US"/>
        </w:rPr>
        <w:t xml:space="preserve">, so </w:t>
      </w:r>
      <m:oMath>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S</m:t>
                </m:r>
              </m:e>
            </m:acc>
          </m:e>
          <m:sub>
            <m:r>
              <w:rPr>
                <w:rFonts w:ascii="Cambria Math" w:eastAsiaTheme="minorEastAsia" w:hAnsi="Cambria Math" w:cs="Arial"/>
                <w:color w:val="333333"/>
                <w:shd w:val="clear" w:color="auto" w:fill="FFFFFF"/>
                <w:lang w:eastAsia="en-US"/>
              </w:rPr>
              <m:t>T</m:t>
            </m:r>
          </m:sub>
        </m:sSub>
        <m:r>
          <w:rPr>
            <w:rFonts w:ascii="Cambria Math" w:eastAsiaTheme="minorEastAsia" w:hAnsi="Cambria Math" w:cs="Arial"/>
            <w:color w:val="333333"/>
            <w:shd w:val="clear" w:color="auto" w:fill="FFFFFF"/>
            <w:lang w:eastAsia="en-US"/>
          </w:rPr>
          <m:t>-K&gt;0</m:t>
        </m:r>
      </m:oMath>
      <w:r>
        <w:rPr>
          <w:rFonts w:ascii="Arial" w:eastAsiaTheme="minorEastAsia" w:hAnsi="Arial" w:cs="Arial"/>
          <w:color w:val="333333"/>
          <w:shd w:val="clear" w:color="auto" w:fill="FFFFFF"/>
          <w:lang w:eastAsia="en-US"/>
        </w:rPr>
        <w:t xml:space="preserve">, otherwise the payoff is zero. We will now substitute expression for </w:t>
      </w:r>
      <m:oMath>
        <m:acc>
          <m:accPr>
            <m:ctrlPr>
              <w:rPr>
                <w:rFonts w:ascii="Cambria Math" w:eastAsiaTheme="minorEastAsia" w:hAnsi="Cambria Math" w:cs="Arial"/>
                <w:color w:val="333333"/>
                <w:shd w:val="clear" w:color="auto" w:fill="FFFFFF"/>
                <w:lang w:eastAsia="en-US"/>
              </w:rPr>
            </m:ctrlPr>
          </m:accPr>
          <m:e>
            <m:sSub>
              <m:sSubPr>
                <m:ctrlPr>
                  <w:rPr>
                    <w:rFonts w:ascii="Cambria Math" w:eastAsiaTheme="minorEastAsia" w:hAnsi="Cambria Math" w:cs="Arial"/>
                    <w:color w:val="333333"/>
                    <w:shd w:val="clear" w:color="auto" w:fill="FFFFFF"/>
                    <w:lang w:eastAsia="en-US"/>
                  </w:rPr>
                </m:ctrlPr>
              </m:sSubPr>
              <m:e>
                <m:r>
                  <m:rPr>
                    <m:sty m:val="p"/>
                  </m:rPr>
                  <w:rPr>
                    <w:rFonts w:ascii="Cambria Math" w:eastAsiaTheme="minorEastAsia" w:hAnsi="Cambria Math" w:cs="Arial"/>
                    <w:color w:val="333333"/>
                    <w:shd w:val="clear" w:color="auto" w:fill="FFFFFF"/>
                    <w:lang w:eastAsia="en-US"/>
                  </w:rPr>
                  <m:t>S</m:t>
                </m:r>
              </m:e>
              <m:sub>
                <m:r>
                  <w:rPr>
                    <w:rFonts w:ascii="Cambria Math" w:eastAsiaTheme="minorEastAsia" w:hAnsi="Cambria Math" w:cs="Arial"/>
                    <w:color w:val="333333"/>
                    <w:shd w:val="clear" w:color="auto" w:fill="FFFFFF"/>
                    <w:lang w:eastAsia="en-US"/>
                  </w:rPr>
                  <m:t>t</m:t>
                </m:r>
              </m:sub>
            </m:sSub>
          </m:e>
        </m:acc>
      </m:oMath>
      <w:r>
        <w:rPr>
          <w:rFonts w:ascii="Arial" w:eastAsiaTheme="minorEastAsia" w:hAnsi="Arial" w:cs="Arial"/>
          <w:color w:val="333333"/>
          <w:shd w:val="clear" w:color="auto" w:fill="FFFFFF"/>
          <w:lang w:eastAsia="en-US"/>
        </w:rPr>
        <w:t xml:space="preserve"> from 5.1.33 into the above equation:</w:t>
      </w:r>
    </w:p>
    <w:p w14:paraId="61511760" w14:textId="77777777" w:rsidR="008D1943" w:rsidRDefault="00000000" w:rsidP="008D1943">
      <w:pPr>
        <w:spacing w:after="160" w:line="360" w:lineRule="auto"/>
        <w:jc w:val="both"/>
        <w:rPr>
          <w:rFonts w:ascii="Arial" w:hAnsi="Arial" w:cs="Arial"/>
          <w:color w:val="333333"/>
          <w:shd w:val="clear" w:color="auto" w:fill="FFFFFF"/>
        </w:rPr>
      </w:pPr>
      <m:oMathPara>
        <m:oMath>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t</m:t>
              </m:r>
            </m:sub>
          </m:sSub>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(T-t)</m:t>
              </m:r>
            </m:sup>
          </m:sSup>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d>
                <m:dPr>
                  <m:ctrlPr>
                    <w:rPr>
                      <w:rFonts w:ascii="Cambria Math" w:eastAsiaTheme="minorEastAsia" w:hAnsi="Cambria Math" w:cs="Arial"/>
                      <w:i/>
                      <w:color w:val="333333"/>
                      <w:shd w:val="clear" w:color="auto" w:fill="FFFFFF"/>
                      <w:lang w:eastAsia="en-US"/>
                    </w:rPr>
                  </m:ctrlPr>
                </m:dPr>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t-</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color w:val="333333"/>
                          <w:shd w:val="clear" w:color="auto" w:fill="FFFFFF"/>
                          <w:lang w:eastAsia="en-US"/>
                        </w:rPr>
                      </m:ctrlPr>
                    </m:naryPr>
                    <m:sub>
                      <m:r>
                        <w:rPr>
                          <w:rFonts w:ascii="Cambria Math" w:eastAsiaTheme="minorEastAsia" w:hAnsi="Cambria Math" w:cs="Arial"/>
                          <w:color w:val="333333"/>
                          <w:shd w:val="clear" w:color="auto" w:fill="FFFFFF"/>
                          <w:lang w:eastAsia="en-US"/>
                        </w:rPr>
                        <m:t>i</m:t>
                      </m:r>
                      <m:r>
                        <m:rPr>
                          <m:sty m:val="p"/>
                        </m:rPr>
                        <w:rPr>
                          <w:rFonts w:ascii="Cambria Math" w:eastAsiaTheme="minorEastAsia" w:hAnsi="Cambria Math" w:cs="Arial"/>
                          <w:color w:val="333333"/>
                          <w:shd w:val="clear" w:color="auto" w:fill="FFFFFF"/>
                          <w:lang w:eastAsia="en-US"/>
                        </w:rPr>
                        <m:t>=1</m:t>
                      </m:r>
                    </m:sub>
                    <m:sup>
                      <m:r>
                        <w:rPr>
                          <w:rFonts w:ascii="Cambria Math" w:eastAsiaTheme="minorEastAsia" w:hAnsi="Cambria Math" w:cs="Arial"/>
                          <w:color w:val="333333"/>
                          <w:shd w:val="clear" w:color="auto" w:fill="FFFFFF"/>
                          <w:lang w:eastAsia="en-US"/>
                        </w:rPr>
                        <m:t>n</m:t>
                      </m:r>
                    </m:sup>
                    <m:e>
                      <m:acc>
                        <m:accPr>
                          <m:chr m:val="̃"/>
                          <m:ctrlPr>
                            <w:rPr>
                              <w:rFonts w:ascii="Cambria Math" w:eastAsiaTheme="minorEastAsia" w:hAnsi="Cambria Math" w:cs="Arial"/>
                              <w:color w:val="333333"/>
                              <w:shd w:val="clear" w:color="auto" w:fill="FFFFFF"/>
                              <w:lang w:eastAsia="en-US"/>
                            </w:rPr>
                          </m:ctrlPr>
                        </m:accPr>
                        <m:e>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V</m:t>
                              </m:r>
                            </m:e>
                            <m:sub>
                              <m:r>
                                <w:rPr>
                                  <w:rFonts w:ascii="Cambria Math" w:eastAsiaTheme="minorEastAsia" w:hAnsi="Cambria Math" w:cs="Arial"/>
                                  <w:color w:val="333333"/>
                                  <w:shd w:val="clear" w:color="auto" w:fill="FFFFFF"/>
                                  <w:lang w:eastAsia="en-US"/>
                                </w:rPr>
                                <m:t>i</m:t>
                              </m:r>
                            </m:sub>
                          </m:sSub>
                        </m:e>
                      </m:acc>
                    </m:e>
                  </m:nary>
                  <m:r>
                    <w:rPr>
                      <w:rFonts w:ascii="Cambria Math" w:eastAsiaTheme="minorEastAsia" w:hAnsi="Cambria Math" w:cs="Arial"/>
                      <w:color w:val="333333"/>
                      <w:shd w:val="clear" w:color="auto" w:fill="FFFFFF"/>
                      <w:lang w:eastAsia="en-US"/>
                    </w:rPr>
                    <m:t>-K</m:t>
                  </m:r>
                </m:e>
              </m:d>
            </m:e>
            <m:sup>
              <m:r>
                <w:rPr>
                  <w:rFonts w:ascii="Cambria Math" w:eastAsiaTheme="minorEastAsia" w:hAnsi="Cambria Math" w:cs="Arial"/>
                  <w:color w:val="333333"/>
                  <w:shd w:val="clear" w:color="auto" w:fill="FFFFFF"/>
                  <w:lang w:eastAsia="en-US"/>
                </w:rPr>
                <m:t>+</m:t>
              </m:r>
            </m:sup>
          </m:sSup>
          <m:r>
            <w:rPr>
              <w:rFonts w:ascii="Cambria Math" w:eastAsiaTheme="minorEastAsia" w:hAnsi="Cambria Math" w:cs="Arial"/>
              <w:color w:val="333333"/>
              <w:shd w:val="clear" w:color="auto" w:fill="FFFFFF"/>
              <w:lang w:eastAsia="en-US"/>
            </w:rPr>
            <m:t>,0]</m:t>
          </m:r>
        </m:oMath>
      </m:oMathPara>
    </w:p>
    <w:p w14:paraId="7EFAB4DC" w14:textId="77777777" w:rsidR="008D1943" w:rsidRDefault="008D1943" w:rsidP="008D1943">
      <w:pPr>
        <w:spacing w:after="160" w:line="259" w:lineRule="auto"/>
        <w:jc w:val="center"/>
        <w:rPr>
          <w:rFonts w:ascii="Arial" w:hAnsi="Arial" w:cs="Arial"/>
          <w:color w:val="333333"/>
          <w:shd w:val="clear" w:color="auto" w:fill="FFFFFF"/>
          <w:lang w:eastAsia="en-US"/>
        </w:rPr>
      </w:pPr>
      <m:oMathPara>
        <m:oMath>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(T-t)</m:t>
              </m:r>
            </m:sup>
          </m:sSup>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d>
                <m:dPr>
                  <m:ctrlPr>
                    <w:rPr>
                      <w:rFonts w:ascii="Cambria Math" w:eastAsiaTheme="minorEastAsia" w:hAnsi="Cambria Math" w:cs="Arial"/>
                      <w:i/>
                      <w:color w:val="333333"/>
                      <w:shd w:val="clear" w:color="auto" w:fill="FFFFFF"/>
                      <w:lang w:eastAsia="en-US"/>
                    </w:rPr>
                  </m:ctrlPr>
                </m:dPr>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r>
                    <w:rPr>
                      <w:rFonts w:ascii="Cambria Math" w:eastAsiaTheme="minorEastAsia" w:hAnsi="Cambria Math" w:cs="Arial"/>
                      <w:color w:val="333333"/>
                      <w:shd w:val="clear" w:color="auto" w:fill="FFFFFF"/>
                      <w:lang w:eastAsia="en-US"/>
                    </w:rPr>
                    <m:t>)-K</m:t>
                  </m:r>
                </m:e>
              </m:d>
            </m:e>
            <m:sup>
              <m:r>
                <w:rPr>
                  <w:rFonts w:ascii="Cambria Math" w:eastAsiaTheme="minorEastAsia" w:hAnsi="Cambria Math" w:cs="Arial"/>
                  <w:color w:val="333333"/>
                  <w:shd w:val="clear" w:color="auto" w:fill="FFFFFF"/>
                  <w:lang w:eastAsia="en-US"/>
                </w:rPr>
                <m:t>+</m:t>
              </m:r>
            </m:sup>
          </m:sSup>
          <m:r>
            <w:rPr>
              <w:rFonts w:ascii="Cambria Math" w:eastAsiaTheme="minorEastAsia" w:hAnsi="Cambria Math" w:cs="Arial"/>
              <w:color w:val="333333"/>
              <w:shd w:val="clear" w:color="auto" w:fill="FFFFFF"/>
              <w:lang w:eastAsia="en-US"/>
            </w:rPr>
            <m:t>,0]</m:t>
          </m:r>
        </m:oMath>
      </m:oMathPara>
    </w:p>
    <w:p w14:paraId="72F946D7" w14:textId="77777777" w:rsidR="008D1943" w:rsidRPr="003C0B14" w:rsidRDefault="008D1943" w:rsidP="008D1943">
      <w:pPr>
        <w:spacing w:after="160" w:line="259" w:lineRule="auto"/>
        <w:jc w:val="center"/>
        <w:rPr>
          <w:rFonts w:ascii="Arial" w:hAnsi="Arial" w:cs="Arial"/>
          <w:color w:val="333333"/>
          <w:shd w:val="clear" w:color="auto" w:fill="FFFFFF"/>
          <w:lang w:eastAsia="en-US"/>
        </w:rPr>
      </w:pPr>
      <m:oMathPara>
        <m:oMath>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(T-t)</m:t>
              </m:r>
            </m:sup>
          </m:sSup>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d>
                <m:dPr>
                  <m:ctrlPr>
                    <w:rPr>
                      <w:rFonts w:ascii="Cambria Math" w:eastAsiaTheme="minorEastAsia" w:hAnsi="Cambria Math" w:cs="Arial"/>
                      <w:i/>
                      <w:color w:val="333333"/>
                      <w:shd w:val="clear" w:color="auto" w:fill="FFFFFF"/>
                      <w:lang w:eastAsia="en-US"/>
                    </w:rPr>
                  </m:ctrlPr>
                </m:dPr>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r>
                    <w:rPr>
                      <w:rFonts w:ascii="Cambria Math" w:eastAsiaTheme="minorEastAsia" w:hAnsi="Cambria Math" w:cs="Arial"/>
                      <w:color w:val="333333"/>
                      <w:shd w:val="clear" w:color="auto" w:fill="FFFFFF"/>
                      <w:lang w:eastAsia="en-US"/>
                    </w:rPr>
                    <m:t>)-K</m:t>
                  </m:r>
                </m:e>
              </m:d>
            </m:e>
            <m:sup>
              <m:r>
                <w:rPr>
                  <w:rFonts w:ascii="Cambria Math" w:eastAsiaTheme="minorEastAsia" w:hAnsi="Cambria Math" w:cs="Arial"/>
                  <w:color w:val="333333"/>
                  <w:shd w:val="clear" w:color="auto" w:fill="FFFFFF"/>
                  <w:lang w:eastAsia="en-US"/>
                </w:rPr>
                <m:t>+</m:t>
              </m:r>
            </m:sup>
          </m:sSup>
          <m:r>
            <w:rPr>
              <w:rFonts w:ascii="Cambria Math" w:eastAsiaTheme="minorEastAsia" w:hAnsi="Cambria Math" w:cs="Arial"/>
              <w:color w:val="333333"/>
              <w:shd w:val="clear" w:color="auto" w:fill="FFFFFF"/>
              <w:lang w:eastAsia="en-US"/>
            </w:rPr>
            <m:t>|σ(</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r>
                <w:rPr>
                  <w:rFonts w:ascii="Cambria Math" w:eastAsiaTheme="minorEastAsia" w:hAnsi="Cambria Math" w:cs="Arial"/>
                  <w:color w:val="333333"/>
                  <w:shd w:val="clear" w:color="auto" w:fill="FFFFFF"/>
                  <w:lang w:eastAsia="en-US"/>
                </w:rPr>
                <m:t>)</m:t>
              </m:r>
            </m:e>
          </m:nary>
          <m:r>
            <w:rPr>
              <w:rFonts w:ascii="Cambria Math" w:eastAsiaTheme="minorEastAsia" w:hAnsi="Cambria Math" w:cs="Arial"/>
              <w:color w:val="333333"/>
              <w:shd w:val="clear" w:color="auto" w:fill="FFFFFF"/>
              <w:lang w:eastAsia="en-US"/>
            </w:rPr>
            <m:t>]</m:t>
          </m:r>
        </m:oMath>
      </m:oMathPara>
    </w:p>
    <w:p w14:paraId="601FAE19" w14:textId="77777777" w:rsidR="008D1943" w:rsidRDefault="008D1943" w:rsidP="008D1943">
      <w:pPr>
        <w:spacing w:after="160" w:line="259" w:lineRule="auto"/>
        <w:jc w:val="right"/>
        <w:rPr>
          <w:rFonts w:ascii="Arial" w:hAnsi="Arial" w:cs="Arial"/>
          <w:color w:val="333333"/>
          <w:shd w:val="clear" w:color="auto" w:fill="FFFFFF"/>
          <w:lang w:eastAsia="en-US"/>
        </w:rPr>
      </w:pPr>
      <w:r>
        <w:rPr>
          <w:rFonts w:ascii="Arial" w:hAnsi="Arial" w:cs="Arial"/>
          <w:color w:val="333333"/>
          <w:shd w:val="clear" w:color="auto" w:fill="FFFFFF"/>
          <w:lang w:eastAsia="en-US"/>
        </w:rPr>
        <w:t>5.1.34</w:t>
      </w:r>
    </w:p>
    <w:p w14:paraId="3A66E8FF" w14:textId="77777777" w:rsidR="008D1943" w:rsidRPr="0028114E" w:rsidRDefault="008D1943" w:rsidP="008D1943">
      <w:pPr>
        <w:spacing w:after="160" w:line="360" w:lineRule="auto"/>
        <w:ind w:firstLine="720"/>
        <w:jc w:val="both"/>
        <w:rPr>
          <w:rFonts w:ascii="Arial" w:eastAsiaTheme="minorEastAsia" w:hAnsi="Arial" w:cs="Arial"/>
          <w:color w:val="333333"/>
          <w:shd w:val="clear" w:color="auto" w:fill="FFFFFF"/>
          <w:lang w:eastAsia="en-US"/>
        </w:rPr>
      </w:pPr>
      <w:r w:rsidRPr="0028114E">
        <w:rPr>
          <w:rFonts w:ascii="Arial" w:eastAsiaTheme="minorEastAsia" w:hAnsi="Arial" w:cs="Arial"/>
          <w:color w:val="333333"/>
          <w:shd w:val="clear" w:color="auto" w:fill="FFFFFF"/>
          <w:lang w:eastAsia="en-US"/>
        </w:rPr>
        <w:lastRenderedPageBreak/>
        <w:t xml:space="preserve">We will now use law of iterated expectation within the context of a σ-algebra. The σ-algebra, denoted by </w:t>
      </w:r>
      <m:oMath>
        <m:r>
          <w:rPr>
            <w:rFonts w:ascii="Cambria Math" w:eastAsiaTheme="minorEastAsia" w:hAnsi="Cambria Math" w:cs="Arial"/>
            <w:color w:val="333333"/>
            <w:shd w:val="clear" w:color="auto" w:fill="FFFFFF"/>
            <w:lang w:eastAsia="en-US"/>
          </w:rPr>
          <m:t>σ(</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r>
              <w:rPr>
                <w:rFonts w:ascii="Cambria Math" w:eastAsiaTheme="minorEastAsia" w:hAnsi="Cambria Math" w:cs="Arial"/>
                <w:color w:val="333333"/>
                <w:shd w:val="clear" w:color="auto" w:fill="FFFFFF"/>
                <w:lang w:eastAsia="en-US"/>
              </w:rPr>
              <m:t>)</m:t>
            </m:r>
          </m:e>
        </m:nary>
        <m:r>
          <w:rPr>
            <w:rFonts w:ascii="Cambria Math" w:eastAsiaTheme="minorEastAsia" w:hAnsi="Cambria Math" w:cs="Arial"/>
            <w:color w:val="333333"/>
            <w:shd w:val="clear" w:color="auto" w:fill="FFFFFF"/>
            <w:lang w:eastAsia="en-US"/>
          </w:rPr>
          <m:t xml:space="preserve"> </m:t>
        </m:r>
      </m:oMath>
      <w:r w:rsidRPr="0028114E">
        <w:rPr>
          <w:rFonts w:ascii="Arial" w:eastAsiaTheme="minorEastAsia" w:hAnsi="Arial" w:cs="Arial"/>
          <w:color w:val="333333"/>
          <w:shd w:val="clear" w:color="auto" w:fill="FFFFFF"/>
          <w:lang w:eastAsia="en-US"/>
        </w:rPr>
        <w:t>represents the conditioning information or the available knowledge up to time T. It includes all the events or outcomes that can be determined based on the random variables</w:t>
      </w:r>
      <w:r w:rsidRPr="00267FC5">
        <w:rPr>
          <w:rFonts w:ascii="Arial" w:eastAsiaTheme="minorEastAsia" w:hAnsi="Arial" w:cs="Arial"/>
          <w:i/>
          <w:iCs/>
          <w:color w:val="333333"/>
          <w:shd w:val="clear" w:color="auto" w:fill="FFFFFF"/>
          <w:lang w:eastAsia="en-US"/>
        </w:rPr>
        <w:t xml:space="preserve"> Y</w:t>
      </w:r>
      <w:r w:rsidRPr="00267FC5">
        <w:rPr>
          <w:rFonts w:ascii="Arial" w:eastAsiaTheme="minorEastAsia" w:hAnsi="Arial" w:cs="Arial"/>
          <w:i/>
          <w:iCs/>
          <w:color w:val="333333"/>
          <w:shd w:val="clear" w:color="auto" w:fill="FFFFFF"/>
          <w:vertAlign w:val="subscript"/>
          <w:lang w:eastAsia="en-US"/>
        </w:rPr>
        <w:t>i</w:t>
      </w:r>
      <w:r w:rsidRPr="00267FC5">
        <w:rPr>
          <w:rFonts w:ascii="Arial" w:eastAsiaTheme="minorEastAsia" w:hAnsi="Arial" w:cs="Arial"/>
          <w:i/>
          <w:iCs/>
          <w:color w:val="333333"/>
          <w:shd w:val="clear" w:color="auto" w:fill="FFFFFF"/>
          <w:lang w:eastAsia="en-US"/>
        </w:rPr>
        <w:t xml:space="preserve"> </w:t>
      </w:r>
      <w:r w:rsidRPr="0028114E">
        <w:rPr>
          <w:rFonts w:ascii="Arial" w:eastAsiaTheme="minorEastAsia" w:hAnsi="Arial" w:cs="Arial"/>
          <w:color w:val="333333"/>
          <w:shd w:val="clear" w:color="auto" w:fill="FFFFFF"/>
          <w:lang w:eastAsia="en-US"/>
        </w:rPr>
        <w:t xml:space="preserve">up to time </w:t>
      </w:r>
      <w:r w:rsidRPr="00267FC5">
        <w:rPr>
          <w:rFonts w:ascii="Arial" w:eastAsiaTheme="minorEastAsia" w:hAnsi="Arial" w:cs="Arial"/>
          <w:i/>
          <w:iCs/>
          <w:color w:val="333333"/>
          <w:shd w:val="clear" w:color="auto" w:fill="FFFFFF"/>
          <w:lang w:eastAsia="en-US"/>
        </w:rPr>
        <w:t>T</w:t>
      </w:r>
      <w:r w:rsidRPr="0028114E">
        <w:rPr>
          <w:rFonts w:ascii="Arial" w:eastAsiaTheme="minorEastAsia" w:hAnsi="Arial" w:cs="Arial"/>
          <w:color w:val="333333"/>
          <w:shd w:val="clear" w:color="auto" w:fill="FFFFFF"/>
          <w:lang w:eastAsia="en-US"/>
        </w:rPr>
        <w:t xml:space="preserve">. This sigma algebra essentially captures the information available from the past observations and values of </w:t>
      </w:r>
      <w:r w:rsidRPr="00267FC5">
        <w:rPr>
          <w:rFonts w:ascii="Arial" w:eastAsiaTheme="minorEastAsia" w:hAnsi="Arial" w:cs="Arial"/>
          <w:i/>
          <w:iCs/>
          <w:color w:val="333333"/>
          <w:shd w:val="clear" w:color="auto" w:fill="FFFFFF"/>
          <w:lang w:eastAsia="en-US"/>
        </w:rPr>
        <w:t>Y</w:t>
      </w:r>
      <w:r w:rsidRPr="00267FC5">
        <w:rPr>
          <w:rFonts w:ascii="Arial" w:eastAsiaTheme="minorEastAsia" w:hAnsi="Arial" w:cs="Arial"/>
          <w:i/>
          <w:iCs/>
          <w:color w:val="333333"/>
          <w:shd w:val="clear" w:color="auto" w:fill="FFFFFF"/>
          <w:vertAlign w:val="subscript"/>
          <w:lang w:eastAsia="en-US"/>
        </w:rPr>
        <w:t>i</w:t>
      </w:r>
      <w:r w:rsidRPr="0028114E">
        <w:rPr>
          <w:rFonts w:ascii="Arial" w:eastAsiaTheme="minorEastAsia" w:hAnsi="Arial" w:cs="Arial"/>
          <w:color w:val="333333"/>
          <w:shd w:val="clear" w:color="auto" w:fill="FFFFFF"/>
          <w:lang w:eastAsia="en-US"/>
        </w:rPr>
        <w:t xml:space="preserve"> up to time </w:t>
      </w:r>
      <w:r w:rsidRPr="00267FC5">
        <w:rPr>
          <w:rFonts w:ascii="Arial" w:eastAsiaTheme="minorEastAsia" w:hAnsi="Arial" w:cs="Arial"/>
          <w:i/>
          <w:iCs/>
          <w:color w:val="333333"/>
          <w:shd w:val="clear" w:color="auto" w:fill="FFFFFF"/>
          <w:lang w:eastAsia="en-US"/>
        </w:rPr>
        <w:t>T</w:t>
      </w:r>
      <w:r w:rsidRPr="0028114E">
        <w:rPr>
          <w:rFonts w:ascii="Arial" w:eastAsiaTheme="minorEastAsia" w:hAnsi="Arial" w:cs="Arial"/>
          <w:color w:val="333333"/>
          <w:shd w:val="clear" w:color="auto" w:fill="FFFFFF"/>
          <w:lang w:eastAsia="en-US"/>
        </w:rPr>
        <w:t xml:space="preserve">. The Law of Iterated Expectations allows </w:t>
      </w:r>
      <w:r w:rsidRPr="00267FC5">
        <w:rPr>
          <w:rFonts w:ascii="Arial" w:eastAsiaTheme="minorEastAsia" w:hAnsi="Arial" w:cs="Arial"/>
          <w:color w:val="333333"/>
          <w:shd w:val="clear" w:color="auto" w:fill="FFFFFF"/>
          <w:lang w:eastAsia="en-US"/>
        </w:rPr>
        <w:t>us</w:t>
      </w:r>
      <w:r w:rsidRPr="0028114E">
        <w:rPr>
          <w:rFonts w:ascii="Arial" w:eastAsiaTheme="minorEastAsia" w:hAnsi="Arial" w:cs="Arial"/>
          <w:color w:val="333333"/>
          <w:shd w:val="clear" w:color="auto" w:fill="FFFFFF"/>
          <w:lang w:eastAsia="en-US"/>
        </w:rPr>
        <w:t xml:space="preserve"> to rewrite this as</w:t>
      </w:r>
      <w:r>
        <w:rPr>
          <w:rFonts w:ascii="Arial" w:eastAsiaTheme="minorEastAsia" w:hAnsi="Arial" w:cs="Arial"/>
          <w:color w:val="333333"/>
          <w:shd w:val="clear" w:color="auto" w:fill="FFFFFF"/>
          <w:lang w:eastAsia="en-US"/>
        </w:rPr>
        <w:t xml:space="preserve"> </w:t>
      </w:r>
      <m:oMath>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d>
              <m:dPr>
                <m:ctrlPr>
                  <w:rPr>
                    <w:rFonts w:ascii="Cambria Math" w:eastAsiaTheme="minorEastAsia" w:hAnsi="Cambria Math" w:cs="Arial"/>
                    <w:i/>
                    <w:color w:val="333333"/>
                    <w:shd w:val="clear" w:color="auto" w:fill="FFFFFF"/>
                    <w:lang w:eastAsia="en-US"/>
                  </w:rPr>
                </m:ctrlPr>
              </m:dPr>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r>
                  <w:rPr>
                    <w:rFonts w:ascii="Cambria Math" w:eastAsiaTheme="minorEastAsia" w:hAnsi="Cambria Math" w:cs="Arial"/>
                    <w:color w:val="333333"/>
                    <w:shd w:val="clear" w:color="auto" w:fill="FFFFFF"/>
                    <w:lang w:eastAsia="en-US"/>
                  </w:rPr>
                  <m:t>)-K</m:t>
                </m:r>
              </m:e>
            </m:d>
          </m:e>
          <m:sup>
            <m:r>
              <w:rPr>
                <w:rFonts w:ascii="Cambria Math" w:eastAsiaTheme="minorEastAsia" w:hAnsi="Cambria Math" w:cs="Arial"/>
                <w:color w:val="333333"/>
                <w:shd w:val="clear" w:color="auto" w:fill="FFFFFF"/>
                <w:lang w:eastAsia="en-US"/>
              </w:rPr>
              <m:t>+</m:t>
            </m:r>
          </m:sup>
        </m:sSup>
        <m:r>
          <w:rPr>
            <w:rFonts w:ascii="Cambria Math" w:eastAsiaTheme="minorEastAsia" w:hAnsi="Cambria Math" w:cs="Arial"/>
            <w:color w:val="333333"/>
            <w:shd w:val="clear" w:color="auto" w:fill="FFFFFF"/>
            <w:lang w:eastAsia="en-US"/>
          </w:rPr>
          <m:t>|σ(</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r>
              <w:rPr>
                <w:rFonts w:ascii="Cambria Math" w:eastAsiaTheme="minorEastAsia" w:hAnsi="Cambria Math" w:cs="Arial"/>
                <w:color w:val="333333"/>
                <w:shd w:val="clear" w:color="auto" w:fill="FFFFFF"/>
                <w:lang w:eastAsia="en-US"/>
              </w:rPr>
              <m:t>)</m:t>
            </m:r>
          </m:e>
        </m:nary>
        <m:r>
          <w:rPr>
            <w:rFonts w:ascii="Cambria Math" w:eastAsiaTheme="minorEastAsia" w:hAnsi="Cambria Math" w:cs="Arial"/>
            <w:color w:val="333333"/>
            <w:shd w:val="clear" w:color="auto" w:fill="FFFFFF"/>
            <w:lang w:eastAsia="en-US"/>
          </w:rPr>
          <m:t>]</m:t>
        </m:r>
      </m:oMath>
      <w:r w:rsidRPr="0028114E">
        <w:rPr>
          <w:rFonts w:ascii="Arial" w:eastAsiaTheme="minorEastAsia" w:hAnsi="Arial" w:cs="Arial"/>
          <w:color w:val="333333"/>
          <w:shd w:val="clear" w:color="auto" w:fill="FFFFFF"/>
          <w:lang w:eastAsia="en-US"/>
        </w:rPr>
        <w:t xml:space="preserve">which means </w:t>
      </w:r>
      <w:r>
        <w:rPr>
          <w:rFonts w:ascii="Arial" w:eastAsiaTheme="minorEastAsia" w:hAnsi="Arial" w:cs="Arial"/>
          <w:color w:val="333333"/>
          <w:shd w:val="clear" w:color="auto" w:fill="FFFFFF"/>
          <w:lang w:eastAsia="en-US"/>
        </w:rPr>
        <w:t>we are</w:t>
      </w:r>
      <w:r w:rsidRPr="0028114E">
        <w:rPr>
          <w:rFonts w:ascii="Arial" w:eastAsiaTheme="minorEastAsia" w:hAnsi="Arial" w:cs="Arial"/>
          <w:color w:val="333333"/>
          <w:shd w:val="clear" w:color="auto" w:fill="FFFFFF"/>
          <w:lang w:eastAsia="en-US"/>
        </w:rPr>
        <w:t xml:space="preserve"> now taking the inner conditional expectation over the specific sigma algebra </w:t>
      </w:r>
      <m:oMath>
        <m:r>
          <w:rPr>
            <w:rFonts w:ascii="Cambria Math" w:eastAsiaTheme="minorEastAsia" w:hAnsi="Cambria Math" w:cs="Arial"/>
            <w:color w:val="333333"/>
            <w:shd w:val="clear" w:color="auto" w:fill="FFFFFF"/>
            <w:lang w:eastAsia="en-US"/>
          </w:rPr>
          <m:t>σ(</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r>
              <w:rPr>
                <w:rFonts w:ascii="Cambria Math" w:eastAsiaTheme="minorEastAsia" w:hAnsi="Cambria Math" w:cs="Arial"/>
                <w:color w:val="333333"/>
                <w:shd w:val="clear" w:color="auto" w:fill="FFFFFF"/>
                <w:lang w:eastAsia="en-US"/>
              </w:rPr>
              <m:t>).</m:t>
            </m:r>
          </m:e>
        </m:nary>
        <m:r>
          <w:rPr>
            <w:rFonts w:ascii="Cambria Math" w:eastAsiaTheme="minorEastAsia" w:hAnsi="Cambria Math" w:cs="Arial"/>
            <w:color w:val="333333"/>
            <w:shd w:val="clear" w:color="auto" w:fill="FFFFFF"/>
            <w:lang w:eastAsia="en-US"/>
          </w:rPr>
          <m:t xml:space="preserve"> </m:t>
        </m:r>
      </m:oMath>
      <w:r w:rsidRPr="0028114E">
        <w:rPr>
          <w:rFonts w:ascii="Arial" w:eastAsiaTheme="minorEastAsia" w:hAnsi="Arial" w:cs="Arial"/>
          <w:color w:val="333333"/>
          <w:shd w:val="clear" w:color="auto" w:fill="FFFFFF"/>
          <w:lang w:eastAsia="en-US"/>
        </w:rPr>
        <w:t xml:space="preserve">By conditioning on the specific sigma algebra </w:t>
      </w:r>
      <w:r>
        <w:rPr>
          <w:rFonts w:ascii="Arial" w:eastAsiaTheme="minorEastAsia" w:hAnsi="Arial" w:cs="Arial"/>
          <w:color w:val="333333"/>
          <w:shd w:val="clear" w:color="auto" w:fill="FFFFFF"/>
          <w:lang w:eastAsia="en-US"/>
        </w:rPr>
        <w:t>we are</w:t>
      </w:r>
      <w:r w:rsidRPr="0028114E">
        <w:rPr>
          <w:rFonts w:ascii="Arial" w:eastAsiaTheme="minorEastAsia" w:hAnsi="Arial" w:cs="Arial"/>
          <w:color w:val="333333"/>
          <w:shd w:val="clear" w:color="auto" w:fill="FFFFFF"/>
          <w:lang w:eastAsia="en-US"/>
        </w:rPr>
        <w:t xml:space="preserve"> essentially using the available information up to time </w:t>
      </w:r>
      <w:r w:rsidRPr="00267FC5">
        <w:rPr>
          <w:rFonts w:ascii="Arial" w:eastAsiaTheme="minorEastAsia" w:hAnsi="Arial" w:cs="Arial"/>
          <w:i/>
          <w:iCs/>
          <w:color w:val="333333"/>
          <w:shd w:val="clear" w:color="auto" w:fill="FFFFFF"/>
          <w:lang w:eastAsia="en-US"/>
        </w:rPr>
        <w:t>T</w:t>
      </w:r>
      <w:r w:rsidRPr="0028114E">
        <w:rPr>
          <w:rFonts w:ascii="Arial" w:eastAsiaTheme="minorEastAsia" w:hAnsi="Arial" w:cs="Arial"/>
          <w:color w:val="333333"/>
          <w:shd w:val="clear" w:color="auto" w:fill="FFFFFF"/>
          <w:lang w:eastAsia="en-US"/>
        </w:rPr>
        <w:t xml:space="preserve"> to compute the conditional expectation of the expression. This simplification is possible because the conditioning restricts the uncertainty to the events in the specified sigma algebra.</w:t>
      </w:r>
    </w:p>
    <w:p w14:paraId="19055867" w14:textId="77777777" w:rsidR="008D1943" w:rsidRPr="0028114E" w:rsidRDefault="008D1943" w:rsidP="008D1943">
      <w:pPr>
        <w:spacing w:after="160" w:line="360" w:lineRule="auto"/>
        <w:ind w:firstLine="720"/>
        <w:jc w:val="both"/>
        <w:rPr>
          <w:rFonts w:ascii="Arial" w:eastAsiaTheme="minorEastAsia" w:hAnsi="Arial" w:cs="Arial"/>
          <w:color w:val="333333"/>
          <w:shd w:val="clear" w:color="auto" w:fill="FFFFFF"/>
          <w:lang w:eastAsia="en-US"/>
        </w:rPr>
      </w:pPr>
      <w:r w:rsidRPr="0028114E">
        <w:rPr>
          <w:rFonts w:ascii="Arial" w:eastAsiaTheme="minorEastAsia" w:hAnsi="Arial" w:cs="Arial"/>
          <w:color w:val="333333"/>
          <w:shd w:val="clear" w:color="auto" w:fill="FFFFFF"/>
          <w:lang w:eastAsia="en-US"/>
        </w:rPr>
        <w:t xml:space="preserve">In the context of </w:t>
      </w:r>
      <w:r>
        <w:rPr>
          <w:rFonts w:ascii="Arial" w:eastAsiaTheme="minorEastAsia" w:hAnsi="Arial" w:cs="Arial"/>
          <w:color w:val="333333"/>
          <w:shd w:val="clear" w:color="auto" w:fill="FFFFFF"/>
          <w:lang w:eastAsia="en-US"/>
        </w:rPr>
        <w:t>our</w:t>
      </w:r>
      <w:r w:rsidRPr="0028114E">
        <w:rPr>
          <w:rFonts w:ascii="Arial" w:eastAsiaTheme="minorEastAsia" w:hAnsi="Arial" w:cs="Arial"/>
          <w:color w:val="333333"/>
          <w:shd w:val="clear" w:color="auto" w:fill="FFFFFF"/>
          <w:lang w:eastAsia="en-US"/>
        </w:rPr>
        <w:t xml:space="preserve"> expression, the conditional expectation represents the expected value of the inner expression (the option payoff) given the information available up to time T, which is encapsulated by the sigma algebra</w:t>
      </w:r>
      <w:r>
        <w:rPr>
          <w:rFonts w:ascii="Arial" w:eastAsiaTheme="minorEastAsia" w:hAnsi="Arial" w:cs="Arial"/>
          <w:color w:val="333333"/>
          <w:shd w:val="clear" w:color="auto" w:fill="FFFFFF"/>
          <w:lang w:eastAsia="en-US"/>
        </w:rPr>
        <w:t xml:space="preserve">. </w:t>
      </w:r>
      <w:r w:rsidRPr="0028114E">
        <w:rPr>
          <w:rFonts w:ascii="Arial" w:eastAsiaTheme="minorEastAsia" w:hAnsi="Arial" w:cs="Arial"/>
          <w:color w:val="333333"/>
          <w:shd w:val="clear" w:color="auto" w:fill="FFFFFF"/>
          <w:lang w:eastAsia="en-US"/>
        </w:rPr>
        <w:t>This conditional expectation accounts for the uncertainty in future events by conditioning on the information from the past.</w:t>
      </w:r>
    </w:p>
    <w:p w14:paraId="7D1D321E" w14:textId="77777777" w:rsidR="008D1943" w:rsidRDefault="008D1943" w:rsidP="008D1943">
      <w:pPr>
        <w:spacing w:after="160" w:line="360" w:lineRule="auto"/>
        <w:ind w:firstLine="720"/>
        <w:jc w:val="both"/>
        <w:rPr>
          <w:rFonts w:ascii="Arial" w:eastAsiaTheme="minorEastAsia" w:hAnsi="Arial" w:cs="Arial"/>
          <w:color w:val="333333"/>
          <w:shd w:val="clear" w:color="auto" w:fill="FFFFFF"/>
          <w:lang w:eastAsia="en-US"/>
        </w:rPr>
      </w:pPr>
      <w:r w:rsidRPr="0028114E">
        <w:rPr>
          <w:rFonts w:ascii="Arial" w:eastAsiaTheme="minorEastAsia" w:hAnsi="Arial" w:cs="Arial"/>
          <w:color w:val="333333"/>
          <w:shd w:val="clear" w:color="auto" w:fill="FFFFFF"/>
          <w:lang w:eastAsia="en-US"/>
        </w:rPr>
        <w:t xml:space="preserve">The sequence of random variables </w:t>
      </w:r>
      <w:r w:rsidRPr="00267FC5">
        <w:rPr>
          <w:rFonts w:ascii="Arial" w:eastAsiaTheme="minorEastAsia" w:hAnsi="Arial" w:cs="Arial"/>
          <w:i/>
          <w:iCs/>
          <w:color w:val="333333"/>
          <w:shd w:val="clear" w:color="auto" w:fill="FFFFFF"/>
          <w:lang w:eastAsia="en-US"/>
        </w:rPr>
        <w:t>Y</w:t>
      </w:r>
      <w:r w:rsidRPr="00267FC5">
        <w:rPr>
          <w:rFonts w:ascii="Arial" w:eastAsiaTheme="minorEastAsia" w:hAnsi="Arial" w:cs="Arial"/>
          <w:i/>
          <w:iCs/>
          <w:color w:val="333333"/>
          <w:shd w:val="clear" w:color="auto" w:fill="FFFFFF"/>
          <w:vertAlign w:val="subscript"/>
          <w:lang w:eastAsia="en-US"/>
        </w:rPr>
        <w:t>i</w:t>
      </w:r>
      <w:r w:rsidRPr="00267FC5">
        <w:rPr>
          <w:rFonts w:ascii="Arial" w:eastAsiaTheme="minorEastAsia" w:hAnsi="Arial" w:cs="Arial"/>
          <w:i/>
          <w:iCs/>
          <w:color w:val="333333"/>
          <w:shd w:val="clear" w:color="auto" w:fill="FFFFFF"/>
          <w:lang w:eastAsia="en-US"/>
        </w:rPr>
        <w:t xml:space="preserve"> (= log(V)),</w:t>
      </w:r>
      <w:r w:rsidRPr="0028114E">
        <w:rPr>
          <w:rFonts w:ascii="Arial" w:eastAsiaTheme="minorEastAsia" w:hAnsi="Arial" w:cs="Arial"/>
          <w:color w:val="333333"/>
          <w:shd w:val="clear" w:color="auto" w:fill="FFFFFF"/>
          <w:lang w:eastAsia="en-US"/>
        </w:rPr>
        <w:t xml:space="preserve"> where V is a sequence of independent and identically distributed </w:t>
      </w:r>
      <w:proofErr w:type="spellStart"/>
      <w:r w:rsidRPr="0028114E">
        <w:rPr>
          <w:rFonts w:ascii="Arial" w:eastAsiaTheme="minorEastAsia" w:hAnsi="Arial" w:cs="Arial"/>
          <w:color w:val="333333"/>
          <w:shd w:val="clear" w:color="auto" w:fill="FFFFFF"/>
          <w:lang w:eastAsia="en-US"/>
        </w:rPr>
        <w:t>i</w:t>
      </w:r>
      <w:r>
        <w:rPr>
          <w:rFonts w:ascii="Arial" w:eastAsiaTheme="minorEastAsia" w:hAnsi="Arial" w:cs="Arial"/>
          <w:color w:val="333333"/>
          <w:shd w:val="clear" w:color="auto" w:fill="FFFFFF"/>
          <w:lang w:eastAsia="en-US"/>
        </w:rPr>
        <w:t>.</w:t>
      </w:r>
      <w:r w:rsidRPr="0028114E">
        <w:rPr>
          <w:rFonts w:ascii="Arial" w:eastAsiaTheme="minorEastAsia" w:hAnsi="Arial" w:cs="Arial"/>
          <w:color w:val="333333"/>
          <w:shd w:val="clear" w:color="auto" w:fill="FFFFFF"/>
          <w:lang w:eastAsia="en-US"/>
        </w:rPr>
        <w:t>i</w:t>
      </w:r>
      <w:r>
        <w:rPr>
          <w:rFonts w:ascii="Arial" w:eastAsiaTheme="minorEastAsia" w:hAnsi="Arial" w:cs="Arial"/>
          <w:color w:val="333333"/>
          <w:shd w:val="clear" w:color="auto" w:fill="FFFFFF"/>
          <w:lang w:eastAsia="en-US"/>
        </w:rPr>
        <w:t>.</w:t>
      </w:r>
      <w:r w:rsidRPr="0028114E">
        <w:rPr>
          <w:rFonts w:ascii="Arial" w:eastAsiaTheme="minorEastAsia" w:hAnsi="Arial" w:cs="Arial"/>
          <w:color w:val="333333"/>
          <w:shd w:val="clear" w:color="auto" w:fill="FFFFFF"/>
          <w:lang w:eastAsia="en-US"/>
        </w:rPr>
        <w:t>d</w:t>
      </w:r>
      <w:proofErr w:type="spellEnd"/>
      <w:r w:rsidRPr="0028114E">
        <w:rPr>
          <w:rFonts w:ascii="Arial" w:eastAsiaTheme="minorEastAsia" w:hAnsi="Arial" w:cs="Arial"/>
          <w:color w:val="333333"/>
          <w:shd w:val="clear" w:color="auto" w:fill="FFFFFF"/>
          <w:lang w:eastAsia="en-US"/>
        </w:rPr>
        <w:t xml:space="preserve"> fuzzy random variables, contributes to the information available in the conditioning σ-algebra. These random variables follow a normal distribution with mean μ and variance σ</w:t>
      </w:r>
      <w:r>
        <w:rPr>
          <w:rFonts w:ascii="Arial" w:eastAsiaTheme="minorEastAsia" w:hAnsi="Arial" w:cs="Arial"/>
          <w:color w:val="333333"/>
          <w:shd w:val="clear" w:color="auto" w:fill="FFFFFF"/>
          <w:vertAlign w:val="superscript"/>
          <w:lang w:eastAsia="en-US"/>
        </w:rPr>
        <w:t>2</w:t>
      </w:r>
      <w:r w:rsidRPr="0028114E">
        <w:rPr>
          <w:rFonts w:ascii="Arial" w:eastAsiaTheme="minorEastAsia" w:hAnsi="Arial" w:cs="Arial"/>
          <w:color w:val="333333"/>
          <w:shd w:val="clear" w:color="auto" w:fill="FFFFFF"/>
          <w:lang w:eastAsia="en-US"/>
        </w:rPr>
        <w:t>.</w:t>
      </w:r>
      <w:r>
        <w:rPr>
          <w:rFonts w:ascii="Arial" w:eastAsiaTheme="minorEastAsia" w:hAnsi="Arial" w:cs="Arial"/>
          <w:color w:val="333333"/>
          <w:shd w:val="clear" w:color="auto" w:fill="FFFFFF"/>
          <w:lang w:eastAsia="en-US"/>
        </w:rPr>
        <w:t xml:space="preserve"> Therefore, we have:</w:t>
      </w:r>
    </w:p>
    <w:p w14:paraId="6418ACC5" w14:textId="77777777" w:rsidR="008D1943" w:rsidRDefault="00000000" w:rsidP="008D1943">
      <w:pPr>
        <w:spacing w:after="160" w:line="360" w:lineRule="auto"/>
        <w:jc w:val="both"/>
        <w:rPr>
          <w:rFonts w:ascii="Arial" w:eastAsiaTheme="minorEastAsia" w:hAnsi="Arial" w:cs="Arial"/>
          <w:color w:val="333333"/>
          <w:shd w:val="clear" w:color="auto" w:fill="FFFFFF"/>
          <w:lang w:eastAsia="en-US"/>
        </w:rPr>
      </w:pPr>
      <m:oMathPara>
        <m:oMath>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d>
                <m:dPr>
                  <m:ctrlPr>
                    <w:rPr>
                      <w:rFonts w:ascii="Cambria Math" w:eastAsiaTheme="minorEastAsia" w:hAnsi="Cambria Math" w:cs="Arial"/>
                      <w:i/>
                      <w:color w:val="333333"/>
                      <w:shd w:val="clear" w:color="auto" w:fill="FFFFFF"/>
                      <w:lang w:eastAsia="en-US"/>
                    </w:rPr>
                  </m:ctrlPr>
                </m:dPr>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r</m:t>
                          </m:r>
                        </m:e>
                      </m:acc>
                      <m:r>
                        <m:rPr>
                          <m:sty m:val="p"/>
                        </m:rPr>
                        <w:rPr>
                          <w:rFonts w:ascii="Cambria Math" w:eastAsiaTheme="minorEastAsia" w:hAnsi="Cambria Math" w:cs="Arial"/>
                          <w:color w:val="333333"/>
                          <w:highlight w:val="green"/>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r>
                    <w:rPr>
                      <w:rFonts w:ascii="Cambria Math" w:eastAsiaTheme="minorEastAsia" w:hAnsi="Cambria Math" w:cs="Arial"/>
                      <w:color w:val="333333"/>
                      <w:shd w:val="clear" w:color="auto" w:fill="FFFFFF"/>
                      <w:lang w:eastAsia="en-US"/>
                    </w:rPr>
                    <m:t>)-K</m:t>
                  </m:r>
                </m:e>
              </m:d>
            </m:e>
            <m:sup>
              <m:r>
                <w:rPr>
                  <w:rFonts w:ascii="Cambria Math" w:eastAsiaTheme="minorEastAsia" w:hAnsi="Cambria Math" w:cs="Arial"/>
                  <w:color w:val="333333"/>
                  <w:shd w:val="clear" w:color="auto" w:fill="FFFFFF"/>
                  <w:lang w:eastAsia="en-US"/>
                </w:rPr>
                <m:t>+</m:t>
              </m:r>
            </m:sup>
          </m:sSup>
          <m:r>
            <w:rPr>
              <w:rFonts w:ascii="Cambria Math" w:eastAsiaTheme="minorEastAsia" w:hAnsi="Cambria Math" w:cs="Arial"/>
              <w:color w:val="333333"/>
              <w:shd w:val="clear" w:color="auto" w:fill="FFFFFF"/>
              <w:lang w:eastAsia="en-US"/>
            </w:rPr>
            <m:t>|σ(</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r>
                <w:rPr>
                  <w:rFonts w:ascii="Cambria Math" w:eastAsiaTheme="minorEastAsia" w:hAnsi="Cambria Math" w:cs="Arial"/>
                  <w:color w:val="333333"/>
                  <w:shd w:val="clear" w:color="auto" w:fill="FFFFFF"/>
                  <w:lang w:eastAsia="en-US"/>
                </w:rPr>
                <m:t>)</m:t>
              </m:r>
            </m:e>
          </m:nary>
          <m:r>
            <w:rPr>
              <w:rFonts w:ascii="Cambria Math" w:eastAsiaTheme="minorEastAsia" w:hAnsi="Cambria Math" w:cs="Arial"/>
              <w:color w:val="333333"/>
              <w:shd w:val="clear" w:color="auto" w:fill="FFFFFF"/>
              <w:lang w:eastAsia="en-US"/>
            </w:rPr>
            <m:t>]</m:t>
          </m:r>
        </m:oMath>
      </m:oMathPara>
    </w:p>
    <w:p w14:paraId="21A8F5C8" w14:textId="77777777" w:rsidR="008D1943" w:rsidRPr="006A1438" w:rsidRDefault="008D1943" w:rsidP="008D1943">
      <w:pPr>
        <w:spacing w:after="160" w:line="259" w:lineRule="auto"/>
        <w:rPr>
          <w:rFonts w:ascii="Arial" w:eastAsiaTheme="minorEastAsia" w:hAnsi="Arial" w:cs="Arial"/>
          <w:color w:val="333333"/>
          <w:shd w:val="clear" w:color="auto" w:fill="FFFFFF"/>
          <w:lang w:eastAsia="en-US"/>
        </w:rPr>
      </w:pPr>
      <m:oMathPara>
        <m:oMath>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(T-t)</m:t>
              </m:r>
            </m:sup>
          </m:sSup>
          <m:sSup>
            <m:sSupPr>
              <m:ctrlPr>
                <w:rPr>
                  <w:rFonts w:ascii="Cambria Math" w:eastAsiaTheme="minorEastAsia" w:hAnsi="Cambria Math" w:cs="Arial"/>
                  <w:i/>
                  <w:color w:val="333333"/>
                  <w:shd w:val="clear" w:color="auto" w:fill="FFFFFF"/>
                  <w:lang w:eastAsia="en-US"/>
                </w:rPr>
              </m:ctrlPr>
            </m:sSupPr>
            <m:e>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e>
              </m:nary>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d>
                <m:dPr>
                  <m:ctrlPr>
                    <w:rPr>
                      <w:rFonts w:ascii="Cambria Math" w:eastAsiaTheme="minorEastAsia" w:hAnsi="Cambria Math" w:cs="Arial"/>
                      <w:i/>
                      <w:color w:val="333333"/>
                      <w:shd w:val="clear" w:color="auto" w:fill="FFFFFF"/>
                      <w:lang w:eastAsia="en-US"/>
                    </w:rPr>
                  </m:ctrlPr>
                </m:dPr>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r</m:t>
                          </m:r>
                        </m:e>
                      </m:acc>
                      <m:r>
                        <m:rPr>
                          <m:sty m:val="p"/>
                        </m:rPr>
                        <w:rPr>
                          <w:rFonts w:ascii="Cambria Math" w:eastAsiaTheme="minorEastAsia" w:hAnsi="Cambria Math" w:cs="Arial"/>
                          <w:color w:val="333333"/>
                          <w:highlight w:val="green"/>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r>
                    <w:rPr>
                      <w:rFonts w:ascii="Cambria Math" w:eastAsiaTheme="minorEastAsia" w:hAnsi="Cambria Math" w:cs="Arial"/>
                      <w:color w:val="333333"/>
                      <w:shd w:val="clear" w:color="auto" w:fill="FFFFFF"/>
                      <w:lang w:eastAsia="en-US"/>
                    </w:rPr>
                    <m:t>)-K</m:t>
                  </m:r>
                </m:e>
              </m:d>
            </m:e>
            <m:sup>
              <m:r>
                <w:rPr>
                  <w:rFonts w:ascii="Cambria Math" w:eastAsiaTheme="minorEastAsia" w:hAnsi="Cambria Math" w:cs="Arial"/>
                  <w:color w:val="333333"/>
                  <w:shd w:val="clear" w:color="auto" w:fill="FFFFFF"/>
                  <w:lang w:eastAsia="en-US"/>
                </w:rPr>
                <m:t>+</m:t>
              </m:r>
            </m:sup>
          </m:sSup>
        </m:oMath>
      </m:oMathPara>
    </w:p>
    <w:p w14:paraId="69E9C8EE" w14:textId="77777777" w:rsidR="008D1943" w:rsidRPr="006A1438" w:rsidRDefault="008D1943" w:rsidP="008D1943">
      <w:pPr>
        <w:spacing w:after="160" w:line="360" w:lineRule="auto"/>
        <w:ind w:firstLine="720"/>
        <w:jc w:val="both"/>
        <w:rPr>
          <w:rFonts w:ascii="Arial" w:eastAsiaTheme="minorEastAsia" w:hAnsi="Arial" w:cs="Arial"/>
          <w:color w:val="333333"/>
          <w:shd w:val="clear" w:color="auto" w:fill="FFFFFF"/>
          <w:lang w:eastAsia="en-US"/>
        </w:rPr>
      </w:pPr>
      <w:r w:rsidRPr="006A1438">
        <w:rPr>
          <w:rFonts w:ascii="Arial" w:eastAsiaTheme="minorEastAsia" w:hAnsi="Arial" w:cs="Arial"/>
          <w:color w:val="333333"/>
          <w:shd w:val="clear" w:color="auto" w:fill="FFFFFF"/>
          <w:lang w:eastAsia="en-US"/>
        </w:rPr>
        <w:t xml:space="preserve">When </w:t>
      </w:r>
      <w:r>
        <w:rPr>
          <w:rFonts w:ascii="Arial" w:eastAsiaTheme="minorEastAsia" w:hAnsi="Arial" w:cs="Arial"/>
          <w:color w:val="333333"/>
          <w:shd w:val="clear" w:color="auto" w:fill="FFFFFF"/>
          <w:lang w:eastAsia="en-US"/>
        </w:rPr>
        <w:t>we</w:t>
      </w:r>
      <w:r w:rsidRPr="006A1438">
        <w:rPr>
          <w:rFonts w:ascii="Arial" w:eastAsiaTheme="minorEastAsia" w:hAnsi="Arial" w:cs="Arial"/>
          <w:color w:val="333333"/>
          <w:shd w:val="clear" w:color="auto" w:fill="FFFFFF"/>
          <w:lang w:eastAsia="en-US"/>
        </w:rPr>
        <w:t xml:space="preserve"> condition on the sum of </w:t>
      </w:r>
      <w:r w:rsidRPr="00267FC5">
        <w:rPr>
          <w:rFonts w:ascii="Arial" w:eastAsiaTheme="minorEastAsia" w:hAnsi="Arial" w:cs="Arial"/>
          <w:i/>
          <w:iCs/>
          <w:color w:val="333333"/>
          <w:shd w:val="clear" w:color="auto" w:fill="FFFFFF"/>
          <w:lang w:eastAsia="en-US"/>
        </w:rPr>
        <w:t>Y</w:t>
      </w:r>
      <w:r w:rsidRPr="00267FC5">
        <w:rPr>
          <w:rFonts w:ascii="Arial" w:eastAsiaTheme="minorEastAsia" w:hAnsi="Arial" w:cs="Arial"/>
          <w:i/>
          <w:iCs/>
          <w:color w:val="333333"/>
          <w:shd w:val="clear" w:color="auto" w:fill="FFFFFF"/>
          <w:vertAlign w:val="subscript"/>
          <w:lang w:eastAsia="en-US"/>
        </w:rPr>
        <w:t>i</w:t>
      </w:r>
      <w:r w:rsidRPr="006A1438">
        <w:rPr>
          <w:rFonts w:ascii="Arial" w:eastAsiaTheme="minorEastAsia" w:hAnsi="Arial" w:cs="Arial"/>
          <w:color w:val="333333"/>
          <w:shd w:val="clear" w:color="auto" w:fill="FFFFFF"/>
          <w:lang w:eastAsia="en-US"/>
        </w:rPr>
        <w:t xml:space="preserve">, which is essentially the cumulative log value of the sequence of jumps, </w:t>
      </w:r>
      <w:r>
        <w:rPr>
          <w:rFonts w:ascii="Arial" w:eastAsiaTheme="minorEastAsia" w:hAnsi="Arial" w:cs="Arial"/>
          <w:color w:val="333333"/>
          <w:shd w:val="clear" w:color="auto" w:fill="FFFFFF"/>
          <w:lang w:eastAsia="en-US"/>
        </w:rPr>
        <w:t>we</w:t>
      </w:r>
      <w:r w:rsidRPr="006A1438">
        <w:rPr>
          <w:rFonts w:ascii="Arial" w:eastAsiaTheme="minorEastAsia" w:hAnsi="Arial" w:cs="Arial"/>
          <w:color w:val="333333"/>
          <w:shd w:val="clear" w:color="auto" w:fill="FFFFFF"/>
          <w:lang w:eastAsia="en-US"/>
        </w:rPr>
        <w:t xml:space="preserve"> are effectively considering the total logarithmic impact of </w:t>
      </w:r>
      <w:r w:rsidRPr="006A1438">
        <w:rPr>
          <w:rFonts w:ascii="Arial" w:eastAsiaTheme="minorEastAsia" w:hAnsi="Arial" w:cs="Arial"/>
          <w:color w:val="333333"/>
          <w:shd w:val="clear" w:color="auto" w:fill="FFFFFF"/>
          <w:lang w:eastAsia="en-US"/>
        </w:rPr>
        <w:lastRenderedPageBreak/>
        <w:t xml:space="preserve">the jumps up to time </w:t>
      </w:r>
      <w:r w:rsidRPr="00267FC5">
        <w:rPr>
          <w:rFonts w:ascii="Arial" w:eastAsiaTheme="minorEastAsia" w:hAnsi="Arial" w:cs="Arial"/>
          <w:i/>
          <w:iCs/>
          <w:color w:val="333333"/>
          <w:shd w:val="clear" w:color="auto" w:fill="FFFFFF"/>
          <w:lang w:eastAsia="en-US"/>
        </w:rPr>
        <w:t>T</w:t>
      </w:r>
      <w:r w:rsidRPr="006A1438">
        <w:rPr>
          <w:rFonts w:ascii="Arial" w:eastAsiaTheme="minorEastAsia" w:hAnsi="Arial" w:cs="Arial"/>
          <w:color w:val="333333"/>
          <w:shd w:val="clear" w:color="auto" w:fill="FFFFFF"/>
          <w:lang w:eastAsia="en-US"/>
        </w:rPr>
        <w:t>. Since the</w:t>
      </w:r>
      <w:r>
        <w:rPr>
          <w:rFonts w:ascii="Arial" w:eastAsiaTheme="minorEastAsia" w:hAnsi="Arial" w:cs="Arial"/>
          <w:color w:val="333333"/>
          <w:shd w:val="clear" w:color="auto" w:fill="FFFFFF"/>
          <w:lang w:eastAsia="en-US"/>
        </w:rPr>
        <w:t xml:space="preserve"> number</w:t>
      </w:r>
      <w:r w:rsidRPr="006A1438">
        <w:rPr>
          <w:rFonts w:ascii="Arial" w:eastAsiaTheme="minorEastAsia" w:hAnsi="Arial" w:cs="Arial"/>
          <w:color w:val="333333"/>
          <w:shd w:val="clear" w:color="auto" w:fill="FFFFFF"/>
          <w:lang w:eastAsia="en-US"/>
        </w:rPr>
        <w:t xml:space="preserve"> </w:t>
      </w:r>
      <w:r>
        <w:rPr>
          <w:rFonts w:ascii="Arial" w:eastAsiaTheme="minorEastAsia" w:hAnsi="Arial" w:cs="Arial"/>
          <w:color w:val="333333"/>
          <w:shd w:val="clear" w:color="auto" w:fill="FFFFFF"/>
          <w:lang w:eastAsia="en-US"/>
        </w:rPr>
        <w:t xml:space="preserve">of </w:t>
      </w:r>
      <w:r w:rsidRPr="006A1438">
        <w:rPr>
          <w:rFonts w:ascii="Arial" w:eastAsiaTheme="minorEastAsia" w:hAnsi="Arial" w:cs="Arial"/>
          <w:color w:val="333333"/>
          <w:shd w:val="clear" w:color="auto" w:fill="FFFFFF"/>
          <w:lang w:eastAsia="en-US"/>
        </w:rPr>
        <w:t>jumps are model</w:t>
      </w:r>
      <w:r>
        <w:rPr>
          <w:rFonts w:ascii="Arial" w:eastAsiaTheme="minorEastAsia" w:hAnsi="Arial" w:cs="Arial"/>
          <w:color w:val="333333"/>
          <w:shd w:val="clear" w:color="auto" w:fill="FFFFFF"/>
          <w:lang w:eastAsia="en-US"/>
        </w:rPr>
        <w:t>l</w:t>
      </w:r>
      <w:r w:rsidRPr="006A1438">
        <w:rPr>
          <w:rFonts w:ascii="Arial" w:eastAsiaTheme="minorEastAsia" w:hAnsi="Arial" w:cs="Arial"/>
          <w:color w:val="333333"/>
          <w:shd w:val="clear" w:color="auto" w:fill="FFFFFF"/>
          <w:lang w:eastAsia="en-US"/>
        </w:rPr>
        <w:t>ed using a fuzzy Poisson process</w:t>
      </w:r>
      <w:r>
        <w:rPr>
          <w:rFonts w:ascii="Arial" w:eastAsiaTheme="minorEastAsia" w:hAnsi="Arial" w:cs="Arial"/>
          <w:color w:val="333333"/>
          <w:shd w:val="clear" w:color="auto" w:fill="FFFFFF"/>
          <w:lang w:eastAsia="en-US"/>
        </w:rPr>
        <w:t xml:space="preserve"> with jump intensity </w:t>
      </w:r>
      <w:r w:rsidRPr="00267FC5">
        <w:rPr>
          <w:rFonts w:ascii="Arial" w:eastAsiaTheme="minorEastAsia" w:hAnsi="Arial" w:cs="Arial"/>
          <w:i/>
          <w:iCs/>
          <w:color w:val="333333"/>
          <w:shd w:val="clear" w:color="auto" w:fill="FFFFFF"/>
          <w:lang w:eastAsia="en-US"/>
        </w:rPr>
        <w:t>λ</w:t>
      </w:r>
      <w:r w:rsidRPr="006A1438">
        <w:rPr>
          <w:rFonts w:ascii="Arial" w:eastAsiaTheme="minorEastAsia" w:hAnsi="Arial" w:cs="Arial"/>
          <w:color w:val="333333"/>
          <w:shd w:val="clear" w:color="auto" w:fill="FFFFFF"/>
          <w:lang w:eastAsia="en-US"/>
        </w:rPr>
        <w:t>, their cumulative effect follows a Poisson distribution.</w:t>
      </w:r>
    </w:p>
    <w:p w14:paraId="48CE330B" w14:textId="77777777" w:rsidR="008D1943" w:rsidRDefault="008D1943" w:rsidP="008D1943">
      <w:pPr>
        <w:spacing w:after="160" w:line="360" w:lineRule="auto"/>
        <w:ind w:firstLine="720"/>
        <w:jc w:val="both"/>
        <w:rPr>
          <w:rFonts w:ascii="Arial" w:eastAsiaTheme="minorEastAsia" w:hAnsi="Arial" w:cs="Arial"/>
          <w:color w:val="333333"/>
          <w:shd w:val="clear" w:color="auto" w:fill="FFFFFF"/>
          <w:lang w:eastAsia="en-US"/>
        </w:rPr>
      </w:pPr>
      <w:r w:rsidRPr="006A1438">
        <w:rPr>
          <w:rFonts w:ascii="Arial" w:eastAsiaTheme="minorEastAsia" w:hAnsi="Arial" w:cs="Arial"/>
          <w:color w:val="333333"/>
          <w:shd w:val="clear" w:color="auto" w:fill="FFFFFF"/>
          <w:lang w:eastAsia="en-US"/>
        </w:rPr>
        <w:t>In other words, the jumps, when summed and transformed by taking the logarithm, have properties that lead to the emergence of a Poisson distribution in the conditional expectation.</w:t>
      </w:r>
      <w:r>
        <w:rPr>
          <w:rFonts w:ascii="Arial" w:eastAsiaTheme="minorEastAsia" w:hAnsi="Arial" w:cs="Arial"/>
          <w:color w:val="333333"/>
          <w:shd w:val="clear" w:color="auto" w:fill="FFFFFF"/>
          <w:lang w:eastAsia="en-US"/>
        </w:rPr>
        <w:t xml:space="preserve"> </w:t>
      </w:r>
      <m:oMath>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oMath>
      <w:r>
        <w:rPr>
          <w:rFonts w:ascii="Arial" w:eastAsiaTheme="minorEastAsia" w:hAnsi="Arial" w:cs="Arial"/>
          <w:color w:val="333333"/>
          <w:shd w:val="clear" w:color="auto" w:fill="FFFFFF"/>
          <w:lang w:eastAsia="en-US"/>
        </w:rPr>
        <w:t xml:space="preserve"> consists of three i.i.d. fuzzy normal random variables. </w:t>
      </w:r>
    </w:p>
    <w:p w14:paraId="29890C02" w14:textId="77777777" w:rsidR="008D1943" w:rsidRDefault="008D1943" w:rsidP="008D1943">
      <w:pPr>
        <w:spacing w:after="160" w:line="360" w:lineRule="auto"/>
        <w:ind w:firstLine="720"/>
        <w:jc w:val="both"/>
        <w:rPr>
          <w:rFonts w:ascii="Arial" w:eastAsiaTheme="minorEastAsia" w:hAnsi="Arial" w:cs="Arial"/>
          <w:color w:val="333333"/>
          <w:shd w:val="clear" w:color="auto" w:fill="FFFFFF"/>
          <w:lang w:eastAsia="en-US"/>
        </w:rPr>
      </w:pPr>
      <w:r>
        <w:rPr>
          <w:rFonts w:ascii="Arial" w:eastAsiaTheme="minorEastAsia" w:hAnsi="Arial" w:cs="Arial"/>
          <w:color w:val="333333"/>
          <w:shd w:val="clear" w:color="auto" w:fill="FFFFFF"/>
          <w:lang w:eastAsia="en-US"/>
        </w:rPr>
        <w:t xml:space="preserve">From the properties of variances of random variables, we know that the variance of the square of the random variables is the sum of their variances. Also, from </w:t>
      </w:r>
      <w:proofErr w:type="spellStart"/>
      <w:r>
        <w:rPr>
          <w:rFonts w:ascii="Arial" w:eastAsiaTheme="minorEastAsia" w:hAnsi="Arial" w:cs="Arial"/>
          <w:color w:val="333333"/>
          <w:shd w:val="clear" w:color="auto" w:fill="FFFFFF"/>
          <w:lang w:eastAsia="en-US"/>
        </w:rPr>
        <w:t>Itô’s</w:t>
      </w:r>
      <w:proofErr w:type="spellEnd"/>
      <w:r>
        <w:rPr>
          <w:rFonts w:ascii="Arial" w:eastAsiaTheme="minorEastAsia" w:hAnsi="Arial" w:cs="Arial"/>
          <w:color w:val="333333"/>
          <w:shd w:val="clear" w:color="auto" w:fill="FFFFFF"/>
          <w:lang w:eastAsia="en-US"/>
        </w:rPr>
        <w:t xml:space="preserve">, we know that the square of </w:t>
      </w:r>
      <w:proofErr w:type="spellStart"/>
      <w:r w:rsidRPr="00267FC5">
        <w:rPr>
          <w:rFonts w:ascii="Arial" w:eastAsiaTheme="minorEastAsia" w:hAnsi="Arial" w:cs="Arial"/>
          <w:i/>
          <w:iCs/>
          <w:color w:val="333333"/>
          <w:shd w:val="clear" w:color="auto" w:fill="FFFFFF"/>
          <w:lang w:eastAsia="en-US"/>
        </w:rPr>
        <w:t>B</w:t>
      </w:r>
      <w:r w:rsidRPr="00267FC5">
        <w:rPr>
          <w:rFonts w:ascii="Arial" w:eastAsiaTheme="minorEastAsia" w:hAnsi="Arial" w:cs="Arial"/>
          <w:i/>
          <w:iCs/>
          <w:color w:val="333333"/>
          <w:shd w:val="clear" w:color="auto" w:fill="FFFFFF"/>
          <w:vertAlign w:val="subscript"/>
          <w:lang w:eastAsia="en-US"/>
        </w:rPr>
        <w:t>t</w:t>
      </w:r>
      <w:proofErr w:type="spellEnd"/>
      <w:r>
        <w:rPr>
          <w:rFonts w:ascii="Arial" w:eastAsiaTheme="minorEastAsia" w:hAnsi="Arial" w:cs="Arial"/>
          <w:color w:val="333333"/>
          <w:shd w:val="clear" w:color="auto" w:fill="FFFFFF"/>
          <w:lang w:eastAsia="en-US"/>
        </w:rPr>
        <w:t xml:space="preserve"> and </w:t>
      </w:r>
      <w:r w:rsidRPr="00267FC5">
        <w:rPr>
          <w:rFonts w:ascii="Arial" w:eastAsiaTheme="minorEastAsia" w:hAnsi="Arial" w:cs="Arial"/>
          <w:i/>
          <w:iCs/>
          <w:color w:val="333333"/>
          <w:shd w:val="clear" w:color="auto" w:fill="FFFFFF"/>
          <w:lang w:eastAsia="en-US"/>
        </w:rPr>
        <w:t>B</w:t>
      </w:r>
      <w:r w:rsidRPr="00267FC5">
        <w:rPr>
          <w:rFonts w:ascii="Arial" w:eastAsiaTheme="minorEastAsia" w:hAnsi="Arial" w:cs="Arial"/>
          <w:i/>
          <w:iCs/>
          <w:color w:val="333333"/>
          <w:shd w:val="clear" w:color="auto" w:fill="FFFFFF"/>
          <w:vertAlign w:val="superscript"/>
          <w:lang w:eastAsia="en-US"/>
        </w:rPr>
        <w:t>H</w:t>
      </w:r>
      <w:r>
        <w:rPr>
          <w:rFonts w:ascii="Arial" w:eastAsiaTheme="minorEastAsia" w:hAnsi="Arial" w:cs="Arial"/>
          <w:color w:val="333333"/>
          <w:shd w:val="clear" w:color="auto" w:fill="FFFFFF"/>
          <w:lang w:eastAsia="en-US"/>
        </w:rPr>
        <w:t xml:space="preserve"> is </w:t>
      </w:r>
      <w:r w:rsidRPr="00267FC5">
        <w:rPr>
          <w:rFonts w:ascii="Arial" w:eastAsiaTheme="minorEastAsia" w:hAnsi="Arial" w:cs="Arial"/>
          <w:i/>
          <w:iCs/>
          <w:color w:val="333333"/>
          <w:shd w:val="clear" w:color="auto" w:fill="FFFFFF"/>
          <w:lang w:eastAsia="en-US"/>
        </w:rPr>
        <w:t>T</w:t>
      </w:r>
      <w:r>
        <w:rPr>
          <w:rFonts w:ascii="Arial" w:eastAsiaTheme="minorEastAsia" w:hAnsi="Arial" w:cs="Arial"/>
          <w:color w:val="333333"/>
          <w:shd w:val="clear" w:color="auto" w:fill="FFFFFF"/>
          <w:lang w:eastAsia="en-US"/>
        </w:rPr>
        <w:t xml:space="preserve"> and </w:t>
      </w:r>
      <w:r w:rsidRPr="00267FC5">
        <w:rPr>
          <w:rFonts w:ascii="Arial" w:eastAsiaTheme="minorEastAsia" w:hAnsi="Arial" w:cs="Arial"/>
          <w:i/>
          <w:iCs/>
          <w:color w:val="333333"/>
          <w:shd w:val="clear" w:color="auto" w:fill="FFFFFF"/>
          <w:lang w:eastAsia="en-US"/>
        </w:rPr>
        <w:t>T</w:t>
      </w:r>
      <w:r w:rsidRPr="00267FC5">
        <w:rPr>
          <w:rFonts w:ascii="Arial" w:eastAsiaTheme="minorEastAsia" w:hAnsi="Arial" w:cs="Arial"/>
          <w:i/>
          <w:iCs/>
          <w:color w:val="333333"/>
          <w:shd w:val="clear" w:color="auto" w:fill="FFFFFF"/>
          <w:vertAlign w:val="superscript"/>
          <w:lang w:eastAsia="en-US"/>
        </w:rPr>
        <w:t>2H</w:t>
      </w:r>
      <w:r>
        <w:rPr>
          <w:rFonts w:ascii="Arial" w:eastAsiaTheme="minorEastAsia" w:hAnsi="Arial" w:cs="Arial"/>
          <w:color w:val="333333"/>
          <w:shd w:val="clear" w:color="auto" w:fill="FFFFFF"/>
          <w:lang w:eastAsia="en-US"/>
        </w:rPr>
        <w:t xml:space="preserve">. So, </w:t>
      </w:r>
      <m:oMath>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r>
          <w:rPr>
            <w:rFonts w:ascii="Cambria Math" w:eastAsiaTheme="minorEastAsia" w:hAnsi="Cambria Math" w:cs="Arial"/>
            <w:color w:val="333333"/>
            <w:shd w:val="clear" w:color="auto" w:fill="FFFFFF"/>
            <w:lang w:eastAsia="en-US"/>
          </w:rPr>
          <m:t xml:space="preserve">= </m:t>
        </m:r>
        <m:sSup>
          <m:sSupPr>
            <m:ctrlPr>
              <w:rPr>
                <w:rFonts w:ascii="Cambria Math" w:eastAsiaTheme="minorEastAsia" w:hAnsi="Cambria Math" w:cs="Arial"/>
                <w:color w:val="333333"/>
                <w:shd w:val="clear" w:color="auto" w:fill="FFFFFF"/>
                <w:lang w:eastAsia="en-US"/>
              </w:rPr>
            </m:ctrlPr>
          </m:sSupPr>
          <m:e>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e>
          <m:sup>
            <m: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T+</m:t>
        </m:r>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e>
          <m:sup>
            <m: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w:rPr>
                <w:rFonts w:ascii="Cambria Math" w:eastAsiaTheme="minorEastAsia" w:hAnsi="Cambria Math" w:cs="Arial"/>
                <w:color w:val="333333"/>
                <w:shd w:val="clear" w:color="auto" w:fill="FFFFFF"/>
                <w:lang w:eastAsia="en-US"/>
              </w:rPr>
              <m:t>2H</m:t>
            </m:r>
          </m:sup>
        </m:sSup>
        <m:r>
          <w:rPr>
            <w:rFonts w:ascii="Cambria Math" w:eastAsiaTheme="minorEastAsia" w:hAnsi="Cambria Math" w:cs="Arial"/>
            <w:color w:val="333333"/>
            <w:shd w:val="clear" w:color="auto" w:fill="FFFFFF"/>
            <w:lang w:eastAsia="en-US"/>
          </w:rPr>
          <m:t>+n</m:t>
        </m:r>
        <m:sSubSup>
          <m:sSubSupPr>
            <m:ctrlPr>
              <w:rPr>
                <w:rFonts w:ascii="Cambria Math" w:eastAsiaTheme="minorEastAsia" w:hAnsi="Cambria Math" w:cs="Arial"/>
                <w:i/>
                <w:color w:val="333333"/>
                <w:shd w:val="clear" w:color="auto" w:fill="FFFFFF"/>
                <w:lang w:eastAsia="en-US"/>
              </w:rPr>
            </m:ctrlPr>
          </m:sSub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b>
            <m:r>
              <w:rPr>
                <w:rFonts w:ascii="Cambria Math" w:eastAsiaTheme="minorEastAsia" w:hAnsi="Cambria Math" w:cs="Arial"/>
                <w:color w:val="333333"/>
                <w:shd w:val="clear" w:color="auto" w:fill="FFFFFF"/>
                <w:lang w:eastAsia="en-US"/>
              </w:rPr>
              <m:t>j</m:t>
            </m:r>
          </m:sub>
          <m:sup>
            <m:r>
              <w:rPr>
                <w:rFonts w:ascii="Cambria Math" w:eastAsiaTheme="minorEastAsia" w:hAnsi="Cambria Math" w:cs="Arial"/>
                <w:color w:val="333333"/>
                <w:shd w:val="clear" w:color="auto" w:fill="FFFFFF"/>
                <w:lang w:eastAsia="en-US"/>
              </w:rPr>
              <m:t>2</m:t>
            </m:r>
          </m:sup>
        </m:sSubSup>
      </m:oMath>
      <w:r>
        <w:rPr>
          <w:rFonts w:ascii="Arial" w:eastAsiaTheme="minorEastAsia" w:hAnsi="Arial" w:cs="Arial"/>
          <w:color w:val="333333"/>
          <w:shd w:val="clear" w:color="auto" w:fill="FFFFFF"/>
          <w:lang w:eastAsia="en-US"/>
        </w:rPr>
        <w:t xml:space="preserve">. Mean of </w:t>
      </w:r>
      <m:oMath>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oMath>
      <w:r>
        <w:rPr>
          <w:rFonts w:ascii="Arial" w:eastAsiaTheme="minorEastAsia" w:hAnsi="Arial" w:cs="Arial"/>
          <w:color w:val="333333"/>
          <w:shd w:val="clear" w:color="auto" w:fill="FFFFFF"/>
          <w:lang w:eastAsia="en-US"/>
        </w:rPr>
        <w:t xml:space="preserve"> is simply expectation of </w:t>
      </w:r>
      <m:oMath>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oMath>
      <w:r>
        <w:rPr>
          <w:rFonts w:ascii="Arial" w:eastAsiaTheme="minorEastAsia" w:hAnsi="Arial" w:cs="Arial"/>
          <w:color w:val="333333"/>
          <w:shd w:val="clear" w:color="auto" w:fill="FFFFFF"/>
          <w:lang w:eastAsia="en-US"/>
        </w:rPr>
        <w:t xml:space="preserve"> because expectation of the stochastic processes is zero. So,  </w:t>
      </w:r>
      <m:oMath>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Y=n</m:t>
                </m:r>
              </m:e>
              <m:sub>
                <m:r>
                  <w:rPr>
                    <w:rFonts w:ascii="Cambria Math" w:eastAsiaTheme="minorEastAsia" w:hAnsi="Cambria Math" w:cs="Arial"/>
                    <w:color w:val="333333"/>
                    <w:shd w:val="clear" w:color="auto" w:fill="FFFFFF"/>
                    <w:lang w:eastAsia="en-US"/>
                  </w:rPr>
                  <m:t>i</m:t>
                </m:r>
              </m:sub>
            </m:sSub>
          </m:e>
        </m:nary>
        <m:r>
          <m:rPr>
            <m:sty m:val="p"/>
          </m:rPr>
          <w:rPr>
            <w:rFonts w:ascii="Cambria Math" w:eastAsiaTheme="minorEastAsia" w:hAnsi="Cambria Math" w:cs="Arial"/>
            <w:color w:val="333333"/>
            <w:shd w:val="clear" w:color="auto" w:fill="FFFFFF"/>
            <w:lang w:eastAsia="en-US"/>
          </w:rPr>
          <m:t xml:space="preserve"> </m:t>
        </m:r>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e>
          <m:sub>
            <m:r>
              <w:rPr>
                <w:rFonts w:ascii="Cambria Math" w:eastAsiaTheme="minorEastAsia" w:hAnsi="Cambria Math" w:cs="Arial"/>
                <w:color w:val="333333"/>
                <w:shd w:val="clear" w:color="auto" w:fill="FFFFFF"/>
                <w:lang w:eastAsia="en-US"/>
              </w:rPr>
              <m:t>j</m:t>
            </m:r>
          </m:sub>
        </m:sSub>
      </m:oMath>
      <w:r>
        <w:rPr>
          <w:rFonts w:ascii="Arial" w:eastAsiaTheme="minorEastAsia" w:hAnsi="Arial" w:cs="Arial"/>
          <w:color w:val="333333"/>
          <w:shd w:val="clear" w:color="auto" w:fill="FFFFFF"/>
          <w:lang w:eastAsia="en-US"/>
        </w:rPr>
        <w:t>. We plug these values into the above the equations:</w:t>
      </w:r>
    </w:p>
    <w:p w14:paraId="099E687F" w14:textId="77777777" w:rsidR="008D1943" w:rsidRPr="006A1438" w:rsidRDefault="00000000" w:rsidP="008D1943">
      <w:pPr>
        <w:spacing w:after="160" w:line="360" w:lineRule="auto"/>
        <w:jc w:val="both"/>
        <w:rPr>
          <w:rFonts w:ascii="Arial" w:eastAsiaTheme="minorEastAsia" w:hAnsi="Arial" w:cs="Arial"/>
          <w:color w:val="333333"/>
          <w:shd w:val="clear" w:color="auto" w:fill="FFFFFF"/>
          <w:lang w:eastAsia="en-US"/>
        </w:rPr>
      </w:pPr>
      <m:oMathPara>
        <m:oMath>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sSup>
            <m:sSupPr>
              <m:ctrlPr>
                <w:rPr>
                  <w:rFonts w:ascii="Cambria Math" w:eastAsiaTheme="minorEastAsia" w:hAnsi="Cambria Math" w:cs="Arial"/>
                  <w:i/>
                  <w:color w:val="333333"/>
                  <w:shd w:val="clear" w:color="auto" w:fill="FFFFFF"/>
                  <w:lang w:eastAsia="en-US"/>
                </w:rPr>
              </m:ctrlPr>
            </m:sSupPr>
            <m:e>
              <m:d>
                <m:dPr>
                  <m:ctrlPr>
                    <w:rPr>
                      <w:rFonts w:ascii="Cambria Math" w:eastAsiaTheme="minorEastAsia" w:hAnsi="Cambria Math" w:cs="Arial"/>
                      <w:i/>
                      <w:color w:val="333333"/>
                      <w:shd w:val="clear" w:color="auto" w:fill="FFFFFF"/>
                      <w:lang w:eastAsia="en-US"/>
                    </w:rPr>
                  </m:ctrlPr>
                </m:dPr>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r>
                    <w:rPr>
                      <w:rFonts w:ascii="Cambria Math" w:eastAsiaTheme="minorEastAsia" w:hAnsi="Cambria Math" w:cs="Arial"/>
                      <w:color w:val="333333"/>
                      <w:shd w:val="clear" w:color="auto" w:fill="FFFFFF"/>
                      <w:lang w:eastAsia="en-US"/>
                    </w:rPr>
                    <m:t>)-K</m:t>
                  </m:r>
                </m:e>
              </m:d>
            </m:e>
            <m:sup>
              <m:r>
                <w:rPr>
                  <w:rFonts w:ascii="Cambria Math" w:eastAsiaTheme="minorEastAsia" w:hAnsi="Cambria Math" w:cs="Arial"/>
                  <w:color w:val="333333"/>
                  <w:shd w:val="clear" w:color="auto" w:fill="FFFFFF"/>
                  <w:lang w:eastAsia="en-US"/>
                </w:rPr>
                <m:t>+</m:t>
              </m:r>
            </m:sup>
          </m:sSup>
          <m:r>
            <w:rPr>
              <w:rFonts w:ascii="Cambria Math" w:eastAsiaTheme="minorEastAsia" w:hAnsi="Cambria Math" w:cs="Arial"/>
              <w:color w:val="333333"/>
              <w:shd w:val="clear" w:color="auto" w:fill="FFFFFF"/>
              <w:lang w:eastAsia="en-US"/>
            </w:rPr>
            <m:t>=</m:t>
          </m:r>
        </m:oMath>
      </m:oMathPara>
    </w:p>
    <w:p w14:paraId="1D1B735B" w14:textId="77777777" w:rsidR="008D1943" w:rsidRDefault="008D1943" w:rsidP="008D1943">
      <w:pPr>
        <w:spacing w:after="160" w:line="360" w:lineRule="auto"/>
        <w:rPr>
          <w:rFonts w:ascii="Arial" w:eastAsiaTheme="minorEastAsia" w:hAnsi="Arial" w:cs="Arial"/>
          <w:color w:val="333333"/>
          <w:shd w:val="clear" w:color="auto" w:fill="FFFFFF"/>
          <w:lang w:eastAsia="en-US"/>
        </w:rPr>
      </w:pPr>
      <m:oMathPara>
        <m:oMath>
          <m:r>
            <w:rPr>
              <w:rFonts w:ascii="Cambria Math" w:eastAsiaTheme="minorEastAsia" w:hAnsi="Cambria Math" w:cs="Arial"/>
              <w:color w:val="333333"/>
              <w:shd w:val="clear" w:color="auto" w:fill="FFFFFF"/>
              <w:lang w:eastAsia="en-US"/>
            </w:rPr>
            <m:t>=</m:t>
          </m:r>
          <m:nary>
            <m:naryPr>
              <m:limLoc m:val="subSup"/>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m:t>
              </m:r>
            </m:sub>
            <m:sup>
              <m:r>
                <w:rPr>
                  <w:rFonts w:ascii="Cambria Math" w:eastAsiaTheme="minorEastAsia" w:hAnsi="Cambria Math" w:cs="Arial"/>
                  <w:color w:val="333333"/>
                  <w:shd w:val="clear" w:color="auto" w:fill="FFFFFF"/>
                  <w:lang w:eastAsia="en-US"/>
                </w:rPr>
                <m:t>∞</m:t>
              </m:r>
            </m:sup>
            <m:e>
              <m:func>
                <m:funcPr>
                  <m:ctrlPr>
                    <w:rPr>
                      <w:rFonts w:ascii="Cambria Math" w:eastAsiaTheme="minorEastAsia" w:hAnsi="Cambria Math" w:cs="Arial"/>
                      <w:color w:val="333333"/>
                      <w:shd w:val="clear" w:color="auto" w:fill="FFFFFF"/>
                      <w:lang w:eastAsia="en-US"/>
                    </w:rPr>
                  </m:ctrlPr>
                </m:funcPr>
                <m:fName>
                  <m:r>
                    <m:rPr>
                      <m:sty m:val="p"/>
                    </m:rPr>
                    <w:rPr>
                      <w:rFonts w:ascii="Cambria Math" w:eastAsiaTheme="minorEastAsia" w:hAnsi="Cambria Math" w:cs="Arial"/>
                      <w:color w:val="333333"/>
                      <w:shd w:val="clear" w:color="auto" w:fill="FFFFFF"/>
                      <w:lang w:eastAsia="en-US"/>
                    </w:rPr>
                    <m:t>max</m:t>
                  </m:r>
                </m:fName>
                <m:e>
                  <m:d>
                    <m:dPr>
                      <m:begChr m:val="["/>
                      <m:endChr m:val="]"/>
                      <m:ctrlPr>
                        <w:rPr>
                          <w:rFonts w:ascii="Cambria Math" w:eastAsiaTheme="minorEastAsia" w:hAnsi="Cambria Math" w:cs="Arial"/>
                          <w:i/>
                          <w:color w:val="333333"/>
                          <w:shd w:val="clear" w:color="auto" w:fill="FFFFFF"/>
                          <w:lang w:eastAsia="en-US"/>
                        </w:rPr>
                      </m:ctrlPr>
                    </m:dPr>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e>
                      </m:d>
                      <m:r>
                        <w:rPr>
                          <w:rFonts w:ascii="Cambria Math" w:eastAsiaTheme="minorEastAsia" w:hAnsi="Cambria Math" w:cs="Arial"/>
                          <w:color w:val="333333"/>
                          <w:shd w:val="clear" w:color="auto" w:fill="FFFFFF"/>
                          <w:lang w:eastAsia="en-US"/>
                        </w:rPr>
                        <m:t>-K,0</m:t>
                      </m:r>
                    </m:e>
                  </m:d>
                </m:e>
              </m:func>
              <m: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r>
                    <w:rPr>
                      <w:rFonts w:ascii="Cambria Math" w:eastAsiaTheme="minorEastAsia" w:hAnsi="Cambria Math" w:cs="Arial"/>
                      <w:color w:val="333333"/>
                      <w:shd w:val="clear" w:color="auto" w:fill="FFFFFF"/>
                      <w:lang w:eastAsia="en-US"/>
                    </w:rPr>
                    <m:t>z</m:t>
                  </m:r>
                </m:e>
              </m:d>
              <m:r>
                <w:rPr>
                  <w:rFonts w:ascii="Cambria Math" w:eastAsiaTheme="minorEastAsia" w:hAnsi="Cambria Math" w:cs="Arial"/>
                  <w:color w:val="333333"/>
                  <w:shd w:val="clear" w:color="auto" w:fill="FFFFFF"/>
                  <w:lang w:eastAsia="en-US"/>
                </w:rPr>
                <m:t>dz</m:t>
              </m:r>
            </m:e>
          </m:nary>
        </m:oMath>
      </m:oMathPara>
    </w:p>
    <w:p w14:paraId="41252BC5" w14:textId="77777777" w:rsidR="008D1943" w:rsidRDefault="008D1943" w:rsidP="008D1943">
      <w:pPr>
        <w:spacing w:after="160" w:line="360" w:lineRule="auto"/>
        <w:jc w:val="both"/>
        <w:rPr>
          <w:rFonts w:ascii="Arial" w:eastAsiaTheme="minorEastAsia" w:hAnsi="Arial" w:cs="Arial"/>
          <w:color w:val="333333"/>
          <w:shd w:val="clear" w:color="auto" w:fill="FFFFFF"/>
          <w:lang w:eastAsia="en-US"/>
        </w:rPr>
      </w:pPr>
      <w:r>
        <w:rPr>
          <w:rFonts w:ascii="Arial" w:eastAsiaTheme="minorEastAsia" w:hAnsi="Arial" w:cs="Arial"/>
          <w:color w:val="333333"/>
          <w:shd w:val="clear" w:color="auto" w:fill="FFFFFF"/>
          <w:lang w:eastAsia="en-US"/>
        </w:rPr>
        <w:t xml:space="preserve">where </w:t>
      </w:r>
      <m:oMath>
        <m: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r>
              <w:rPr>
                <w:rFonts w:ascii="Cambria Math" w:eastAsiaTheme="minorEastAsia" w:hAnsi="Cambria Math" w:cs="Arial"/>
                <w:color w:val="333333"/>
                <w:shd w:val="clear" w:color="auto" w:fill="FFFFFF"/>
                <w:lang w:eastAsia="en-US"/>
              </w:rPr>
              <m:t>z</m:t>
            </m:r>
          </m:e>
        </m:d>
      </m:oMath>
      <w:r>
        <w:rPr>
          <w:rFonts w:ascii="Arial" w:eastAsiaTheme="minorEastAsia" w:hAnsi="Arial" w:cs="Arial"/>
          <w:color w:val="333333"/>
          <w:shd w:val="clear" w:color="auto" w:fill="FFFFFF"/>
          <w:lang w:eastAsia="en-US"/>
        </w:rPr>
        <w:t xml:space="preserve"> is the density of the fuzzy normal variable with mean </w:t>
      </w:r>
      <m:oMath>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Y=n</m:t>
                </m:r>
              </m:e>
              <m:sub>
                <m:r>
                  <w:rPr>
                    <w:rFonts w:ascii="Cambria Math" w:eastAsiaTheme="minorEastAsia" w:hAnsi="Cambria Math" w:cs="Arial"/>
                    <w:color w:val="333333"/>
                    <w:shd w:val="clear" w:color="auto" w:fill="FFFFFF"/>
                    <w:lang w:eastAsia="en-US"/>
                  </w:rPr>
                  <m:t>i</m:t>
                </m:r>
              </m:sub>
            </m:sSub>
          </m:e>
        </m:nary>
        <m:r>
          <m:rPr>
            <m:sty m:val="p"/>
          </m:rPr>
          <w:rPr>
            <w:rFonts w:ascii="Cambria Math" w:eastAsiaTheme="minorEastAsia" w:hAnsi="Cambria Math" w:cs="Arial"/>
            <w:color w:val="333333"/>
            <w:shd w:val="clear" w:color="auto" w:fill="FFFFFF"/>
            <w:lang w:eastAsia="en-US"/>
          </w:rPr>
          <m:t xml:space="preserve"> </m:t>
        </m:r>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e>
          <m:sub>
            <m:r>
              <w:rPr>
                <w:rFonts w:ascii="Cambria Math" w:eastAsiaTheme="minorEastAsia" w:hAnsi="Cambria Math" w:cs="Arial"/>
                <w:color w:val="333333"/>
                <w:shd w:val="clear" w:color="auto" w:fill="FFFFFF"/>
                <w:lang w:eastAsia="en-US"/>
              </w:rPr>
              <m:t>j</m:t>
            </m:r>
          </m:sub>
        </m:sSub>
      </m:oMath>
      <w:r>
        <w:rPr>
          <w:rFonts w:ascii="Arial" w:eastAsiaTheme="minorEastAsia" w:hAnsi="Arial" w:cs="Arial"/>
          <w:color w:val="333333"/>
          <w:shd w:val="clear" w:color="auto" w:fill="FFFFFF"/>
          <w:lang w:eastAsia="en-US"/>
        </w:rPr>
        <w:t xml:space="preserve"> and variance </w:t>
      </w:r>
      <m:oMath>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r>
          <w:rPr>
            <w:rFonts w:ascii="Cambria Math" w:eastAsiaTheme="minorEastAsia" w:hAnsi="Cambria Math" w:cs="Arial"/>
            <w:color w:val="333333"/>
            <w:shd w:val="clear" w:color="auto" w:fill="FFFFFF"/>
            <w:lang w:eastAsia="en-US"/>
          </w:rPr>
          <m:t xml:space="preserve">= </m:t>
        </m:r>
        <m:sSup>
          <m:sSupPr>
            <m:ctrlPr>
              <w:rPr>
                <w:rFonts w:ascii="Cambria Math" w:eastAsiaTheme="minorEastAsia" w:hAnsi="Cambria Math" w:cs="Arial"/>
                <w:color w:val="333333"/>
                <w:shd w:val="clear" w:color="auto" w:fill="FFFFFF"/>
                <w:lang w:eastAsia="en-US"/>
              </w:rPr>
            </m:ctrlPr>
          </m:sSupPr>
          <m:e>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e>
          <m:sup>
            <m: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T+</m:t>
        </m:r>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e>
          <m:sup>
            <m: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w:rPr>
                <w:rFonts w:ascii="Cambria Math" w:eastAsiaTheme="minorEastAsia" w:hAnsi="Cambria Math" w:cs="Arial"/>
                <w:color w:val="333333"/>
                <w:shd w:val="clear" w:color="auto" w:fill="FFFFFF"/>
                <w:lang w:eastAsia="en-US"/>
              </w:rPr>
              <m:t>2H</m:t>
            </m:r>
          </m:sup>
        </m:sSup>
        <m:r>
          <w:rPr>
            <w:rFonts w:ascii="Cambria Math" w:eastAsiaTheme="minorEastAsia" w:hAnsi="Cambria Math" w:cs="Arial"/>
            <w:color w:val="333333"/>
            <w:shd w:val="clear" w:color="auto" w:fill="FFFFFF"/>
            <w:lang w:eastAsia="en-US"/>
          </w:rPr>
          <m:t>+n</m:t>
        </m:r>
        <m:sSubSup>
          <m:sSubSupPr>
            <m:ctrlPr>
              <w:rPr>
                <w:rFonts w:ascii="Cambria Math" w:eastAsiaTheme="minorEastAsia" w:hAnsi="Cambria Math" w:cs="Arial"/>
                <w:i/>
                <w:color w:val="333333"/>
                <w:shd w:val="clear" w:color="auto" w:fill="FFFFFF"/>
                <w:lang w:eastAsia="en-US"/>
              </w:rPr>
            </m:ctrlPr>
          </m:sSub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b>
            <m:r>
              <w:rPr>
                <w:rFonts w:ascii="Cambria Math" w:eastAsiaTheme="minorEastAsia" w:hAnsi="Cambria Math" w:cs="Arial"/>
                <w:color w:val="333333"/>
                <w:shd w:val="clear" w:color="auto" w:fill="FFFFFF"/>
                <w:lang w:eastAsia="en-US"/>
              </w:rPr>
              <m:t>j</m:t>
            </m:r>
          </m:sub>
          <m:sup>
            <m:r>
              <w:rPr>
                <w:rFonts w:ascii="Cambria Math" w:eastAsiaTheme="minorEastAsia" w:hAnsi="Cambria Math" w:cs="Arial"/>
                <w:color w:val="333333"/>
                <w:shd w:val="clear" w:color="auto" w:fill="FFFFFF"/>
                <w:lang w:eastAsia="en-US"/>
              </w:rPr>
              <m:t>2</m:t>
            </m:r>
          </m:sup>
        </m:sSubSup>
        <m:r>
          <w:rPr>
            <w:rFonts w:ascii="Cambria Math" w:eastAsiaTheme="minorEastAsia" w:hAnsi="Cambria Math" w:cs="Arial"/>
            <w:color w:val="333333"/>
            <w:shd w:val="clear" w:color="auto" w:fill="FFFFFF"/>
            <w:lang w:eastAsia="en-US"/>
          </w:rPr>
          <m:t>.</m:t>
        </m:r>
      </m:oMath>
      <w:r>
        <w:rPr>
          <w:rFonts w:ascii="Arial" w:eastAsiaTheme="minorEastAsia" w:hAnsi="Arial" w:cs="Arial"/>
          <w:color w:val="333333"/>
          <w:shd w:val="clear" w:color="auto" w:fill="FFFFFF"/>
          <w:lang w:eastAsia="en-US"/>
        </w:rPr>
        <w:t xml:space="preserve"> So, </w:t>
      </w:r>
      <m:oMath>
        <m: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r>
              <w:rPr>
                <w:rFonts w:ascii="Cambria Math" w:eastAsiaTheme="minorEastAsia" w:hAnsi="Cambria Math" w:cs="Arial"/>
                <w:color w:val="333333"/>
                <w:shd w:val="clear" w:color="auto" w:fill="FFFFFF"/>
                <w:lang w:eastAsia="en-US"/>
              </w:rPr>
              <m:t>z</m:t>
            </m:r>
          </m:e>
        </m:d>
        <m:r>
          <w:rPr>
            <w:rFonts w:ascii="Cambria Math" w:eastAsiaTheme="minorEastAsia" w:hAnsi="Cambria Math" w:cs="Arial"/>
            <w:color w:val="333333"/>
            <w:shd w:val="clear" w:color="auto" w:fill="FFFFFF"/>
            <w:lang w:eastAsia="en-US"/>
          </w:rPr>
          <m:t xml:space="preserve">= </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√2π</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(z-</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m:t>
                    </m:r>
                  </m:e>
                  <m:sup>
                    <m:r>
                      <w:rPr>
                        <w:rFonts w:ascii="Cambria Math" w:eastAsiaTheme="minorEastAsia" w:hAnsi="Cambria Math" w:cs="Arial"/>
                        <w:color w:val="333333"/>
                        <w:shd w:val="clear" w:color="auto" w:fill="FFFFFF"/>
                        <w:lang w:eastAsia="en-US"/>
                      </w:rPr>
                      <m:t>2</m:t>
                    </m:r>
                  </m:sup>
                </m:sSup>
              </m:num>
              <m:den>
                <m:r>
                  <w:rPr>
                    <w:rFonts w:ascii="Cambria Math" w:eastAsiaTheme="minorEastAsia" w:hAnsi="Cambria Math" w:cs="Arial"/>
                    <w:color w:val="333333"/>
                    <w:shd w:val="clear" w:color="auto" w:fill="FFFFFF"/>
                    <w:lang w:eastAsia="en-US"/>
                  </w:rPr>
                  <m:t>2</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den>
            </m:f>
            <m:r>
              <w:rPr>
                <w:rFonts w:ascii="Cambria Math" w:eastAsiaTheme="minorEastAsia" w:hAnsi="Cambria Math" w:cs="Arial"/>
                <w:color w:val="333333"/>
                <w:shd w:val="clear" w:color="auto" w:fill="FFFFFF"/>
                <w:lang w:eastAsia="en-US"/>
              </w:rPr>
              <m:t>dz</m:t>
            </m:r>
          </m:sup>
        </m:sSup>
      </m:oMath>
      <w:r>
        <w:rPr>
          <w:rFonts w:ascii="Arial" w:eastAsiaTheme="minorEastAsia" w:hAnsi="Arial" w:cs="Arial"/>
          <w:color w:val="333333"/>
          <w:shd w:val="clear" w:color="auto" w:fill="FFFFFF"/>
          <w:lang w:eastAsia="en-US"/>
        </w:rPr>
        <w:t>, and the whole integral:</w:t>
      </w:r>
    </w:p>
    <w:p w14:paraId="4A0D09DF" w14:textId="77777777" w:rsidR="008D1943" w:rsidRDefault="008D1943" w:rsidP="008D1943">
      <w:pPr>
        <w:spacing w:after="160" w:line="360" w:lineRule="auto"/>
        <w:jc w:val="both"/>
        <w:rPr>
          <w:rFonts w:ascii="Arial" w:hAnsi="Arial" w:cs="Arial"/>
          <w:color w:val="333333"/>
          <w:shd w:val="clear" w:color="auto" w:fill="FFFFFF"/>
        </w:rPr>
      </w:pPr>
      <m:oMathPara>
        <m:oMath>
          <m:r>
            <w:rPr>
              <w:rFonts w:ascii="Cambria Math" w:eastAsiaTheme="minorEastAsia" w:hAnsi="Cambria Math" w:cs="Arial"/>
              <w:color w:val="333333"/>
              <w:shd w:val="clear" w:color="auto" w:fill="FFFFFF"/>
              <w:lang w:eastAsia="en-US"/>
            </w:rPr>
            <m:t>=</m:t>
          </m:r>
          <m:nary>
            <m:naryPr>
              <m:limLoc m:val="subSup"/>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m:t>
              </m:r>
            </m:sub>
            <m:sup>
              <m:r>
                <w:rPr>
                  <w:rFonts w:ascii="Cambria Math" w:eastAsiaTheme="minorEastAsia" w:hAnsi="Cambria Math" w:cs="Arial"/>
                  <w:color w:val="333333"/>
                  <w:shd w:val="clear" w:color="auto" w:fill="FFFFFF"/>
                  <w:lang w:eastAsia="en-US"/>
                </w:rPr>
                <m:t>∞</m:t>
              </m:r>
            </m:sup>
            <m:e>
              <m:func>
                <m:funcPr>
                  <m:ctrlPr>
                    <w:rPr>
                      <w:rFonts w:ascii="Cambria Math" w:eastAsiaTheme="minorEastAsia" w:hAnsi="Cambria Math" w:cs="Arial"/>
                      <w:color w:val="333333"/>
                      <w:shd w:val="clear" w:color="auto" w:fill="FFFFFF"/>
                      <w:lang w:eastAsia="en-US"/>
                    </w:rPr>
                  </m:ctrlPr>
                </m:funcPr>
                <m:fName>
                  <m:r>
                    <m:rPr>
                      <m:sty m:val="p"/>
                    </m:rPr>
                    <w:rPr>
                      <w:rFonts w:ascii="Cambria Math" w:eastAsiaTheme="minorEastAsia" w:hAnsi="Cambria Math" w:cs="Arial"/>
                      <w:color w:val="333333"/>
                      <w:shd w:val="clear" w:color="auto" w:fill="FFFFFF"/>
                      <w:lang w:eastAsia="en-US"/>
                    </w:rPr>
                    <m:t>max</m:t>
                  </m:r>
                </m:fName>
                <m:e>
                  <m:d>
                    <m:dPr>
                      <m:begChr m:val="["/>
                      <m:endChr m:val="]"/>
                      <m:ctrlPr>
                        <w:rPr>
                          <w:rFonts w:ascii="Cambria Math" w:eastAsiaTheme="minorEastAsia" w:hAnsi="Cambria Math" w:cs="Arial"/>
                          <w:i/>
                          <w:color w:val="333333"/>
                          <w:shd w:val="clear" w:color="auto" w:fill="FFFFFF"/>
                          <w:lang w:eastAsia="en-US"/>
                        </w:rPr>
                      </m:ctrlPr>
                    </m:dPr>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e>
                      </m:d>
                      <m:r>
                        <w:rPr>
                          <w:rFonts w:ascii="Cambria Math" w:eastAsiaTheme="minorEastAsia" w:hAnsi="Cambria Math" w:cs="Arial"/>
                          <w:color w:val="333333"/>
                          <w:shd w:val="clear" w:color="auto" w:fill="FFFFFF"/>
                          <w:lang w:eastAsia="en-US"/>
                        </w:rPr>
                        <m:t>-K,0</m:t>
                      </m:r>
                    </m:e>
                  </m:d>
                </m:e>
              </m:func>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√2π</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(z-</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m:t>
                          </m:r>
                        </m:e>
                        <m:sup>
                          <m:r>
                            <w:rPr>
                              <w:rFonts w:ascii="Cambria Math" w:eastAsiaTheme="minorEastAsia" w:hAnsi="Cambria Math" w:cs="Arial"/>
                              <w:color w:val="333333"/>
                              <w:shd w:val="clear" w:color="auto" w:fill="FFFFFF"/>
                              <w:lang w:eastAsia="en-US"/>
                            </w:rPr>
                            <m:t>2</m:t>
                          </m:r>
                        </m:sup>
                      </m:sSup>
                    </m:num>
                    <m:den>
                      <m:r>
                        <w:rPr>
                          <w:rFonts w:ascii="Cambria Math" w:eastAsiaTheme="minorEastAsia" w:hAnsi="Cambria Math" w:cs="Arial"/>
                          <w:color w:val="333333"/>
                          <w:shd w:val="clear" w:color="auto" w:fill="FFFFFF"/>
                          <w:lang w:eastAsia="en-US"/>
                        </w:rPr>
                        <m:t>2</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den>
                  </m:f>
                  <m:r>
                    <w:rPr>
                      <w:rFonts w:ascii="Cambria Math" w:eastAsiaTheme="minorEastAsia" w:hAnsi="Cambria Math" w:cs="Arial"/>
                      <w:color w:val="333333"/>
                      <w:shd w:val="clear" w:color="auto" w:fill="FFFFFF"/>
                      <w:lang w:eastAsia="en-US"/>
                    </w:rPr>
                    <m:t>dz</m:t>
                  </m:r>
                </m:sup>
              </m:sSup>
              <m:r>
                <w:rPr>
                  <w:rFonts w:ascii="Cambria Math" w:eastAsiaTheme="minorEastAsia" w:hAnsi="Cambria Math" w:cs="Arial"/>
                  <w:color w:val="333333"/>
                  <w:shd w:val="clear" w:color="auto" w:fill="FFFFFF"/>
                  <w:lang w:eastAsia="en-US"/>
                </w:rPr>
                <m:t>dz</m:t>
              </m:r>
            </m:e>
          </m:nary>
        </m:oMath>
      </m:oMathPara>
    </w:p>
    <w:p w14:paraId="714079AA"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The integrand in the integral above vanishes when: </w:t>
      </w:r>
    </w:p>
    <w:p w14:paraId="51885DCD" w14:textId="77777777" w:rsidR="008D1943" w:rsidRDefault="00000000" w:rsidP="008D1943">
      <w:pPr>
        <w:spacing w:after="160" w:line="360" w:lineRule="auto"/>
        <w:jc w:val="center"/>
        <w:rPr>
          <w:rFonts w:ascii="Arial" w:hAnsi="Arial" w:cs="Arial"/>
          <w:color w:val="333333"/>
          <w:shd w:val="clear" w:color="auto" w:fill="FFFFFF"/>
          <w:lang w:eastAsia="en-US"/>
        </w:rPr>
      </w:pPr>
      <m:oMath>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e>
        </m:d>
        <m:r>
          <w:rPr>
            <w:rFonts w:ascii="Cambria Math" w:eastAsiaTheme="minorEastAsia" w:hAnsi="Cambria Math" w:cs="Arial"/>
            <w:color w:val="333333"/>
            <w:shd w:val="clear" w:color="auto" w:fill="FFFFFF"/>
            <w:lang w:eastAsia="en-US"/>
          </w:rPr>
          <m:t>&lt;K</m:t>
        </m:r>
      </m:oMath>
      <w:r w:rsidR="008D1943">
        <w:rPr>
          <w:rFonts w:ascii="Arial" w:hAnsi="Arial" w:cs="Arial"/>
          <w:color w:val="333333"/>
          <w:shd w:val="clear" w:color="auto" w:fill="FFFFFF"/>
          <w:lang w:eastAsia="en-US"/>
        </w:rPr>
        <w:t xml:space="preserve">, i.e. when </w:t>
      </w:r>
      <w:r w:rsidR="008D1943" w:rsidRPr="00267FC5">
        <w:rPr>
          <w:rFonts w:ascii="Arial" w:hAnsi="Arial" w:cs="Arial"/>
          <w:i/>
          <w:iCs/>
          <w:color w:val="333333"/>
          <w:shd w:val="clear" w:color="auto" w:fill="FFFFFF"/>
          <w:lang w:eastAsia="en-US"/>
        </w:rPr>
        <w:t>z &lt; z</w:t>
      </w:r>
      <w:r w:rsidR="008D1943" w:rsidRPr="00267FC5">
        <w:rPr>
          <w:rFonts w:ascii="Arial" w:hAnsi="Arial" w:cs="Arial"/>
          <w:i/>
          <w:iCs/>
          <w:color w:val="333333"/>
          <w:shd w:val="clear" w:color="auto" w:fill="FFFFFF"/>
          <w:vertAlign w:val="subscript"/>
          <w:lang w:eastAsia="en-US"/>
        </w:rPr>
        <w:t>0</w:t>
      </w:r>
      <w:r w:rsidR="008D1943" w:rsidRPr="00267FC5">
        <w:rPr>
          <w:rFonts w:ascii="Arial" w:hAnsi="Arial" w:cs="Arial"/>
          <w:i/>
          <w:iCs/>
          <w:color w:val="333333"/>
          <w:shd w:val="clear" w:color="auto" w:fill="FFFFFF"/>
          <w:lang w:eastAsia="en-US"/>
        </w:rPr>
        <w:t>,</w:t>
      </w:r>
      <w:r w:rsidR="008D1943">
        <w:rPr>
          <w:rFonts w:ascii="Arial" w:hAnsi="Arial" w:cs="Arial"/>
          <w:color w:val="333333"/>
          <w:shd w:val="clear" w:color="auto" w:fill="FFFFFF"/>
          <w:lang w:eastAsia="en-US"/>
        </w:rPr>
        <w:t xml:space="preserve"> where </w:t>
      </w:r>
    </w:p>
    <w:p w14:paraId="778362A7" w14:textId="77777777" w:rsidR="008D1943" w:rsidRDefault="00000000" w:rsidP="008D1943">
      <w:pPr>
        <w:spacing w:after="160" w:line="360" w:lineRule="auto"/>
        <w:jc w:val="center"/>
        <w:rPr>
          <w:rFonts w:ascii="Arial" w:hAnsi="Arial" w:cs="Arial"/>
          <w:color w:val="333333"/>
          <w:shd w:val="clear" w:color="auto" w:fill="FFFFFF"/>
          <w:lang w:eastAsia="en-US"/>
        </w:rPr>
      </w:pPr>
      <m:oMathPara>
        <m:oMath>
          <m:sSub>
            <m:sSubPr>
              <m:ctrlPr>
                <w:rPr>
                  <w:rFonts w:ascii="Cambria Math" w:hAnsi="Cambria Math" w:cs="Arial"/>
                  <w:i/>
                  <w:color w:val="333333"/>
                  <w:shd w:val="clear" w:color="auto" w:fill="FFFFFF"/>
                  <w:lang w:eastAsia="en-US"/>
                </w:rPr>
              </m:ctrlPr>
            </m:sSubPr>
            <m:e>
              <m:r>
                <w:rPr>
                  <w:rFonts w:ascii="Cambria Math" w:hAnsi="Cambria Math" w:cs="Arial"/>
                  <w:color w:val="333333"/>
                  <w:shd w:val="clear" w:color="auto" w:fill="FFFFFF"/>
                  <w:lang w:eastAsia="en-US"/>
                </w:rPr>
                <m:t>z</m:t>
              </m:r>
            </m:e>
            <m:sub>
              <m:r>
                <w:rPr>
                  <w:rFonts w:ascii="Cambria Math" w:hAnsi="Cambria Math" w:cs="Arial"/>
                  <w:color w:val="333333"/>
                  <w:shd w:val="clear" w:color="auto" w:fill="FFFFFF"/>
                  <w:lang w:eastAsia="en-US"/>
                </w:rPr>
                <m:t>0</m:t>
              </m:r>
            </m:sub>
          </m:sSub>
          <m:r>
            <w:rPr>
              <w:rFonts w:ascii="Cambria Math" w:hAnsi="Cambria Math" w:cs="Arial"/>
              <w:color w:val="333333"/>
              <w:shd w:val="clear" w:color="auto" w:fill="FFFFFF"/>
              <w:lang w:eastAsia="en-US"/>
            </w:rPr>
            <m:t>=</m:t>
          </m:r>
          <m:f>
            <m:fPr>
              <m:ctrlPr>
                <w:rPr>
                  <w:rFonts w:ascii="Cambria Math" w:hAnsi="Cambria Math" w:cs="Arial"/>
                  <w:color w:val="333333"/>
                  <w:shd w:val="clear" w:color="auto" w:fill="FFFFFF"/>
                  <w:lang w:eastAsia="en-US"/>
                </w:rPr>
              </m:ctrlPr>
            </m:fPr>
            <m:num>
              <m:d>
                <m:dPr>
                  <m:begChr m:val="["/>
                  <m:endChr m:val="]"/>
                  <m:ctrlPr>
                    <w:rPr>
                      <w:rFonts w:ascii="Cambria Math" w:hAnsi="Cambria Math" w:cs="Arial"/>
                      <w:i/>
                      <w:color w:val="333333"/>
                      <w:shd w:val="clear" w:color="auto" w:fill="FFFFFF"/>
                      <w:lang w:eastAsia="en-US"/>
                    </w:rPr>
                  </m:ctrlPr>
                </m:dPr>
                <m:e>
                  <m:func>
                    <m:funcPr>
                      <m:ctrlPr>
                        <w:rPr>
                          <w:rFonts w:ascii="Cambria Math" w:hAnsi="Cambria Math" w:cs="Arial"/>
                          <w:color w:val="333333"/>
                          <w:shd w:val="clear" w:color="auto" w:fill="FFFFFF"/>
                          <w:lang w:eastAsia="en-US"/>
                        </w:rPr>
                      </m:ctrlPr>
                    </m:funcPr>
                    <m:fName>
                      <m:r>
                        <m:rPr>
                          <m:sty m:val="p"/>
                        </m:rPr>
                        <w:rPr>
                          <w:rFonts w:ascii="Cambria Math" w:hAnsi="Cambria Math" w:cs="Arial"/>
                          <w:color w:val="333333"/>
                          <w:shd w:val="clear" w:color="auto" w:fill="FFFFFF"/>
                          <w:lang w:eastAsia="en-US"/>
                        </w:rPr>
                        <m:t>ln</m:t>
                      </m:r>
                    </m:fName>
                    <m:e>
                      <m:d>
                        <m:dPr>
                          <m:ctrlPr>
                            <w:rPr>
                              <w:rFonts w:ascii="Cambria Math" w:hAnsi="Cambria Math" w:cs="Arial"/>
                              <w:i/>
                              <w:color w:val="333333"/>
                              <w:shd w:val="clear" w:color="auto" w:fill="FFFFFF"/>
                              <w:lang w:eastAsia="en-US"/>
                            </w:rPr>
                          </m:ctrlPr>
                        </m:dPr>
                        <m:e>
                          <m:f>
                            <m:fPr>
                              <m:ctrlPr>
                                <w:rPr>
                                  <w:rFonts w:ascii="Cambria Math" w:hAnsi="Cambria Math" w:cs="Arial"/>
                                  <w:i/>
                                  <w:color w:val="333333"/>
                                  <w:shd w:val="clear" w:color="auto" w:fill="FFFFFF"/>
                                  <w:lang w:eastAsia="en-US"/>
                                </w:rPr>
                              </m:ctrlPr>
                            </m:fPr>
                            <m:num>
                              <m:r>
                                <w:rPr>
                                  <w:rFonts w:ascii="Cambria Math" w:hAnsi="Cambria Math" w:cs="Arial"/>
                                  <w:color w:val="333333"/>
                                  <w:shd w:val="clear" w:color="auto" w:fill="FFFFFF"/>
                                  <w:lang w:eastAsia="en-US"/>
                                </w:rPr>
                                <m:t>K</m:t>
                              </m:r>
                            </m:num>
                            <m:den>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en>
                          </m:f>
                        </m:e>
                      </m:d>
                    </m:e>
                  </m:func>
                  <m:r>
                    <w:rPr>
                      <w:rFonts w:ascii="Cambria Math"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ctrlPr>
                    <w:rPr>
                      <w:rFonts w:ascii="Cambria Math" w:eastAsiaTheme="minorEastAsia" w:hAnsi="Cambria Math" w:cs="Arial"/>
                      <w:i/>
                      <w:color w:val="333333"/>
                      <w:shd w:val="clear" w:color="auto" w:fill="FFFFFF"/>
                      <w:lang w:eastAsia="en-US"/>
                    </w:rPr>
                  </m:ctrlPr>
                </m:e>
              </m:d>
              <m:r>
                <w:rPr>
                  <w:rFonts w:ascii="Cambria Math" w:eastAsiaTheme="minorEastAsia" w:hAnsi="Cambria Math" w:cs="Arial"/>
                  <w:color w:val="333333"/>
                  <w:shd w:val="clear" w:color="auto" w:fill="FFFFFF"/>
                  <w:lang w:eastAsia="en-US"/>
                </w:rPr>
                <m:t xml:space="preserve">- </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oMath>
      </m:oMathPara>
    </w:p>
    <w:p w14:paraId="066C9110" w14:textId="77777777" w:rsidR="008D1943" w:rsidRDefault="008D1943" w:rsidP="008D1943">
      <w:pPr>
        <w:spacing w:after="160" w:line="360" w:lineRule="auto"/>
        <w:ind w:firstLine="720"/>
        <w:rPr>
          <w:rFonts w:ascii="Arial" w:hAnsi="Arial" w:cs="Arial"/>
          <w:color w:val="333333"/>
          <w:shd w:val="clear" w:color="auto" w:fill="FFFFFF"/>
          <w:lang w:eastAsia="en-US"/>
        </w:rPr>
      </w:pPr>
      <w:r>
        <w:rPr>
          <w:rFonts w:ascii="Arial" w:hAnsi="Arial" w:cs="Arial"/>
          <w:color w:val="333333"/>
          <w:shd w:val="clear" w:color="auto" w:fill="FFFFFF"/>
          <w:lang w:eastAsia="en-US"/>
        </w:rPr>
        <w:t xml:space="preserve">The integral can thus be written as: </w:t>
      </w:r>
    </w:p>
    <w:p w14:paraId="0E05D7FA" w14:textId="77777777" w:rsidR="008D1943" w:rsidRDefault="00000000" w:rsidP="008D1943">
      <w:pPr>
        <w:spacing w:after="160" w:line="360" w:lineRule="auto"/>
        <w:rPr>
          <w:rFonts w:ascii="Arial" w:hAnsi="Arial" w:cs="Arial"/>
          <w:color w:val="333333"/>
          <w:shd w:val="clear" w:color="auto" w:fill="FFFFFF"/>
        </w:rPr>
      </w:pPr>
      <m:oMath>
        <m:nary>
          <m:naryPr>
            <m:limLoc m:val="subSup"/>
            <m:ctrlPr>
              <w:rPr>
                <w:rFonts w:ascii="Cambria Math" w:eastAsiaTheme="minorEastAsia" w:hAnsi="Cambria Math" w:cs="Arial"/>
                <w:i/>
                <w:color w:val="333333"/>
                <w:shd w:val="clear" w:color="auto" w:fill="FFFFFF"/>
                <w:lang w:eastAsia="en-US"/>
              </w:rPr>
            </m:ctrlPr>
          </m:naryPr>
          <m:sub>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sub>
          <m:sup>
            <m:r>
              <w:rPr>
                <w:rFonts w:ascii="Cambria Math" w:eastAsiaTheme="minorEastAsia" w:hAnsi="Cambria Math" w:cs="Arial"/>
                <w:color w:val="333333"/>
                <w:shd w:val="clear" w:color="auto" w:fill="FFFFFF"/>
                <w:lang w:eastAsia="en-US"/>
              </w:rPr>
              <m:t>∞</m:t>
            </m:r>
          </m:sup>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highlight w:val="green"/>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m:rPr>
                            <m:sty m:val="p"/>
                          </m:rPr>
                          <w:rPr>
                            <w:rFonts w:ascii="Cambria Math" w:eastAsiaTheme="minorEastAsia" w:hAnsi="Cambria Math" w:cs="Arial"/>
                            <w:color w:val="333333"/>
                            <w:highlight w:val="green"/>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e>
            </m:d>
            <m: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r>
                  <w:rPr>
                    <w:rFonts w:ascii="Cambria Math" w:eastAsiaTheme="minorEastAsia" w:hAnsi="Cambria Math" w:cs="Arial"/>
                    <w:color w:val="333333"/>
                    <w:shd w:val="clear" w:color="auto" w:fill="FFFFFF"/>
                    <w:lang w:eastAsia="en-US"/>
                  </w:rPr>
                  <m:t>z</m:t>
                </m:r>
              </m:e>
            </m:d>
            <m:r>
              <w:rPr>
                <w:rFonts w:ascii="Cambria Math" w:eastAsiaTheme="minorEastAsia" w:hAnsi="Cambria Math" w:cs="Arial"/>
                <w:color w:val="333333"/>
                <w:shd w:val="clear" w:color="auto" w:fill="FFFFFF"/>
                <w:lang w:eastAsia="en-US"/>
              </w:rPr>
              <m:t>dz -</m:t>
            </m:r>
            <m:nary>
              <m:naryPr>
                <m:limLoc m:val="subSup"/>
                <m:ctrlPr>
                  <w:rPr>
                    <w:rFonts w:ascii="Cambria Math" w:eastAsiaTheme="minorEastAsia" w:hAnsi="Cambria Math" w:cs="Arial"/>
                    <w:i/>
                    <w:color w:val="333333"/>
                    <w:shd w:val="clear" w:color="auto" w:fill="FFFFFF"/>
                    <w:lang w:eastAsia="en-US"/>
                  </w:rPr>
                </m:ctrlPr>
              </m:naryPr>
              <m:sub>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sub>
              <m:sup>
                <m:r>
                  <w:rPr>
                    <w:rFonts w:ascii="Cambria Math" w:eastAsiaTheme="minorEastAsia" w:hAnsi="Cambria Math" w:cs="Arial"/>
                    <w:color w:val="333333"/>
                    <w:shd w:val="clear" w:color="auto" w:fill="FFFFFF"/>
                    <w:lang w:eastAsia="en-US"/>
                  </w:rPr>
                  <m:t>∞</m:t>
                </m:r>
              </m:sup>
              <m:e>
                <m:r>
                  <w:rPr>
                    <w:rFonts w:ascii="Cambria Math" w:eastAsiaTheme="minorEastAsia" w:hAnsi="Cambria Math" w:cs="Arial"/>
                    <w:color w:val="333333"/>
                    <w:shd w:val="clear" w:color="auto" w:fill="FFFFFF"/>
                    <w:lang w:eastAsia="en-US"/>
                  </w:rPr>
                  <m:t>K</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√2π</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(z-</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m:t>
                            </m:r>
                          </m:e>
                          <m:sup>
                            <m:r>
                              <w:rPr>
                                <w:rFonts w:ascii="Cambria Math" w:eastAsiaTheme="minorEastAsia" w:hAnsi="Cambria Math" w:cs="Arial"/>
                                <w:color w:val="333333"/>
                                <w:shd w:val="clear" w:color="auto" w:fill="FFFFFF"/>
                                <w:lang w:eastAsia="en-US"/>
                              </w:rPr>
                              <m:t>2</m:t>
                            </m:r>
                          </m:sup>
                        </m:sSup>
                      </m:num>
                      <m:den>
                        <m:r>
                          <w:rPr>
                            <w:rFonts w:ascii="Cambria Math" w:eastAsiaTheme="minorEastAsia" w:hAnsi="Cambria Math" w:cs="Arial"/>
                            <w:color w:val="333333"/>
                            <w:shd w:val="clear" w:color="auto" w:fill="FFFFFF"/>
                            <w:lang w:eastAsia="en-US"/>
                          </w:rPr>
                          <m:t>2</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den>
                    </m:f>
                    <m:r>
                      <w:rPr>
                        <w:rFonts w:ascii="Cambria Math" w:eastAsiaTheme="minorEastAsia" w:hAnsi="Cambria Math" w:cs="Arial"/>
                        <w:color w:val="333333"/>
                        <w:shd w:val="clear" w:color="auto" w:fill="FFFFFF"/>
                        <w:lang w:eastAsia="en-US"/>
                      </w:rPr>
                      <m:t>dz</m:t>
                    </m:r>
                  </m:sup>
                </m:sSup>
                <m:r>
                  <w:rPr>
                    <w:rFonts w:ascii="Cambria Math" w:eastAsiaTheme="minorEastAsia" w:hAnsi="Cambria Math" w:cs="Arial"/>
                    <w:color w:val="333333"/>
                    <w:shd w:val="clear" w:color="auto" w:fill="FFFFFF"/>
                    <w:lang w:eastAsia="en-US"/>
                  </w:rPr>
                  <m:t>dz=A-B</m:t>
                </m:r>
              </m:e>
            </m:nary>
          </m:e>
        </m:nary>
      </m:oMath>
      <w:r w:rsidR="008D1943">
        <w:rPr>
          <w:rFonts w:ascii="Arial" w:hAnsi="Arial" w:cs="Arial"/>
          <w:color w:val="333333"/>
          <w:shd w:val="clear" w:color="auto" w:fill="FFFFFF"/>
        </w:rPr>
        <w:t xml:space="preserve"> </w:t>
      </w:r>
    </w:p>
    <w:p w14:paraId="113B3809" w14:textId="77777777" w:rsidR="008D1943" w:rsidRPr="002F034E" w:rsidRDefault="008D1943" w:rsidP="008D1943">
      <w:pPr>
        <w:spacing w:after="160" w:line="360" w:lineRule="auto"/>
        <w:rPr>
          <w:rFonts w:ascii="Arial" w:hAnsi="Arial" w:cs="Arial"/>
          <w:color w:val="333333"/>
          <w:shd w:val="clear" w:color="auto" w:fill="FFFFFF"/>
        </w:rPr>
      </w:pPr>
      <w:r>
        <w:rPr>
          <w:rFonts w:ascii="Arial" w:hAnsi="Arial" w:cs="Arial"/>
          <w:color w:val="333333"/>
          <w:shd w:val="clear" w:color="auto" w:fill="FFFFFF"/>
        </w:rPr>
        <w:t xml:space="preserve">The integral B can be written as </w:t>
      </w:r>
      <m:oMath>
        <m:r>
          <w:rPr>
            <w:rFonts w:ascii="Cambria Math" w:hAnsi="Cambria Math"/>
          </w:rPr>
          <m:t xml:space="preserve">K·Prob(Z ≥ </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oMath>
      <w:r>
        <w:rPr>
          <w:rFonts w:ascii="Arial" w:hAnsi="Arial" w:cs="Arial"/>
          <w:color w:val="333333"/>
          <w:shd w:val="clear" w:color="auto" w:fill="FFFFFF"/>
        </w:rPr>
        <w:t xml:space="preserve"> and using the symmetry of the Normal distribution, this can be written as </w:t>
      </w:r>
      <m:oMath>
        <m:r>
          <w:rPr>
            <w:rFonts w:ascii="Cambria Math" w:hAnsi="Cambria Math"/>
          </w:rPr>
          <m:t>K·Prob(Z ≤ -</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oMath>
      <w:r>
        <w:rPr>
          <w:rFonts w:ascii="Arial" w:hAnsi="Arial" w:cs="Arial"/>
          <w:color w:val="333333"/>
          <w:shd w:val="clear" w:color="auto" w:fill="FFFFFF"/>
        </w:rPr>
        <w:t xml:space="preserve"> So, if we denote the cumulative distribution function of </w:t>
      </w:r>
      <w:r w:rsidRPr="00267FC5">
        <w:rPr>
          <w:rFonts w:ascii="Arial" w:hAnsi="Arial" w:cs="Arial"/>
          <w:i/>
          <w:iCs/>
          <w:color w:val="333333"/>
          <w:shd w:val="clear" w:color="auto" w:fill="FFFFFF"/>
        </w:rPr>
        <w:t xml:space="preserve">N </w:t>
      </w:r>
      <w:r>
        <w:rPr>
          <w:rFonts w:ascii="Arial" w:hAnsi="Arial" w:cs="Arial"/>
          <w:color w:val="333333"/>
          <w:shd w:val="clear" w:color="auto" w:fill="FFFFFF"/>
        </w:rPr>
        <w:t xml:space="preserve">as is the usual convention: </w:t>
      </w:r>
      <m:oMath>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√2π</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(z-</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m:t>
                    </m:r>
                  </m:e>
                  <m:sup>
                    <m:r>
                      <w:rPr>
                        <w:rFonts w:ascii="Cambria Math" w:eastAsiaTheme="minorEastAsia" w:hAnsi="Cambria Math" w:cs="Arial"/>
                        <w:color w:val="333333"/>
                        <w:shd w:val="clear" w:color="auto" w:fill="FFFFFF"/>
                        <w:lang w:eastAsia="en-US"/>
                      </w:rPr>
                      <m:t>2</m:t>
                    </m:r>
                  </m:sup>
                </m:sSup>
              </m:num>
              <m:den>
                <m:r>
                  <w:rPr>
                    <w:rFonts w:ascii="Cambria Math" w:eastAsiaTheme="minorEastAsia" w:hAnsi="Cambria Math" w:cs="Arial"/>
                    <w:color w:val="333333"/>
                    <w:shd w:val="clear" w:color="auto" w:fill="FFFFFF"/>
                    <w:lang w:eastAsia="en-US"/>
                  </w:rPr>
                  <m:t>2</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den>
            </m:f>
            <m:r>
              <w:rPr>
                <w:rFonts w:ascii="Cambria Math" w:eastAsiaTheme="minorEastAsia" w:hAnsi="Cambria Math" w:cs="Arial"/>
                <w:color w:val="333333"/>
                <w:shd w:val="clear" w:color="auto" w:fill="FFFFFF"/>
                <w:lang w:eastAsia="en-US"/>
              </w:rPr>
              <m:t>dz</m:t>
            </m:r>
          </m:sup>
        </m:sSup>
      </m:oMath>
      <w:r>
        <w:rPr>
          <w:rFonts w:ascii="Arial" w:hAnsi="Arial" w:cs="Arial"/>
          <w:color w:val="333333"/>
          <w:shd w:val="clear" w:color="auto" w:fill="FFFFFF"/>
          <w:lang w:eastAsia="en-US"/>
        </w:rPr>
        <w:t xml:space="preserve"> then we can write </w:t>
      </w:r>
      <m:oMath>
        <m:r>
          <w:rPr>
            <w:rFonts w:ascii="Cambria Math" w:hAnsi="Cambria Math"/>
          </w:rPr>
          <m:t>B = K · N(-</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oMath>
      <w:r>
        <w:rPr>
          <w:rFonts w:ascii="Arial" w:hAnsi="Arial" w:cs="Arial"/>
          <w:color w:val="333333"/>
          <w:shd w:val="clear" w:color="auto" w:fill="FFFFFF"/>
          <w:lang w:eastAsia="en-US"/>
        </w:rPr>
        <w:t xml:space="preserve"> In the integral </w:t>
      </w:r>
      <w:r w:rsidRPr="00267FC5">
        <w:rPr>
          <w:rFonts w:ascii="Arial" w:hAnsi="Arial" w:cs="Arial"/>
          <w:i/>
          <w:iCs/>
          <w:color w:val="333333"/>
          <w:shd w:val="clear" w:color="auto" w:fill="FFFFFF"/>
          <w:lang w:eastAsia="en-US"/>
        </w:rPr>
        <w:t>A</w:t>
      </w:r>
      <w:r>
        <w:rPr>
          <w:rFonts w:ascii="Arial" w:hAnsi="Arial" w:cs="Arial"/>
          <w:color w:val="333333"/>
          <w:shd w:val="clear" w:color="auto" w:fill="FFFFFF"/>
          <w:lang w:eastAsia="en-US"/>
        </w:rPr>
        <w:t xml:space="preserve">, we have:   </w:t>
      </w:r>
    </w:p>
    <w:p w14:paraId="27E17D2C" w14:textId="77777777" w:rsidR="008D1943" w:rsidRDefault="008D1943" w:rsidP="008D1943">
      <w:pPr>
        <w:spacing w:after="160" w:line="360" w:lineRule="auto"/>
        <w:jc w:val="both"/>
        <w:rPr>
          <w:rFonts w:ascii="Arial" w:hAnsi="Arial" w:cs="Arial"/>
          <w:color w:val="333333"/>
          <w:shd w:val="clear" w:color="auto" w:fill="FFFFFF"/>
        </w:rPr>
      </w:pPr>
      <m:oMathPara>
        <m:oMath>
          <m:r>
            <w:rPr>
              <w:rFonts w:ascii="Cambria Math" w:eastAsiaTheme="minorEastAsia" w:hAnsi="Cambria Math" w:cs="Arial"/>
              <w:color w:val="333333"/>
              <w:shd w:val="clear" w:color="auto" w:fill="FFFFFF"/>
              <w:lang w:eastAsia="en-US"/>
            </w:rPr>
            <m:t>A=</m:t>
          </m:r>
          <m:nary>
            <m:naryPr>
              <m:limLoc m:val="subSup"/>
              <m:ctrlPr>
                <w:rPr>
                  <w:rFonts w:ascii="Cambria Math" w:eastAsiaTheme="minorEastAsia" w:hAnsi="Cambria Math" w:cs="Arial"/>
                  <w:i/>
                  <w:color w:val="333333"/>
                  <w:shd w:val="clear" w:color="auto" w:fill="FFFFFF"/>
                  <w:lang w:eastAsia="en-US"/>
                </w:rPr>
              </m:ctrlPr>
            </m:naryPr>
            <m:sub>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sub>
            <m:sup>
              <m:r>
                <w:rPr>
                  <w:rFonts w:ascii="Cambria Math" w:eastAsiaTheme="minorEastAsia" w:hAnsi="Cambria Math" w:cs="Arial"/>
                  <w:color w:val="333333"/>
                  <w:shd w:val="clear" w:color="auto" w:fill="FFFFFF"/>
                  <w:lang w:eastAsia="en-US"/>
                </w:rPr>
                <m:t>∞</m:t>
              </m:r>
            </m:sup>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highlight w:val="green"/>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e>
              </m:d>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ad>
                    <m:radPr>
                      <m:degHide m:val="1"/>
                      <m:ctrlPr>
                        <w:rPr>
                          <w:rFonts w:ascii="Cambria Math" w:eastAsiaTheme="minorEastAsia" w:hAnsi="Cambria Math" w:cs="Arial"/>
                          <w:i/>
                          <w:color w:val="333333"/>
                          <w:shd w:val="clear" w:color="auto" w:fill="FFFFFF"/>
                          <w:lang w:eastAsia="en-US"/>
                        </w:rPr>
                      </m:ctrlPr>
                    </m:radPr>
                    <m:deg/>
                    <m:e>
                      <m:r>
                        <w:rPr>
                          <w:rFonts w:ascii="Cambria Math" w:eastAsiaTheme="minorEastAsia" w:hAnsi="Cambria Math" w:cs="Arial"/>
                          <w:color w:val="333333"/>
                          <w:shd w:val="clear" w:color="auto" w:fill="FFFFFF"/>
                          <w:lang w:eastAsia="en-US"/>
                        </w:rPr>
                        <m:t>2π</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rad>
                </m:den>
              </m:f>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(z-</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m:t>
                          </m:r>
                        </m:e>
                        <m:sup>
                          <m:r>
                            <w:rPr>
                              <w:rFonts w:ascii="Cambria Math" w:eastAsiaTheme="minorEastAsia" w:hAnsi="Cambria Math" w:cs="Arial"/>
                              <w:color w:val="333333"/>
                              <w:shd w:val="clear" w:color="auto" w:fill="FFFFFF"/>
                              <w:lang w:eastAsia="en-US"/>
                            </w:rPr>
                            <m:t>2</m:t>
                          </m:r>
                        </m:sup>
                      </m:sSup>
                    </m:num>
                    <m:den>
                      <m:r>
                        <w:rPr>
                          <w:rFonts w:ascii="Cambria Math" w:eastAsiaTheme="minorEastAsia" w:hAnsi="Cambria Math" w:cs="Arial"/>
                          <w:color w:val="333333"/>
                          <w:shd w:val="clear" w:color="auto" w:fill="FFFFFF"/>
                          <w:lang w:eastAsia="en-US"/>
                        </w:rPr>
                        <m:t>2</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den>
                  </m:f>
                  <m:r>
                    <w:rPr>
                      <w:rFonts w:ascii="Cambria Math" w:eastAsiaTheme="minorEastAsia" w:hAnsi="Cambria Math" w:cs="Arial"/>
                      <w:color w:val="333333"/>
                      <w:shd w:val="clear" w:color="auto" w:fill="FFFFFF"/>
                      <w:lang w:eastAsia="en-US"/>
                    </w:rPr>
                    <m:t>dz</m:t>
                  </m:r>
                </m:sup>
              </m:sSup>
              <m:r>
                <w:rPr>
                  <w:rFonts w:ascii="Cambria Math" w:eastAsiaTheme="minorEastAsia" w:hAnsi="Cambria Math" w:cs="Arial"/>
                  <w:color w:val="333333"/>
                  <w:shd w:val="clear" w:color="auto" w:fill="FFFFFF"/>
                  <w:lang w:eastAsia="en-US"/>
                </w:rPr>
                <m:t>dz=</m:t>
              </m:r>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sup>
                  </m:sSup>
                </m:e>
              </m:d>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√2π</m:t>
                  </m:r>
                </m:den>
              </m:f>
              <m:r>
                <w:rPr>
                  <w:rFonts w:ascii="Cambria Math" w:eastAsiaTheme="minorEastAsia" w:hAnsi="Cambria Math" w:cs="Arial"/>
                  <w:color w:val="333333"/>
                  <w:shd w:val="clear" w:color="auto" w:fill="FFFFFF"/>
                  <w:lang w:eastAsia="en-US"/>
                </w:rPr>
                <m:t xml:space="preserve"> </m:t>
              </m:r>
              <m:nary>
                <m:naryPr>
                  <m:limLoc m:val="subSup"/>
                  <m:ctrlPr>
                    <w:rPr>
                      <w:rFonts w:ascii="Cambria Math" w:eastAsiaTheme="minorEastAsia" w:hAnsi="Cambria Math" w:cs="Arial"/>
                      <w:i/>
                      <w:color w:val="333333"/>
                      <w:shd w:val="clear" w:color="auto" w:fill="FFFFFF"/>
                      <w:lang w:eastAsia="en-US"/>
                    </w:rPr>
                  </m:ctrlPr>
                </m:naryPr>
                <m:sub>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sub>
                <m:sup>
                  <m:r>
                    <w:rPr>
                      <w:rFonts w:ascii="Cambria Math" w:eastAsiaTheme="minorEastAsia" w:hAnsi="Cambria Math" w:cs="Arial"/>
                      <w:color w:val="333333"/>
                      <w:shd w:val="clear" w:color="auto" w:fill="FFFFFF"/>
                      <w:lang w:eastAsia="en-US"/>
                    </w:rPr>
                    <m:t>∞</m:t>
                  </m:r>
                </m:sup>
                <m:e>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f>
                    <m:fPr>
                      <m:ctrlPr>
                        <w:rPr>
                          <w:rFonts w:ascii="Cambria Math" w:eastAsiaTheme="minorEastAsia" w:hAnsi="Cambria Math" w:cs="Arial"/>
                          <w:i/>
                          <w:color w:val="333333"/>
                          <w:shd w:val="clear" w:color="auto" w:fill="FFFFFF"/>
                          <w:lang w:eastAsia="en-US"/>
                        </w:rPr>
                      </m:ctrlPr>
                    </m:fPr>
                    <m:num>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(z-</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m:t>
                                  </m:r>
                                </m:e>
                                <m:sup>
                                  <m:r>
                                    <w:rPr>
                                      <w:rFonts w:ascii="Cambria Math" w:eastAsiaTheme="minorEastAsia" w:hAnsi="Cambria Math" w:cs="Arial"/>
                                      <w:color w:val="333333"/>
                                      <w:shd w:val="clear" w:color="auto" w:fill="FFFFFF"/>
                                      <w:lang w:eastAsia="en-US"/>
                                    </w:rPr>
                                    <m:t>2</m:t>
                                  </m:r>
                                </m:sup>
                              </m:sSup>
                            </m:num>
                            <m:den>
                              <m:r>
                                <w:rPr>
                                  <w:rFonts w:ascii="Cambria Math" w:eastAsiaTheme="minorEastAsia" w:hAnsi="Cambria Math" w:cs="Arial"/>
                                  <w:color w:val="333333"/>
                                  <w:shd w:val="clear" w:color="auto" w:fill="FFFFFF"/>
                                  <w:lang w:eastAsia="en-US"/>
                                </w:rPr>
                                <m:t>2</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den>
                          </m:f>
                        </m:sup>
                      </m:sSup>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r>
                    <w:rPr>
                      <w:rFonts w:ascii="Cambria Math" w:eastAsiaTheme="minorEastAsia" w:hAnsi="Cambria Math" w:cs="Arial"/>
                      <w:color w:val="333333"/>
                      <w:shd w:val="clear" w:color="auto" w:fill="FFFFFF"/>
                      <w:lang w:eastAsia="en-US"/>
                    </w:rPr>
                    <m:t xml:space="preserve">dz </m:t>
                  </m:r>
                </m:e>
              </m:nary>
            </m:e>
          </m:nary>
        </m:oMath>
      </m:oMathPara>
    </w:p>
    <w:p w14:paraId="108BDAE7" w14:textId="77777777" w:rsidR="008D1943"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Recall that the fuzzy normal random variable </w:t>
      </w:r>
      <m:oMath>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oMath>
      <w:r>
        <w:rPr>
          <w:rFonts w:ascii="Arial" w:hAnsi="Arial" w:cs="Arial"/>
          <w:color w:val="333333"/>
          <w:shd w:val="clear" w:color="auto" w:fill="FFFFFF"/>
        </w:rPr>
        <w:t xml:space="preserve"> has </w:t>
      </w:r>
      <w:r>
        <w:rPr>
          <w:rFonts w:ascii="Arial" w:eastAsiaTheme="minorEastAsia" w:hAnsi="Arial" w:cs="Arial"/>
          <w:color w:val="333333"/>
          <w:shd w:val="clear" w:color="auto" w:fill="FFFFFF"/>
          <w:lang w:eastAsia="en-US"/>
        </w:rPr>
        <w:t xml:space="preserve">mean  </w:t>
      </w:r>
      <m:oMath>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Y=n</m:t>
                </m:r>
              </m:e>
              <m:sub>
                <m:r>
                  <w:rPr>
                    <w:rFonts w:ascii="Cambria Math" w:eastAsiaTheme="minorEastAsia" w:hAnsi="Cambria Math" w:cs="Arial"/>
                    <w:color w:val="333333"/>
                    <w:shd w:val="clear" w:color="auto" w:fill="FFFFFF"/>
                    <w:lang w:eastAsia="en-US"/>
                  </w:rPr>
                  <m:t>i</m:t>
                </m:r>
              </m:sub>
            </m:sSub>
          </m:e>
        </m:nary>
        <m:r>
          <m:rPr>
            <m:sty m:val="p"/>
          </m:rPr>
          <w:rPr>
            <w:rFonts w:ascii="Cambria Math" w:eastAsiaTheme="minorEastAsia" w:hAnsi="Cambria Math" w:cs="Arial"/>
            <w:color w:val="333333"/>
            <w:shd w:val="clear" w:color="auto" w:fill="FFFFFF"/>
            <w:lang w:eastAsia="en-US"/>
          </w:rPr>
          <m:t xml:space="preserve"> </m:t>
        </m:r>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e>
          <m:sub>
            <m:r>
              <w:rPr>
                <w:rFonts w:ascii="Cambria Math" w:eastAsiaTheme="minorEastAsia" w:hAnsi="Cambria Math" w:cs="Arial"/>
                <w:color w:val="333333"/>
                <w:shd w:val="clear" w:color="auto" w:fill="FFFFFF"/>
                <w:lang w:eastAsia="en-US"/>
              </w:rPr>
              <m:t>j</m:t>
            </m:r>
          </m:sub>
        </m:sSub>
      </m:oMath>
      <w:r>
        <w:rPr>
          <w:rFonts w:ascii="Arial" w:eastAsiaTheme="minorEastAsia" w:hAnsi="Arial" w:cs="Arial"/>
          <w:color w:val="333333"/>
          <w:shd w:val="clear" w:color="auto" w:fill="FFFFFF"/>
          <w:lang w:eastAsia="en-US"/>
        </w:rPr>
        <w:t xml:space="preserve"> and variance </w:t>
      </w:r>
      <m:oMath>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r>
          <w:rPr>
            <w:rFonts w:ascii="Cambria Math" w:eastAsiaTheme="minorEastAsia" w:hAnsi="Cambria Math" w:cs="Arial"/>
            <w:color w:val="333333"/>
            <w:shd w:val="clear" w:color="auto" w:fill="FFFFFF"/>
            <w:lang w:eastAsia="en-US"/>
          </w:rPr>
          <m:t xml:space="preserve">= </m:t>
        </m:r>
        <m:sSup>
          <m:sSupPr>
            <m:ctrlPr>
              <w:rPr>
                <w:rFonts w:ascii="Cambria Math" w:eastAsiaTheme="minorEastAsia" w:hAnsi="Cambria Math" w:cs="Arial"/>
                <w:color w:val="333333"/>
                <w:shd w:val="clear" w:color="auto" w:fill="FFFFFF"/>
                <w:lang w:eastAsia="en-US"/>
              </w:rPr>
            </m:ctrlPr>
          </m:sSupPr>
          <m:e>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e>
          <m:sup>
            <m: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T+</m:t>
        </m:r>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e>
          <m:sup>
            <m: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w:rPr>
                <w:rFonts w:ascii="Cambria Math" w:eastAsiaTheme="minorEastAsia" w:hAnsi="Cambria Math" w:cs="Arial"/>
                <w:color w:val="333333"/>
                <w:shd w:val="clear" w:color="auto" w:fill="FFFFFF"/>
                <w:lang w:eastAsia="en-US"/>
              </w:rPr>
              <m:t>2H</m:t>
            </m:r>
          </m:sup>
        </m:sSup>
        <m:r>
          <w:rPr>
            <w:rFonts w:ascii="Cambria Math" w:eastAsiaTheme="minorEastAsia" w:hAnsi="Cambria Math" w:cs="Arial"/>
            <w:color w:val="333333"/>
            <w:shd w:val="clear" w:color="auto" w:fill="FFFFFF"/>
            <w:lang w:eastAsia="en-US"/>
          </w:rPr>
          <m:t>+n</m:t>
        </m:r>
        <m:sSubSup>
          <m:sSubSupPr>
            <m:ctrlPr>
              <w:rPr>
                <w:rFonts w:ascii="Cambria Math" w:eastAsiaTheme="minorEastAsia" w:hAnsi="Cambria Math" w:cs="Arial"/>
                <w:i/>
                <w:color w:val="333333"/>
                <w:shd w:val="clear" w:color="auto" w:fill="FFFFFF"/>
                <w:lang w:eastAsia="en-US"/>
              </w:rPr>
            </m:ctrlPr>
          </m:sSub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b>
            <m:r>
              <w:rPr>
                <w:rFonts w:ascii="Cambria Math" w:eastAsiaTheme="minorEastAsia" w:hAnsi="Cambria Math" w:cs="Arial"/>
                <w:color w:val="333333"/>
                <w:shd w:val="clear" w:color="auto" w:fill="FFFFFF"/>
                <w:lang w:eastAsia="en-US"/>
              </w:rPr>
              <m:t>j</m:t>
            </m:r>
          </m:sub>
          <m:sup>
            <m:r>
              <w:rPr>
                <w:rFonts w:ascii="Cambria Math" w:eastAsiaTheme="minorEastAsia" w:hAnsi="Cambria Math" w:cs="Arial"/>
                <w:color w:val="333333"/>
                <w:shd w:val="clear" w:color="auto" w:fill="FFFFFF"/>
                <w:lang w:eastAsia="en-US"/>
              </w:rPr>
              <m:t>2</m:t>
            </m:r>
          </m:sup>
        </m:sSubSup>
        <m:r>
          <w:rPr>
            <w:rFonts w:ascii="Cambria Math" w:eastAsiaTheme="minorEastAsia" w:hAnsi="Cambria Math" w:cs="Arial"/>
            <w:color w:val="333333"/>
            <w:shd w:val="clear" w:color="auto" w:fill="FFFFFF"/>
            <w:lang w:eastAsia="en-US"/>
          </w:rPr>
          <m:t>.</m:t>
        </m:r>
      </m:oMath>
      <w:r>
        <w:rPr>
          <w:rFonts w:ascii="Arial" w:eastAsiaTheme="minorEastAsia" w:hAnsi="Arial" w:cs="Arial"/>
          <w:color w:val="333333"/>
          <w:shd w:val="clear" w:color="auto" w:fill="FFFFFF"/>
          <w:lang w:eastAsia="en-US"/>
        </w:rPr>
        <w:t xml:space="preserve"> </w:t>
      </w:r>
    </w:p>
    <w:p w14:paraId="60598231" w14:textId="77777777" w:rsidR="008D1943" w:rsidRPr="002B632A"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So, we are i</w:t>
      </w:r>
      <w:r w:rsidRPr="002B632A">
        <w:rPr>
          <w:rFonts w:ascii="Arial" w:hAnsi="Arial" w:cs="Arial"/>
          <w:color w:val="333333"/>
          <w:shd w:val="clear" w:color="auto" w:fill="FFFFFF"/>
        </w:rPr>
        <w:t>ntegrating a function with respect to a random variable that follows a given probability distribution. In the field of st</w:t>
      </w:r>
      <w:r>
        <w:rPr>
          <w:rFonts w:ascii="Arial" w:hAnsi="Arial" w:cs="Arial"/>
          <w:color w:val="333333"/>
          <w:shd w:val="clear" w:color="auto" w:fill="FFFFFF"/>
        </w:rPr>
        <w:t>ochastics</w:t>
      </w:r>
      <w:r w:rsidRPr="002B632A">
        <w:rPr>
          <w:rFonts w:ascii="Arial" w:hAnsi="Arial" w:cs="Arial"/>
          <w:color w:val="333333"/>
          <w:shd w:val="clear" w:color="auto" w:fill="FFFFFF"/>
        </w:rPr>
        <w:t>, this is often encountered in the form of an expectation.</w:t>
      </w:r>
      <w:r>
        <w:rPr>
          <w:rFonts w:ascii="Arial" w:hAnsi="Arial" w:cs="Arial"/>
          <w:color w:val="333333"/>
          <w:shd w:val="clear" w:color="auto" w:fill="FFFFFF"/>
        </w:rPr>
        <w:t xml:space="preserve"> </w:t>
      </w:r>
      <w:r w:rsidRPr="002B632A">
        <w:rPr>
          <w:rFonts w:ascii="Arial" w:hAnsi="Arial" w:cs="Arial"/>
          <w:color w:val="333333"/>
          <w:shd w:val="clear" w:color="auto" w:fill="FFFFFF"/>
        </w:rPr>
        <w:t xml:space="preserve">In </w:t>
      </w:r>
      <w:r>
        <w:rPr>
          <w:rFonts w:ascii="Arial" w:hAnsi="Arial" w:cs="Arial"/>
          <w:color w:val="333333"/>
          <w:shd w:val="clear" w:color="auto" w:fill="FFFFFF"/>
        </w:rPr>
        <w:t>our</w:t>
      </w:r>
      <w:r w:rsidRPr="002B632A">
        <w:rPr>
          <w:rFonts w:ascii="Arial" w:hAnsi="Arial" w:cs="Arial"/>
          <w:color w:val="333333"/>
          <w:shd w:val="clear" w:color="auto" w:fill="FFFFFF"/>
        </w:rPr>
        <w:t xml:space="preserve"> case, the expectation of </w:t>
      </w:r>
      <w:r>
        <w:rPr>
          <w:rFonts w:ascii="Arial" w:hAnsi="Arial" w:cs="Arial"/>
          <w:color w:val="333333"/>
          <w:shd w:val="clear" w:color="auto" w:fill="FFFFFF"/>
        </w:rPr>
        <w:t>(</w:t>
      </w:r>
      <m:oMath>
        <m:r>
          <m:rPr>
            <m:sty m:val="p"/>
          </m:rPr>
          <w:rPr>
            <w:rFonts w:ascii="Cambria Math" w:hAnsi="Cambria Math" w:cs="Arial"/>
            <w:color w:val="333333"/>
            <w:shd w:val="clear" w:color="auto" w:fill="FFFFFF"/>
          </w:rPr>
          <m:t>exp⁡</m:t>
        </m:r>
        <m:r>
          <w:rPr>
            <w:rFonts w:ascii="Cambria Math" w:hAnsi="Cambria Math" w:cs="Arial"/>
            <w:color w:val="333333"/>
            <w:shd w:val="clear" w:color="auto" w:fill="FFFFFF"/>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r>
          <w:rPr>
            <w:rFonts w:ascii="Cambria Math" w:eastAsiaTheme="minorEastAsia" w:hAnsi="Cambria Math" w:cs="Arial"/>
            <w:color w:val="333333"/>
            <w:shd w:val="clear" w:color="auto" w:fill="FFFFFF"/>
            <w:lang w:eastAsia="en-US"/>
          </w:rPr>
          <m:t>))</m:t>
        </m:r>
      </m:oMath>
      <w:r>
        <w:rPr>
          <w:rFonts w:ascii="Arial" w:hAnsi="Arial" w:cs="Arial"/>
          <w:color w:val="333333"/>
          <w:shd w:val="clear" w:color="auto" w:fill="FFFFFF"/>
          <w:lang w:eastAsia="en-US"/>
        </w:rPr>
        <w:t>,</w:t>
      </w:r>
      <w:r w:rsidRPr="002B632A">
        <w:rPr>
          <w:rFonts w:ascii="Arial" w:hAnsi="Arial" w:cs="Arial"/>
          <w:color w:val="333333"/>
          <w:shd w:val="clear" w:color="auto" w:fill="FFFFFF"/>
        </w:rPr>
        <w:t xml:space="preserve"> where </w:t>
      </w:r>
      <m:oMath>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oMath>
      <w:r w:rsidRPr="002B632A">
        <w:rPr>
          <w:rFonts w:ascii="Arial" w:hAnsi="Arial" w:cs="Arial"/>
          <w:color w:val="333333"/>
          <w:shd w:val="clear" w:color="auto" w:fill="FFFFFF"/>
        </w:rPr>
        <w:t xml:space="preserve"> is normally distributed</w:t>
      </w:r>
      <w:r>
        <w:rPr>
          <w:rFonts w:ascii="Arial" w:hAnsi="Arial" w:cs="Arial"/>
          <w:color w:val="333333"/>
          <w:shd w:val="clear" w:color="auto" w:fill="FFFFFF"/>
        </w:rPr>
        <w:t>,</w:t>
      </w:r>
      <w:r w:rsidRPr="002B632A">
        <w:rPr>
          <w:rFonts w:ascii="Arial" w:hAnsi="Arial" w:cs="Arial"/>
          <w:color w:val="333333"/>
          <w:shd w:val="clear" w:color="auto" w:fill="FFFFFF"/>
        </w:rPr>
        <w:t xml:space="preserve"> can be written as follows:</w:t>
      </w:r>
    </w:p>
    <w:p w14:paraId="64E48D6E" w14:textId="77777777" w:rsidR="008D1943" w:rsidRPr="002B632A" w:rsidRDefault="008D1943" w:rsidP="008D1943">
      <w:pPr>
        <w:spacing w:after="160" w:line="360" w:lineRule="auto"/>
        <w:jc w:val="center"/>
        <w:rPr>
          <w:rFonts w:ascii="Arial" w:hAnsi="Arial" w:cs="Arial"/>
          <w:color w:val="333333"/>
          <w:shd w:val="clear" w:color="auto" w:fill="FFFFFF"/>
        </w:rPr>
      </w:pPr>
      <m:oMath>
        <m:r>
          <w:rPr>
            <w:rFonts w:ascii="Cambria Math" w:hAnsi="Cambria Math" w:cs="Arial"/>
            <w:color w:val="333333"/>
            <w:shd w:val="clear" w:color="auto" w:fill="FFFFFF"/>
          </w:rPr>
          <m:t>E(</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exp</m:t>
            </m:r>
            <m:ctrlPr>
              <w:rPr>
                <w:rFonts w:ascii="Cambria Math" w:hAnsi="Cambria Math" w:cs="Arial"/>
                <w:i/>
                <w:color w:val="333333"/>
                <w:shd w:val="clear" w:color="auto" w:fill="FFFFFF"/>
              </w:rPr>
            </m:ctrlPr>
          </m:fName>
          <m:e>
            <m:d>
              <m:dPr>
                <m:ctrlPr>
                  <w:rPr>
                    <w:rFonts w:ascii="Cambria Math" w:hAnsi="Cambria Math" w:cs="Arial"/>
                    <w:i/>
                    <w:color w:val="333333"/>
                    <w:shd w:val="clear" w:color="auto" w:fill="FFFFFF"/>
                  </w:rPr>
                </m:ctrlPr>
              </m:dPr>
              <m:e>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ctrlPr>
                  <w:rPr>
                    <w:rFonts w:ascii="Cambria Math" w:eastAsiaTheme="minorEastAsia" w:hAnsi="Cambria Math" w:cs="Arial"/>
                    <w:i/>
                    <w:color w:val="333333"/>
                    <w:shd w:val="clear" w:color="auto" w:fill="FFFFFF"/>
                    <w:lang w:eastAsia="en-US"/>
                  </w:rPr>
                </m:ctrlPr>
              </m:e>
            </m:d>
          </m:e>
        </m:func>
        <m:r>
          <w:rPr>
            <w:rFonts w:ascii="Cambria Math" w:hAnsi="Cambria Math" w:cs="Arial"/>
            <w:color w:val="333333"/>
            <w:shd w:val="clear" w:color="auto" w:fill="FFFFFF"/>
            <w:lang w:eastAsia="en-US"/>
          </w:rPr>
          <m:t>=</m:t>
        </m:r>
        <m:nary>
          <m:naryPr>
            <m:limLoc m:val="undOvr"/>
            <m:subHide m:val="1"/>
            <m:supHide m:val="1"/>
            <m:ctrlPr>
              <w:rPr>
                <w:rFonts w:ascii="Cambria Math" w:hAnsi="Cambria Math" w:cs="Arial"/>
                <w:i/>
                <w:color w:val="333333"/>
                <w:shd w:val="clear" w:color="auto" w:fill="FFFFFF"/>
                <w:lang w:eastAsia="en-US"/>
              </w:rPr>
            </m:ctrlPr>
          </m:naryPr>
          <m:sub/>
          <m:sup/>
          <m:e>
            <m:sSup>
              <m:sSupPr>
                <m:ctrlPr>
                  <w:rPr>
                    <w:rFonts w:ascii="Cambria Math" w:hAnsi="Cambria Math" w:cs="Arial"/>
                    <w:i/>
                    <w:color w:val="333333"/>
                    <w:highlight w:val="green"/>
                    <w:shd w:val="clear" w:color="auto" w:fill="FFFFFF"/>
                    <w:lang w:eastAsia="en-US"/>
                  </w:rPr>
                </m:ctrlPr>
              </m:sSupPr>
              <m:e>
                <m:r>
                  <w:rPr>
                    <w:rFonts w:ascii="Cambria Math" w:hAnsi="Cambria Math" w:cs="Arial"/>
                    <w:color w:val="333333"/>
                    <w:highlight w:val="green"/>
                    <w:shd w:val="clear" w:color="auto" w:fill="FFFFFF"/>
                    <w:lang w:eastAsia="en-US"/>
                  </w:rPr>
                  <m:t>e</m:t>
                </m:r>
              </m:e>
              <m:sup>
                <m:r>
                  <w:rPr>
                    <w:rFonts w:ascii="Cambria Math" w:hAnsi="Cambria Math" w:cs="Arial"/>
                    <w:color w:val="333333"/>
                    <w:highlight w:val="green"/>
                    <w:shd w:val="clear" w:color="auto" w:fill="FFFFFF"/>
                    <w:lang w:eastAsia="en-US"/>
                  </w:rPr>
                  <m:t>z</m:t>
                </m:r>
              </m:sup>
            </m:sSup>
            <m:r>
              <w:rPr>
                <w:rFonts w:ascii="Cambria Math" w:hAnsi="Cambria Math" w:cs="Arial"/>
                <w:color w:val="333333"/>
                <w:highlight w:val="green"/>
                <w:shd w:val="clear" w:color="auto" w:fill="FFFFFF"/>
                <w:lang w:eastAsia="en-US"/>
              </w:rPr>
              <m:t>f</m:t>
            </m:r>
            <m:d>
              <m:dPr>
                <m:ctrlPr>
                  <w:rPr>
                    <w:rFonts w:ascii="Cambria Math" w:hAnsi="Cambria Math" w:cs="Arial"/>
                    <w:i/>
                    <w:color w:val="333333"/>
                    <w:highlight w:val="green"/>
                    <w:shd w:val="clear" w:color="auto" w:fill="FFFFFF"/>
                    <w:lang w:eastAsia="en-US"/>
                  </w:rPr>
                </m:ctrlPr>
              </m:dPr>
              <m:e>
                <m:r>
                  <w:rPr>
                    <w:rFonts w:ascii="Cambria Math" w:hAnsi="Cambria Math" w:cs="Arial"/>
                    <w:color w:val="333333"/>
                    <w:highlight w:val="green"/>
                    <w:shd w:val="clear" w:color="auto" w:fill="FFFFFF"/>
                    <w:lang w:eastAsia="en-US"/>
                  </w:rPr>
                  <m:t>z</m:t>
                </m:r>
              </m:e>
            </m:d>
            <m:r>
              <w:rPr>
                <w:rFonts w:ascii="Cambria Math" w:hAnsi="Cambria Math" w:cs="Arial"/>
                <w:color w:val="333333"/>
                <w:highlight w:val="green"/>
                <w:shd w:val="clear" w:color="auto" w:fill="FFFFFF"/>
                <w:lang w:eastAsia="en-US"/>
              </w:rPr>
              <m:t>dz</m:t>
            </m:r>
          </m:e>
        </m:nary>
      </m:oMath>
      <w:r>
        <w:rPr>
          <w:rFonts w:ascii="Arial" w:hAnsi="Arial" w:cs="Arial"/>
          <w:color w:val="333333"/>
          <w:shd w:val="clear" w:color="auto" w:fill="FFFFFF"/>
        </w:rPr>
        <w:t xml:space="preserve"> </w:t>
      </w:r>
    </w:p>
    <w:p w14:paraId="2F12A9ED" w14:textId="77777777" w:rsidR="008D1943" w:rsidRPr="002B632A" w:rsidRDefault="008D1943" w:rsidP="008D1943">
      <w:pPr>
        <w:spacing w:after="160" w:line="360" w:lineRule="auto"/>
        <w:jc w:val="both"/>
        <w:rPr>
          <w:rFonts w:ascii="Arial" w:hAnsi="Arial" w:cs="Arial"/>
          <w:color w:val="333333"/>
          <w:shd w:val="clear" w:color="auto" w:fill="FFFFFF"/>
        </w:rPr>
      </w:pPr>
      <w:r w:rsidRPr="002B632A">
        <w:rPr>
          <w:rFonts w:ascii="Arial" w:hAnsi="Arial" w:cs="Arial"/>
          <w:color w:val="333333"/>
          <w:shd w:val="clear" w:color="auto" w:fill="FFFFFF"/>
        </w:rPr>
        <w:t xml:space="preserve">where </w:t>
      </w:r>
      <w:r w:rsidRPr="00267FC5">
        <w:rPr>
          <w:rFonts w:ascii="Arial" w:hAnsi="Arial" w:cs="Arial"/>
          <w:i/>
          <w:iCs/>
          <w:color w:val="333333"/>
          <w:shd w:val="clear" w:color="auto" w:fill="FFFFFF"/>
        </w:rPr>
        <w:t>f(</w:t>
      </w:r>
      <w:r>
        <w:rPr>
          <w:rFonts w:ascii="Arial" w:hAnsi="Arial" w:cs="Arial"/>
          <w:i/>
          <w:iCs/>
          <w:color w:val="333333"/>
          <w:shd w:val="clear" w:color="auto" w:fill="FFFFFF"/>
        </w:rPr>
        <w:t>z</w:t>
      </w:r>
      <w:r w:rsidRPr="00267FC5">
        <w:rPr>
          <w:rFonts w:ascii="Arial" w:hAnsi="Arial" w:cs="Arial"/>
          <w:i/>
          <w:iCs/>
          <w:color w:val="333333"/>
          <w:shd w:val="clear" w:color="auto" w:fill="FFFFFF"/>
        </w:rPr>
        <w:t>)</w:t>
      </w:r>
      <w:r w:rsidRPr="002B632A">
        <w:rPr>
          <w:rFonts w:ascii="Arial" w:hAnsi="Arial" w:cs="Arial"/>
          <w:color w:val="333333"/>
          <w:shd w:val="clear" w:color="auto" w:fill="FFFFFF"/>
        </w:rPr>
        <w:t xml:space="preserve"> is the probability density function (PDF) of the normal distribution:</w:t>
      </w:r>
    </w:p>
    <w:p w14:paraId="7A0DB153" w14:textId="77777777" w:rsidR="008D1943" w:rsidRDefault="008D1943" w:rsidP="008D1943">
      <w:pPr>
        <w:spacing w:after="160" w:line="360" w:lineRule="auto"/>
        <w:jc w:val="center"/>
        <w:rPr>
          <w:rFonts w:ascii="Arial" w:hAnsi="Arial" w:cs="Arial"/>
          <w:color w:val="333333"/>
          <w:shd w:val="clear" w:color="auto" w:fill="FFFFFF"/>
        </w:rPr>
      </w:pPr>
      <m:oMathPara>
        <m:oMath>
          <m:r>
            <w:rPr>
              <w:rFonts w:ascii="Cambria Math" w:hAnsi="Cambria Math"/>
            </w:rPr>
            <m:t>f(</m:t>
          </m:r>
          <m:r>
            <w:rPr>
              <w:rFonts w:ascii="Cambria Math" w:hAnsi="Cambria Math"/>
              <w:highlight w:val="green"/>
            </w:rPr>
            <m:t>z</m:t>
          </m:r>
          <m:r>
            <w:rPr>
              <w:rFonts w:ascii="Cambria Math" w:hAnsi="Cambria Math"/>
            </w:rPr>
            <m:t>) = (1/√(2π</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exp(-</m:t>
          </m:r>
          <m:sSup>
            <m:sSupPr>
              <m:ctrlPr>
                <w:rPr>
                  <w:rFonts w:ascii="Cambria Math" w:hAnsi="Cambria Math"/>
                  <w:i/>
                </w:rPr>
              </m:ctrlPr>
            </m:sSupPr>
            <m:e>
              <m:r>
                <w:rPr>
                  <w:rFonts w:ascii="Cambria Math" w:hAnsi="Cambria Math"/>
                </w:rPr>
                <m:t>(</m:t>
              </m:r>
              <m:r>
                <w:rPr>
                  <w:rFonts w:ascii="Cambria Math" w:hAnsi="Cambria Math"/>
                  <w:highlight w:val="green"/>
                </w:rPr>
                <m:t>z-</m:t>
              </m:r>
              <m:r>
                <w:rPr>
                  <w:rFonts w:ascii="Cambria Math" w:hAnsi="Cambria Math"/>
                </w:rPr>
                <m:t>μ)</m:t>
              </m:r>
            </m:e>
            <m:sup>
              <m:r>
                <w:rPr>
                  <w:rFonts w:ascii="Cambria Math" w:hAnsi="Cambria Math"/>
                </w:rPr>
                <m:t>2</m:t>
              </m:r>
            </m:sup>
          </m:sSup>
          <m:r>
            <w:rPr>
              <w:rFonts w:ascii="Cambria Math" w:hAnsi="Cambria Math"/>
            </w:rPr>
            <m:t xml:space="preserve"> / (2</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m:oMathPara>
    </w:p>
    <w:p w14:paraId="7A58C13F" w14:textId="77777777" w:rsidR="008D1943" w:rsidRDefault="008D1943" w:rsidP="008D1943">
      <w:pPr>
        <w:spacing w:after="160" w:line="360" w:lineRule="auto"/>
        <w:ind w:firstLine="720"/>
        <w:jc w:val="both"/>
        <w:rPr>
          <w:rFonts w:ascii="Arial" w:hAnsi="Arial" w:cs="Arial"/>
          <w:color w:val="333333"/>
          <w:shd w:val="clear" w:color="auto" w:fill="FFFFFF"/>
        </w:rPr>
      </w:pPr>
      <w:r w:rsidRPr="002B632A">
        <w:rPr>
          <w:rFonts w:ascii="Arial" w:hAnsi="Arial" w:cs="Arial"/>
          <w:color w:val="333333"/>
          <w:shd w:val="clear" w:color="auto" w:fill="FFFFFF"/>
        </w:rPr>
        <w:t xml:space="preserve">Plugging this into the original equation, we </w:t>
      </w:r>
      <w:r>
        <w:rPr>
          <w:rFonts w:ascii="Arial" w:hAnsi="Arial" w:cs="Arial"/>
          <w:color w:val="333333"/>
          <w:shd w:val="clear" w:color="auto" w:fill="FFFFFF"/>
        </w:rPr>
        <w:t>obtain</w:t>
      </w:r>
      <w:r w:rsidRPr="002B632A">
        <w:rPr>
          <w:rFonts w:ascii="Arial" w:hAnsi="Arial" w:cs="Arial"/>
          <w:color w:val="333333"/>
          <w:shd w:val="clear" w:color="auto" w:fill="FFFFFF"/>
        </w:rPr>
        <w:t>:</w:t>
      </w:r>
      <w:r>
        <w:rPr>
          <w:rFonts w:ascii="Arial" w:hAnsi="Arial" w:cs="Arial"/>
          <w:color w:val="333333"/>
          <w:shd w:val="clear" w:color="auto" w:fill="FFFFFF"/>
        </w:rPr>
        <w:t xml:space="preserve"> </w:t>
      </w:r>
    </w:p>
    <w:p w14:paraId="39FA9715" w14:textId="77777777" w:rsidR="008D1943" w:rsidRDefault="008D1943" w:rsidP="008D1943">
      <w:pPr>
        <w:spacing w:after="160" w:line="360" w:lineRule="auto"/>
        <w:jc w:val="center"/>
        <w:rPr>
          <w:rFonts w:ascii="Arial" w:hAnsi="Arial" w:cs="Arial"/>
          <w:color w:val="333333"/>
          <w:shd w:val="clear" w:color="auto" w:fill="FFFFFF"/>
        </w:rPr>
      </w:pPr>
      <m:oMath>
        <m:r>
          <w:rPr>
            <w:rFonts w:ascii="Cambria Math" w:hAnsi="Cambria Math"/>
          </w:rPr>
          <m:t>E[exp(</m:t>
        </m:r>
        <m:r>
          <w:rPr>
            <w:rFonts w:ascii="Cambria Math" w:hAnsi="Cambria Math"/>
            <w:highlight w:val="green"/>
          </w:rPr>
          <m:t>Z</m:t>
        </m:r>
        <m:r>
          <w:rPr>
            <w:rFonts w:ascii="Cambria Math" w:hAnsi="Cambria Math"/>
          </w:rPr>
          <m:t xml:space="preserve">)] = ∫ </m:t>
        </m:r>
        <m:sSup>
          <m:sSupPr>
            <m:ctrlPr>
              <w:rPr>
                <w:rFonts w:ascii="Cambria Math" w:hAnsi="Cambria Math"/>
                <w:i/>
              </w:rPr>
            </m:ctrlPr>
          </m:sSupPr>
          <m:e>
            <m:r>
              <w:rPr>
                <w:rFonts w:ascii="Cambria Math" w:hAnsi="Cambria Math"/>
              </w:rPr>
              <m:t>e</m:t>
            </m:r>
          </m:e>
          <m:sup>
            <m:r>
              <w:rPr>
                <w:rFonts w:ascii="Cambria Math" w:hAnsi="Cambria Math"/>
                <w:highlight w:val="green"/>
              </w:rPr>
              <m:t>z</m:t>
            </m:r>
          </m:sup>
        </m:sSup>
        <m:r>
          <w:rPr>
            <w:rFonts w:ascii="Cambria Math" w:hAnsi="Cambria Math"/>
          </w:rPr>
          <m:t xml:space="preserve"> (1/√(2π</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exp(-</m:t>
        </m:r>
        <m:sSup>
          <m:sSupPr>
            <m:ctrlPr>
              <w:rPr>
                <w:rFonts w:ascii="Cambria Math" w:hAnsi="Cambria Math"/>
                <w:i/>
              </w:rPr>
            </m:ctrlPr>
          </m:sSupPr>
          <m:e>
            <m:r>
              <w:rPr>
                <w:rFonts w:ascii="Cambria Math" w:hAnsi="Cambria Math"/>
              </w:rPr>
              <m:t>(</m:t>
            </m:r>
            <m:r>
              <w:rPr>
                <w:rFonts w:ascii="Cambria Math" w:hAnsi="Cambria Math"/>
                <w:highlight w:val="green"/>
              </w:rPr>
              <m:t>z</m:t>
            </m:r>
            <m:r>
              <w:rPr>
                <w:rFonts w:ascii="Cambria Math" w:hAnsi="Cambria Math"/>
              </w:rPr>
              <m:t>-μ)</m:t>
            </m:r>
          </m:e>
          <m:sup>
            <m:r>
              <w:rPr>
                <w:rFonts w:ascii="Cambria Math" w:hAnsi="Cambria Math"/>
              </w:rPr>
              <m:t>2</m:t>
            </m:r>
          </m:sup>
        </m:sSup>
        <m:r>
          <w:rPr>
            <w:rFonts w:ascii="Cambria Math" w:hAnsi="Cambria Math"/>
          </w:rPr>
          <m:t xml:space="preserve"> / (2</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))d</m:t>
        </m:r>
        <m:r>
          <w:rPr>
            <w:rFonts w:ascii="Cambria Math" w:hAnsi="Cambria Math"/>
            <w:highlight w:val="green"/>
          </w:rPr>
          <m:t>z</m:t>
        </m:r>
      </m:oMath>
      <w:r>
        <w:rPr>
          <w:rFonts w:ascii="Arial" w:hAnsi="Arial" w:cs="Arial"/>
          <w:color w:val="333333"/>
          <w:shd w:val="clear" w:color="auto" w:fill="FFFFFF"/>
        </w:rPr>
        <w:t>.</w:t>
      </w:r>
    </w:p>
    <w:p w14:paraId="5D82CA95" w14:textId="77777777" w:rsidR="008D1943" w:rsidRPr="002B632A" w:rsidRDefault="008D1943" w:rsidP="008D1943">
      <w:pPr>
        <w:spacing w:after="160" w:line="360" w:lineRule="auto"/>
        <w:ind w:firstLine="720"/>
        <w:jc w:val="both"/>
        <w:rPr>
          <w:rFonts w:ascii="Arial" w:hAnsi="Arial" w:cs="Arial"/>
          <w:color w:val="333333"/>
          <w:shd w:val="clear" w:color="auto" w:fill="FFFFFF"/>
        </w:rPr>
      </w:pPr>
      <w:r w:rsidRPr="002B632A">
        <w:rPr>
          <w:rFonts w:ascii="Arial" w:hAnsi="Arial" w:cs="Arial"/>
          <w:color w:val="333333"/>
          <w:shd w:val="clear" w:color="auto" w:fill="FFFFFF"/>
        </w:rPr>
        <w:t>Simplifying this, we get:</w:t>
      </w:r>
    </w:p>
    <w:p w14:paraId="7DA29AAE" w14:textId="77777777" w:rsidR="008D1943" w:rsidRDefault="008D1943" w:rsidP="008D1943">
      <w:pPr>
        <w:spacing w:after="160" w:line="360" w:lineRule="auto"/>
        <w:jc w:val="center"/>
        <w:rPr>
          <w:rFonts w:ascii="Arial" w:hAnsi="Arial" w:cs="Arial"/>
        </w:rPr>
      </w:pPr>
      <m:oMath>
        <m:r>
          <w:rPr>
            <w:rFonts w:ascii="Cambria Math" w:hAnsi="Cambria Math"/>
          </w:rPr>
          <m:t>E[exp</m:t>
        </m:r>
        <m:r>
          <w:rPr>
            <w:rFonts w:ascii="Cambria Math" w:hAnsi="Cambria Math"/>
            <w:highlight w:val="green"/>
          </w:rPr>
          <m:t>(Z</m:t>
        </m:r>
        <m:r>
          <w:rPr>
            <w:rFonts w:ascii="Cambria Math" w:hAnsi="Cambria Math"/>
          </w:rPr>
          <m:t>)] = (1/√(2π</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 exp{[(2z</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(z-μ)</m:t>
            </m:r>
          </m:e>
          <m:sup>
            <m:r>
              <w:rPr>
                <w:rFonts w:ascii="Cambria Math" w:hAnsi="Cambria Math"/>
              </w:rPr>
              <m:t>2</m:t>
            </m:r>
          </m:sup>
        </m:sSup>
        <m:r>
          <w:rPr>
            <w:rFonts w:ascii="Cambria Math" w:hAnsi="Cambria Math"/>
          </w:rPr>
          <m:t>) / (2</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dz</m:t>
        </m:r>
      </m:oMath>
      <w:r>
        <w:rPr>
          <w:rFonts w:ascii="Arial" w:hAnsi="Arial" w:cs="Arial"/>
        </w:rPr>
        <w:t>.</w:t>
      </w:r>
    </w:p>
    <w:p w14:paraId="6214FC45" w14:textId="77777777" w:rsidR="008D1943" w:rsidRPr="007233C1" w:rsidRDefault="008D1943" w:rsidP="008D1943">
      <w:pPr>
        <w:spacing w:after="160" w:line="360" w:lineRule="auto"/>
        <w:ind w:firstLine="720"/>
        <w:rPr>
          <w:rFonts w:ascii="Arial" w:hAnsi="Arial" w:cs="Arial"/>
          <w:highlight w:val="green"/>
        </w:rPr>
      </w:pPr>
      <w:r w:rsidRPr="007233C1">
        <w:rPr>
          <w:rFonts w:ascii="Arial" w:hAnsi="Arial" w:cs="Arial"/>
          <w:highlight w:val="green"/>
        </w:rPr>
        <w:t>Complete the square:</w:t>
      </w:r>
    </w:p>
    <w:p w14:paraId="5A1ED508" w14:textId="77777777" w:rsidR="008D1943" w:rsidRDefault="008D1943" w:rsidP="008D1943">
      <w:pPr>
        <w:spacing w:after="160" w:line="360" w:lineRule="auto"/>
        <w:jc w:val="center"/>
        <w:rPr>
          <w:rFonts w:ascii="Arial" w:hAnsi="Arial" w:cs="Arial"/>
        </w:rPr>
      </w:pPr>
      <m:oMathPara>
        <m:oMath>
          <m:r>
            <w:rPr>
              <w:rFonts w:ascii="Cambria Math" w:hAnsi="Cambria Math" w:cs="Arial"/>
              <w:highlight w:val="green"/>
            </w:rPr>
            <w:lastRenderedPageBreak/>
            <m:t>z-</m:t>
          </m:r>
          <m:f>
            <m:fPr>
              <m:ctrlPr>
                <w:rPr>
                  <w:rFonts w:ascii="Cambria Math" w:hAnsi="Cambria Math" w:cs="Arial"/>
                  <w:i/>
                  <w:highlight w:val="green"/>
                </w:rPr>
              </m:ctrlPr>
            </m:fPr>
            <m:num>
              <m:sSup>
                <m:sSupPr>
                  <m:ctrlPr>
                    <w:rPr>
                      <w:rFonts w:ascii="Cambria Math" w:hAnsi="Cambria Math" w:cs="Arial"/>
                      <w:i/>
                      <w:highlight w:val="green"/>
                    </w:rPr>
                  </m:ctrlPr>
                </m:sSupPr>
                <m:e>
                  <m:d>
                    <m:dPr>
                      <m:ctrlPr>
                        <w:rPr>
                          <w:rFonts w:ascii="Cambria Math" w:hAnsi="Cambria Math" w:cs="Arial"/>
                          <w:i/>
                          <w:highlight w:val="green"/>
                        </w:rPr>
                      </m:ctrlPr>
                    </m:dPr>
                    <m:e>
                      <m:r>
                        <w:rPr>
                          <w:rFonts w:ascii="Cambria Math" w:hAnsi="Cambria Math" w:cs="Arial"/>
                          <w:highlight w:val="green"/>
                        </w:rPr>
                        <m:t>z-μ</m:t>
                      </m:r>
                    </m:e>
                  </m:d>
                </m:e>
                <m:sup>
                  <m:r>
                    <w:rPr>
                      <w:rFonts w:ascii="Cambria Math" w:hAnsi="Cambria Math" w:cs="Arial"/>
                      <w:highlight w:val="green"/>
                    </w:rPr>
                    <m:t>2</m:t>
                  </m:r>
                </m:sup>
              </m:sSup>
            </m:num>
            <m:den>
              <m:r>
                <w:rPr>
                  <w:rFonts w:ascii="Cambria Math" w:hAnsi="Cambria Math" w:cs="Arial"/>
                  <w:highlight w:val="green"/>
                </w:rPr>
                <m:t>2</m:t>
              </m:r>
              <m:sSup>
                <m:sSupPr>
                  <m:ctrlPr>
                    <w:rPr>
                      <w:rFonts w:ascii="Cambria Math" w:hAnsi="Cambria Math" w:cs="Arial"/>
                      <w:i/>
                      <w:highlight w:val="green"/>
                    </w:rPr>
                  </m:ctrlPr>
                </m:sSupPr>
                <m:e>
                  <m:r>
                    <w:rPr>
                      <w:rFonts w:ascii="Cambria Math" w:hAnsi="Cambria Math" w:cs="Arial"/>
                      <w:highlight w:val="green"/>
                    </w:rPr>
                    <m:t>σ</m:t>
                  </m:r>
                </m:e>
                <m:sup>
                  <m:r>
                    <w:rPr>
                      <w:rFonts w:ascii="Cambria Math" w:hAnsi="Cambria Math" w:cs="Arial"/>
                      <w:highlight w:val="green"/>
                    </w:rPr>
                    <m:t>2</m:t>
                  </m:r>
                </m:sup>
              </m:sSup>
            </m:den>
          </m:f>
          <m:r>
            <w:rPr>
              <w:rFonts w:ascii="Cambria Math" w:hAnsi="Cambria Math" w:cs="Arial"/>
              <w:highlight w:val="green"/>
            </w:rPr>
            <m:t>=-</m:t>
          </m:r>
          <m:f>
            <m:fPr>
              <m:ctrlPr>
                <w:rPr>
                  <w:rFonts w:ascii="Cambria Math" w:hAnsi="Cambria Math" w:cs="Arial"/>
                  <w:i/>
                  <w:highlight w:val="green"/>
                </w:rPr>
              </m:ctrlPr>
            </m:fPr>
            <m:num>
              <m:r>
                <w:rPr>
                  <w:rFonts w:ascii="Cambria Math" w:hAnsi="Cambria Math" w:cs="Arial"/>
                  <w:highlight w:val="green"/>
                </w:rPr>
                <m:t>1</m:t>
              </m:r>
            </m:num>
            <m:den>
              <m:r>
                <w:rPr>
                  <w:rFonts w:ascii="Cambria Math" w:hAnsi="Cambria Math" w:cs="Arial"/>
                  <w:highlight w:val="green"/>
                </w:rPr>
                <m:t>2</m:t>
              </m:r>
              <m:sSup>
                <m:sSupPr>
                  <m:ctrlPr>
                    <w:rPr>
                      <w:rFonts w:ascii="Cambria Math" w:hAnsi="Cambria Math" w:cs="Arial"/>
                      <w:i/>
                      <w:highlight w:val="green"/>
                    </w:rPr>
                  </m:ctrlPr>
                </m:sSupPr>
                <m:e>
                  <m:r>
                    <w:rPr>
                      <w:rFonts w:ascii="Cambria Math" w:hAnsi="Cambria Math" w:cs="Arial"/>
                      <w:highlight w:val="green"/>
                    </w:rPr>
                    <m:t>σ</m:t>
                  </m:r>
                </m:e>
                <m:sup>
                  <m:r>
                    <w:rPr>
                      <w:rFonts w:ascii="Cambria Math" w:hAnsi="Cambria Math" w:cs="Arial"/>
                      <w:highlight w:val="green"/>
                    </w:rPr>
                    <m:t>2</m:t>
                  </m:r>
                </m:sup>
              </m:sSup>
            </m:den>
          </m:f>
          <m:d>
            <m:dPr>
              <m:begChr m:val="["/>
              <m:endChr m:val="]"/>
              <m:ctrlPr>
                <w:rPr>
                  <w:rFonts w:ascii="Cambria Math" w:hAnsi="Cambria Math" w:cs="Arial"/>
                  <w:i/>
                  <w:highlight w:val="green"/>
                </w:rPr>
              </m:ctrlPr>
            </m:dPr>
            <m:e>
              <m:sSup>
                <m:sSupPr>
                  <m:ctrlPr>
                    <w:rPr>
                      <w:rFonts w:ascii="Cambria Math" w:hAnsi="Cambria Math" w:cs="Arial"/>
                      <w:i/>
                      <w:highlight w:val="green"/>
                    </w:rPr>
                  </m:ctrlPr>
                </m:sSupPr>
                <m:e>
                  <m:r>
                    <w:rPr>
                      <w:rFonts w:ascii="Cambria Math" w:hAnsi="Cambria Math" w:cs="Arial"/>
                      <w:highlight w:val="green"/>
                    </w:rPr>
                    <m:t>z</m:t>
                  </m:r>
                </m:e>
                <m:sup>
                  <m:r>
                    <w:rPr>
                      <w:rFonts w:ascii="Cambria Math" w:hAnsi="Cambria Math" w:cs="Arial"/>
                      <w:highlight w:val="green"/>
                    </w:rPr>
                    <m:t>2</m:t>
                  </m:r>
                </m:sup>
              </m:sSup>
              <m:r>
                <w:rPr>
                  <w:rFonts w:ascii="Cambria Math" w:hAnsi="Cambria Math" w:cs="Arial"/>
                  <w:highlight w:val="green"/>
                </w:rPr>
                <m:t>-2</m:t>
              </m:r>
              <m:d>
                <m:dPr>
                  <m:ctrlPr>
                    <w:rPr>
                      <w:rFonts w:ascii="Cambria Math" w:hAnsi="Cambria Math" w:cs="Arial"/>
                      <w:i/>
                      <w:highlight w:val="green"/>
                    </w:rPr>
                  </m:ctrlPr>
                </m:dPr>
                <m:e>
                  <m:r>
                    <w:rPr>
                      <w:rFonts w:ascii="Cambria Math" w:hAnsi="Cambria Math" w:cs="Arial"/>
                      <w:highlight w:val="green"/>
                    </w:rPr>
                    <m:t>μ+</m:t>
                  </m:r>
                  <m:sSup>
                    <m:sSupPr>
                      <m:ctrlPr>
                        <w:rPr>
                          <w:rFonts w:ascii="Cambria Math" w:hAnsi="Cambria Math" w:cs="Arial"/>
                          <w:i/>
                          <w:highlight w:val="green"/>
                        </w:rPr>
                      </m:ctrlPr>
                    </m:sSupPr>
                    <m:e>
                      <m:r>
                        <w:rPr>
                          <w:rFonts w:ascii="Cambria Math" w:hAnsi="Cambria Math" w:cs="Arial"/>
                          <w:highlight w:val="green"/>
                        </w:rPr>
                        <m:t>σ</m:t>
                      </m:r>
                    </m:e>
                    <m:sup>
                      <m:r>
                        <w:rPr>
                          <w:rFonts w:ascii="Cambria Math" w:hAnsi="Cambria Math" w:cs="Arial"/>
                          <w:highlight w:val="green"/>
                        </w:rPr>
                        <m:t>2</m:t>
                      </m:r>
                    </m:sup>
                  </m:sSup>
                </m:e>
              </m:d>
              <m:r>
                <w:rPr>
                  <w:rFonts w:ascii="Cambria Math" w:hAnsi="Cambria Math" w:cs="Arial"/>
                  <w:highlight w:val="green"/>
                </w:rPr>
                <m:t>z</m:t>
              </m:r>
            </m:e>
          </m:d>
          <m:f>
            <m:fPr>
              <m:ctrlPr>
                <w:rPr>
                  <w:rFonts w:ascii="Cambria Math" w:hAnsi="Cambria Math" w:cs="Arial"/>
                  <w:i/>
                  <w:highlight w:val="green"/>
                </w:rPr>
              </m:ctrlPr>
            </m:fPr>
            <m:num>
              <m:sSup>
                <m:sSupPr>
                  <m:ctrlPr>
                    <w:rPr>
                      <w:rFonts w:ascii="Cambria Math" w:hAnsi="Cambria Math" w:cs="Arial"/>
                      <w:i/>
                      <w:highlight w:val="green"/>
                    </w:rPr>
                  </m:ctrlPr>
                </m:sSupPr>
                <m:e>
                  <m:r>
                    <w:rPr>
                      <w:rFonts w:ascii="Cambria Math" w:hAnsi="Cambria Math" w:cs="Arial"/>
                      <w:highlight w:val="green"/>
                    </w:rPr>
                    <m:t>μ</m:t>
                  </m:r>
                </m:e>
                <m:sup>
                  <m:r>
                    <w:rPr>
                      <w:rFonts w:ascii="Cambria Math" w:hAnsi="Cambria Math" w:cs="Arial"/>
                      <w:highlight w:val="green"/>
                    </w:rPr>
                    <m:t>2</m:t>
                  </m:r>
                </m:sup>
              </m:sSup>
            </m:num>
            <m:den>
              <m:r>
                <w:rPr>
                  <w:rFonts w:ascii="Cambria Math" w:hAnsi="Cambria Math" w:cs="Arial"/>
                  <w:highlight w:val="green"/>
                </w:rPr>
                <m:t>2</m:t>
              </m:r>
              <m:sSup>
                <m:sSupPr>
                  <m:ctrlPr>
                    <w:rPr>
                      <w:rFonts w:ascii="Cambria Math" w:hAnsi="Cambria Math" w:cs="Arial"/>
                      <w:i/>
                      <w:highlight w:val="green"/>
                    </w:rPr>
                  </m:ctrlPr>
                </m:sSupPr>
                <m:e>
                  <m:r>
                    <w:rPr>
                      <w:rFonts w:ascii="Cambria Math" w:hAnsi="Cambria Math" w:cs="Arial"/>
                      <w:highlight w:val="green"/>
                    </w:rPr>
                    <m:t>σ</m:t>
                  </m:r>
                </m:e>
                <m:sup>
                  <m:r>
                    <w:rPr>
                      <w:rFonts w:ascii="Cambria Math" w:hAnsi="Cambria Math" w:cs="Arial"/>
                      <w:highlight w:val="green"/>
                    </w:rPr>
                    <m:t>2</m:t>
                  </m:r>
                </m:sup>
              </m:sSup>
            </m:den>
          </m:f>
          <m:r>
            <w:rPr>
              <w:rFonts w:ascii="Cambria Math" w:hAnsi="Cambria Math" w:cs="Arial"/>
              <w:highlight w:val="green"/>
            </w:rPr>
            <m:t>=-</m:t>
          </m:r>
          <m:f>
            <m:fPr>
              <m:ctrlPr>
                <w:rPr>
                  <w:rFonts w:ascii="Cambria Math" w:hAnsi="Cambria Math" w:cs="Arial"/>
                  <w:i/>
                  <w:highlight w:val="green"/>
                </w:rPr>
              </m:ctrlPr>
            </m:fPr>
            <m:num>
              <m:sSup>
                <m:sSupPr>
                  <m:ctrlPr>
                    <w:rPr>
                      <w:rFonts w:ascii="Cambria Math" w:hAnsi="Cambria Math" w:cs="Arial"/>
                      <w:i/>
                      <w:highlight w:val="green"/>
                    </w:rPr>
                  </m:ctrlPr>
                </m:sSupPr>
                <m:e>
                  <m:d>
                    <m:dPr>
                      <m:ctrlPr>
                        <w:rPr>
                          <w:rFonts w:ascii="Cambria Math" w:hAnsi="Cambria Math" w:cs="Arial"/>
                          <w:i/>
                          <w:highlight w:val="green"/>
                        </w:rPr>
                      </m:ctrlPr>
                    </m:dPr>
                    <m:e>
                      <m:r>
                        <w:rPr>
                          <w:rFonts w:ascii="Cambria Math" w:hAnsi="Cambria Math" w:cs="Arial"/>
                          <w:highlight w:val="green"/>
                        </w:rPr>
                        <m:t>z-</m:t>
                      </m:r>
                      <m:d>
                        <m:dPr>
                          <m:ctrlPr>
                            <w:rPr>
                              <w:rFonts w:ascii="Cambria Math" w:hAnsi="Cambria Math" w:cs="Arial"/>
                              <w:i/>
                              <w:highlight w:val="green"/>
                            </w:rPr>
                          </m:ctrlPr>
                        </m:dPr>
                        <m:e>
                          <m:r>
                            <w:rPr>
                              <w:rFonts w:ascii="Cambria Math" w:hAnsi="Cambria Math" w:cs="Arial"/>
                              <w:highlight w:val="green"/>
                            </w:rPr>
                            <m:t>μ+</m:t>
                          </m:r>
                          <m:sSup>
                            <m:sSupPr>
                              <m:ctrlPr>
                                <w:rPr>
                                  <w:rFonts w:ascii="Cambria Math" w:hAnsi="Cambria Math" w:cs="Arial"/>
                                  <w:i/>
                                  <w:highlight w:val="green"/>
                                </w:rPr>
                              </m:ctrlPr>
                            </m:sSupPr>
                            <m:e>
                              <m:r>
                                <w:rPr>
                                  <w:rFonts w:ascii="Cambria Math" w:hAnsi="Cambria Math" w:cs="Arial"/>
                                  <w:highlight w:val="green"/>
                                </w:rPr>
                                <m:t>σ</m:t>
                              </m:r>
                            </m:e>
                            <m:sup>
                              <m:r>
                                <w:rPr>
                                  <w:rFonts w:ascii="Cambria Math" w:hAnsi="Cambria Math" w:cs="Arial"/>
                                  <w:highlight w:val="green"/>
                                </w:rPr>
                                <m:t>2</m:t>
                              </m:r>
                            </m:sup>
                          </m:sSup>
                        </m:e>
                      </m:d>
                    </m:e>
                  </m:d>
                </m:e>
                <m:sup>
                  <m:r>
                    <w:rPr>
                      <w:rFonts w:ascii="Cambria Math" w:hAnsi="Cambria Math" w:cs="Arial"/>
                      <w:highlight w:val="green"/>
                    </w:rPr>
                    <m:t>2</m:t>
                  </m:r>
                </m:sup>
              </m:sSup>
            </m:num>
            <m:den>
              <m:r>
                <w:rPr>
                  <w:rFonts w:ascii="Cambria Math" w:hAnsi="Cambria Math" w:cs="Arial"/>
                  <w:highlight w:val="green"/>
                </w:rPr>
                <m:t>2</m:t>
              </m:r>
              <m:sSup>
                <m:sSupPr>
                  <m:ctrlPr>
                    <w:rPr>
                      <w:rFonts w:ascii="Cambria Math" w:hAnsi="Cambria Math" w:cs="Arial"/>
                      <w:i/>
                      <w:highlight w:val="green"/>
                    </w:rPr>
                  </m:ctrlPr>
                </m:sSupPr>
                <m:e>
                  <m:r>
                    <w:rPr>
                      <w:rFonts w:ascii="Cambria Math" w:hAnsi="Cambria Math" w:cs="Arial"/>
                      <w:highlight w:val="green"/>
                    </w:rPr>
                    <m:t>σ</m:t>
                  </m:r>
                </m:e>
                <m:sup>
                  <m:r>
                    <w:rPr>
                      <w:rFonts w:ascii="Cambria Math" w:hAnsi="Cambria Math" w:cs="Arial"/>
                      <w:highlight w:val="green"/>
                    </w:rPr>
                    <m:t>2</m:t>
                  </m:r>
                </m:sup>
              </m:sSup>
            </m:den>
          </m:f>
          <m:r>
            <w:rPr>
              <w:rFonts w:ascii="Cambria Math" w:hAnsi="Cambria Math" w:cs="Arial"/>
              <w:highlight w:val="green"/>
            </w:rPr>
            <m:t>+μ+</m:t>
          </m:r>
          <m:f>
            <m:fPr>
              <m:ctrlPr>
                <w:rPr>
                  <w:rFonts w:ascii="Cambria Math" w:hAnsi="Cambria Math" w:cs="Arial"/>
                  <w:i/>
                  <w:highlight w:val="green"/>
                </w:rPr>
              </m:ctrlPr>
            </m:fPr>
            <m:num>
              <m:sSup>
                <m:sSupPr>
                  <m:ctrlPr>
                    <w:rPr>
                      <w:rFonts w:ascii="Cambria Math" w:hAnsi="Cambria Math" w:cs="Arial"/>
                      <w:i/>
                      <w:highlight w:val="green"/>
                    </w:rPr>
                  </m:ctrlPr>
                </m:sSupPr>
                <m:e>
                  <m:r>
                    <w:rPr>
                      <w:rFonts w:ascii="Cambria Math" w:hAnsi="Cambria Math" w:cs="Arial"/>
                      <w:highlight w:val="green"/>
                    </w:rPr>
                    <m:t>σ</m:t>
                  </m:r>
                </m:e>
                <m:sup>
                  <m:r>
                    <w:rPr>
                      <w:rFonts w:ascii="Cambria Math" w:hAnsi="Cambria Math" w:cs="Arial"/>
                      <w:highlight w:val="green"/>
                    </w:rPr>
                    <m:t>2</m:t>
                  </m:r>
                </m:sup>
              </m:sSup>
            </m:num>
            <m:den>
              <m:r>
                <w:rPr>
                  <w:rFonts w:ascii="Cambria Math" w:hAnsi="Cambria Math" w:cs="Arial"/>
                  <w:highlight w:val="green"/>
                </w:rPr>
                <m:t>2</m:t>
              </m:r>
            </m:den>
          </m:f>
        </m:oMath>
      </m:oMathPara>
    </w:p>
    <w:p w14:paraId="6BDF784F" w14:textId="77777777" w:rsidR="008D1943" w:rsidRDefault="008D1943" w:rsidP="008D1943">
      <w:pPr>
        <w:spacing w:after="160" w:line="360" w:lineRule="auto"/>
        <w:jc w:val="center"/>
        <w:rPr>
          <w:rFonts w:ascii="Arial" w:hAnsi="Arial" w:cs="Arial"/>
          <w:color w:val="333333"/>
          <w:shd w:val="clear" w:color="auto" w:fill="FFFFFF"/>
        </w:rPr>
      </w:pPr>
      <m:oMathPara>
        <m:oMath>
          <m:r>
            <w:rPr>
              <w:rFonts w:ascii="Cambria Math" w:hAnsi="Cambria Math"/>
              <w:highlight w:val="green"/>
            </w:rPr>
            <m:t xml:space="preserve">E[exp(Z)] = </m:t>
          </m:r>
          <m:acc>
            <m:accPr>
              <m:ctrlPr>
                <w:rPr>
                  <w:rFonts w:ascii="Cambria Math" w:eastAsiaTheme="minorEastAsia" w:hAnsi="Cambria Math" w:cs="Arial"/>
                  <w:color w:val="333333"/>
                  <w:highlight w:val="green"/>
                  <w:shd w:val="clear" w:color="auto" w:fill="FFFFFF"/>
                  <w:lang w:eastAsia="en-US"/>
                </w:rPr>
              </m:ctrlPr>
            </m:accPr>
            <m:e>
              <m:r>
                <m:rPr>
                  <m:sty m:val="p"/>
                </m:rPr>
                <w:rPr>
                  <w:rFonts w:ascii="Cambria Math" w:eastAsiaTheme="minorEastAsia" w:hAnsi="Cambria Math" w:cs="Arial"/>
                  <w:color w:val="333333"/>
                  <w:highlight w:val="green"/>
                  <w:shd w:val="clear" w:color="auto" w:fill="FFFFFF"/>
                  <w:lang w:eastAsia="en-US"/>
                </w:rPr>
                <m:t>S</m:t>
              </m:r>
            </m:e>
          </m:acc>
          <m:d>
            <m:dPr>
              <m:ctrlPr>
                <w:rPr>
                  <w:rFonts w:ascii="Cambria Math" w:eastAsiaTheme="minorEastAsia" w:hAnsi="Cambria Math" w:cs="Arial"/>
                  <w:color w:val="333333"/>
                  <w:highlight w:val="green"/>
                  <w:shd w:val="clear" w:color="auto" w:fill="FFFFFF"/>
                  <w:lang w:eastAsia="en-US"/>
                </w:rPr>
              </m:ctrlPr>
            </m:dPr>
            <m:e>
              <m:r>
                <m:rPr>
                  <m:sty m:val="p"/>
                </m:rPr>
                <w:rPr>
                  <w:rFonts w:ascii="Cambria Math" w:eastAsiaTheme="minorEastAsia" w:hAnsi="Cambria Math" w:cs="Arial"/>
                  <w:color w:val="333333"/>
                  <w:highlight w:val="green"/>
                  <w:shd w:val="clear" w:color="auto" w:fill="FFFFFF"/>
                  <w:lang w:eastAsia="en-US"/>
                </w:rPr>
                <m:t>0</m:t>
              </m:r>
            </m:e>
          </m:d>
          <m:d>
            <m:dPr>
              <m:ctrlPr>
                <w:rPr>
                  <w:rFonts w:ascii="Cambria Math" w:eastAsiaTheme="minorEastAsia" w:hAnsi="Cambria Math" w:cs="Arial"/>
                  <w:i/>
                  <w:color w:val="333333"/>
                  <w:highlight w:val="green"/>
                  <w:shd w:val="clear" w:color="auto" w:fill="FFFFFF"/>
                  <w:lang w:eastAsia="en-US"/>
                </w:rPr>
              </m:ctrlPr>
            </m:dPr>
            <m:e>
              <m:sSup>
                <m:sSupPr>
                  <m:ctrlPr>
                    <w:rPr>
                      <w:rFonts w:ascii="Cambria Math" w:eastAsiaTheme="minorEastAsia" w:hAnsi="Cambria Math" w:cs="Arial"/>
                      <w:color w:val="333333"/>
                      <w:highlight w:val="green"/>
                      <w:shd w:val="clear" w:color="auto" w:fill="FFFFFF"/>
                      <w:lang w:eastAsia="en-US"/>
                    </w:rPr>
                  </m:ctrlPr>
                </m:sSupPr>
                <m:e>
                  <m:r>
                    <w:rPr>
                      <w:rFonts w:ascii="Cambria Math" w:eastAsiaTheme="minorEastAsia" w:hAnsi="Cambria Math" w:cs="Arial"/>
                      <w:color w:val="333333"/>
                      <w:highlight w:val="green"/>
                      <w:shd w:val="clear" w:color="auto" w:fill="FFFFFF"/>
                      <w:lang w:eastAsia="en-US"/>
                    </w:rPr>
                    <m:t>e</m:t>
                  </m:r>
                </m:e>
                <m:sup>
                  <m:acc>
                    <m:accPr>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r</m:t>
                      </m:r>
                    </m:e>
                  </m:acc>
                  <m:r>
                    <m:rPr>
                      <m:sty m:val="p"/>
                    </m:rPr>
                    <w:rPr>
                      <w:rFonts w:ascii="Cambria Math" w:eastAsiaTheme="minorEastAsia" w:hAnsi="Cambria Math" w:cs="Arial"/>
                      <w:color w:val="333333"/>
                      <w:highlight w:val="green"/>
                      <w:shd w:val="clear" w:color="auto" w:fill="FFFFFF"/>
                      <w:lang w:eastAsia="en-US"/>
                    </w:rPr>
                    <m:t>-</m:t>
                  </m:r>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λ</m:t>
                      </m:r>
                    </m:e>
                  </m:acc>
                  <m:d>
                    <m:dPr>
                      <m:ctrlPr>
                        <w:rPr>
                          <w:rFonts w:ascii="Cambria Math" w:eastAsiaTheme="minorEastAsia" w:hAnsi="Cambria Math" w:cs="Arial"/>
                          <w:color w:val="333333"/>
                          <w:highlight w:val="green"/>
                          <w:shd w:val="clear" w:color="auto" w:fill="FFFFFF"/>
                          <w:lang w:eastAsia="en-US"/>
                        </w:rPr>
                      </m:ctrlPr>
                    </m:dPr>
                    <m:e>
                      <m:acc>
                        <m:accPr>
                          <m:chr m:val="̃"/>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J</m:t>
                          </m:r>
                        </m:e>
                      </m:acc>
                      <m:r>
                        <m:rPr>
                          <m:sty m:val="p"/>
                        </m:rPr>
                        <w:rPr>
                          <w:rFonts w:ascii="Cambria Math" w:eastAsiaTheme="minorEastAsia" w:hAnsi="Cambria Math" w:cs="Arial"/>
                          <w:color w:val="333333"/>
                          <w:highlight w:val="green"/>
                          <w:shd w:val="clear" w:color="auto" w:fill="FFFFFF"/>
                          <w:lang w:eastAsia="en-US"/>
                        </w:rPr>
                        <m:t>-1</m:t>
                      </m:r>
                    </m:e>
                  </m:d>
                  <m:r>
                    <w:rPr>
                      <w:rFonts w:ascii="Cambria Math" w:eastAsiaTheme="minorEastAsia" w:hAnsi="Cambria Math" w:cs="Arial"/>
                      <w:color w:val="333333"/>
                      <w:highlight w:val="green"/>
                      <w:shd w:val="clear" w:color="auto" w:fill="FFFFFF"/>
                      <w:lang w:eastAsia="en-US"/>
                    </w:rPr>
                    <m:t>t</m:t>
                  </m:r>
                  <m:r>
                    <m:rPr>
                      <m:sty m:val="p"/>
                    </m:rPr>
                    <w:rPr>
                      <w:rFonts w:ascii="Cambria Math" w:eastAsiaTheme="minorEastAsia" w:hAnsi="Cambria Math" w:cs="Arial"/>
                      <w:color w:val="333333"/>
                      <w:highlight w:val="green"/>
                      <w:shd w:val="clear" w:color="auto" w:fill="FFFFFF"/>
                      <w:lang w:eastAsia="en-US"/>
                    </w:rPr>
                    <m:t xml:space="preserve"> - </m:t>
                  </m:r>
                  <m:f>
                    <m:fPr>
                      <m:ctrlPr>
                        <w:rPr>
                          <w:rFonts w:ascii="Cambria Math" w:eastAsiaTheme="minorEastAsia" w:hAnsi="Cambria Math" w:cs="Arial"/>
                          <w:color w:val="333333"/>
                          <w:highlight w:val="green"/>
                          <w:shd w:val="clear" w:color="auto" w:fill="FFFFFF"/>
                          <w:lang w:eastAsia="en-US"/>
                        </w:rPr>
                      </m:ctrlPr>
                    </m:fPr>
                    <m:num>
                      <m:r>
                        <m:rPr>
                          <m:sty m:val="p"/>
                        </m:rPr>
                        <w:rPr>
                          <w:rFonts w:ascii="Cambria Math" w:eastAsiaTheme="minorEastAsia" w:hAnsi="Cambria Math" w:cs="Arial"/>
                          <w:color w:val="333333"/>
                          <w:highlight w:val="green"/>
                          <w:shd w:val="clear" w:color="auto" w:fill="FFFFFF"/>
                          <w:lang w:eastAsia="en-US"/>
                        </w:rPr>
                        <m:t>1</m:t>
                      </m:r>
                    </m:num>
                    <m:den>
                      <m:r>
                        <m:rPr>
                          <m:sty m:val="p"/>
                        </m:rPr>
                        <w:rPr>
                          <w:rFonts w:ascii="Cambria Math" w:eastAsiaTheme="minorEastAsia" w:hAnsi="Cambria Math" w:cs="Arial"/>
                          <w:color w:val="333333"/>
                          <w:highlight w:val="green"/>
                          <w:shd w:val="clear" w:color="auto" w:fill="FFFFFF"/>
                          <w:lang w:eastAsia="en-US"/>
                        </w:rPr>
                        <m:t>2</m:t>
                      </m:r>
                    </m:den>
                  </m:f>
                  <m:sSup>
                    <m:sSupPr>
                      <m:ctrlPr>
                        <w:rPr>
                          <w:rFonts w:ascii="Cambria Math" w:eastAsiaTheme="minorEastAsia" w:hAnsi="Cambria Math" w:cs="Arial"/>
                          <w:color w:val="333333"/>
                          <w:highlight w:val="green"/>
                          <w:shd w:val="clear" w:color="auto" w:fill="FFFFFF"/>
                          <w:lang w:eastAsia="en-US"/>
                        </w:rPr>
                      </m:ctrlPr>
                    </m:sSupPr>
                    <m:e>
                      <m:acc>
                        <m:accPr>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σ</m:t>
                          </m:r>
                        </m:e>
                      </m:acc>
                    </m:e>
                    <m:sup>
                      <m:r>
                        <m:rPr>
                          <m:sty m:val="p"/>
                        </m:rPr>
                        <w:rPr>
                          <w:rFonts w:ascii="Cambria Math" w:eastAsiaTheme="minorEastAsia" w:hAnsi="Cambria Math" w:cs="Arial"/>
                          <w:color w:val="333333"/>
                          <w:highlight w:val="green"/>
                          <w:shd w:val="clear" w:color="auto" w:fill="FFFFFF"/>
                          <w:lang w:eastAsia="en-US"/>
                        </w:rPr>
                        <m:t>2</m:t>
                      </m:r>
                    </m:sup>
                  </m:sSup>
                  <m:r>
                    <m:rPr>
                      <m:sty m:val="p"/>
                    </m:rPr>
                    <w:rPr>
                      <w:rFonts w:ascii="Cambria Math" w:eastAsiaTheme="minorEastAsia" w:hAnsi="Cambria Math" w:cs="Arial"/>
                      <w:color w:val="333333"/>
                      <w:highlight w:val="green"/>
                      <w:shd w:val="clear" w:color="auto" w:fill="FFFFFF"/>
                      <w:lang w:eastAsia="en-US"/>
                    </w:rPr>
                    <m:t xml:space="preserve">t - </m:t>
                  </m:r>
                  <m:f>
                    <m:fPr>
                      <m:ctrlPr>
                        <w:rPr>
                          <w:rFonts w:ascii="Cambria Math" w:eastAsiaTheme="minorEastAsia" w:hAnsi="Cambria Math" w:cs="Arial"/>
                          <w:color w:val="333333"/>
                          <w:highlight w:val="green"/>
                          <w:shd w:val="clear" w:color="auto" w:fill="FFFFFF"/>
                          <w:lang w:eastAsia="en-US"/>
                        </w:rPr>
                      </m:ctrlPr>
                    </m:fPr>
                    <m:num>
                      <m:r>
                        <m:rPr>
                          <m:sty m:val="p"/>
                        </m:rPr>
                        <w:rPr>
                          <w:rFonts w:ascii="Cambria Math" w:eastAsiaTheme="minorEastAsia" w:hAnsi="Cambria Math" w:cs="Arial"/>
                          <w:color w:val="333333"/>
                          <w:highlight w:val="green"/>
                          <w:shd w:val="clear" w:color="auto" w:fill="FFFFFF"/>
                          <w:lang w:eastAsia="en-US"/>
                        </w:rPr>
                        <m:t>1</m:t>
                      </m:r>
                    </m:num>
                    <m:den>
                      <m:r>
                        <m:rPr>
                          <m:sty m:val="p"/>
                        </m:rPr>
                        <w:rPr>
                          <w:rFonts w:ascii="Cambria Math" w:eastAsiaTheme="minorEastAsia" w:hAnsi="Cambria Math" w:cs="Arial"/>
                          <w:color w:val="333333"/>
                          <w:highlight w:val="green"/>
                          <w:shd w:val="clear" w:color="auto" w:fill="FFFFFF"/>
                          <w:lang w:eastAsia="en-US"/>
                        </w:rPr>
                        <m:t>2</m:t>
                      </m:r>
                    </m:den>
                  </m:f>
                  <m:sSup>
                    <m:sSupPr>
                      <m:ctrlPr>
                        <w:rPr>
                          <w:rFonts w:ascii="Cambria Math" w:eastAsiaTheme="minorEastAsia" w:hAnsi="Cambria Math" w:cs="Arial"/>
                          <w:color w:val="333333"/>
                          <w:highlight w:val="green"/>
                          <w:shd w:val="clear" w:color="auto" w:fill="FFFFFF"/>
                          <w:lang w:eastAsia="en-US"/>
                        </w:rPr>
                      </m:ctrlPr>
                    </m:sSupPr>
                    <m:e>
                      <m:acc>
                        <m:accPr>
                          <m:ctrlPr>
                            <w:rPr>
                              <w:rFonts w:ascii="Cambria Math" w:eastAsiaTheme="minorEastAsia" w:hAnsi="Cambria Math" w:cs="Arial"/>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σ</m:t>
                          </m:r>
                        </m:e>
                      </m:acc>
                    </m:e>
                    <m:sup>
                      <m:r>
                        <m:rPr>
                          <m:sty m:val="p"/>
                        </m:rPr>
                        <w:rPr>
                          <w:rFonts w:ascii="Cambria Math" w:eastAsiaTheme="minorEastAsia" w:hAnsi="Cambria Math" w:cs="Arial"/>
                          <w:color w:val="333333"/>
                          <w:highlight w:val="green"/>
                          <w:shd w:val="clear" w:color="auto" w:fill="FFFFFF"/>
                          <w:lang w:eastAsia="en-US"/>
                        </w:rPr>
                        <m:t>2</m:t>
                      </m:r>
                    </m:sup>
                  </m:sSup>
                  <m:sSup>
                    <m:sSupPr>
                      <m:ctrlPr>
                        <w:rPr>
                          <w:rFonts w:ascii="Cambria Math" w:eastAsiaTheme="minorEastAsia" w:hAnsi="Cambria Math" w:cs="Arial"/>
                          <w:color w:val="333333"/>
                          <w:highlight w:val="green"/>
                          <w:shd w:val="clear" w:color="auto" w:fill="FFFFFF"/>
                          <w:lang w:eastAsia="en-US"/>
                        </w:rPr>
                      </m:ctrlPr>
                    </m:sSupPr>
                    <m:e>
                      <m:r>
                        <m:rPr>
                          <m:sty m:val="p"/>
                        </m:rPr>
                        <w:rPr>
                          <w:rFonts w:ascii="Cambria Math" w:eastAsiaTheme="minorEastAsia" w:hAnsi="Cambria Math" w:cs="Arial"/>
                          <w:color w:val="333333"/>
                          <w:highlight w:val="green"/>
                          <w:shd w:val="clear" w:color="auto" w:fill="FFFFFF"/>
                          <w:lang w:eastAsia="en-US"/>
                        </w:rPr>
                        <m:t>t</m:t>
                      </m:r>
                    </m:e>
                    <m:sup>
                      <m:r>
                        <m:rPr>
                          <m:sty m:val="p"/>
                        </m:rPr>
                        <w:rPr>
                          <w:rFonts w:ascii="Cambria Math" w:eastAsiaTheme="minorEastAsia" w:hAnsi="Cambria Math" w:cs="Arial"/>
                          <w:color w:val="333333"/>
                          <w:highlight w:val="green"/>
                          <w:shd w:val="clear" w:color="auto" w:fill="FFFFFF"/>
                          <w:lang w:eastAsia="en-US"/>
                        </w:rPr>
                        <m:t>2</m:t>
                      </m:r>
                      <m:r>
                        <w:rPr>
                          <w:rFonts w:ascii="Cambria Math" w:eastAsiaTheme="minorEastAsia" w:hAnsi="Cambria Math" w:cs="Arial"/>
                          <w:color w:val="333333"/>
                          <w:highlight w:val="green"/>
                          <w:shd w:val="clear" w:color="auto" w:fill="FFFFFF"/>
                          <w:lang w:eastAsia="en-US"/>
                        </w:rPr>
                        <m:t>H</m:t>
                      </m:r>
                    </m:sup>
                  </m:sSup>
                </m:sup>
              </m:sSup>
            </m:e>
          </m:d>
          <m:f>
            <m:fPr>
              <m:ctrlPr>
                <w:rPr>
                  <w:rFonts w:ascii="Cambria Math" w:eastAsiaTheme="minorEastAsia" w:hAnsi="Cambria Math" w:cs="Arial"/>
                  <w:i/>
                  <w:color w:val="333333"/>
                  <w:highlight w:val="green"/>
                  <w:shd w:val="clear" w:color="auto" w:fill="FFFFFF"/>
                  <w:lang w:eastAsia="en-US"/>
                </w:rPr>
              </m:ctrlPr>
            </m:fPr>
            <m:num>
              <m:r>
                <w:rPr>
                  <w:rFonts w:ascii="Cambria Math" w:eastAsiaTheme="minorEastAsia" w:hAnsi="Cambria Math" w:cs="Arial"/>
                  <w:color w:val="333333"/>
                  <w:highlight w:val="green"/>
                  <w:shd w:val="clear" w:color="auto" w:fill="FFFFFF"/>
                  <w:lang w:eastAsia="en-US"/>
                </w:rPr>
                <m:t>1</m:t>
              </m:r>
            </m:num>
            <m:den>
              <m:r>
                <w:rPr>
                  <w:rFonts w:ascii="Cambria Math" w:eastAsiaTheme="minorEastAsia" w:hAnsi="Cambria Math" w:cs="Arial"/>
                  <w:color w:val="333333"/>
                  <w:highlight w:val="green"/>
                  <w:shd w:val="clear" w:color="auto" w:fill="FFFFFF"/>
                  <w:lang w:eastAsia="en-US"/>
                </w:rPr>
                <m:t>√2πσ</m:t>
              </m:r>
            </m:den>
          </m:f>
          <m:sSup>
            <m:sSupPr>
              <m:ctrlPr>
                <w:rPr>
                  <w:rFonts w:ascii="Cambria Math" w:eastAsiaTheme="minorEastAsia" w:hAnsi="Cambria Math" w:cs="Arial"/>
                  <w:i/>
                  <w:color w:val="333333"/>
                  <w:highlight w:val="green"/>
                  <w:shd w:val="clear" w:color="auto" w:fill="FFFFFF"/>
                  <w:lang w:eastAsia="en-US"/>
                </w:rPr>
              </m:ctrlPr>
            </m:sSupPr>
            <m:e>
              <m:r>
                <w:rPr>
                  <w:rFonts w:ascii="Cambria Math" w:eastAsiaTheme="minorEastAsia" w:hAnsi="Cambria Math" w:cs="Arial"/>
                  <w:color w:val="333333"/>
                  <w:highlight w:val="green"/>
                  <w:shd w:val="clear" w:color="auto" w:fill="FFFFFF"/>
                  <w:lang w:eastAsia="en-US"/>
                </w:rPr>
                <m:t>e</m:t>
              </m:r>
            </m:e>
            <m:sup>
              <m:r>
                <w:rPr>
                  <w:rFonts w:ascii="Cambria Math" w:hAnsi="Cambria Math" w:cs="Arial"/>
                  <w:highlight w:val="green"/>
                </w:rPr>
                <m:t>μ+</m:t>
              </m:r>
              <m:f>
                <m:fPr>
                  <m:ctrlPr>
                    <w:rPr>
                      <w:rFonts w:ascii="Cambria Math" w:hAnsi="Cambria Math" w:cs="Arial"/>
                      <w:i/>
                      <w:highlight w:val="green"/>
                    </w:rPr>
                  </m:ctrlPr>
                </m:fPr>
                <m:num>
                  <m:sSup>
                    <m:sSupPr>
                      <m:ctrlPr>
                        <w:rPr>
                          <w:rFonts w:ascii="Cambria Math" w:hAnsi="Cambria Math" w:cs="Arial"/>
                          <w:i/>
                          <w:highlight w:val="green"/>
                        </w:rPr>
                      </m:ctrlPr>
                    </m:sSupPr>
                    <m:e>
                      <m:r>
                        <w:rPr>
                          <w:rFonts w:ascii="Cambria Math" w:hAnsi="Cambria Math" w:cs="Arial"/>
                          <w:highlight w:val="green"/>
                        </w:rPr>
                        <m:t>σ</m:t>
                      </m:r>
                    </m:e>
                    <m:sup>
                      <m:r>
                        <w:rPr>
                          <w:rFonts w:ascii="Cambria Math" w:hAnsi="Cambria Math" w:cs="Arial"/>
                          <w:highlight w:val="green"/>
                        </w:rPr>
                        <m:t>2</m:t>
                      </m:r>
                    </m:sup>
                  </m:sSup>
                </m:num>
                <m:den>
                  <m:r>
                    <w:rPr>
                      <w:rFonts w:ascii="Cambria Math" w:hAnsi="Cambria Math" w:cs="Arial"/>
                      <w:highlight w:val="green"/>
                    </w:rPr>
                    <m:t>2</m:t>
                  </m:r>
                </m:den>
              </m:f>
            </m:sup>
          </m:sSup>
          <m:r>
            <m:rPr>
              <m:sty m:val="p"/>
            </m:rPr>
            <w:rPr>
              <w:rFonts w:ascii="Cambria Math" w:eastAsiaTheme="minorEastAsia" w:hAnsi="Cambria Math" w:cs="Arial"/>
              <w:color w:val="333333"/>
              <w:highlight w:val="green"/>
              <w:shd w:val="clear" w:color="auto" w:fill="FFFFFF"/>
              <w:lang w:eastAsia="en-US"/>
            </w:rPr>
            <m:t>Φ</m:t>
          </m:r>
          <m:d>
            <m:dPr>
              <m:ctrlPr>
                <w:rPr>
                  <w:rFonts w:ascii="Cambria Math" w:eastAsiaTheme="minorEastAsia" w:hAnsi="Cambria Math" w:cs="Arial"/>
                  <w:i/>
                  <w:color w:val="333333"/>
                  <w:highlight w:val="green"/>
                  <w:shd w:val="clear" w:color="auto" w:fill="FFFFFF"/>
                  <w:lang w:eastAsia="en-US"/>
                </w:rPr>
              </m:ctrlPr>
            </m:dPr>
            <m:e>
              <m:f>
                <m:fPr>
                  <m:ctrlPr>
                    <w:rPr>
                      <w:rFonts w:ascii="Cambria Math" w:hAnsi="Cambria Math" w:cs="Arial"/>
                      <w:i/>
                      <w:highlight w:val="green"/>
                    </w:rPr>
                  </m:ctrlPr>
                </m:fPr>
                <m:num>
                  <m:r>
                    <w:rPr>
                      <w:rFonts w:ascii="Cambria Math" w:hAnsi="Cambria Math" w:cs="Arial"/>
                      <w:highlight w:val="green"/>
                    </w:rPr>
                    <m:t>-</m:t>
                  </m:r>
                  <m:sSub>
                    <m:sSubPr>
                      <m:ctrlPr>
                        <w:rPr>
                          <w:rFonts w:ascii="Cambria Math" w:hAnsi="Cambria Math" w:cs="Arial"/>
                          <w:i/>
                          <w:highlight w:val="green"/>
                        </w:rPr>
                      </m:ctrlPr>
                    </m:sSubPr>
                    <m:e>
                      <m:r>
                        <w:rPr>
                          <w:rFonts w:ascii="Cambria Math" w:hAnsi="Cambria Math" w:cs="Arial"/>
                          <w:highlight w:val="green"/>
                        </w:rPr>
                        <m:t>z</m:t>
                      </m:r>
                    </m:e>
                    <m:sub>
                      <m:r>
                        <w:rPr>
                          <w:rFonts w:ascii="Cambria Math" w:hAnsi="Cambria Math" w:cs="Arial"/>
                          <w:highlight w:val="green"/>
                        </w:rPr>
                        <m:t>0</m:t>
                      </m:r>
                    </m:sub>
                  </m:sSub>
                  <m:r>
                    <w:rPr>
                      <w:rFonts w:ascii="Cambria Math" w:hAnsi="Cambria Math" w:cs="Arial"/>
                      <w:highlight w:val="green"/>
                    </w:rPr>
                    <m:t>+</m:t>
                  </m:r>
                  <m:d>
                    <m:dPr>
                      <m:ctrlPr>
                        <w:rPr>
                          <w:rFonts w:ascii="Cambria Math" w:hAnsi="Cambria Math" w:cs="Arial"/>
                          <w:i/>
                          <w:highlight w:val="green"/>
                        </w:rPr>
                      </m:ctrlPr>
                    </m:dPr>
                    <m:e>
                      <m:r>
                        <w:rPr>
                          <w:rFonts w:ascii="Cambria Math" w:hAnsi="Cambria Math" w:cs="Arial"/>
                          <w:highlight w:val="green"/>
                        </w:rPr>
                        <m:t>μ+</m:t>
                      </m:r>
                      <m:sSup>
                        <m:sSupPr>
                          <m:ctrlPr>
                            <w:rPr>
                              <w:rFonts w:ascii="Cambria Math" w:hAnsi="Cambria Math" w:cs="Arial"/>
                              <w:i/>
                              <w:highlight w:val="green"/>
                            </w:rPr>
                          </m:ctrlPr>
                        </m:sSupPr>
                        <m:e>
                          <m:r>
                            <w:rPr>
                              <w:rFonts w:ascii="Cambria Math" w:hAnsi="Cambria Math" w:cs="Arial"/>
                              <w:highlight w:val="green"/>
                            </w:rPr>
                            <m:t>σ</m:t>
                          </m:r>
                        </m:e>
                        <m:sup>
                          <m:r>
                            <w:rPr>
                              <w:rFonts w:ascii="Cambria Math" w:hAnsi="Cambria Math" w:cs="Arial"/>
                              <w:highlight w:val="green"/>
                            </w:rPr>
                            <m:t>2</m:t>
                          </m:r>
                        </m:sup>
                      </m:sSup>
                    </m:e>
                  </m:d>
                </m:num>
                <m:den>
                  <m:r>
                    <w:rPr>
                      <w:rFonts w:ascii="Cambria Math" w:hAnsi="Cambria Math" w:cs="Arial"/>
                      <w:highlight w:val="green"/>
                    </w:rPr>
                    <m:t>2σ</m:t>
                  </m:r>
                </m:den>
              </m:f>
            </m:e>
          </m:d>
        </m:oMath>
      </m:oMathPara>
    </w:p>
    <w:p w14:paraId="771757D2" w14:textId="77777777" w:rsidR="008D1943" w:rsidRDefault="008D1943" w:rsidP="008D1943">
      <w:pPr>
        <w:spacing w:after="160" w:line="360" w:lineRule="auto"/>
        <w:jc w:val="both"/>
        <w:rPr>
          <w:rFonts w:ascii="Arial" w:hAnsi="Arial" w:cs="Arial"/>
          <w:color w:val="333333"/>
          <w:shd w:val="clear" w:color="auto" w:fill="FFFFFF"/>
        </w:rPr>
      </w:pPr>
      <w:r w:rsidRPr="002B632A">
        <w:rPr>
          <w:rFonts w:ascii="Arial" w:hAnsi="Arial" w:cs="Arial"/>
          <w:color w:val="333333"/>
          <w:shd w:val="clear" w:color="auto" w:fill="FFFFFF"/>
        </w:rPr>
        <w:t>This simplifies to:</w:t>
      </w:r>
    </w:p>
    <w:p w14:paraId="55910D7F" w14:textId="77777777" w:rsidR="008D1943" w:rsidRPr="007233C1" w:rsidRDefault="008D1943" w:rsidP="008D1943">
      <w:pPr>
        <w:spacing w:after="160" w:line="360" w:lineRule="auto"/>
        <w:jc w:val="center"/>
        <w:rPr>
          <w:rFonts w:ascii="Arial" w:hAnsi="Arial" w:cs="Arial"/>
          <w:strike/>
          <w:color w:val="333333"/>
          <w:shd w:val="clear" w:color="auto" w:fill="FFFFFF"/>
        </w:rPr>
      </w:pPr>
      <m:oMath>
        <m:r>
          <w:rPr>
            <w:rFonts w:ascii="Cambria Math" w:hAnsi="Cambria Math"/>
            <w:strike/>
          </w:rPr>
          <m:t>E[exp(Z)] = (1/√(2π</m:t>
        </m:r>
        <m:sSup>
          <m:sSupPr>
            <m:ctrlPr>
              <w:rPr>
                <w:rFonts w:ascii="Cambria Math" w:hAnsi="Cambria Math"/>
                <w:i/>
                <w:strike/>
              </w:rPr>
            </m:ctrlPr>
          </m:sSupPr>
          <m:e>
            <m:r>
              <w:rPr>
                <w:rFonts w:ascii="Cambria Math" w:hAnsi="Cambria Math"/>
                <w:strike/>
              </w:rPr>
              <m:t>σ</m:t>
            </m:r>
          </m:e>
          <m:sup>
            <m:r>
              <w:rPr>
                <w:rFonts w:ascii="Cambria Math" w:hAnsi="Cambria Math"/>
                <w:strike/>
              </w:rPr>
              <m:t>2</m:t>
            </m:r>
          </m:sup>
        </m:sSup>
        <m:r>
          <w:rPr>
            <w:rFonts w:ascii="Cambria Math" w:hAnsi="Cambria Math"/>
            <w:strike/>
          </w:rPr>
          <m:t xml:space="preserve">)) ∫ exp{[(2μz - </m:t>
        </m:r>
        <m:sSup>
          <m:sSupPr>
            <m:ctrlPr>
              <w:rPr>
                <w:rFonts w:ascii="Cambria Math" w:hAnsi="Cambria Math"/>
                <w:i/>
                <w:strike/>
              </w:rPr>
            </m:ctrlPr>
          </m:sSupPr>
          <m:e>
            <m:r>
              <w:rPr>
                <w:rFonts w:ascii="Cambria Math" w:hAnsi="Cambria Math"/>
                <w:strike/>
              </w:rPr>
              <m:t>μ</m:t>
            </m:r>
          </m:e>
          <m:sup>
            <m:r>
              <w:rPr>
                <w:rFonts w:ascii="Cambria Math" w:hAnsi="Cambria Math"/>
                <w:strike/>
              </w:rPr>
              <m:t>2</m:t>
            </m:r>
          </m:sup>
        </m:sSup>
        <m:r>
          <w:rPr>
            <w:rFonts w:ascii="Cambria Math" w:hAnsi="Cambria Math"/>
            <w:strike/>
          </w:rPr>
          <m:t xml:space="preserve"> + </m:t>
        </m:r>
        <m:sSup>
          <m:sSupPr>
            <m:ctrlPr>
              <w:rPr>
                <w:rFonts w:ascii="Cambria Math" w:hAnsi="Cambria Math"/>
                <w:i/>
                <w:strike/>
              </w:rPr>
            </m:ctrlPr>
          </m:sSupPr>
          <m:e>
            <m:r>
              <w:rPr>
                <w:rFonts w:ascii="Cambria Math" w:hAnsi="Cambria Math"/>
                <w:strike/>
              </w:rPr>
              <m:t>σ</m:t>
            </m:r>
          </m:e>
          <m:sup>
            <m:r>
              <w:rPr>
                <w:rFonts w:ascii="Cambria Math" w:hAnsi="Cambria Math"/>
                <w:strike/>
              </w:rPr>
              <m:t>2</m:t>
            </m:r>
          </m:sup>
        </m:sSup>
        <m:r>
          <w:rPr>
            <w:rFonts w:ascii="Cambria Math" w:hAnsi="Cambria Math"/>
            <w:strike/>
          </w:rPr>
          <m:t>) / (2</m:t>
        </m:r>
        <m:sSup>
          <m:sSupPr>
            <m:ctrlPr>
              <w:rPr>
                <w:rFonts w:ascii="Cambria Math" w:hAnsi="Cambria Math"/>
                <w:i/>
                <w:strike/>
              </w:rPr>
            </m:ctrlPr>
          </m:sSupPr>
          <m:e>
            <m:r>
              <w:rPr>
                <w:rFonts w:ascii="Cambria Math" w:hAnsi="Cambria Math"/>
                <w:strike/>
              </w:rPr>
              <m:t>σ</m:t>
            </m:r>
          </m:e>
          <m:sup>
            <m:r>
              <w:rPr>
                <w:rFonts w:ascii="Cambria Math" w:hAnsi="Cambria Math"/>
                <w:strike/>
              </w:rPr>
              <m:t>2</m:t>
            </m:r>
          </m:sup>
        </m:sSup>
        <m:r>
          <w:rPr>
            <w:rFonts w:ascii="Cambria Math" w:hAnsi="Cambria Math"/>
            <w:strike/>
          </w:rPr>
          <m:t>)]} dz</m:t>
        </m:r>
      </m:oMath>
      <w:r w:rsidRPr="007233C1">
        <w:rPr>
          <w:rFonts w:ascii="Arial" w:hAnsi="Arial" w:cs="Arial"/>
          <w:strike/>
          <w:color w:val="333333"/>
          <w:shd w:val="clear" w:color="auto" w:fill="FFFFFF"/>
        </w:rPr>
        <w:t xml:space="preserve"> </w:t>
      </w:r>
    </w:p>
    <w:p w14:paraId="38BFA4DE" w14:textId="77777777" w:rsidR="008D1943" w:rsidRPr="002B632A" w:rsidRDefault="008D1943" w:rsidP="008D1943">
      <w:pPr>
        <w:spacing w:after="160" w:line="360" w:lineRule="auto"/>
        <w:ind w:firstLine="720"/>
        <w:jc w:val="both"/>
        <w:rPr>
          <w:rFonts w:ascii="Arial" w:hAnsi="Arial" w:cs="Arial"/>
          <w:color w:val="333333"/>
          <w:shd w:val="clear" w:color="auto" w:fill="FFFFFF"/>
        </w:rPr>
      </w:pPr>
      <w:r w:rsidRPr="002B632A">
        <w:rPr>
          <w:rFonts w:ascii="Arial" w:hAnsi="Arial" w:cs="Arial"/>
          <w:color w:val="333333"/>
          <w:shd w:val="clear" w:color="auto" w:fill="FFFFFF"/>
        </w:rPr>
        <w:t>The above expression is the definition of the moment generating function (MGF) of a normally distributed random variable at the point </w:t>
      </w:r>
      <w:r w:rsidRPr="00267FC5">
        <w:rPr>
          <w:rFonts w:ascii="Arial" w:hAnsi="Arial" w:cs="Arial"/>
          <w:i/>
          <w:iCs/>
          <w:color w:val="333333"/>
          <w:shd w:val="clear" w:color="auto" w:fill="FFFFFF"/>
        </w:rPr>
        <w:t>t=1</w:t>
      </w:r>
      <w:r w:rsidRPr="002B632A">
        <w:rPr>
          <w:rFonts w:ascii="Arial" w:hAnsi="Arial" w:cs="Arial"/>
          <w:color w:val="333333"/>
          <w:shd w:val="clear" w:color="auto" w:fill="FFFFFF"/>
        </w:rPr>
        <w:t xml:space="preserve">. The MGF of a normal distribution with mean </w:t>
      </w:r>
      <w:r w:rsidRPr="00267FC5">
        <w:rPr>
          <w:rFonts w:ascii="Arial" w:hAnsi="Arial" w:cs="Arial"/>
          <w:i/>
          <w:iCs/>
          <w:color w:val="333333"/>
          <w:shd w:val="clear" w:color="auto" w:fill="FFFFFF"/>
        </w:rPr>
        <w:t>μ</w:t>
      </w:r>
      <w:r w:rsidRPr="002B632A">
        <w:rPr>
          <w:rFonts w:ascii="Arial" w:hAnsi="Arial" w:cs="Arial"/>
          <w:color w:val="333333"/>
          <w:shd w:val="clear" w:color="auto" w:fill="FFFFFF"/>
        </w:rPr>
        <w:t xml:space="preserve"> and variance </w:t>
      </w:r>
      <w:r w:rsidRPr="00267FC5">
        <w:rPr>
          <w:rFonts w:ascii="Arial" w:hAnsi="Arial" w:cs="Arial"/>
          <w:i/>
          <w:iCs/>
          <w:color w:val="333333"/>
          <w:shd w:val="clear" w:color="auto" w:fill="FFFFFF"/>
        </w:rPr>
        <w:t>σ</w:t>
      </w:r>
      <w:r w:rsidRPr="00267FC5">
        <w:rPr>
          <w:rFonts w:ascii="Arial" w:hAnsi="Arial" w:cs="Arial"/>
          <w:i/>
          <w:iCs/>
          <w:color w:val="333333"/>
          <w:shd w:val="clear" w:color="auto" w:fill="FFFFFF"/>
          <w:vertAlign w:val="superscript"/>
        </w:rPr>
        <w:t>2</w:t>
      </w:r>
      <w:r w:rsidRPr="002B632A">
        <w:rPr>
          <w:rFonts w:ascii="Arial" w:hAnsi="Arial" w:cs="Arial"/>
          <w:color w:val="333333"/>
          <w:shd w:val="clear" w:color="auto" w:fill="FFFFFF"/>
        </w:rPr>
        <w:t xml:space="preserve"> is given by:</w:t>
      </w:r>
    </w:p>
    <w:p w14:paraId="2B24A96C" w14:textId="77777777" w:rsidR="008D1943" w:rsidRPr="002B632A" w:rsidRDefault="008D1943" w:rsidP="008D1943">
      <w:pPr>
        <w:spacing w:after="160" w:line="360" w:lineRule="auto"/>
        <w:jc w:val="center"/>
        <w:rPr>
          <w:rFonts w:ascii="Arial" w:hAnsi="Arial" w:cs="Arial"/>
          <w:color w:val="333333"/>
          <w:shd w:val="clear" w:color="auto" w:fill="FFFFFF"/>
        </w:rPr>
      </w:pPr>
      <m:oMathPara>
        <m:oMath>
          <m:r>
            <w:rPr>
              <w:rFonts w:ascii="Cambria Math" w:hAnsi="Cambria Math"/>
            </w:rPr>
            <m:t>M(t) = exp{μt + (1/2)</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m:oMathPara>
    </w:p>
    <w:p w14:paraId="388466BB" w14:textId="77777777" w:rsidR="008D1943" w:rsidRPr="002B632A" w:rsidRDefault="008D1943" w:rsidP="008D1943">
      <w:pPr>
        <w:spacing w:after="160" w:line="360" w:lineRule="auto"/>
        <w:jc w:val="both"/>
        <w:rPr>
          <w:rFonts w:ascii="Arial" w:hAnsi="Arial" w:cs="Arial"/>
          <w:color w:val="333333"/>
          <w:shd w:val="clear" w:color="auto" w:fill="FFFFFF"/>
        </w:rPr>
      </w:pPr>
      <w:r w:rsidRPr="002B632A">
        <w:rPr>
          <w:rFonts w:ascii="Arial" w:hAnsi="Arial" w:cs="Arial"/>
          <w:color w:val="333333"/>
          <w:shd w:val="clear" w:color="auto" w:fill="FFFFFF"/>
        </w:rPr>
        <w:t>Substituting </w:t>
      </w:r>
      <w:r w:rsidRPr="00267FC5">
        <w:rPr>
          <w:rFonts w:ascii="Arial" w:hAnsi="Arial" w:cs="Arial"/>
          <w:i/>
          <w:iCs/>
          <w:color w:val="333333"/>
          <w:shd w:val="clear" w:color="auto" w:fill="FFFFFF"/>
        </w:rPr>
        <w:t>t=1</w:t>
      </w:r>
      <w:r w:rsidRPr="002B632A">
        <w:rPr>
          <w:rFonts w:ascii="Arial" w:hAnsi="Arial" w:cs="Arial"/>
          <w:color w:val="333333"/>
          <w:shd w:val="clear" w:color="auto" w:fill="FFFFFF"/>
        </w:rPr>
        <w:t> in the MGF gives us:</w:t>
      </w:r>
    </w:p>
    <w:p w14:paraId="4A65ED3F" w14:textId="77777777" w:rsidR="008D1943" w:rsidRPr="00701D8F" w:rsidRDefault="008D1943" w:rsidP="008D1943">
      <w:pPr>
        <w:spacing w:after="160" w:line="360" w:lineRule="auto"/>
        <w:jc w:val="both"/>
        <w:rPr>
          <w:rFonts w:ascii="Arial" w:hAnsi="Arial" w:cs="Arial"/>
          <w:color w:val="333333"/>
          <w:shd w:val="clear" w:color="auto" w:fill="FFFFFF"/>
        </w:rPr>
      </w:pPr>
      <m:oMathPara>
        <m:oMathParaPr>
          <m:jc m:val="center"/>
        </m:oMathParaPr>
        <m:oMath>
          <m:r>
            <w:rPr>
              <w:rFonts w:ascii="Cambria Math" w:hAnsi="Cambria Math"/>
            </w:rPr>
            <m:t>E[</m:t>
          </m:r>
          <m:sSup>
            <m:sSupPr>
              <m:ctrlPr>
                <w:rPr>
                  <w:rFonts w:ascii="Cambria Math" w:hAnsi="Cambria Math"/>
                  <w:i/>
                </w:rPr>
              </m:ctrlPr>
            </m:sSupPr>
            <m:e>
              <m:r>
                <w:rPr>
                  <w:rFonts w:ascii="Cambria Math" w:hAnsi="Cambria Math"/>
                </w:rPr>
                <m:t>e</m:t>
              </m:r>
            </m:e>
            <m:sup>
              <m:r>
                <w:rPr>
                  <w:rFonts w:ascii="Cambria Math" w:hAnsi="Cambria Math"/>
                </w:rPr>
                <m:t>Y</m:t>
              </m:r>
            </m:sup>
          </m:sSup>
          <m:r>
            <w:rPr>
              <w:rFonts w:ascii="Cambria Math" w:hAnsi="Cambria Math"/>
            </w:rPr>
            <m:t>] = exp{μ + (1/2)</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m:oMathPara>
    </w:p>
    <w:p w14:paraId="434B7782" w14:textId="77777777" w:rsidR="008D1943" w:rsidRPr="002B632A" w:rsidRDefault="008D1943" w:rsidP="008D1943">
      <w:pPr>
        <w:spacing w:after="160" w:line="360" w:lineRule="auto"/>
        <w:ind w:firstLine="720"/>
        <w:jc w:val="both"/>
        <w:rPr>
          <w:rFonts w:ascii="Arial" w:hAnsi="Arial" w:cs="Arial"/>
          <w:color w:val="333333"/>
          <w:shd w:val="clear" w:color="auto" w:fill="FFFFFF"/>
        </w:rPr>
      </w:pPr>
      <w:r w:rsidRPr="002B632A">
        <w:rPr>
          <w:rFonts w:ascii="Arial" w:hAnsi="Arial" w:cs="Arial"/>
          <w:color w:val="333333"/>
          <w:shd w:val="clear" w:color="auto" w:fill="FFFFFF"/>
        </w:rPr>
        <w:t xml:space="preserve">This is the expected value of an exponential of a normally distributed random variable. </w:t>
      </w:r>
      <w:r>
        <w:rPr>
          <w:rFonts w:ascii="Arial" w:hAnsi="Arial" w:cs="Arial"/>
          <w:color w:val="333333"/>
          <w:shd w:val="clear" w:color="auto" w:fill="FFFFFF"/>
        </w:rPr>
        <w:t>T</w:t>
      </w:r>
      <w:r w:rsidRPr="002B632A">
        <w:rPr>
          <w:rFonts w:ascii="Arial" w:hAnsi="Arial" w:cs="Arial"/>
          <w:color w:val="333333"/>
          <w:shd w:val="clear" w:color="auto" w:fill="FFFFFF"/>
        </w:rPr>
        <w:t xml:space="preserve">his is different from the indefinite integral of </w:t>
      </w:r>
      <w:proofErr w:type="spellStart"/>
      <w:r w:rsidRPr="00267FC5">
        <w:rPr>
          <w:rFonts w:ascii="Arial" w:hAnsi="Arial" w:cs="Arial"/>
          <w:i/>
          <w:iCs/>
          <w:color w:val="333333"/>
          <w:shd w:val="clear" w:color="auto" w:fill="FFFFFF"/>
        </w:rPr>
        <w:t>e</w:t>
      </w:r>
      <w:r w:rsidRPr="00267FC5">
        <w:rPr>
          <w:rFonts w:ascii="Arial" w:hAnsi="Arial" w:cs="Arial"/>
          <w:i/>
          <w:iCs/>
          <w:color w:val="333333"/>
          <w:shd w:val="clear" w:color="auto" w:fill="FFFFFF"/>
          <w:vertAlign w:val="superscript"/>
        </w:rPr>
        <w:t>Y</w:t>
      </w:r>
      <w:proofErr w:type="spellEnd"/>
      <w:r w:rsidRPr="002B632A">
        <w:rPr>
          <w:rFonts w:ascii="Arial" w:hAnsi="Arial" w:cs="Arial"/>
          <w:color w:val="333333"/>
          <w:shd w:val="clear" w:color="auto" w:fill="FFFFFF"/>
        </w:rPr>
        <w:t xml:space="preserve"> with respect to </w:t>
      </w:r>
      <w:r w:rsidRPr="00267FC5">
        <w:rPr>
          <w:rFonts w:ascii="Arial" w:hAnsi="Arial" w:cs="Arial"/>
          <w:i/>
          <w:iCs/>
          <w:color w:val="333333"/>
          <w:shd w:val="clear" w:color="auto" w:fill="FFFFFF"/>
        </w:rPr>
        <w:t>Y,</w:t>
      </w:r>
      <w:r w:rsidRPr="002B632A">
        <w:rPr>
          <w:rFonts w:ascii="Arial" w:hAnsi="Arial" w:cs="Arial"/>
          <w:color w:val="333333"/>
          <w:shd w:val="clear" w:color="auto" w:fill="FFFFFF"/>
        </w:rPr>
        <w:t xml:space="preserve"> which isn't typically defined for random variables. Instead, we work with expectations, which are a form of weighted integral where the weights are given by the PDF of the random variable.</w:t>
      </w:r>
    </w:p>
    <w:p w14:paraId="4134861A" w14:textId="77777777" w:rsidR="008D1943"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So, the above integral is now simplified to:</w:t>
      </w:r>
    </w:p>
    <w:p w14:paraId="17095F0D" w14:textId="77777777" w:rsidR="008D1943" w:rsidRDefault="008D1943" w:rsidP="008D1943">
      <w:pPr>
        <w:spacing w:after="160" w:line="360" w:lineRule="auto"/>
        <w:jc w:val="both"/>
        <w:rPr>
          <w:rFonts w:ascii="Arial" w:hAnsi="Arial" w:cs="Arial"/>
          <w:color w:val="333333"/>
          <w:shd w:val="clear" w:color="auto" w:fill="FFFFFF"/>
        </w:rPr>
      </w:pPr>
      <m:oMathPara>
        <m:oMath>
          <m:r>
            <w:rPr>
              <w:rFonts w:ascii="Cambria Math" w:eastAsiaTheme="minorEastAsia" w:hAnsi="Cambria Math" w:cs="Arial"/>
              <w:color w:val="333333"/>
              <w:shd w:val="clear" w:color="auto" w:fill="FFFFFF"/>
              <w:lang w:eastAsia="en-US"/>
            </w:rPr>
            <m:t xml:space="preserve">= </m:t>
          </m:r>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sup>
              </m:sSup>
            </m:e>
          </m:d>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√2π</m:t>
              </m:r>
            </m:den>
          </m:f>
          <m:r>
            <w:rPr>
              <w:rFonts w:ascii="Cambria Math" w:eastAsiaTheme="minorEastAsia" w:hAnsi="Cambria Math" w:cs="Arial"/>
              <w:color w:val="333333"/>
              <w:shd w:val="clear" w:color="auto" w:fill="FFFFFF"/>
              <w:lang w:eastAsia="en-US"/>
            </w:rPr>
            <m:t xml:space="preserve"> </m:t>
          </m:r>
          <m:nary>
            <m:naryPr>
              <m:limLoc m:val="subSup"/>
              <m:ctrlPr>
                <w:rPr>
                  <w:rFonts w:ascii="Cambria Math" w:eastAsiaTheme="minorEastAsia" w:hAnsi="Cambria Math" w:cs="Arial"/>
                  <w:i/>
                  <w:color w:val="333333"/>
                  <w:shd w:val="clear" w:color="auto" w:fill="FFFFFF"/>
                  <w:lang w:eastAsia="en-US"/>
                </w:rPr>
              </m:ctrlPr>
            </m:naryPr>
            <m:sub>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sub>
            <m:sup>
              <m:r>
                <w:rPr>
                  <w:rFonts w:ascii="Cambria Math" w:eastAsiaTheme="minorEastAsia" w:hAnsi="Cambria Math" w:cs="Arial"/>
                  <w:color w:val="333333"/>
                  <w:shd w:val="clear" w:color="auto" w:fill="FFFFFF"/>
                  <w:lang w:eastAsia="en-US"/>
                </w:rPr>
                <m:t>∞</m:t>
              </m:r>
            </m:sup>
            <m:e>
              <m:f>
                <m:fPr>
                  <m:ctrlPr>
                    <w:rPr>
                      <w:rFonts w:ascii="Cambria Math" w:eastAsiaTheme="minorEastAsia" w:hAnsi="Cambria Math" w:cs="Arial"/>
                      <w:i/>
                      <w:color w:val="333333"/>
                      <w:shd w:val="clear" w:color="auto" w:fill="FFFFFF"/>
                      <w:lang w:eastAsia="en-US"/>
                    </w:rPr>
                  </m:ctrlPr>
                </m:fPr>
                <m:num>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highlight w:val="green"/>
                          <w:shd w:val="clear" w:color="auto" w:fill="FFFFFF"/>
                          <w:lang w:eastAsia="en-US"/>
                        </w:rPr>
                        <m:t>-</m:t>
                      </m:r>
                      <m:f>
                        <m:fPr>
                          <m:ctrlPr>
                            <w:rPr>
                              <w:rFonts w:ascii="Cambria Math" w:eastAsiaTheme="minorEastAsia" w:hAnsi="Cambria Math" w:cs="Arial"/>
                              <w:i/>
                              <w:color w:val="333333"/>
                              <w:highlight w:val="green"/>
                              <w:shd w:val="clear" w:color="auto" w:fill="FFFFFF"/>
                              <w:lang w:eastAsia="en-US"/>
                            </w:rPr>
                          </m:ctrlPr>
                        </m:fPr>
                        <m:num>
                          <m:r>
                            <w:rPr>
                              <w:rFonts w:ascii="Cambria Math" w:eastAsiaTheme="minorEastAsia" w:hAnsi="Cambria Math" w:cs="Arial"/>
                              <w:color w:val="333333"/>
                              <w:highlight w:val="green"/>
                              <w:shd w:val="clear" w:color="auto" w:fill="FFFFFF"/>
                              <w:lang w:eastAsia="en-US"/>
                            </w:rPr>
                            <m:t>(z-</m:t>
                          </m:r>
                          <m:acc>
                            <m:accPr>
                              <m:chr m:val="̃"/>
                              <m:ctrlPr>
                                <w:rPr>
                                  <w:rFonts w:ascii="Cambria Math" w:eastAsiaTheme="minorEastAsia" w:hAnsi="Cambria Math" w:cs="Arial"/>
                                  <w:i/>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(μ</m:t>
                              </m:r>
                            </m:e>
                          </m:acc>
                          <m:r>
                            <w:rPr>
                              <w:rFonts w:ascii="Cambria Math" w:eastAsiaTheme="minorEastAsia" w:hAnsi="Cambria Math" w:cs="Arial"/>
                              <w:color w:val="333333"/>
                              <w:highlight w:val="green"/>
                              <w:shd w:val="clear" w:color="auto" w:fill="FFFFFF"/>
                              <w:lang w:eastAsia="en-US"/>
                            </w:rPr>
                            <m:t>+</m:t>
                          </m:r>
                          <m:sSup>
                            <m:sSupPr>
                              <m:ctrlPr>
                                <w:rPr>
                                  <w:rFonts w:ascii="Cambria Math" w:eastAsiaTheme="minorEastAsia" w:hAnsi="Cambria Math" w:cs="Arial"/>
                                  <w:i/>
                                  <w:color w:val="333333"/>
                                  <w:highlight w:val="green"/>
                                  <w:shd w:val="clear" w:color="auto" w:fill="FFFFFF"/>
                                  <w:lang w:eastAsia="en-US"/>
                                </w:rPr>
                              </m:ctrlPr>
                            </m:sSupPr>
                            <m:e>
                              <m:r>
                                <w:rPr>
                                  <w:rFonts w:ascii="Cambria Math" w:eastAsiaTheme="minorEastAsia" w:hAnsi="Cambria Math" w:cs="Arial"/>
                                  <w:color w:val="333333"/>
                                  <w:highlight w:val="green"/>
                                  <w:shd w:val="clear" w:color="auto" w:fill="FFFFFF"/>
                                  <w:lang w:eastAsia="en-US"/>
                                </w:rPr>
                                <m:t>σ</m:t>
                              </m:r>
                            </m:e>
                            <m:sup>
                              <m:r>
                                <w:rPr>
                                  <w:rFonts w:ascii="Cambria Math" w:eastAsiaTheme="minorEastAsia" w:hAnsi="Cambria Math" w:cs="Arial"/>
                                  <w:color w:val="333333"/>
                                  <w:highlight w:val="green"/>
                                  <w:shd w:val="clear" w:color="auto" w:fill="FFFFFF"/>
                                  <w:lang w:eastAsia="en-US"/>
                                </w:rPr>
                                <m:t>2</m:t>
                              </m:r>
                            </m:sup>
                          </m:sSup>
                          <m:sSup>
                            <m:sSupPr>
                              <m:ctrlPr>
                                <w:rPr>
                                  <w:rFonts w:ascii="Cambria Math" w:eastAsiaTheme="minorEastAsia" w:hAnsi="Cambria Math" w:cs="Arial"/>
                                  <w:i/>
                                  <w:color w:val="333333"/>
                                  <w:highlight w:val="green"/>
                                  <w:shd w:val="clear" w:color="auto" w:fill="FFFFFF"/>
                                  <w:lang w:eastAsia="en-US"/>
                                </w:rPr>
                              </m:ctrlPr>
                            </m:sSupPr>
                            <m:e>
                              <m:r>
                                <w:rPr>
                                  <w:rFonts w:ascii="Cambria Math" w:eastAsiaTheme="minorEastAsia" w:hAnsi="Cambria Math" w:cs="Arial"/>
                                  <w:color w:val="333333"/>
                                  <w:highlight w:val="green"/>
                                  <w:shd w:val="clear" w:color="auto" w:fill="FFFFFF"/>
                                  <w:lang w:eastAsia="en-US"/>
                                </w:rPr>
                                <m:t>))</m:t>
                              </m:r>
                            </m:e>
                            <m:sup>
                              <m:r>
                                <w:rPr>
                                  <w:rFonts w:ascii="Cambria Math" w:eastAsiaTheme="minorEastAsia" w:hAnsi="Cambria Math" w:cs="Arial"/>
                                  <w:color w:val="333333"/>
                                  <w:highlight w:val="green"/>
                                  <w:shd w:val="clear" w:color="auto" w:fill="FFFFFF"/>
                                  <w:lang w:eastAsia="en-US"/>
                                </w:rPr>
                                <m:t>2</m:t>
                              </m:r>
                            </m:sup>
                          </m:sSup>
                        </m:num>
                        <m:den>
                          <m:r>
                            <w:rPr>
                              <w:rFonts w:ascii="Cambria Math" w:eastAsiaTheme="minorEastAsia" w:hAnsi="Cambria Math" w:cs="Arial"/>
                              <w:color w:val="333333"/>
                              <w:highlight w:val="green"/>
                              <w:shd w:val="clear" w:color="auto" w:fill="FFFFFF"/>
                              <w:lang w:eastAsia="en-US"/>
                            </w:rPr>
                            <m:t>2</m:t>
                          </m:r>
                          <m:sSup>
                            <m:sSupPr>
                              <m:ctrlPr>
                                <w:rPr>
                                  <w:rFonts w:ascii="Cambria Math" w:eastAsiaTheme="minorEastAsia" w:hAnsi="Cambria Math" w:cs="Arial"/>
                                  <w:i/>
                                  <w:color w:val="333333"/>
                                  <w:highlight w:val="green"/>
                                  <w:shd w:val="clear" w:color="auto" w:fill="FFFFFF"/>
                                  <w:lang w:eastAsia="en-US"/>
                                </w:rPr>
                              </m:ctrlPr>
                            </m:sSupPr>
                            <m:e>
                              <m:acc>
                                <m:accPr>
                                  <m:chr m:val="̃"/>
                                  <m:ctrlPr>
                                    <w:rPr>
                                      <w:rFonts w:ascii="Cambria Math" w:eastAsiaTheme="minorEastAsia" w:hAnsi="Cambria Math" w:cs="Arial"/>
                                      <w:i/>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σ</m:t>
                                  </m:r>
                                </m:e>
                              </m:acc>
                            </m:e>
                            <m:sup>
                              <m:r>
                                <w:rPr>
                                  <w:rFonts w:ascii="Cambria Math" w:eastAsiaTheme="minorEastAsia" w:hAnsi="Cambria Math" w:cs="Arial"/>
                                  <w:color w:val="333333"/>
                                  <w:highlight w:val="green"/>
                                  <w:shd w:val="clear" w:color="auto" w:fill="FFFFFF"/>
                                  <w:lang w:eastAsia="en-US"/>
                                </w:rPr>
                                <m:t>2</m:t>
                              </m:r>
                            </m:sup>
                          </m:sSup>
                        </m:den>
                      </m:f>
                    </m:sup>
                  </m:sSup>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r>
                <w:rPr>
                  <w:rFonts w:ascii="Cambria Math" w:eastAsiaTheme="minorEastAsia" w:hAnsi="Cambria Math" w:cs="Arial"/>
                  <w:color w:val="333333"/>
                  <w:shd w:val="clear" w:color="auto" w:fill="FFFFFF"/>
                  <w:lang w:eastAsia="en-US"/>
                </w:rPr>
                <m:t xml:space="preserve">dz </m:t>
              </m:r>
            </m:e>
          </m:nary>
        </m:oMath>
      </m:oMathPara>
    </w:p>
    <w:p w14:paraId="5D9033C3" w14:textId="7259FD70" w:rsidR="008D1943" w:rsidRPr="007233C1" w:rsidRDefault="008D1943" w:rsidP="008D1943">
      <w:pPr>
        <w:spacing w:after="160" w:line="259" w:lineRule="auto"/>
        <w:rPr>
          <w:rFonts w:ascii="Arial" w:hAnsi="Arial" w:cs="Arial"/>
          <w:strike/>
          <w:color w:val="333333"/>
          <w:shd w:val="clear" w:color="auto" w:fill="FFFFFF"/>
          <w:lang w:eastAsia="en-US"/>
        </w:rPr>
      </w:pPr>
      <w:r>
        <w:rPr>
          <w:rFonts w:ascii="Arial" w:hAnsi="Arial" w:cs="Arial"/>
          <w:color w:val="333333"/>
          <w:shd w:val="clear" w:color="auto" w:fill="FFFFFF"/>
        </w:rPr>
        <w:t xml:space="preserve">Next step is to standardise the integral by </w:t>
      </w:r>
      <w:r w:rsidRPr="007233C1">
        <w:rPr>
          <w:rFonts w:ascii="Arial" w:hAnsi="Arial" w:cs="Arial"/>
          <w:color w:val="333333"/>
          <w:highlight w:val="green"/>
          <w:shd w:val="clear" w:color="auto" w:fill="FFFFFF"/>
        </w:rPr>
        <w:t>changing the varia</w:t>
      </w:r>
      <w:ins w:id="1409" w:author="George Urumov" w:date="2025-10-30T09:07:00Z" w16du:dateUtc="2025-10-30T09:07:00Z">
        <w:r w:rsidR="005511BE">
          <w:rPr>
            <w:rFonts w:ascii="Arial" w:hAnsi="Arial" w:cs="Arial"/>
            <w:color w:val="333333"/>
            <w:highlight w:val="green"/>
            <w:shd w:val="clear" w:color="auto" w:fill="FFFFFF"/>
          </w:rPr>
          <w:t>b</w:t>
        </w:r>
      </w:ins>
      <w:r w:rsidRPr="007233C1">
        <w:rPr>
          <w:rFonts w:ascii="Arial" w:hAnsi="Arial" w:cs="Arial"/>
          <w:color w:val="333333"/>
          <w:highlight w:val="green"/>
          <w:shd w:val="clear" w:color="auto" w:fill="FFFFFF"/>
        </w:rPr>
        <w:t xml:space="preserve">le. Let </w:t>
      </w:r>
      <m:oMath>
        <m:r>
          <w:rPr>
            <w:rFonts w:ascii="Cambria Math" w:eastAsiaTheme="minorEastAsia" w:hAnsi="Cambria Math" w:cs="Arial"/>
            <w:color w:val="333333"/>
            <w:highlight w:val="green"/>
            <w:shd w:val="clear" w:color="auto" w:fill="FFFFFF"/>
            <w:lang w:eastAsia="en-US"/>
          </w:rPr>
          <m:t>y=</m:t>
        </m:r>
        <m:f>
          <m:fPr>
            <m:ctrlPr>
              <w:rPr>
                <w:rFonts w:ascii="Cambria Math" w:eastAsiaTheme="minorEastAsia" w:hAnsi="Cambria Math" w:cs="Arial"/>
                <w:i/>
                <w:color w:val="333333"/>
                <w:highlight w:val="green"/>
                <w:shd w:val="clear" w:color="auto" w:fill="FFFFFF"/>
                <w:lang w:eastAsia="en-US"/>
              </w:rPr>
            </m:ctrlPr>
          </m:fPr>
          <m:num>
            <m:r>
              <w:rPr>
                <w:rFonts w:ascii="Cambria Math" w:eastAsiaTheme="minorEastAsia" w:hAnsi="Cambria Math" w:cs="Arial"/>
                <w:color w:val="333333"/>
                <w:highlight w:val="green"/>
                <w:shd w:val="clear" w:color="auto" w:fill="FFFFFF"/>
                <w:lang w:eastAsia="en-US"/>
              </w:rPr>
              <m:t>(z-</m:t>
            </m:r>
            <m:acc>
              <m:accPr>
                <m:chr m:val="̃"/>
                <m:ctrlPr>
                  <w:rPr>
                    <w:rFonts w:ascii="Cambria Math" w:eastAsiaTheme="minorEastAsia" w:hAnsi="Cambria Math" w:cs="Arial"/>
                    <w:i/>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(μ</m:t>
                </m:r>
              </m:e>
            </m:acc>
            <m:r>
              <w:rPr>
                <w:rFonts w:ascii="Cambria Math" w:eastAsiaTheme="minorEastAsia" w:hAnsi="Cambria Math" w:cs="Arial"/>
                <w:color w:val="333333"/>
                <w:highlight w:val="green"/>
                <w:shd w:val="clear" w:color="auto" w:fill="FFFFFF"/>
                <w:lang w:eastAsia="en-US"/>
              </w:rPr>
              <m:t>+</m:t>
            </m:r>
            <m:sSup>
              <m:sSupPr>
                <m:ctrlPr>
                  <w:rPr>
                    <w:rFonts w:ascii="Cambria Math" w:eastAsiaTheme="minorEastAsia" w:hAnsi="Cambria Math" w:cs="Arial"/>
                    <w:i/>
                    <w:color w:val="333333"/>
                    <w:highlight w:val="green"/>
                    <w:shd w:val="clear" w:color="auto" w:fill="FFFFFF"/>
                    <w:lang w:eastAsia="en-US"/>
                  </w:rPr>
                </m:ctrlPr>
              </m:sSupPr>
              <m:e>
                <m:r>
                  <w:rPr>
                    <w:rFonts w:ascii="Cambria Math" w:eastAsiaTheme="minorEastAsia" w:hAnsi="Cambria Math" w:cs="Arial"/>
                    <w:color w:val="333333"/>
                    <w:highlight w:val="green"/>
                    <w:shd w:val="clear" w:color="auto" w:fill="FFFFFF"/>
                    <w:lang w:eastAsia="en-US"/>
                  </w:rPr>
                  <m:t>σ</m:t>
                </m:r>
              </m:e>
              <m:sup>
                <m:r>
                  <w:rPr>
                    <w:rFonts w:ascii="Cambria Math" w:eastAsiaTheme="minorEastAsia" w:hAnsi="Cambria Math" w:cs="Arial"/>
                    <w:color w:val="333333"/>
                    <w:highlight w:val="green"/>
                    <w:shd w:val="clear" w:color="auto" w:fill="FFFFFF"/>
                    <w:lang w:eastAsia="en-US"/>
                  </w:rPr>
                  <m:t>2</m:t>
                </m:r>
              </m:sup>
            </m:sSup>
            <m:r>
              <w:rPr>
                <w:rFonts w:ascii="Cambria Math" w:eastAsiaTheme="minorEastAsia" w:hAnsi="Cambria Math" w:cs="Arial"/>
                <w:color w:val="333333"/>
                <w:highlight w:val="green"/>
                <w:shd w:val="clear" w:color="auto" w:fill="FFFFFF"/>
                <w:lang w:eastAsia="en-US"/>
              </w:rPr>
              <m:t>)</m:t>
            </m:r>
          </m:num>
          <m:den>
            <m:acc>
              <m:accPr>
                <m:chr m:val="̃"/>
                <m:ctrlPr>
                  <w:rPr>
                    <w:rFonts w:ascii="Cambria Math" w:eastAsiaTheme="minorEastAsia" w:hAnsi="Cambria Math" w:cs="Arial"/>
                    <w:i/>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σ</m:t>
                </m:r>
              </m:e>
            </m:acc>
          </m:den>
        </m:f>
      </m:oMath>
      <w:r w:rsidRPr="007233C1">
        <w:rPr>
          <w:rFonts w:ascii="Arial" w:hAnsi="Arial" w:cs="Arial"/>
          <w:color w:val="333333"/>
          <w:highlight w:val="green"/>
          <w:shd w:val="clear" w:color="auto" w:fill="FFFFFF"/>
        </w:rPr>
        <w:t xml:space="preserve"> so </w:t>
      </w:r>
      <m:oMath>
        <m:r>
          <w:rPr>
            <w:rFonts w:ascii="Cambria Math" w:hAnsi="Cambria Math" w:cs="Arial"/>
            <w:color w:val="333333"/>
            <w:highlight w:val="green"/>
            <w:shd w:val="clear" w:color="auto" w:fill="FFFFFF"/>
          </w:rPr>
          <m:t>dz=σdy</m:t>
        </m:r>
        <m:r>
          <w:rPr>
            <w:rFonts w:ascii="Cambria Math" w:hAnsi="Cambria Math" w:cs="Arial"/>
            <w:color w:val="333333"/>
            <w:shd w:val="clear" w:color="auto" w:fill="FFFFFF"/>
          </w:rPr>
          <m:t>.</m:t>
        </m:r>
      </m:oMath>
      <w:r>
        <w:rPr>
          <w:rFonts w:ascii="Arial" w:hAnsi="Arial" w:cs="Arial"/>
          <w:color w:val="333333"/>
          <w:shd w:val="clear" w:color="auto" w:fill="FFFFFF"/>
        </w:rPr>
        <w:t xml:space="preserve"> The lower limit is </w:t>
      </w:r>
      <m:oMath>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highlight w:val="green"/>
                <w:shd w:val="clear" w:color="auto" w:fill="FFFFFF"/>
                <w:lang w:eastAsia="en-US"/>
              </w:rPr>
              <m:t>y</m:t>
            </m:r>
          </m:e>
          <m:sub>
            <m:r>
              <w:rPr>
                <w:rFonts w:ascii="Cambria Math" w:eastAsiaTheme="minorEastAsia" w:hAnsi="Cambria Math" w:cs="Arial"/>
                <w:color w:val="333333"/>
                <w:shd w:val="clear" w:color="auto" w:fill="FFFFFF"/>
                <w:lang w:eastAsia="en-US"/>
              </w:rPr>
              <m:t>0</m:t>
            </m:r>
          </m:sub>
        </m:sSub>
        <m:r>
          <w:rPr>
            <w:rFonts w:ascii="Cambria Math" w:eastAsiaTheme="minorEastAsia" w:hAnsi="Cambria Math" w:cs="Arial"/>
            <w:color w:val="333333"/>
            <w:highlight w:val="green"/>
            <w:shd w:val="clear" w:color="auto" w:fill="FFFFFF"/>
            <w:lang w:eastAsia="en-US"/>
          </w:rPr>
          <m:t>=</m:t>
        </m:r>
        <m:f>
          <m:fPr>
            <m:ctrlPr>
              <w:rPr>
                <w:rFonts w:ascii="Cambria Math" w:eastAsiaTheme="minorEastAsia" w:hAnsi="Cambria Math" w:cs="Arial"/>
                <w:i/>
                <w:color w:val="333333"/>
                <w:highlight w:val="green"/>
                <w:shd w:val="clear" w:color="auto" w:fill="FFFFFF"/>
                <w:lang w:eastAsia="en-US"/>
              </w:rPr>
            </m:ctrlPr>
          </m:fPr>
          <m:num>
            <m:r>
              <w:rPr>
                <w:rFonts w:ascii="Cambria Math" w:eastAsiaTheme="minorEastAsia" w:hAnsi="Cambria Math" w:cs="Arial"/>
                <w:color w:val="333333"/>
                <w:highlight w:val="green"/>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highlight w:val="green"/>
                    <w:shd w:val="clear" w:color="auto" w:fill="FFFFFF"/>
                    <w:lang w:eastAsia="en-US"/>
                  </w:rPr>
                  <m:t>z</m:t>
                </m:r>
              </m:e>
              <m:sub>
                <m:r>
                  <w:rPr>
                    <w:rFonts w:ascii="Cambria Math" w:eastAsiaTheme="minorEastAsia" w:hAnsi="Cambria Math" w:cs="Arial"/>
                    <w:color w:val="333333"/>
                    <w:shd w:val="clear" w:color="auto" w:fill="FFFFFF"/>
                    <w:lang w:eastAsia="en-US"/>
                  </w:rPr>
                  <m:t>0</m:t>
                </m:r>
              </m:sub>
            </m:sSub>
            <m:r>
              <w:rPr>
                <w:rFonts w:ascii="Cambria Math" w:eastAsiaTheme="minorEastAsia" w:hAnsi="Cambria Math" w:cs="Arial"/>
                <w:color w:val="333333"/>
                <w:highlight w:val="green"/>
                <w:shd w:val="clear" w:color="auto" w:fill="FFFFFF"/>
                <w:lang w:eastAsia="en-US"/>
              </w:rPr>
              <m:t>-</m:t>
            </m:r>
            <m:acc>
              <m:accPr>
                <m:chr m:val="̃"/>
                <m:ctrlPr>
                  <w:rPr>
                    <w:rFonts w:ascii="Cambria Math" w:eastAsiaTheme="minorEastAsia" w:hAnsi="Cambria Math" w:cs="Arial"/>
                    <w:i/>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(μ</m:t>
                </m:r>
              </m:e>
            </m:acc>
            <m:r>
              <w:rPr>
                <w:rFonts w:ascii="Cambria Math" w:eastAsiaTheme="minorEastAsia" w:hAnsi="Cambria Math" w:cs="Arial"/>
                <w:color w:val="333333"/>
                <w:highlight w:val="green"/>
                <w:shd w:val="clear" w:color="auto" w:fill="FFFFFF"/>
                <w:lang w:eastAsia="en-US"/>
              </w:rPr>
              <m:t>+</m:t>
            </m:r>
            <m:sSup>
              <m:sSupPr>
                <m:ctrlPr>
                  <w:rPr>
                    <w:rFonts w:ascii="Cambria Math" w:eastAsiaTheme="minorEastAsia" w:hAnsi="Cambria Math" w:cs="Arial"/>
                    <w:i/>
                    <w:color w:val="333333"/>
                    <w:highlight w:val="green"/>
                    <w:shd w:val="clear" w:color="auto" w:fill="FFFFFF"/>
                    <w:lang w:eastAsia="en-US"/>
                  </w:rPr>
                </m:ctrlPr>
              </m:sSupPr>
              <m:e>
                <m:r>
                  <w:rPr>
                    <w:rFonts w:ascii="Cambria Math" w:eastAsiaTheme="minorEastAsia" w:hAnsi="Cambria Math" w:cs="Arial"/>
                    <w:color w:val="333333"/>
                    <w:highlight w:val="green"/>
                    <w:shd w:val="clear" w:color="auto" w:fill="FFFFFF"/>
                    <w:lang w:eastAsia="en-US"/>
                  </w:rPr>
                  <m:t>σ</m:t>
                </m:r>
              </m:e>
              <m:sup>
                <m:r>
                  <w:rPr>
                    <w:rFonts w:ascii="Cambria Math" w:eastAsiaTheme="minorEastAsia" w:hAnsi="Cambria Math" w:cs="Arial"/>
                    <w:color w:val="333333"/>
                    <w:highlight w:val="green"/>
                    <w:shd w:val="clear" w:color="auto" w:fill="FFFFFF"/>
                    <w:lang w:eastAsia="en-US"/>
                  </w:rPr>
                  <m:t>2</m:t>
                </m:r>
              </m:sup>
            </m:sSup>
            <m:r>
              <w:rPr>
                <w:rFonts w:ascii="Cambria Math" w:eastAsiaTheme="minorEastAsia" w:hAnsi="Cambria Math" w:cs="Arial"/>
                <w:color w:val="333333"/>
                <w:highlight w:val="green"/>
                <w:shd w:val="clear" w:color="auto" w:fill="FFFFFF"/>
                <w:lang w:eastAsia="en-US"/>
              </w:rPr>
              <m:t>)</m:t>
            </m:r>
          </m:num>
          <m:den>
            <m:acc>
              <m:accPr>
                <m:chr m:val="̃"/>
                <m:ctrlPr>
                  <w:rPr>
                    <w:rFonts w:ascii="Cambria Math" w:eastAsiaTheme="minorEastAsia" w:hAnsi="Cambria Math" w:cs="Arial"/>
                    <w:i/>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σ</m:t>
                </m:r>
              </m:e>
            </m:acc>
          </m:den>
        </m:f>
        <m:r>
          <w:rPr>
            <w:rFonts w:ascii="Cambria Math" w:eastAsiaTheme="minorEastAsia" w:hAnsi="Cambria Math" w:cs="Arial"/>
            <w:color w:val="333333"/>
            <w:highlight w:val="green"/>
            <w:shd w:val="clear" w:color="auto" w:fill="FFFFFF"/>
            <w:lang w:eastAsia="en-US"/>
          </w:rPr>
          <m:t>.</m:t>
        </m:r>
      </m:oMath>
      <w:r w:rsidRPr="007233C1">
        <w:rPr>
          <w:rFonts w:ascii="Arial" w:hAnsi="Arial" w:cs="Arial"/>
          <w:color w:val="333333"/>
          <w:highlight w:val="green"/>
          <w:shd w:val="clear" w:color="auto" w:fill="FFFFFF"/>
        </w:rPr>
        <w:t xml:space="preserve"> </w:t>
      </w:r>
      <w:r>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 xml:space="preserve">its limit with </w:t>
      </w:r>
      <m:oMath>
        <m:acc>
          <m:accPr>
            <m:chr m:val="̃"/>
            <m:ctrlPr>
              <w:rPr>
                <w:rFonts w:ascii="Cambria Math" w:eastAsiaTheme="minorEastAsia" w:hAnsi="Cambria Math" w:cs="Arial"/>
                <w:i/>
                <w:strike/>
                <w:color w:val="333333"/>
                <w:highlight w:val="green"/>
                <w:shd w:val="clear" w:color="auto" w:fill="FFFFFF"/>
                <w:lang w:eastAsia="en-US"/>
              </w:rPr>
            </m:ctrlPr>
          </m:accPr>
          <m:e>
            <m:r>
              <w:rPr>
                <w:rFonts w:ascii="Cambria Math" w:eastAsiaTheme="minorEastAsia" w:hAnsi="Cambria Math" w:cs="Arial"/>
                <w:strike/>
                <w:color w:val="333333"/>
                <w:highlight w:val="green"/>
                <w:shd w:val="clear" w:color="auto" w:fill="FFFFFF"/>
                <w:lang w:eastAsia="en-US"/>
              </w:rPr>
              <m:t>μ</m:t>
            </m:r>
          </m:e>
        </m:acc>
        <m:r>
          <w:rPr>
            <w:rFonts w:ascii="Cambria Math" w:eastAsiaTheme="minorEastAsia" w:hAnsi="Cambria Math" w:cs="Arial"/>
            <w:strike/>
            <w:color w:val="333333"/>
            <w:highlight w:val="green"/>
            <w:shd w:val="clear" w:color="auto" w:fill="FFFFFF"/>
            <w:lang w:eastAsia="en-US"/>
          </w:rPr>
          <m:t>=0</m:t>
        </m:r>
      </m:oMath>
      <w:r w:rsidRPr="007233C1">
        <w:rPr>
          <w:rFonts w:ascii="Arial" w:hAnsi="Arial" w:cs="Arial"/>
          <w:strike/>
          <w:color w:val="333333"/>
          <w:highlight w:val="green"/>
          <w:shd w:val="clear" w:color="auto" w:fill="FFFFFF"/>
          <w:lang w:eastAsia="en-US"/>
        </w:rPr>
        <w:t xml:space="preserve"> and </w:t>
      </w:r>
      <m:oMath>
        <m:sSup>
          <m:sSupPr>
            <m:ctrlPr>
              <w:rPr>
                <w:rFonts w:ascii="Cambria Math" w:eastAsiaTheme="minorEastAsia" w:hAnsi="Cambria Math" w:cs="Arial"/>
                <w:i/>
                <w:strike/>
                <w:color w:val="333333"/>
                <w:highlight w:val="green"/>
                <w:shd w:val="clear" w:color="auto" w:fill="FFFFFF"/>
                <w:lang w:eastAsia="en-US"/>
              </w:rPr>
            </m:ctrlPr>
          </m:sSupPr>
          <m:e>
            <m:acc>
              <m:accPr>
                <m:chr m:val="̃"/>
                <m:ctrlPr>
                  <w:rPr>
                    <w:rFonts w:ascii="Cambria Math" w:eastAsiaTheme="minorEastAsia" w:hAnsi="Cambria Math" w:cs="Arial"/>
                    <w:i/>
                    <w:strike/>
                    <w:color w:val="333333"/>
                    <w:highlight w:val="green"/>
                    <w:shd w:val="clear" w:color="auto" w:fill="FFFFFF"/>
                    <w:lang w:eastAsia="en-US"/>
                  </w:rPr>
                </m:ctrlPr>
              </m:accPr>
              <m:e>
                <m:r>
                  <w:rPr>
                    <w:rFonts w:ascii="Cambria Math" w:eastAsiaTheme="minorEastAsia" w:hAnsi="Cambria Math" w:cs="Arial"/>
                    <w:strike/>
                    <w:color w:val="333333"/>
                    <w:highlight w:val="green"/>
                    <w:shd w:val="clear" w:color="auto" w:fill="FFFFFF"/>
                    <w:lang w:eastAsia="en-US"/>
                  </w:rPr>
                  <m:t>σ</m:t>
                </m:r>
              </m:e>
            </m:acc>
          </m:e>
          <m:sup>
            <m:r>
              <w:rPr>
                <w:rFonts w:ascii="Cambria Math" w:eastAsiaTheme="minorEastAsia" w:hAnsi="Cambria Math" w:cs="Arial"/>
                <w:strike/>
                <w:color w:val="333333"/>
                <w:highlight w:val="green"/>
                <w:shd w:val="clear" w:color="auto" w:fill="FFFFFF"/>
                <w:lang w:eastAsia="en-US"/>
              </w:rPr>
              <m:t>2</m:t>
            </m:r>
          </m:sup>
        </m:sSup>
        <m:r>
          <w:rPr>
            <w:rFonts w:ascii="Cambria Math" w:eastAsiaTheme="minorEastAsia" w:hAnsi="Cambria Math" w:cs="Arial"/>
            <w:strike/>
            <w:color w:val="333333"/>
            <w:highlight w:val="green"/>
            <w:shd w:val="clear" w:color="auto" w:fill="FFFFFF"/>
            <w:lang w:eastAsia="en-US"/>
          </w:rPr>
          <m:t>=1</m:t>
        </m:r>
      </m:oMath>
    </w:p>
    <w:p w14:paraId="001EA8F8" w14:textId="77777777" w:rsidR="008D1943" w:rsidRDefault="008D1943" w:rsidP="008D1943">
      <w:pPr>
        <w:spacing w:after="160" w:line="360" w:lineRule="auto"/>
        <w:jc w:val="both"/>
        <w:rPr>
          <w:rFonts w:ascii="Arial" w:hAnsi="Arial" w:cs="Arial"/>
          <w:color w:val="333333"/>
          <w:shd w:val="clear" w:color="auto" w:fill="FFFFFF"/>
        </w:rPr>
      </w:pPr>
      <m:oMathPara>
        <m:oMath>
          <m:r>
            <w:rPr>
              <w:rFonts w:ascii="Cambria Math" w:eastAsiaTheme="minorEastAsia" w:hAnsi="Cambria Math" w:cs="Arial"/>
              <w:color w:val="333333"/>
              <w:shd w:val="clear" w:color="auto" w:fill="FFFFFF"/>
              <w:lang w:eastAsia="en-US"/>
            </w:rPr>
            <m:t xml:space="preserve">= </m:t>
          </m:r>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sup>
              </m:sSup>
            </m:e>
          </m:d>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√2π</m:t>
              </m:r>
            </m:den>
          </m:f>
          <m:r>
            <w:rPr>
              <w:rFonts w:ascii="Cambria Math" w:eastAsiaTheme="minorEastAsia" w:hAnsi="Cambria Math" w:cs="Arial"/>
              <w:color w:val="333333"/>
              <w:shd w:val="clear" w:color="auto" w:fill="FFFFFF"/>
              <w:lang w:eastAsia="en-US"/>
            </w:rPr>
            <m:t xml:space="preserve"> </m:t>
          </m:r>
          <m:nary>
            <m:naryPr>
              <m:limLoc m:val="subSup"/>
              <m:ctrlPr>
                <w:rPr>
                  <w:rFonts w:ascii="Cambria Math" w:eastAsiaTheme="minorEastAsia" w:hAnsi="Cambria Math" w:cs="Arial"/>
                  <w:i/>
                  <w:color w:val="333333"/>
                  <w:highlight w:val="green"/>
                  <w:shd w:val="clear" w:color="auto" w:fill="FFFFFF"/>
                  <w:lang w:eastAsia="en-US"/>
                </w:rPr>
              </m:ctrlPr>
            </m:naryPr>
            <m:sub>
              <m:f>
                <m:fPr>
                  <m:ctrlPr>
                    <w:rPr>
                      <w:rFonts w:ascii="Cambria Math" w:eastAsiaTheme="minorEastAsia" w:hAnsi="Cambria Math" w:cs="Arial"/>
                      <w:i/>
                      <w:color w:val="333333"/>
                      <w:highlight w:val="green"/>
                      <w:shd w:val="clear" w:color="auto" w:fill="FFFFFF"/>
                      <w:lang w:eastAsia="en-US"/>
                    </w:rPr>
                  </m:ctrlPr>
                </m:fPr>
                <m:num>
                  <m:sSub>
                    <m:sSubPr>
                      <m:ctrlPr>
                        <w:rPr>
                          <w:rFonts w:ascii="Cambria Math" w:eastAsiaTheme="minorEastAsia" w:hAnsi="Cambria Math" w:cs="Arial"/>
                          <w:i/>
                          <w:color w:val="333333"/>
                          <w:highlight w:val="green"/>
                          <w:shd w:val="clear" w:color="auto" w:fill="FFFFFF"/>
                          <w:lang w:eastAsia="en-US"/>
                        </w:rPr>
                      </m:ctrlPr>
                    </m:sSubPr>
                    <m:e>
                      <m:r>
                        <w:rPr>
                          <w:rFonts w:ascii="Cambria Math" w:eastAsiaTheme="minorEastAsia" w:hAnsi="Cambria Math" w:cs="Arial"/>
                          <w:color w:val="333333"/>
                          <w:highlight w:val="green"/>
                          <w:shd w:val="clear" w:color="auto" w:fill="FFFFFF"/>
                          <w:lang w:eastAsia="en-US"/>
                        </w:rPr>
                        <m:t>z</m:t>
                      </m:r>
                    </m:e>
                    <m:sub>
                      <m:r>
                        <w:rPr>
                          <w:rFonts w:ascii="Cambria Math" w:eastAsiaTheme="minorEastAsia" w:hAnsi="Cambria Math" w:cs="Arial"/>
                          <w:color w:val="333333"/>
                          <w:highlight w:val="green"/>
                          <w:shd w:val="clear" w:color="auto" w:fill="FFFFFF"/>
                          <w:lang w:eastAsia="en-US"/>
                        </w:rPr>
                        <m:t>0-</m:t>
                      </m:r>
                    </m:sub>
                  </m:sSub>
                  <m:acc>
                    <m:accPr>
                      <m:chr m:val="̃"/>
                      <m:ctrlPr>
                        <w:rPr>
                          <w:rFonts w:ascii="Cambria Math" w:eastAsiaTheme="minorEastAsia" w:hAnsi="Cambria Math" w:cs="Arial"/>
                          <w:i/>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 xml:space="preserve"> μ</m:t>
                      </m:r>
                    </m:e>
                  </m:acc>
                  <m:r>
                    <w:rPr>
                      <w:rFonts w:ascii="Cambria Math" w:eastAsiaTheme="minorEastAsia" w:hAnsi="Cambria Math" w:cs="Arial"/>
                      <w:color w:val="333333"/>
                      <w:highlight w:val="green"/>
                      <w:shd w:val="clear" w:color="auto" w:fill="FFFFFF"/>
                      <w:lang w:eastAsia="en-US"/>
                    </w:rPr>
                    <m:t>-</m:t>
                  </m:r>
                  <m:sSup>
                    <m:sSupPr>
                      <m:ctrlPr>
                        <w:rPr>
                          <w:rFonts w:ascii="Cambria Math" w:eastAsiaTheme="minorEastAsia" w:hAnsi="Cambria Math" w:cs="Arial"/>
                          <w:i/>
                          <w:color w:val="333333"/>
                          <w:highlight w:val="green"/>
                          <w:shd w:val="clear" w:color="auto" w:fill="FFFFFF"/>
                          <w:lang w:eastAsia="en-US"/>
                        </w:rPr>
                      </m:ctrlPr>
                    </m:sSupPr>
                    <m:e>
                      <m:acc>
                        <m:accPr>
                          <m:chr m:val="̃"/>
                          <m:ctrlPr>
                            <w:rPr>
                              <w:rFonts w:ascii="Cambria Math" w:eastAsiaTheme="minorEastAsia" w:hAnsi="Cambria Math" w:cs="Arial"/>
                              <w:i/>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σ</m:t>
                          </m:r>
                        </m:e>
                      </m:acc>
                    </m:e>
                    <m:sup>
                      <m:r>
                        <w:rPr>
                          <w:rFonts w:ascii="Cambria Math" w:eastAsiaTheme="minorEastAsia" w:hAnsi="Cambria Math" w:cs="Arial"/>
                          <w:color w:val="333333"/>
                          <w:highlight w:val="green"/>
                          <w:shd w:val="clear" w:color="auto" w:fill="FFFFFF"/>
                          <w:lang w:eastAsia="en-US"/>
                        </w:rPr>
                        <m:t>2</m:t>
                      </m:r>
                    </m:sup>
                  </m:sSup>
                </m:num>
                <m:den>
                  <m:acc>
                    <m:accPr>
                      <m:chr m:val="̃"/>
                      <m:ctrlPr>
                        <w:rPr>
                          <w:rFonts w:ascii="Cambria Math" w:eastAsiaTheme="minorEastAsia" w:hAnsi="Cambria Math" w:cs="Arial"/>
                          <w:i/>
                          <w:color w:val="333333"/>
                          <w:highlight w:val="green"/>
                          <w:shd w:val="clear" w:color="auto" w:fill="FFFFFF"/>
                          <w:lang w:eastAsia="en-US"/>
                        </w:rPr>
                      </m:ctrlPr>
                    </m:accPr>
                    <m:e>
                      <m:r>
                        <w:rPr>
                          <w:rFonts w:ascii="Cambria Math" w:eastAsiaTheme="minorEastAsia" w:hAnsi="Cambria Math" w:cs="Arial"/>
                          <w:color w:val="333333"/>
                          <w:highlight w:val="green"/>
                          <w:shd w:val="clear" w:color="auto" w:fill="FFFFFF"/>
                          <w:lang w:eastAsia="en-US"/>
                        </w:rPr>
                        <m:t>σ</m:t>
                      </m:r>
                    </m:e>
                  </m:acc>
                </m:den>
              </m:f>
            </m:sub>
            <m:sup>
              <m:r>
                <w:rPr>
                  <w:rFonts w:ascii="Cambria Math" w:eastAsiaTheme="minorEastAsia" w:hAnsi="Cambria Math" w:cs="Arial"/>
                  <w:color w:val="333333"/>
                  <w:highlight w:val="green"/>
                  <w:shd w:val="clear" w:color="auto" w:fill="FFFFFF"/>
                  <w:lang w:eastAsia="en-US"/>
                </w:rPr>
                <m:t>∞</m:t>
              </m:r>
            </m:sup>
            <m:e>
              <m:sSup>
                <m:sSupPr>
                  <m:ctrlPr>
                    <w:rPr>
                      <w:rFonts w:ascii="Cambria Math" w:eastAsiaTheme="minorEastAsia" w:hAnsi="Cambria Math" w:cs="Arial"/>
                      <w:i/>
                      <w:color w:val="333333"/>
                      <w:highlight w:val="green"/>
                      <w:shd w:val="clear" w:color="auto" w:fill="FFFFFF"/>
                      <w:lang w:eastAsia="en-US"/>
                    </w:rPr>
                  </m:ctrlPr>
                </m:sSupPr>
                <m:e>
                  <m:r>
                    <w:rPr>
                      <w:rFonts w:ascii="Cambria Math" w:eastAsiaTheme="minorEastAsia" w:hAnsi="Cambria Math" w:cs="Arial"/>
                      <w:color w:val="333333"/>
                      <w:highlight w:val="green"/>
                      <w:shd w:val="clear" w:color="auto" w:fill="FFFFFF"/>
                      <w:lang w:eastAsia="en-US"/>
                    </w:rPr>
                    <m:t>e</m:t>
                  </m:r>
                </m:e>
                <m:sup>
                  <m:r>
                    <w:rPr>
                      <w:rFonts w:ascii="Cambria Math" w:eastAsiaTheme="minorEastAsia" w:hAnsi="Cambria Math" w:cs="Arial"/>
                      <w:color w:val="333333"/>
                      <w:highlight w:val="green"/>
                      <w:shd w:val="clear" w:color="auto" w:fill="FFFFFF"/>
                      <w:lang w:eastAsia="en-US"/>
                    </w:rPr>
                    <m:t>-</m:t>
                  </m:r>
                  <m:f>
                    <m:fPr>
                      <m:ctrlPr>
                        <w:rPr>
                          <w:rFonts w:ascii="Cambria Math" w:eastAsiaTheme="minorEastAsia" w:hAnsi="Cambria Math" w:cs="Arial"/>
                          <w:i/>
                          <w:color w:val="333333"/>
                          <w:highlight w:val="green"/>
                          <w:shd w:val="clear" w:color="auto" w:fill="FFFFFF"/>
                          <w:lang w:eastAsia="en-US"/>
                        </w:rPr>
                      </m:ctrlPr>
                    </m:fPr>
                    <m:num>
                      <m:r>
                        <w:rPr>
                          <w:rFonts w:ascii="Cambria Math" w:eastAsiaTheme="minorEastAsia" w:hAnsi="Cambria Math" w:cs="Arial"/>
                          <w:color w:val="333333"/>
                          <w:highlight w:val="green"/>
                          <w:shd w:val="clear" w:color="auto" w:fill="FFFFFF"/>
                          <w:lang w:eastAsia="en-US"/>
                        </w:rPr>
                        <m:t>(y</m:t>
                      </m:r>
                      <m:sSup>
                        <m:sSupPr>
                          <m:ctrlPr>
                            <w:rPr>
                              <w:rFonts w:ascii="Cambria Math" w:eastAsiaTheme="minorEastAsia" w:hAnsi="Cambria Math" w:cs="Arial"/>
                              <w:i/>
                              <w:color w:val="333333"/>
                              <w:highlight w:val="green"/>
                              <w:shd w:val="clear" w:color="auto" w:fill="FFFFFF"/>
                              <w:lang w:eastAsia="en-US"/>
                            </w:rPr>
                          </m:ctrlPr>
                        </m:sSupPr>
                        <m:e>
                          <m:r>
                            <w:rPr>
                              <w:rFonts w:ascii="Cambria Math" w:eastAsiaTheme="minorEastAsia" w:hAnsi="Cambria Math" w:cs="Arial"/>
                              <w:color w:val="333333"/>
                              <w:highlight w:val="green"/>
                              <w:shd w:val="clear" w:color="auto" w:fill="FFFFFF"/>
                              <w:lang w:eastAsia="en-US"/>
                            </w:rPr>
                            <m:t>)</m:t>
                          </m:r>
                        </m:e>
                        <m:sup>
                          <m:r>
                            <w:rPr>
                              <w:rFonts w:ascii="Cambria Math" w:eastAsiaTheme="minorEastAsia" w:hAnsi="Cambria Math" w:cs="Arial"/>
                              <w:color w:val="333333"/>
                              <w:highlight w:val="green"/>
                              <w:shd w:val="clear" w:color="auto" w:fill="FFFFFF"/>
                              <w:lang w:eastAsia="en-US"/>
                            </w:rPr>
                            <m:t>2</m:t>
                          </m:r>
                        </m:sup>
                      </m:sSup>
                    </m:num>
                    <m:den>
                      <m:r>
                        <w:rPr>
                          <w:rFonts w:ascii="Cambria Math" w:eastAsiaTheme="minorEastAsia" w:hAnsi="Cambria Math" w:cs="Arial"/>
                          <w:color w:val="333333"/>
                          <w:highlight w:val="green"/>
                          <w:shd w:val="clear" w:color="auto" w:fill="FFFFFF"/>
                          <w:lang w:eastAsia="en-US"/>
                        </w:rPr>
                        <m:t>2</m:t>
                      </m:r>
                    </m:den>
                  </m:f>
                </m:sup>
              </m:sSup>
              <m:r>
                <w:rPr>
                  <w:rFonts w:ascii="Cambria Math" w:eastAsiaTheme="minorEastAsia" w:hAnsi="Cambria Math" w:cs="Arial"/>
                  <w:color w:val="333333"/>
                  <w:highlight w:val="green"/>
                  <w:shd w:val="clear" w:color="auto" w:fill="FFFFFF"/>
                  <w:lang w:eastAsia="en-US"/>
                </w:rPr>
                <m:t xml:space="preserve">dy </m:t>
              </m:r>
            </m:e>
          </m:nary>
        </m:oMath>
      </m:oMathPara>
    </w:p>
    <w:p w14:paraId="3344DF80" w14:textId="77777777" w:rsidR="008D1943" w:rsidRDefault="008D1943" w:rsidP="008D1943">
      <w:pPr>
        <w:spacing w:after="160" w:line="259" w:lineRule="auto"/>
        <w:rPr>
          <w:rFonts w:ascii="Arial" w:hAnsi="Arial" w:cs="Arial"/>
          <w:color w:val="333333"/>
          <w:shd w:val="clear" w:color="auto" w:fill="FFFFFF"/>
        </w:rPr>
      </w:pPr>
      <w:r>
        <w:rPr>
          <w:rFonts w:ascii="Arial" w:hAnsi="Arial" w:cs="Arial"/>
          <w:color w:val="333333"/>
          <w:shd w:val="clear" w:color="auto" w:fill="FFFFFF"/>
        </w:rPr>
        <w:t xml:space="preserve">Again, this is the density of the of the normal distribution </w:t>
      </w:r>
      <m:oMath>
        <m:r>
          <m:rPr>
            <m:sty m:val="p"/>
          </m:rPr>
          <w:rPr>
            <w:rFonts w:ascii="Cambria Math" w:hAnsi="Cambria Math" w:cs="Arial"/>
            <w:color w:val="333333"/>
            <w:shd w:val="clear" w:color="auto" w:fill="FFFFFF"/>
          </w:rPr>
          <m:t>Φ(-</m:t>
        </m:r>
        <m:sSub>
          <m:sSubPr>
            <m:ctrlPr>
              <w:rPr>
                <w:rFonts w:ascii="Cambria Math" w:hAnsi="Cambria Math" w:cs="Arial"/>
                <w:color w:val="333333"/>
                <w:shd w:val="clear" w:color="auto" w:fill="FFFFFF"/>
              </w:rPr>
            </m:ctrlPr>
          </m:sSubPr>
          <m:e>
            <m:r>
              <m:rPr>
                <m:sty m:val="p"/>
              </m:rPr>
              <w:rPr>
                <w:rFonts w:ascii="Cambria Math" w:hAnsi="Cambria Math" w:cs="Arial"/>
                <w:color w:val="333333"/>
                <w:shd w:val="clear" w:color="auto" w:fill="FFFFFF"/>
              </w:rPr>
              <m:t>y</m:t>
            </m:r>
          </m:e>
          <m:sub>
            <m:r>
              <w:rPr>
                <w:rFonts w:ascii="Cambria Math" w:hAnsi="Cambria Math" w:cs="Arial"/>
                <w:color w:val="333333"/>
                <w:shd w:val="clear" w:color="auto" w:fill="FFFFFF"/>
              </w:rPr>
              <m:t>0</m:t>
            </m:r>
          </m:sub>
        </m:sSub>
        <m:r>
          <w:rPr>
            <w:rFonts w:ascii="Cambria Math" w:hAnsi="Cambria Math" w:cs="Arial"/>
            <w:color w:val="333333"/>
            <w:shd w:val="clear" w:color="auto" w:fill="FFFFFF"/>
          </w:rPr>
          <m:t>)</m:t>
        </m:r>
      </m:oMath>
      <w:r>
        <w:rPr>
          <w:rFonts w:ascii="Arial" w:hAnsi="Arial" w:cs="Arial"/>
          <w:color w:val="333333"/>
          <w:shd w:val="clear" w:color="auto" w:fill="FFFFFF"/>
        </w:rPr>
        <w:t>. Using symmetry we can write:</w:t>
      </w:r>
    </w:p>
    <w:p w14:paraId="743F0E2F" w14:textId="77777777" w:rsidR="008D1943" w:rsidRPr="00B821DD" w:rsidRDefault="008D1943" w:rsidP="008D1943">
      <w:pPr>
        <w:spacing w:after="160" w:line="360" w:lineRule="auto"/>
        <w:jc w:val="both"/>
        <w:rPr>
          <w:rFonts w:ascii="Arial" w:hAnsi="Arial" w:cs="Arial"/>
          <w:color w:val="333333"/>
          <w:shd w:val="clear" w:color="auto" w:fill="FFFFFF"/>
          <w:lang w:eastAsia="en-US"/>
        </w:rPr>
      </w:pPr>
      <m:oMathPara>
        <m:oMath>
          <m:r>
            <w:rPr>
              <w:rFonts w:ascii="Cambria Math" w:eastAsiaTheme="minorEastAsia" w:hAnsi="Cambria Math" w:cs="Arial"/>
              <w:color w:val="333333"/>
              <w:shd w:val="clear" w:color="auto" w:fill="FFFFFF"/>
              <w:lang w:eastAsia="en-US"/>
            </w:rPr>
            <w:lastRenderedPageBreak/>
            <m:t>A=</m:t>
          </m:r>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sup>
              </m:sSup>
            </m:e>
          </m:d>
          <m:r>
            <m:rPr>
              <m:sty m:val="p"/>
            </m:rPr>
            <w:rPr>
              <w:rFonts w:ascii="Cambria Math" w:hAnsi="Cambria Math" w:cs="Arial"/>
              <w:color w:val="333333"/>
              <w:highlight w:val="green"/>
              <w:shd w:val="clear" w:color="auto" w:fill="FFFFFF"/>
            </w:rPr>
            <m:t>Φ(-</m:t>
          </m:r>
          <m:sSub>
            <m:sSubPr>
              <m:ctrlPr>
                <w:rPr>
                  <w:rFonts w:ascii="Cambria Math" w:hAnsi="Cambria Math" w:cs="Arial"/>
                  <w:color w:val="333333"/>
                  <w:highlight w:val="green"/>
                  <w:shd w:val="clear" w:color="auto" w:fill="FFFFFF"/>
                </w:rPr>
              </m:ctrlPr>
            </m:sSubPr>
            <m:e>
              <m:r>
                <m:rPr>
                  <m:sty m:val="p"/>
                </m:rPr>
                <w:rPr>
                  <w:rFonts w:ascii="Cambria Math" w:hAnsi="Cambria Math" w:cs="Arial"/>
                  <w:color w:val="333333"/>
                  <w:highlight w:val="green"/>
                  <w:shd w:val="clear" w:color="auto" w:fill="FFFFFF"/>
                </w:rPr>
                <m:t>y</m:t>
              </m:r>
            </m:e>
            <m:sub>
              <m:r>
                <w:rPr>
                  <w:rFonts w:ascii="Cambria Math" w:hAnsi="Cambria Math" w:cs="Arial"/>
                  <w:color w:val="333333"/>
                  <w:highlight w:val="green"/>
                  <w:shd w:val="clear" w:color="auto" w:fill="FFFFFF"/>
                </w:rPr>
                <m:t>0</m:t>
              </m:r>
            </m:sub>
          </m:sSub>
          <m:r>
            <w:rPr>
              <w:rFonts w:ascii="Cambria Math" w:hAnsi="Cambria Math" w:cs="Arial"/>
              <w:color w:val="333333"/>
              <w:shd w:val="clear" w:color="auto" w:fill="FFFFFF"/>
            </w:rPr>
            <m:t>)</m:t>
          </m:r>
          <m:r>
            <w:rPr>
              <w:rFonts w:ascii="Cambria Math" w:eastAsiaTheme="minorEastAsia" w:hAnsi="Cambria Math" w:cs="Arial"/>
              <w:color w:val="333333"/>
              <w:shd w:val="clear" w:color="auto" w:fill="FFFFFF"/>
              <w:lang w:eastAsia="en-US"/>
            </w:rPr>
            <m:t xml:space="preserve">= </m:t>
          </m:r>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sup>
              </m:sSup>
            </m:e>
          </m:d>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oMath>
      </m:oMathPara>
    </w:p>
    <w:p w14:paraId="321023C0" w14:textId="77777777" w:rsidR="008D1943" w:rsidRPr="00B821DD" w:rsidRDefault="008D1943" w:rsidP="008D1943">
      <w:pPr>
        <w:spacing w:after="160" w:line="360" w:lineRule="auto"/>
        <w:jc w:val="both"/>
        <w:rPr>
          <w:rFonts w:ascii="Arial" w:hAnsi="Arial" w:cs="Arial"/>
          <w:color w:val="333333"/>
          <w:shd w:val="clear" w:color="auto" w:fill="FFFFFF"/>
          <w:lang w:eastAsia="en-US"/>
        </w:rPr>
      </w:pPr>
      <w:r>
        <w:rPr>
          <w:rFonts w:ascii="Arial" w:hAnsi="Arial" w:cs="Arial"/>
          <w:color w:val="333333"/>
          <w:shd w:val="clear" w:color="auto" w:fill="FFFFFF"/>
          <w:lang w:eastAsia="en-US"/>
        </w:rPr>
        <w:t>Now, we can combine A and B and write the whole expression:</w:t>
      </w:r>
    </w:p>
    <w:p w14:paraId="30384E33" w14:textId="77777777" w:rsidR="008D1943" w:rsidRPr="00B821DD" w:rsidRDefault="008D1943" w:rsidP="008D1943">
      <w:pPr>
        <w:spacing w:after="160" w:line="360" w:lineRule="auto"/>
        <w:jc w:val="center"/>
        <w:rPr>
          <w:rFonts w:ascii="Arial" w:hAnsi="Arial" w:cs="Arial"/>
          <w:color w:val="333333"/>
          <w:shd w:val="clear" w:color="auto" w:fill="FFFFFF"/>
        </w:rPr>
      </w:pPr>
      <m:oMathPara>
        <m:oMath>
          <m:r>
            <w:rPr>
              <w:rFonts w:ascii="Cambria Math" w:hAnsi="Cambria Math" w:cs="Arial"/>
              <w:color w:val="333333"/>
              <w:shd w:val="clear" w:color="auto" w:fill="FFFFFF"/>
            </w:rPr>
            <m:t>A-B=</m:t>
          </m:r>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sup>
              </m:sSup>
            </m:e>
          </m:d>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r>
            <w:rPr>
              <w:rFonts w:ascii="Cambria Math" w:hAnsi="Cambria Math" w:cs="Arial"/>
              <w:color w:val="333333"/>
              <w:shd w:val="clear" w:color="auto" w:fill="FFFFFF"/>
              <w:lang w:eastAsia="en-US"/>
            </w:rPr>
            <m:t>-</m:t>
          </m:r>
          <m:r>
            <m:rPr>
              <m:sty m:val="p"/>
            </m:rPr>
            <w:rPr>
              <w:rFonts w:ascii="Cambria Math" w:eastAsiaTheme="minorEastAsia" w:hAnsi="Cambria Math" w:cs="Arial"/>
              <w:color w:val="333333"/>
              <w:shd w:val="clear" w:color="auto" w:fill="FFFFFF"/>
              <w:lang w:eastAsia="en-US"/>
            </w:rPr>
            <m:t>KΦ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oMath>
      </m:oMathPara>
    </w:p>
    <w:p w14:paraId="7B1CBF02" w14:textId="77777777" w:rsidR="008D1943" w:rsidRPr="002A18D2" w:rsidRDefault="008D1943" w:rsidP="008D1943">
      <w:pPr>
        <w:spacing w:after="160" w:line="259" w:lineRule="auto"/>
        <w:rPr>
          <w:rFonts w:ascii="Cambria Math" w:eastAsiaTheme="minorEastAsia" w:hAnsi="Cambria Math" w:cs="Arial"/>
          <w:iCs/>
          <w:color w:val="333333"/>
          <w:shd w:val="clear" w:color="auto" w:fill="FFFFFF"/>
          <w:lang w:eastAsia="en-US"/>
        </w:rPr>
      </w:pPr>
      <w:r>
        <w:rPr>
          <w:rFonts w:ascii="Arial" w:hAnsi="Arial" w:cs="Arial"/>
          <w:color w:val="333333"/>
          <w:shd w:val="clear" w:color="auto" w:fill="FFFFFF"/>
        </w:rPr>
        <w:t xml:space="preserve">Finally, substituting above expression into: </w:t>
      </w:r>
      <w:r w:rsidRPr="002A18D2">
        <w:rPr>
          <w:rFonts w:ascii="Cambria Math" w:eastAsiaTheme="minorEastAsia" w:hAnsi="Cambria Math" w:cs="Arial"/>
          <w:i/>
          <w:color w:val="333333"/>
          <w:shd w:val="clear" w:color="auto" w:fill="FFFFFF"/>
          <w:lang w:eastAsia="en-US"/>
        </w:rPr>
        <w:br/>
      </w:r>
      <m:oMathPara>
        <m:oMath>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t</m:t>
              </m:r>
            </m:sub>
          </m:sSub>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(T-t)</m:t>
              </m:r>
            </m:sup>
          </m:sSup>
          <m:sSup>
            <m:sSupPr>
              <m:ctrlPr>
                <w:rPr>
                  <w:rFonts w:ascii="Cambria Math" w:eastAsiaTheme="minorEastAsia" w:hAnsi="Cambria Math" w:cs="Arial"/>
                  <w:i/>
                  <w:color w:val="333333"/>
                  <w:shd w:val="clear" w:color="auto" w:fill="FFFFFF"/>
                  <w:lang w:eastAsia="en-US"/>
                </w:rPr>
              </m:ctrlPr>
            </m:sSupPr>
            <m:e>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e>
              </m:nary>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Q</m:t>
                  </m:r>
                </m:sup>
              </m:sSup>
              <m:d>
                <m:dPr>
                  <m:ctrlPr>
                    <w:rPr>
                      <w:rFonts w:ascii="Cambria Math" w:eastAsiaTheme="minorEastAsia" w:hAnsi="Cambria Math" w:cs="Arial"/>
                      <w:i/>
                      <w:color w:val="333333"/>
                      <w:shd w:val="clear" w:color="auto" w:fill="FFFFFF"/>
                      <w:lang w:eastAsia="en-US"/>
                    </w:rPr>
                  </m:ctrlPr>
                </m:dPr>
                <m:e>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 xml:space="preserve"> σ</m:t>
                          </m:r>
                        </m:e>
                      </m:acc>
                      <m:sSub>
                        <m:sSubPr>
                          <m:ctrlPr>
                            <w:rPr>
                              <w:rFonts w:ascii="Cambria Math" w:eastAsiaTheme="minorEastAsia" w:hAnsi="Cambria Math" w:cs="Arial"/>
                              <w:color w:val="333333"/>
                              <w:shd w:val="clear" w:color="auto" w:fill="FFFFFF"/>
                              <w:lang w:eastAsia="en-US"/>
                            </w:rPr>
                          </m:ctrlPr>
                        </m:sSub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Sub>
                      <m:r>
                        <m:rPr>
                          <m:sty m:val="p"/>
                        </m:rP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acc>
                      <m:sSubSup>
                        <m:sSubSupPr>
                          <m:ctrlPr>
                            <w:rPr>
                              <w:rFonts w:ascii="Cambria Math" w:eastAsiaTheme="minorEastAsia" w:hAnsi="Cambria Math" w:cs="Arial"/>
                              <w:color w:val="333333"/>
                              <w:shd w:val="clear" w:color="auto" w:fill="FFFFFF"/>
                              <w:lang w:eastAsia="en-US"/>
                            </w:rPr>
                          </m:ctrlPr>
                        </m:sSubSupPr>
                        <m:e>
                          <m:r>
                            <w:rPr>
                              <w:rFonts w:ascii="Cambria Math" w:eastAsiaTheme="minorEastAsia" w:hAnsi="Cambria Math" w:cs="Arial"/>
                              <w:color w:val="333333"/>
                              <w:shd w:val="clear" w:color="auto" w:fill="FFFFFF"/>
                              <w:lang w:eastAsia="en-US"/>
                            </w:rPr>
                            <m:t>B</m:t>
                          </m:r>
                        </m:e>
                        <m:sub>
                          <m:r>
                            <w:rPr>
                              <w:rFonts w:ascii="Cambria Math" w:eastAsiaTheme="minorEastAsia" w:hAnsi="Cambria Math" w:cs="Arial"/>
                              <w:color w:val="333333"/>
                              <w:shd w:val="clear" w:color="auto" w:fill="FFFFFF"/>
                              <w:lang w:eastAsia="en-US"/>
                            </w:rPr>
                            <m:t>t</m:t>
                          </m:r>
                        </m:sub>
                        <m:sup>
                          <m:r>
                            <w:rPr>
                              <w:rFonts w:ascii="Cambria Math" w:eastAsiaTheme="minorEastAsia" w:hAnsi="Cambria Math" w:cs="Arial"/>
                              <w:color w:val="333333"/>
                              <w:shd w:val="clear" w:color="auto" w:fill="FFFFFF"/>
                              <w:lang w:eastAsia="en-US"/>
                            </w:rPr>
                            <m:t>H</m:t>
                          </m:r>
                        </m:sup>
                      </m:sSubSup>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eastAsia="en-US"/>
                            </w:rPr>
                          </m:ctrlPr>
                        </m:naryPr>
                        <m:sub>
                          <m:r>
                            <w:rPr>
                              <w:rFonts w:ascii="Cambria Math" w:eastAsiaTheme="minorEastAsia" w:hAnsi="Cambria Math" w:cs="Arial"/>
                              <w:color w:val="333333"/>
                              <w:shd w:val="clear" w:color="auto" w:fill="FFFFFF"/>
                              <w:lang w:eastAsia="en-US"/>
                            </w:rPr>
                            <m:t>i=1</m:t>
                          </m:r>
                        </m:sub>
                        <m:sup>
                          <m:sSub>
                            <m:sSubPr>
                              <m:ctrlPr>
                                <w:rPr>
                                  <w:rFonts w:ascii="Cambria Math" w:eastAsiaTheme="minorEastAsia" w:hAnsi="Cambria Math" w:cs="Arial"/>
                                  <w:i/>
                                  <w:color w:val="333333"/>
                                  <w:shd w:val="clear" w:color="auto" w:fill="FFFFFF"/>
                                  <w:lang w:eastAsia="en-US"/>
                                </w:rPr>
                              </m:ctrlPr>
                            </m:sSub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N</m:t>
                                  </m:r>
                                </m:e>
                              </m:acc>
                            </m:e>
                            <m:sub>
                              <m:r>
                                <w:rPr>
                                  <w:rFonts w:ascii="Cambria Math" w:eastAsiaTheme="minorEastAsia" w:hAnsi="Cambria Math" w:cs="Arial"/>
                                  <w:color w:val="333333"/>
                                  <w:shd w:val="clear" w:color="auto" w:fill="FFFFFF"/>
                                  <w:lang w:eastAsia="en-US"/>
                                </w:rPr>
                                <m:t>T</m:t>
                              </m:r>
                            </m:sub>
                          </m:sSub>
                        </m:sup>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Y</m:t>
                              </m:r>
                            </m:e>
                            <m:sub>
                              <m:r>
                                <w:rPr>
                                  <w:rFonts w:ascii="Cambria Math" w:eastAsiaTheme="minorEastAsia" w:hAnsi="Cambria Math" w:cs="Arial"/>
                                  <w:color w:val="333333"/>
                                  <w:shd w:val="clear" w:color="auto" w:fill="FFFFFF"/>
                                  <w:lang w:eastAsia="en-US"/>
                                </w:rPr>
                                <m:t>i</m:t>
                              </m:r>
                            </m:sub>
                          </m:sSub>
                        </m:e>
                      </m:nary>
                    </m:sup>
                  </m:sSup>
                  <m:r>
                    <w:rPr>
                      <w:rFonts w:ascii="Cambria Math" w:eastAsiaTheme="minorEastAsia" w:hAnsi="Cambria Math" w:cs="Arial"/>
                      <w:color w:val="333333"/>
                      <w:shd w:val="clear" w:color="auto" w:fill="FFFFFF"/>
                      <w:lang w:eastAsia="en-US"/>
                    </w:rPr>
                    <m:t>)-K</m:t>
                  </m:r>
                </m:e>
              </m:d>
            </m:e>
            <m:sup>
              <m:r>
                <w:rPr>
                  <w:rFonts w:ascii="Cambria Math" w:eastAsiaTheme="minorEastAsia" w:hAnsi="Cambria Math" w:cs="Arial"/>
                  <w:color w:val="333333"/>
                  <w:shd w:val="clear" w:color="auto" w:fill="FFFFFF"/>
                  <w:lang w:eastAsia="en-US"/>
                </w:rPr>
                <m:t>+</m:t>
              </m:r>
            </m:sup>
          </m:sSup>
        </m:oMath>
      </m:oMathPara>
    </w:p>
    <w:p w14:paraId="18D8B0AE" w14:textId="77777777" w:rsidR="008D1943" w:rsidRDefault="00000000" w:rsidP="008D1943">
      <w:pPr>
        <w:spacing w:after="160" w:line="259" w:lineRule="auto"/>
        <w:rPr>
          <w:rFonts w:ascii="Cambria Math" w:eastAsiaTheme="minorEastAsia" w:hAnsi="Cambria Math" w:cs="Arial"/>
          <w:iCs/>
          <w:color w:val="333333"/>
          <w:shd w:val="clear" w:color="auto" w:fill="FFFFFF"/>
          <w:lang w:eastAsia="en-US"/>
        </w:rPr>
      </w:pPr>
      <m:oMathPara>
        <m:oMath>
          <m:sSup>
            <m:sSupPr>
              <m:ctrlPr>
                <w:rPr>
                  <w:rFonts w:ascii="Cambria Math" w:eastAsiaTheme="minorEastAsia" w:hAnsi="Cambria Math" w:cs="Arial"/>
                  <w:i/>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(T-t)</m:t>
              </m:r>
            </m:sup>
          </m:sSup>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e>
          </m:nary>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sup>
              </m:sSup>
            </m:e>
          </m:d>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r>
            <w:rPr>
              <w:rFonts w:ascii="Cambria Math" w:hAnsi="Cambria Math" w:cs="Arial"/>
              <w:color w:val="333333"/>
              <w:shd w:val="clear" w:color="auto" w:fill="FFFFFF"/>
              <w:lang w:eastAsia="en-US"/>
            </w:rPr>
            <m:t>-</m:t>
          </m:r>
          <m:r>
            <m:rPr>
              <m:sty m:val="p"/>
            </m:rPr>
            <w:rPr>
              <w:rFonts w:ascii="Cambria Math" w:eastAsiaTheme="minorEastAsia" w:hAnsi="Cambria Math" w:cs="Arial"/>
              <w:color w:val="333333"/>
              <w:shd w:val="clear" w:color="auto" w:fill="FFFFFF"/>
              <w:lang w:eastAsia="en-US"/>
            </w:rPr>
            <m:t>KΦ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oMath>
      </m:oMathPara>
    </w:p>
    <w:p w14:paraId="4BFECDEA" w14:textId="77777777" w:rsidR="008D1943" w:rsidRDefault="008D1943" w:rsidP="008D1943">
      <w:pPr>
        <w:spacing w:after="160" w:line="259" w:lineRule="auto"/>
        <w:rPr>
          <w:rFonts w:ascii="Cambria Math" w:eastAsiaTheme="minorEastAsia" w:hAnsi="Cambria Math" w:cs="Arial"/>
          <w:iCs/>
          <w:color w:val="333333"/>
          <w:shd w:val="clear" w:color="auto" w:fill="FFFFFF"/>
          <w:lang w:eastAsia="en-US"/>
        </w:rPr>
      </w:pPr>
      <w:r>
        <w:rPr>
          <w:rFonts w:ascii="Cambria Math" w:eastAsiaTheme="minorEastAsia" w:hAnsi="Cambria Math" w:cs="Arial"/>
          <w:iCs/>
          <w:color w:val="333333"/>
          <w:shd w:val="clear" w:color="auto" w:fill="FFFFFF"/>
          <w:lang w:eastAsia="en-US"/>
        </w:rPr>
        <w:t xml:space="preserve">Recall that </w:t>
      </w:r>
      <m:oMath>
        <m:acc>
          <m:accPr>
            <m:chr m:val="̃"/>
            <m:ctrlPr>
              <w:rPr>
                <w:rFonts w:ascii="Cambria Math" w:eastAsiaTheme="minorEastAsia" w:hAnsi="Cambria Math" w:cs="Arial"/>
                <w:i/>
                <w:iCs/>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iCs/>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hr m:val="̃"/>
                <m:ctrlPr>
                  <w:rPr>
                    <w:rFonts w:ascii="Cambria Math" w:eastAsiaTheme="minorEastAsia" w:hAnsi="Cambria Math" w:cs="Arial"/>
                    <w:i/>
                    <w:iCs/>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iCs/>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i/>
                    <w:iCs/>
                    <w:color w:val="333333"/>
                    <w:shd w:val="clear" w:color="auto" w:fill="FFFFFF"/>
                    <w:lang w:eastAsia="en-US"/>
                  </w:rPr>
                </m:ctrlPr>
              </m:sSupPr>
              <m:e>
                <m:acc>
                  <m:accPr>
                    <m:chr m:val="̃"/>
                    <m:ctrlPr>
                      <w:rPr>
                        <w:rFonts w:ascii="Cambria Math" w:eastAsiaTheme="minorEastAsia" w:hAnsi="Cambria Math" w:cs="Arial"/>
                        <w:i/>
                        <w:iCs/>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sup>
        </m:sSup>
      </m:oMath>
      <w:r>
        <w:rPr>
          <w:rFonts w:ascii="Cambria Math" w:eastAsiaTheme="minorEastAsia" w:hAnsi="Cambria Math" w:cs="Arial"/>
          <w:iCs/>
          <w:color w:val="333333"/>
          <w:shd w:val="clear" w:color="auto" w:fill="FFFFFF"/>
          <w:lang w:eastAsia="en-US"/>
        </w:rPr>
        <w:t>. Take t</w:t>
      </w:r>
      <w:r>
        <w:rPr>
          <w:rFonts w:ascii="Cambria Math" w:eastAsiaTheme="minorEastAsia" w:hAnsi="Cambria Math" w:cs="Arial"/>
          <w:iCs/>
          <w:color w:val="333333"/>
          <w:shd w:val="clear" w:color="auto" w:fill="FFFFFF"/>
          <w:vertAlign w:val="subscript"/>
          <w:lang w:eastAsia="en-US"/>
        </w:rPr>
        <w:t>0</w:t>
      </w:r>
      <w:r>
        <w:rPr>
          <w:rFonts w:ascii="Cambria Math" w:eastAsiaTheme="minorEastAsia" w:hAnsi="Cambria Math" w:cs="Arial"/>
          <w:iCs/>
          <w:color w:val="333333"/>
          <w:shd w:val="clear" w:color="auto" w:fill="FFFFFF"/>
          <w:lang w:eastAsia="en-US"/>
        </w:rPr>
        <w:t xml:space="preserve"> = 0 and substitute </w:t>
      </w:r>
      <m:oMath>
        <m:acc>
          <m:accPr>
            <m:chr m:val="̃"/>
            <m:ctrlPr>
              <w:rPr>
                <w:rFonts w:ascii="Cambria Math" w:eastAsiaTheme="minorEastAsia" w:hAnsi="Cambria Math" w:cs="Arial"/>
                <w:i/>
                <w:iCs/>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oMath>
      <w:r>
        <w:rPr>
          <w:rFonts w:ascii="Cambria Math" w:eastAsiaTheme="minorEastAsia" w:hAnsi="Cambria Math" w:cs="Arial"/>
          <w:iCs/>
          <w:color w:val="333333"/>
          <w:shd w:val="clear" w:color="auto" w:fill="FFFFFF"/>
          <w:lang w:eastAsia="en-US"/>
        </w:rPr>
        <w:t xml:space="preserve"> into above expression, we get:</w:t>
      </w:r>
    </w:p>
    <w:p w14:paraId="092E6786" w14:textId="77777777" w:rsidR="008D1943" w:rsidRDefault="00000000" w:rsidP="008D1943">
      <w:pPr>
        <w:spacing w:after="160" w:line="259" w:lineRule="auto"/>
        <w:rPr>
          <w:rFonts w:ascii="Cambria Math" w:eastAsiaTheme="minorEastAsia" w:hAnsi="Cambria Math" w:cs="Arial"/>
          <w:color w:val="333333"/>
          <w:shd w:val="clear" w:color="auto" w:fill="FFFFFF"/>
          <w:lang w:eastAsia="en-US"/>
        </w:rPr>
      </w:pPr>
      <m:oMath>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r>
              <w:rPr>
                <w:rFonts w:ascii="Cambria Math" w:eastAsiaTheme="minorEastAsia" w:hAnsi="Cambria Math" w:cs="Arial"/>
                <w:color w:val="333333"/>
                <w:shd w:val="clear" w:color="auto" w:fill="FFFFFF"/>
                <w:lang w:val="en-US" w:eastAsia="en-US"/>
              </w:rPr>
              <m:t>[</m:t>
            </m:r>
          </m:e>
        </m:nary>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m:rPr>
                    <m:sty m:val="p"/>
                  </m:rP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d>
                  <m:dPr>
                    <m:ctrlPr>
                      <w:rPr>
                        <w:rFonts w:ascii="Cambria Math" w:eastAsiaTheme="minorEastAsia" w:hAnsi="Cambria Math" w:cs="Arial"/>
                        <w:color w:val="333333"/>
                        <w:shd w:val="clear" w:color="auto" w:fill="FFFFFF"/>
                        <w:lang w:eastAsia="en-US"/>
                      </w:rPr>
                    </m:ctrlPr>
                  </m:dPr>
                  <m:e>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J</m:t>
                        </m:r>
                      </m:e>
                    </m:acc>
                    <m:r>
                      <m:rPr>
                        <m:sty m:val="p"/>
                      </m:rPr>
                      <w:rPr>
                        <w:rFonts w:ascii="Cambria Math" w:eastAsiaTheme="minorEastAsia" w:hAnsi="Cambria Math" w:cs="Arial"/>
                        <w:color w:val="333333"/>
                        <w:shd w:val="clear" w:color="auto" w:fill="FFFFFF"/>
                        <w:lang w:eastAsia="en-US"/>
                      </w:rPr>
                      <m:t>-1)</m:t>
                    </m:r>
                  </m:e>
                </m:d>
                <m:r>
                  <w:rPr>
                    <w:rFonts w:ascii="Cambria Math" w:eastAsiaTheme="minorEastAsia" w:hAnsi="Cambria Math" w:cs="Arial"/>
                    <w:color w:val="333333"/>
                    <w:shd w:val="clear" w:color="auto" w:fill="FFFFFF"/>
                    <w:lang w:eastAsia="en-US"/>
                  </w:rPr>
                  <m:t>t</m:t>
                </m:r>
                <m:r>
                  <m:rPr>
                    <m:sty m:val="p"/>
                  </m:rPr>
                  <w:rPr>
                    <w:rFonts w:ascii="Cambria Math" w:eastAsiaTheme="minorEastAsia" w:hAnsi="Cambria Math" w:cs="Arial"/>
                    <w:color w:val="333333"/>
                    <w:shd w:val="clear" w:color="auto" w:fill="FFFFFF"/>
                    <w:lang w:eastAsia="en-US"/>
                  </w:rPr>
                  <m:t xml:space="preserve">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r>
                  <m:rPr>
                    <m:sty m:val="p"/>
                  </m:rPr>
                  <w:rPr>
                    <w:rFonts w:ascii="Cambria Math" w:eastAsiaTheme="minorEastAsia" w:hAnsi="Cambria Math" w:cs="Arial"/>
                    <w:color w:val="333333"/>
                    <w:shd w:val="clear" w:color="auto" w:fill="FFFFFF"/>
                    <w:lang w:eastAsia="en-US"/>
                  </w:rPr>
                  <m:t xml:space="preserve">t - </m:t>
                </m:r>
                <m:f>
                  <m:fPr>
                    <m:ctrlPr>
                      <w:rPr>
                        <w:rFonts w:ascii="Cambria Math" w:eastAsiaTheme="minorEastAsia" w:hAnsi="Cambria Math" w:cs="Arial"/>
                        <w:color w:val="333333"/>
                        <w:shd w:val="clear" w:color="auto" w:fill="FFFFFF"/>
                        <w:lang w:eastAsia="en-US"/>
                      </w:rPr>
                    </m:ctrlPr>
                  </m:fPr>
                  <m:num>
                    <m:r>
                      <m:rPr>
                        <m:sty m:val="p"/>
                      </m:rPr>
                      <w:rPr>
                        <w:rFonts w:ascii="Cambria Math" w:eastAsiaTheme="minorEastAsia" w:hAnsi="Cambria Math" w:cs="Arial"/>
                        <w:color w:val="333333"/>
                        <w:shd w:val="clear" w:color="auto" w:fill="FFFFFF"/>
                        <w:lang w:eastAsia="en-US"/>
                      </w:rPr>
                      <m:t>1</m:t>
                    </m:r>
                  </m:num>
                  <m:den>
                    <m:r>
                      <m:rPr>
                        <m:sty m:val="p"/>
                      </m:rP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color w:val="333333"/>
                        <w:shd w:val="clear" w:color="auto" w:fill="FFFFFF"/>
                        <w:lang w:eastAsia="en-US"/>
                      </w:rPr>
                    </m:ctrlPr>
                  </m:sSupPr>
                  <m:e>
                    <m:acc>
                      <m:accPr>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m:rPr>
                        <m:sty m:val="p"/>
                      </m:rPr>
                      <w:rPr>
                        <w:rFonts w:ascii="Cambria Math" w:eastAsiaTheme="minorEastAsia" w:hAnsi="Cambria Math" w:cs="Arial"/>
                        <w:color w:val="333333"/>
                        <w:shd w:val="clear" w:color="auto" w:fill="FFFFFF"/>
                        <w:lang w:eastAsia="en-US"/>
                      </w:rPr>
                      <m:t>2</m:t>
                    </m:r>
                  </m:sup>
                </m:sSup>
                <m:sSup>
                  <m:sSupPr>
                    <m:ctrlPr>
                      <w:rPr>
                        <w:rFonts w:ascii="Cambria Math" w:eastAsiaTheme="minorEastAsia" w:hAnsi="Cambria Math" w:cs="Arial"/>
                        <w:color w:val="333333"/>
                        <w:shd w:val="clear" w:color="auto" w:fill="FFFFFF"/>
                        <w:lang w:eastAsia="en-US"/>
                      </w:rPr>
                    </m:ctrlPr>
                  </m:sSupPr>
                  <m:e>
                    <m:r>
                      <m:rPr>
                        <m:sty m:val="p"/>
                      </m:rPr>
                      <w:rPr>
                        <w:rFonts w:ascii="Cambria Math" w:eastAsiaTheme="minorEastAsia" w:hAnsi="Cambria Math" w:cs="Arial"/>
                        <w:color w:val="333333"/>
                        <w:shd w:val="clear" w:color="auto" w:fill="FFFFFF"/>
                        <w:lang w:eastAsia="en-US"/>
                      </w:rPr>
                      <m:t>t</m:t>
                    </m:r>
                  </m:e>
                  <m:sup>
                    <m:r>
                      <m:rPr>
                        <m:sty m:val="p"/>
                      </m:rPr>
                      <w:rPr>
                        <w:rFonts w:ascii="Cambria Math" w:eastAsiaTheme="minorEastAsia" w:hAnsi="Cambria Math" w:cs="Arial"/>
                        <w:color w:val="333333"/>
                        <w:shd w:val="clear" w:color="auto" w:fill="FFFFFF"/>
                        <w:lang w:eastAsia="en-US"/>
                      </w:rPr>
                      <m:t>2</m:t>
                    </m:r>
                    <m:r>
                      <w:rPr>
                        <w:rFonts w:ascii="Cambria Math" w:eastAsiaTheme="minorEastAsia" w:hAnsi="Cambria Math" w:cs="Arial"/>
                        <w:color w:val="333333"/>
                        <w:shd w:val="clear" w:color="auto" w:fill="FFFFFF"/>
                        <w:lang w:eastAsia="en-US"/>
                      </w:rPr>
                      <m:t>H</m:t>
                    </m:r>
                  </m:sup>
                </m:s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m:t>
                </m:r>
              </m:sup>
            </m:sSup>
          </m:e>
        </m:d>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r>
          <w:rPr>
            <w:rFonts w:ascii="Cambria Math" w:hAnsi="Cambria Math" w:cs="Arial"/>
            <w:color w:val="333333"/>
            <w:shd w:val="clear" w:color="auto" w:fill="FFFFFF"/>
            <w:lang w:eastAsia="en-US"/>
          </w:rPr>
          <m:t>-</m:t>
        </m:r>
        <m:r>
          <m:rPr>
            <m:sty m:val="p"/>
          </m:rPr>
          <w:rPr>
            <w:rFonts w:ascii="Cambria Math" w:eastAsiaTheme="minorEastAsia" w:hAnsi="Cambria Math" w:cs="Arial"/>
            <w:color w:val="333333"/>
            <w:shd w:val="clear" w:color="auto" w:fill="FFFFFF"/>
            <w:lang w:eastAsia="en-US"/>
          </w:rPr>
          <m:t>K</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m:t>
            </m:r>
          </m:sup>
        </m:sSup>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oMath>
      <w:r w:rsidR="008D1943">
        <w:rPr>
          <w:rFonts w:ascii="Cambria Math" w:eastAsiaTheme="minorEastAsia" w:hAnsi="Cambria Math" w:cs="Arial"/>
          <w:color w:val="333333"/>
          <w:shd w:val="clear" w:color="auto" w:fill="FFFFFF"/>
          <w:lang w:eastAsia="en-US"/>
        </w:rPr>
        <w:t xml:space="preserve">] </w:t>
      </w:r>
    </w:p>
    <w:p w14:paraId="5446272A" w14:textId="77777777" w:rsidR="008D1943" w:rsidRPr="00591694" w:rsidRDefault="008D1943" w:rsidP="008D1943">
      <w:pPr>
        <w:spacing w:after="160" w:line="259" w:lineRule="auto"/>
        <w:rPr>
          <w:rFonts w:ascii="Cambria Math" w:eastAsiaTheme="minorEastAsia" w:hAnsi="Cambria Math" w:cs="Arial"/>
          <w:color w:val="333333"/>
          <w:shd w:val="clear" w:color="auto" w:fill="FFFFFF"/>
          <w:lang w:eastAsia="en-US"/>
        </w:rPr>
      </w:pPr>
      <w:r>
        <w:rPr>
          <w:rFonts w:ascii="Cambria Math" w:eastAsiaTheme="minorEastAsia" w:hAnsi="Cambria Math" w:cs="Arial"/>
          <w:color w:val="333333"/>
          <w:shd w:val="clear" w:color="auto" w:fill="FFFFFF"/>
          <w:lang w:eastAsia="en-US"/>
        </w:rPr>
        <w:t>Simplify:</w:t>
      </w:r>
    </w:p>
    <w:p w14:paraId="22596BE6" w14:textId="77777777" w:rsidR="008D1943" w:rsidRDefault="008D1943" w:rsidP="008D1943">
      <w:pPr>
        <w:spacing w:after="160" w:line="259" w:lineRule="auto"/>
        <w:rPr>
          <w:rFonts w:ascii="Cambria Math" w:eastAsiaTheme="minorEastAsia" w:hAnsi="Cambria Math" w:cs="Arial"/>
          <w:color w:val="333333"/>
          <w:shd w:val="clear" w:color="auto" w:fill="FFFFFF"/>
          <w:lang w:eastAsia="en-US"/>
        </w:rPr>
      </w:pPr>
      <m:oMath>
        <m:r>
          <w:rPr>
            <w:rFonts w:ascii="Cambria Math" w:eastAsiaTheme="minorEastAsia" w:hAnsi="Cambria Math" w:cs="Arial"/>
            <w:color w:val="333333"/>
            <w:shd w:val="clear" w:color="auto" w:fill="FFFFFF"/>
            <w:lang w:val="en-US" w:eastAsia="en-US"/>
          </w:rPr>
          <m:t>=</m:t>
        </m:r>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sup>
            </m:sSup>
            <m:r>
              <w:rPr>
                <w:rFonts w:ascii="Cambria Math" w:eastAsiaTheme="minorEastAsia" w:hAnsi="Cambria Math" w:cs="Arial"/>
                <w:color w:val="333333"/>
                <w:shd w:val="clear" w:color="auto" w:fill="FFFFFF"/>
                <w:lang w:val="en-US" w:eastAsia="en-US"/>
              </w:rPr>
              <m:t>[</m:t>
            </m:r>
          </m:e>
        </m:nary>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r>
                  <m:rPr>
                    <m:sty m:val="p"/>
                  </m:rPr>
                  <w:rPr>
                    <w:rFonts w:ascii="Cambria Math" w:eastAsiaTheme="minorEastAsia" w:hAnsi="Cambria Math" w:cs="Arial"/>
                    <w:color w:val="333333"/>
                    <w:shd w:val="clear" w:color="auto" w:fill="FFFFFF"/>
                    <w:lang w:eastAsia="en-US"/>
                  </w:rPr>
                  <m:t>t-</m:t>
                </m:r>
                <m:acc>
                  <m:accPr>
                    <m:chr m:val="̃"/>
                    <m:ctrlPr>
                      <w:rPr>
                        <w:rFonts w:ascii="Cambria Math" w:eastAsiaTheme="minorEastAsia" w:hAnsi="Cambria Math" w:cs="Arial"/>
                        <w:color w:val="333333"/>
                        <w:shd w:val="clear" w:color="auto" w:fill="FFFFFF"/>
                        <w:lang w:eastAsia="en-US"/>
                      </w:rPr>
                    </m:ctrlPr>
                  </m:accPr>
                  <m:e>
                    <m:r>
                      <w:rPr>
                        <w:rFonts w:ascii="Cambria Math" w:eastAsiaTheme="minorEastAsia" w:hAnsi="Cambria Math" w:cs="Arial"/>
                        <w:color w:val="333333"/>
                        <w:shd w:val="clear" w:color="auto" w:fill="FFFFFF"/>
                        <w:lang w:eastAsia="en-US"/>
                      </w:rPr>
                      <m:t>λ</m:t>
                    </m:r>
                  </m:e>
                </m:acc>
                <m:r>
                  <w:rPr>
                    <w:rFonts w:ascii="Cambria Math" w:eastAsiaTheme="minorEastAsia" w:hAnsi="Cambria Math" w:cs="Arial"/>
                    <w:color w:val="333333"/>
                    <w:shd w:val="clear" w:color="auto" w:fill="FFFFFF"/>
                    <w:lang w:eastAsia="en-US"/>
                  </w:rPr>
                  <m:t>Jt</m:t>
                </m:r>
                <m:r>
                  <m:rPr>
                    <m:sty m:val="p"/>
                  </m:rPr>
                  <w:rPr>
                    <w:rFonts w:ascii="Cambria Math" w:eastAsiaTheme="minorEastAsia" w:hAnsi="Cambria Math" w:cs="Arial"/>
                    <w:color w:val="333333"/>
                    <w:shd w:val="clear" w:color="auto" w:fill="FFFFFF"/>
                    <w:lang w:eastAsia="en-US"/>
                  </w:rPr>
                  <m:t xml:space="preserve"> </m:t>
                </m:r>
                <m:r>
                  <w:rPr>
                    <w:rFonts w:ascii="Cambria Math" w:eastAsiaTheme="minorEastAsia" w:hAnsi="Cambria Math" w:cs="Arial"/>
                    <w:color w:val="333333"/>
                    <w:shd w:val="clear" w:color="auto" w:fill="FFFFFF"/>
                    <w:lang w:eastAsia="en-US"/>
                  </w:rPr>
                  <m:t>+n(</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r>
                  <w:rPr>
                    <w:rFonts w:ascii="Cambria Math" w:eastAsiaTheme="minorEastAsia" w:hAnsi="Cambria Math" w:cs="Arial"/>
                    <w:color w:val="333333"/>
                    <w:shd w:val="clear" w:color="auto" w:fill="FFFFFF"/>
                    <w:lang w:eastAsia="en-US"/>
                  </w:rPr>
                  <m:t>)</m:t>
                </m:r>
              </m:sup>
            </m:sSup>
          </m:e>
        </m:d>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r>
          <w:rPr>
            <w:rFonts w:ascii="Cambria Math" w:hAnsi="Cambria Math" w:cs="Arial"/>
            <w:color w:val="333333"/>
            <w:shd w:val="clear" w:color="auto" w:fill="FFFFFF"/>
            <w:lang w:eastAsia="en-US"/>
          </w:rPr>
          <m:t>-</m:t>
        </m:r>
        <m:r>
          <m:rPr>
            <m:sty m:val="p"/>
          </m:rPr>
          <w:rPr>
            <w:rFonts w:ascii="Cambria Math" w:eastAsiaTheme="minorEastAsia" w:hAnsi="Cambria Math" w:cs="Arial"/>
            <w:color w:val="333333"/>
            <w:shd w:val="clear" w:color="auto" w:fill="FFFFFF"/>
            <w:lang w:eastAsia="en-US"/>
          </w:rPr>
          <m:t>K</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m:t>
            </m:r>
          </m:sup>
        </m:sSup>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oMath>
      <w:r>
        <w:rPr>
          <w:rFonts w:ascii="Cambria Math" w:eastAsiaTheme="minorEastAsia" w:hAnsi="Cambria Math" w:cs="Arial"/>
          <w:color w:val="333333"/>
          <w:shd w:val="clear" w:color="auto" w:fill="FFFFFF"/>
          <w:lang w:eastAsia="en-US"/>
        </w:rPr>
        <w:t xml:space="preserve">] </w:t>
      </w:r>
    </w:p>
    <w:p w14:paraId="5B8D10C6" w14:textId="77777777" w:rsidR="008D1943" w:rsidRPr="00D62840" w:rsidRDefault="008D1943" w:rsidP="008D1943">
      <w:pPr>
        <w:spacing w:after="160" w:line="259" w:lineRule="auto"/>
        <w:rPr>
          <w:rFonts w:ascii="Cambria Math" w:eastAsiaTheme="minorEastAsia" w:hAnsi="Cambria Math" w:cs="Arial"/>
          <w:color w:val="333333"/>
          <w:shd w:val="clear" w:color="auto" w:fill="FFFFFF"/>
          <w:lang w:eastAsia="en-US"/>
        </w:rPr>
      </w:pPr>
      <m:oMathPara>
        <m:oMathParaPr>
          <m:jc m:val="left"/>
        </m:oMathParaPr>
        <m:oMath>
          <m:r>
            <w:rPr>
              <w:rFonts w:ascii="Cambria Math" w:eastAsiaTheme="minorEastAsia" w:hAnsi="Cambria Math" w:cs="Arial"/>
              <w:color w:val="333333"/>
              <w:shd w:val="clear" w:color="auto" w:fill="FFFFFF"/>
              <w:lang w:val="en-US" w:eastAsia="en-US"/>
            </w:rPr>
            <m:t>=</m:t>
          </m:r>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eastAsiaTheme="minorEastAsia" w:hAnsi="Cambria Math" w:cs="Arial"/>
                      <w:color w:val="333333"/>
                      <w:shd w:val="clear" w:color="auto" w:fill="FFFFFF"/>
                      <w:lang w:val="en-US" w:eastAsia="en-US"/>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λJt</m:t>
                      </m:r>
                    </m:e>
                  </m:acc>
                </m:sup>
              </m:sSup>
              <m:r>
                <w:rPr>
                  <w:rFonts w:ascii="Cambria Math" w:eastAsiaTheme="minorEastAsia" w:hAnsi="Cambria Math" w:cs="Arial"/>
                  <w:color w:val="333333"/>
                  <w:shd w:val="clear" w:color="auto" w:fill="FFFFFF"/>
                  <w:lang w:val="en-US" w:eastAsia="en-US"/>
                </w:rPr>
                <m:t>[</m:t>
              </m:r>
            </m:e>
          </m:nary>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d>
            <m:dPr>
              <m:ctrlPr>
                <w:rPr>
                  <w:rFonts w:ascii="Cambria Math" w:eastAsiaTheme="minorEastAsia" w:hAnsi="Cambria Math" w:cs="Arial"/>
                  <w:i/>
                  <w:color w:val="333333"/>
                  <w:shd w:val="clear" w:color="auto" w:fill="FFFFFF"/>
                  <w:lang w:eastAsia="en-US"/>
                </w:rPr>
              </m:ctrlPr>
            </m:dPr>
            <m:e>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n(</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μ</m:t>
                      </m:r>
                    </m:e>
                  </m:acc>
                  <m:r>
                    <w:rPr>
                      <w:rFonts w:ascii="Cambria Math" w:eastAsiaTheme="minorEastAsia" w:hAnsi="Cambria Math" w:cs="Arial"/>
                      <w:color w:val="333333"/>
                      <w:shd w:val="clear" w:color="auto" w:fill="FFFFFF"/>
                      <w:lang w:eastAsia="en-US"/>
                    </w:rPr>
                    <m:t>+</m:t>
                  </m:r>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1</m:t>
                      </m:r>
                    </m:num>
                    <m:den>
                      <m:r>
                        <w:rPr>
                          <w:rFonts w:ascii="Cambria Math" w:eastAsiaTheme="minorEastAsia" w:hAnsi="Cambria Math" w:cs="Arial"/>
                          <w:color w:val="333333"/>
                          <w:shd w:val="clear" w:color="auto" w:fill="FFFFFF"/>
                          <w:lang w:eastAsia="en-US"/>
                        </w:rPr>
                        <m:t>2</m:t>
                      </m:r>
                    </m:den>
                  </m:f>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r>
                    <w:rPr>
                      <w:rFonts w:ascii="Cambria Math" w:eastAsiaTheme="minorEastAsia" w:hAnsi="Cambria Math" w:cs="Arial"/>
                      <w:color w:val="333333"/>
                      <w:shd w:val="clear" w:color="auto" w:fill="FFFFFF"/>
                      <w:lang w:eastAsia="en-US"/>
                    </w:rPr>
                    <m:t>)</m:t>
                  </m:r>
                </m:sup>
              </m:sSup>
            </m:e>
          </m:d>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r>
            <w:rPr>
              <w:rFonts w:ascii="Cambria Math" w:hAnsi="Cambria Math" w:cs="Arial"/>
              <w:color w:val="333333"/>
              <w:shd w:val="clear" w:color="auto" w:fill="FFFFFF"/>
              <w:lang w:eastAsia="en-US"/>
            </w:rPr>
            <m:t>-</m:t>
          </m:r>
          <m:r>
            <m:rPr>
              <m:sty m:val="p"/>
            </m:rPr>
            <w:rPr>
              <w:rFonts w:ascii="Cambria Math" w:eastAsiaTheme="minorEastAsia" w:hAnsi="Cambria Math" w:cs="Arial"/>
              <w:color w:val="333333"/>
              <w:shd w:val="clear" w:color="auto" w:fill="FFFFFF"/>
              <w:lang w:eastAsia="en-US"/>
            </w:rPr>
            <m:t>K</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m:t>
              </m:r>
            </m:sup>
          </m:sSup>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oMath>
      </m:oMathPara>
    </w:p>
    <w:p w14:paraId="4DC95AF0" w14:textId="77777777" w:rsidR="008D1943" w:rsidRPr="00D03E17" w:rsidRDefault="008D1943" w:rsidP="008D1943">
      <w:pPr>
        <w:spacing w:after="160" w:line="259" w:lineRule="auto"/>
        <w:rPr>
          <w:rFonts w:ascii="Cambria Math" w:eastAsiaTheme="minorEastAsia" w:hAnsi="Cambria Math" w:cs="Arial"/>
          <w:color w:val="333333"/>
          <w:shd w:val="clear" w:color="auto" w:fill="FFFFFF"/>
          <w:lang w:eastAsia="en-US"/>
        </w:rPr>
      </w:pPr>
      <m:oMathPara>
        <m:oMathParaPr>
          <m:jc m:val="left"/>
        </m:oMathParaPr>
        <m:oMath>
          <m:r>
            <w:rPr>
              <w:rFonts w:ascii="Cambria Math" w:eastAsiaTheme="minorEastAsia" w:hAnsi="Cambria Math" w:cs="Arial"/>
              <w:color w:val="333333"/>
              <w:shd w:val="clear" w:color="auto" w:fill="FFFFFF"/>
              <w:lang w:val="en-US" w:eastAsia="en-US"/>
            </w:rPr>
            <m:t>=</m:t>
          </m:r>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λJt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eastAsiaTheme="minorEastAsia" w:hAnsi="Cambria Math" w:cs="Arial"/>
                      <w:color w:val="333333"/>
                      <w:shd w:val="clear" w:color="auto" w:fill="FFFFFF"/>
                      <w:lang w:val="en-US" w:eastAsia="en-US"/>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λJt</m:t>
                      </m:r>
                    </m:e>
                  </m:acc>
                </m:sup>
              </m:sSup>
              <m:r>
                <w:rPr>
                  <w:rFonts w:ascii="Cambria Math" w:eastAsiaTheme="minorEastAsia" w:hAnsi="Cambria Math" w:cs="Arial"/>
                  <w:color w:val="333333"/>
                  <w:shd w:val="clear" w:color="auto" w:fill="FFFFFF"/>
                  <w:lang w:val="en-US" w:eastAsia="en-US"/>
                </w:rPr>
                <m:t>[</m:t>
              </m:r>
            </m:e>
          </m:nary>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r>
                    <w:rPr>
                      <w:rFonts w:ascii="Cambria Math" w:eastAsiaTheme="minorEastAsia" w:hAnsi="Cambria Math" w:cs="Arial"/>
                      <w:color w:val="333333"/>
                      <w:shd w:val="clear" w:color="auto" w:fill="FFFFFF"/>
                      <w:lang w:eastAsia="en-US"/>
                    </w:rPr>
                    <m:t>+</m:t>
                  </m:r>
                  <m:sSup>
                    <m:sSupPr>
                      <m:ctrlPr>
                        <w:rPr>
                          <w:rFonts w:ascii="Cambria Math" w:eastAsiaTheme="minorEastAsia" w:hAnsi="Cambria Math" w:cs="Arial"/>
                          <w:i/>
                          <w:color w:val="333333"/>
                          <w:shd w:val="clear" w:color="auto" w:fill="FFFFFF"/>
                          <w:lang w:eastAsia="en-US"/>
                        </w:rPr>
                      </m:ctrlPr>
                    </m:sSupPr>
                    <m:e>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e>
                    <m:sup>
                      <m:r>
                        <w:rPr>
                          <w:rFonts w:ascii="Cambria Math" w:eastAsiaTheme="minorEastAsia" w:hAnsi="Cambria Math" w:cs="Arial"/>
                          <w:color w:val="333333"/>
                          <w:shd w:val="clear" w:color="auto" w:fill="FFFFFF"/>
                          <w:lang w:eastAsia="en-US"/>
                        </w:rPr>
                        <m:t>2</m:t>
                      </m:r>
                    </m:sup>
                  </m:sSup>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r>
            <w:rPr>
              <w:rFonts w:ascii="Cambria Math" w:hAnsi="Cambria Math" w:cs="Arial"/>
              <w:color w:val="333333"/>
              <w:shd w:val="clear" w:color="auto" w:fill="FFFFFF"/>
              <w:lang w:eastAsia="en-US"/>
            </w:rPr>
            <m:t>-</m:t>
          </m:r>
          <m:r>
            <m:rPr>
              <m:sty m:val="p"/>
            </m:rPr>
            <w:rPr>
              <w:rFonts w:ascii="Cambria Math" w:eastAsiaTheme="minorEastAsia" w:hAnsi="Cambria Math" w:cs="Arial"/>
              <w:color w:val="333333"/>
              <w:shd w:val="clear" w:color="auto" w:fill="FFFFFF"/>
              <w:lang w:eastAsia="en-US"/>
            </w:rPr>
            <m:t>K</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m:t>
              </m:r>
            </m:sup>
          </m:sSup>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f>
                <m:fPr>
                  <m:ctrlPr>
                    <w:rPr>
                      <w:rFonts w:ascii="Cambria Math" w:eastAsiaTheme="minorEastAsia" w:hAnsi="Cambria Math" w:cs="Arial"/>
                      <w:i/>
                      <w:color w:val="333333"/>
                      <w:shd w:val="clear" w:color="auto" w:fill="FFFFFF"/>
                      <w:lang w:eastAsia="en-US"/>
                    </w:rPr>
                  </m:ctrlPr>
                </m:fPr>
                <m:num>
                  <m:r>
                    <w:rPr>
                      <w:rFonts w:ascii="Cambria Math" w:eastAsiaTheme="minorEastAsia" w:hAnsi="Cambria Math" w:cs="Arial"/>
                      <w:color w:val="333333"/>
                      <w:shd w:val="clear" w:color="auto" w:fill="FFFFFF"/>
                      <w:lang w:eastAsia="en-US"/>
                    </w:rPr>
                    <m:t>-</m:t>
                  </m:r>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z</m:t>
                      </m:r>
                    </m:e>
                    <m:sub>
                      <m:r>
                        <w:rPr>
                          <w:rFonts w:ascii="Cambria Math" w:eastAsiaTheme="minorEastAsia" w:hAnsi="Cambria Math" w:cs="Arial"/>
                          <w:color w:val="333333"/>
                          <w:shd w:val="clear" w:color="auto" w:fill="FFFFFF"/>
                          <w:lang w:eastAsia="en-US"/>
                        </w:rPr>
                        <m:t>0+</m:t>
                      </m:r>
                    </m:sub>
                  </m:sSub>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 xml:space="preserve"> μ</m:t>
                      </m:r>
                    </m:e>
                  </m:acc>
                </m:num>
                <m:den>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σ</m:t>
                      </m:r>
                    </m:e>
                  </m:acc>
                </m:den>
              </m:f>
            </m:e>
          </m:d>
          <m:r>
            <w:rPr>
              <w:rFonts w:ascii="Cambria Math" w:eastAsiaTheme="minorEastAsia" w:hAnsi="Cambria Math" w:cs="Arial"/>
              <w:color w:val="333333"/>
              <w:shd w:val="clear" w:color="auto" w:fill="FFFFFF"/>
              <w:lang w:eastAsia="en-US"/>
            </w:rPr>
            <m:t>=</m:t>
          </m:r>
          <m:nary>
            <m:naryPr>
              <m:chr m:val="∑"/>
              <m:limLoc m:val="undOvr"/>
              <m:ctrlPr>
                <w:rPr>
                  <w:rFonts w:ascii="Cambria Math" w:eastAsiaTheme="minorEastAsia" w:hAnsi="Cambria Math" w:cs="Arial"/>
                  <w:i/>
                  <w:color w:val="333333"/>
                  <w:shd w:val="clear" w:color="auto" w:fill="FFFFFF"/>
                  <w:lang w:val="en-US" w:eastAsia="en-US"/>
                </w:rPr>
              </m:ctrlPr>
            </m:naryPr>
            <m:sub>
              <m:r>
                <w:rPr>
                  <w:rFonts w:ascii="Cambria Math" w:hAnsi="Cambria Math" w:cs="Arial"/>
                  <w:color w:val="333333"/>
                  <w:shd w:val="clear" w:color="auto" w:fill="FFFFFF"/>
                </w:rPr>
                <m:t>n=0</m:t>
              </m:r>
            </m:sub>
            <m:sup>
              <m:r>
                <w:rPr>
                  <w:rFonts w:ascii="Cambria Math" w:hAnsi="Cambria Math" w:cs="Arial"/>
                  <w:color w:val="333333"/>
                  <w:shd w:val="clear" w:color="auto" w:fill="FFFFFF"/>
                </w:rPr>
                <m:t>∞</m:t>
              </m:r>
            </m:sup>
            <m:e>
              <m:f>
                <m:fPr>
                  <m:ctrlPr>
                    <w:rPr>
                      <w:rFonts w:ascii="Cambria Math" w:eastAsiaTheme="minorEastAsia" w:hAnsi="Cambria Math" w:cs="Arial"/>
                      <w:i/>
                      <w:color w:val="333333"/>
                      <w:shd w:val="clear" w:color="auto" w:fill="FFFFFF"/>
                      <w:lang w:val="en-US" w:eastAsia="en-US"/>
                    </w:rPr>
                  </m:ctrlPr>
                </m:fPr>
                <m:num>
                  <m:r>
                    <w:rPr>
                      <w:rFonts w:ascii="Cambria Math" w:hAnsi="Cambria Math" w:cs="Arial"/>
                      <w:color w:val="333333"/>
                      <w:shd w:val="clear" w:color="auto" w:fill="FFFFFF"/>
                    </w:rPr>
                    <m:t>(</m:t>
                  </m:r>
                  <m:sSup>
                    <m:sSupPr>
                      <m:ctrlPr>
                        <w:rPr>
                          <w:rFonts w:ascii="Cambria Math" w:eastAsiaTheme="minorEastAsia" w:hAnsi="Cambria Math" w:cs="Arial"/>
                          <w:i/>
                          <w:color w:val="333333"/>
                          <w:shd w:val="clear" w:color="auto" w:fill="FFFFFF"/>
                          <w:lang w:val="en-US" w:eastAsia="en-US"/>
                        </w:rPr>
                      </m:ctrlPr>
                    </m:sSupPr>
                    <m:e>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λJt</m:t>
                          </m:r>
                        </m:e>
                      </m:acc>
                      <m:r>
                        <w:rPr>
                          <w:rFonts w:ascii="Cambria Math" w:hAnsi="Cambria Math" w:cs="Arial"/>
                          <w:color w:val="333333"/>
                          <w:shd w:val="clear" w:color="auto" w:fill="FFFFFF"/>
                        </w:rPr>
                        <m:t>)</m:t>
                      </m:r>
                    </m:e>
                    <m:sup>
                      <m:r>
                        <w:rPr>
                          <w:rFonts w:ascii="Cambria Math" w:hAnsi="Cambria Math" w:cs="Arial"/>
                          <w:color w:val="333333"/>
                          <w:shd w:val="clear" w:color="auto" w:fill="FFFFFF"/>
                        </w:rPr>
                        <m:t>n</m:t>
                      </m:r>
                    </m:sup>
                  </m:sSup>
                </m:num>
                <m:den>
                  <m:r>
                    <w:rPr>
                      <w:rFonts w:ascii="Cambria Math" w:hAnsi="Cambria Math" w:cs="Arial"/>
                      <w:color w:val="333333"/>
                      <w:shd w:val="clear" w:color="auto" w:fill="FFFFFF"/>
                    </w:rPr>
                    <m:t>n!</m:t>
                  </m:r>
                </m:den>
              </m:f>
              <m:sSup>
                <m:sSupPr>
                  <m:ctrlPr>
                    <w:rPr>
                      <w:rFonts w:ascii="Cambria Math" w:eastAsiaTheme="minorEastAsia" w:hAnsi="Cambria Math" w:cs="Arial"/>
                      <w:i/>
                      <w:color w:val="333333"/>
                      <w:shd w:val="clear" w:color="auto" w:fill="FFFFFF"/>
                      <w:lang w:val="en-US" w:eastAsia="en-US"/>
                    </w:rPr>
                  </m:ctrlPr>
                </m:sSupPr>
                <m:e>
                  <m:r>
                    <w:rPr>
                      <w:rFonts w:ascii="Cambria Math" w:hAnsi="Cambria Math" w:cs="Arial"/>
                      <w:color w:val="333333"/>
                      <w:shd w:val="clear" w:color="auto" w:fill="FFFFFF"/>
                    </w:rPr>
                    <m:t>e</m:t>
                  </m:r>
                </m:e>
                <m:sup>
                  <m:r>
                    <w:rPr>
                      <w:rFonts w:ascii="Cambria Math" w:eastAsiaTheme="minorEastAsia" w:hAnsi="Cambria Math" w:cs="Arial"/>
                      <w:color w:val="333333"/>
                      <w:shd w:val="clear" w:color="auto" w:fill="FFFFFF"/>
                      <w:lang w:val="en-US" w:eastAsia="en-US"/>
                    </w:rPr>
                    <m:t>-</m:t>
                  </m:r>
                  <m:acc>
                    <m:accPr>
                      <m:chr m:val="̃"/>
                      <m:ctrlPr>
                        <w:rPr>
                          <w:rFonts w:ascii="Cambria Math" w:eastAsiaTheme="minorEastAsia" w:hAnsi="Cambria Math" w:cs="Arial"/>
                          <w:i/>
                          <w:color w:val="333333"/>
                          <w:shd w:val="clear" w:color="auto" w:fill="FFFFFF"/>
                          <w:lang w:val="en-US" w:eastAsia="en-US"/>
                        </w:rPr>
                      </m:ctrlPr>
                    </m:accPr>
                    <m:e>
                      <m:r>
                        <w:rPr>
                          <w:rFonts w:ascii="Cambria Math" w:hAnsi="Cambria Math" w:cs="Arial"/>
                          <w:color w:val="333333"/>
                          <w:shd w:val="clear" w:color="auto" w:fill="FFFFFF"/>
                        </w:rPr>
                        <m:t>λJt</m:t>
                      </m:r>
                    </m:e>
                  </m:acc>
                </m:sup>
              </m:sSup>
              <m:r>
                <w:rPr>
                  <w:rFonts w:ascii="Cambria Math" w:eastAsiaTheme="minorEastAsia" w:hAnsi="Cambria Math" w:cs="Arial"/>
                  <w:color w:val="333333"/>
                  <w:shd w:val="clear" w:color="auto" w:fill="FFFFFF"/>
                  <w:lang w:val="en-US" w:eastAsia="en-US"/>
                </w:rPr>
                <m:t>[</m:t>
              </m:r>
            </m:e>
          </m:nary>
          <m:acc>
            <m:accPr>
              <m:ctrlPr>
                <w:rPr>
                  <w:rFonts w:ascii="Cambria Math" w:eastAsiaTheme="minorEastAsia" w:hAnsi="Cambria Math" w:cs="Arial"/>
                  <w:color w:val="333333"/>
                  <w:shd w:val="clear" w:color="auto" w:fill="FFFFFF"/>
                  <w:lang w:eastAsia="en-US"/>
                </w:rPr>
              </m:ctrlPr>
            </m:accPr>
            <m:e>
              <m:r>
                <m:rPr>
                  <m:sty m:val="p"/>
                </m:rPr>
                <w:rPr>
                  <w:rFonts w:ascii="Cambria Math" w:eastAsiaTheme="minorEastAsia" w:hAnsi="Cambria Math" w:cs="Arial"/>
                  <w:color w:val="333333"/>
                  <w:shd w:val="clear" w:color="auto" w:fill="FFFFFF"/>
                  <w:lang w:eastAsia="en-US"/>
                </w:rPr>
                <m:t>S</m:t>
              </m:r>
            </m:e>
          </m:acc>
          <m:d>
            <m:dPr>
              <m:ctrlPr>
                <w:rPr>
                  <w:rFonts w:ascii="Cambria Math" w:eastAsiaTheme="minorEastAsia" w:hAnsi="Cambria Math" w:cs="Arial"/>
                  <w:color w:val="333333"/>
                  <w:shd w:val="clear" w:color="auto" w:fill="FFFFFF"/>
                  <w:lang w:eastAsia="en-US"/>
                </w:rPr>
              </m:ctrlPr>
            </m:dPr>
            <m:e>
              <m:r>
                <m:rPr>
                  <m:sty m:val="p"/>
                </m:rPr>
                <w:rPr>
                  <w:rFonts w:ascii="Cambria Math" w:eastAsiaTheme="minorEastAsia" w:hAnsi="Cambria Math" w:cs="Arial"/>
                  <w:color w:val="333333"/>
                  <w:shd w:val="clear" w:color="auto" w:fill="FFFFFF"/>
                  <w:lang w:eastAsia="en-US"/>
                </w:rPr>
                <m:t>0</m:t>
              </m:r>
            </m:e>
          </m:d>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d</m:t>
                  </m:r>
                </m:e>
                <m:sub>
                  <m:r>
                    <w:rPr>
                      <w:rFonts w:ascii="Cambria Math" w:eastAsiaTheme="minorEastAsia" w:hAnsi="Cambria Math" w:cs="Arial"/>
                      <w:color w:val="333333"/>
                      <w:shd w:val="clear" w:color="auto" w:fill="FFFFFF"/>
                      <w:lang w:eastAsia="en-US"/>
                    </w:rPr>
                    <m:t>1</m:t>
                  </m:r>
                </m:sub>
              </m:sSub>
            </m:e>
          </m:d>
          <m:r>
            <w:rPr>
              <w:rFonts w:ascii="Cambria Math" w:hAnsi="Cambria Math" w:cs="Arial"/>
              <w:color w:val="333333"/>
              <w:shd w:val="clear" w:color="auto" w:fill="FFFFFF"/>
              <w:lang w:eastAsia="en-US"/>
            </w:rPr>
            <m:t>-</m:t>
          </m:r>
          <m:r>
            <m:rPr>
              <m:sty m:val="p"/>
            </m:rPr>
            <w:rPr>
              <w:rFonts w:ascii="Cambria Math" w:eastAsiaTheme="minorEastAsia" w:hAnsi="Cambria Math" w:cs="Arial"/>
              <w:color w:val="333333"/>
              <w:shd w:val="clear" w:color="auto" w:fill="FFFFFF"/>
              <w:lang w:eastAsia="en-US"/>
            </w:rPr>
            <m:t>K</m:t>
          </m:r>
          <m:sSup>
            <m:sSupPr>
              <m:ctrlPr>
                <w:rPr>
                  <w:rFonts w:ascii="Cambria Math" w:eastAsiaTheme="minorEastAsia" w:hAnsi="Cambria Math" w:cs="Arial"/>
                  <w:color w:val="333333"/>
                  <w:shd w:val="clear" w:color="auto" w:fill="FFFFFF"/>
                  <w:lang w:eastAsia="en-US"/>
                </w:rPr>
              </m:ctrlPr>
            </m:sSupPr>
            <m:e>
              <m:r>
                <w:rPr>
                  <w:rFonts w:ascii="Cambria Math" w:eastAsiaTheme="minorEastAsia" w:hAnsi="Cambria Math" w:cs="Arial"/>
                  <w:color w:val="333333"/>
                  <w:shd w:val="clear" w:color="auto" w:fill="FFFFFF"/>
                  <w:lang w:eastAsia="en-US"/>
                </w:rPr>
                <m:t>e</m:t>
              </m:r>
            </m:e>
            <m:sup>
              <m:r>
                <w:rPr>
                  <w:rFonts w:ascii="Cambria Math" w:eastAsiaTheme="minorEastAsia" w:hAnsi="Cambria Math" w:cs="Arial"/>
                  <w:color w:val="333333"/>
                  <w:shd w:val="clear" w:color="auto" w:fill="FFFFFF"/>
                  <w:lang w:eastAsia="en-US"/>
                </w:rPr>
                <m:t>-</m:t>
              </m:r>
              <m:acc>
                <m:accPr>
                  <m:chr m:val="̃"/>
                  <m:ctrlPr>
                    <w:rPr>
                      <w:rFonts w:ascii="Cambria Math" w:eastAsiaTheme="minorEastAsia" w:hAnsi="Cambria Math" w:cs="Arial"/>
                      <w:i/>
                      <w:color w:val="333333"/>
                      <w:shd w:val="clear" w:color="auto" w:fill="FFFFFF"/>
                      <w:lang w:eastAsia="en-US"/>
                    </w:rPr>
                  </m:ctrlPr>
                </m:accPr>
                <m:e>
                  <m:r>
                    <w:rPr>
                      <w:rFonts w:ascii="Cambria Math" w:eastAsiaTheme="minorEastAsia" w:hAnsi="Cambria Math" w:cs="Arial"/>
                      <w:color w:val="333333"/>
                      <w:shd w:val="clear" w:color="auto" w:fill="FFFFFF"/>
                      <w:lang w:eastAsia="en-US"/>
                    </w:rPr>
                    <m:t>r</m:t>
                  </m:r>
                </m:e>
              </m:acc>
              <m:r>
                <w:rPr>
                  <w:rFonts w:ascii="Cambria Math" w:eastAsiaTheme="minorEastAsia" w:hAnsi="Cambria Math" w:cs="Arial"/>
                  <w:color w:val="333333"/>
                  <w:shd w:val="clear" w:color="auto" w:fill="FFFFFF"/>
                  <w:lang w:eastAsia="en-US"/>
                </w:rPr>
                <m:t>T</m:t>
              </m:r>
            </m:sup>
          </m:sSup>
          <m:r>
            <m:rPr>
              <m:sty m:val="p"/>
            </m:rPr>
            <w:rPr>
              <w:rFonts w:ascii="Cambria Math" w:eastAsiaTheme="minorEastAsia" w:hAnsi="Cambria Math" w:cs="Arial"/>
              <w:color w:val="333333"/>
              <w:shd w:val="clear" w:color="auto" w:fill="FFFFFF"/>
              <w:lang w:eastAsia="en-US"/>
            </w:rPr>
            <m:t>Φ</m:t>
          </m:r>
          <m:d>
            <m:dPr>
              <m:ctrlPr>
                <w:rPr>
                  <w:rFonts w:ascii="Cambria Math" w:eastAsiaTheme="minorEastAsia" w:hAnsi="Cambria Math" w:cs="Arial"/>
                  <w:i/>
                  <w:color w:val="333333"/>
                  <w:shd w:val="clear" w:color="auto" w:fill="FFFFFF"/>
                  <w:lang w:eastAsia="en-US"/>
                </w:rPr>
              </m:ctrlPr>
            </m:dPr>
            <m:e>
              <m:sSub>
                <m:sSubPr>
                  <m:ctrlPr>
                    <w:rPr>
                      <w:rFonts w:ascii="Cambria Math" w:eastAsiaTheme="minorEastAsia" w:hAnsi="Cambria Math" w:cs="Arial"/>
                      <w:i/>
                      <w:color w:val="333333"/>
                      <w:shd w:val="clear" w:color="auto" w:fill="FFFFFF"/>
                      <w:lang w:eastAsia="en-US"/>
                    </w:rPr>
                  </m:ctrlPr>
                </m:sSubPr>
                <m:e>
                  <m:r>
                    <w:rPr>
                      <w:rFonts w:ascii="Cambria Math" w:eastAsiaTheme="minorEastAsia" w:hAnsi="Cambria Math" w:cs="Arial"/>
                      <w:color w:val="333333"/>
                      <w:shd w:val="clear" w:color="auto" w:fill="FFFFFF"/>
                      <w:lang w:eastAsia="en-US"/>
                    </w:rPr>
                    <m:t>d</m:t>
                  </m:r>
                </m:e>
                <m:sub>
                  <m:r>
                    <w:rPr>
                      <w:rFonts w:ascii="Cambria Math" w:eastAsiaTheme="minorEastAsia" w:hAnsi="Cambria Math" w:cs="Arial"/>
                      <w:color w:val="333333"/>
                      <w:shd w:val="clear" w:color="auto" w:fill="FFFFFF"/>
                      <w:lang w:eastAsia="en-US"/>
                    </w:rPr>
                    <m:t>2</m:t>
                  </m:r>
                </m:sub>
              </m:sSub>
            </m:e>
          </m:d>
          <m:r>
            <w:rPr>
              <w:rFonts w:ascii="Cambria Math" w:eastAsiaTheme="minorEastAsia" w:hAnsi="Cambria Math" w:cs="Arial"/>
              <w:color w:val="333333"/>
              <w:shd w:val="clear" w:color="auto" w:fill="FFFFFF"/>
              <w:lang w:eastAsia="en-US"/>
            </w:rPr>
            <m:t>]</m:t>
          </m:r>
        </m:oMath>
      </m:oMathPara>
    </w:p>
    <w:p w14:paraId="40B28F51" w14:textId="77777777" w:rsidR="008D1943" w:rsidRPr="00D62840" w:rsidRDefault="008D1943" w:rsidP="008D1943">
      <w:pPr>
        <w:spacing w:after="160" w:line="259" w:lineRule="auto"/>
        <w:jc w:val="right"/>
        <w:rPr>
          <w:rFonts w:ascii="Cambria Math" w:eastAsiaTheme="minorEastAsia" w:hAnsi="Cambria Math" w:cs="Arial"/>
          <w:color w:val="333333"/>
          <w:shd w:val="clear" w:color="auto" w:fill="FFFFFF"/>
          <w:lang w:eastAsia="en-US"/>
        </w:rPr>
      </w:pPr>
      <w:r>
        <w:rPr>
          <w:rFonts w:ascii="Cambria Math" w:eastAsiaTheme="minorEastAsia" w:hAnsi="Cambria Math" w:cs="Arial"/>
          <w:color w:val="333333"/>
          <w:shd w:val="clear" w:color="auto" w:fill="FFFFFF"/>
          <w:lang w:eastAsia="en-US"/>
        </w:rPr>
        <w:t>5.1.35</w:t>
      </w:r>
    </w:p>
    <w:p w14:paraId="1D30E002" w14:textId="77777777" w:rsidR="008D1943" w:rsidRDefault="008D1943" w:rsidP="008D1943">
      <w:pPr>
        <w:spacing w:after="160" w:line="360" w:lineRule="auto"/>
        <w:ind w:firstLine="720"/>
        <w:jc w:val="both"/>
        <w:rPr>
          <w:rFonts w:ascii="Arial" w:hAnsi="Arial" w:cs="Arial"/>
          <w:color w:val="333333"/>
          <w:shd w:val="clear" w:color="auto" w:fill="FFFFFF"/>
        </w:rPr>
      </w:pPr>
      <w:r w:rsidRPr="00267FC5">
        <w:rPr>
          <w:rFonts w:ascii="Arial" w:hAnsi="Arial" w:cs="Arial"/>
          <w:i/>
          <w:iCs/>
          <w:color w:val="333333"/>
          <w:shd w:val="clear" w:color="auto" w:fill="FFFFFF"/>
        </w:rPr>
        <w:t>Φ</w:t>
      </w:r>
      <w:r w:rsidRPr="00B713E2">
        <w:rPr>
          <w:rFonts w:ascii="Arial" w:hAnsi="Arial" w:cs="Arial"/>
          <w:color w:val="333333"/>
          <w:shd w:val="clear" w:color="auto" w:fill="FFFFFF"/>
        </w:rPr>
        <w:t xml:space="preserve"> represents the cumulative standard normal distribution</w:t>
      </w:r>
      <w:r>
        <w:rPr>
          <w:rFonts w:ascii="Arial" w:hAnsi="Arial" w:cs="Arial"/>
          <w:color w:val="333333"/>
          <w:shd w:val="clear" w:color="auto" w:fill="FFFFFF"/>
        </w:rPr>
        <w:t xml:space="preserve"> </w:t>
      </w:r>
      <w:r w:rsidRPr="00B713E2">
        <w:rPr>
          <w:rFonts w:ascii="Arial" w:hAnsi="Arial" w:cs="Arial"/>
          <w:color w:val="333333"/>
          <w:shd w:val="clear" w:color="auto" w:fill="FFFFFF"/>
        </w:rPr>
        <w:t xml:space="preserve">function. </w:t>
      </w:r>
      <w:r>
        <w:rPr>
          <w:rFonts w:ascii="Arial" w:hAnsi="Arial" w:cs="Arial"/>
          <w:color w:val="333333"/>
          <w:shd w:val="clear" w:color="auto" w:fill="FFFFFF"/>
        </w:rPr>
        <w:t>T</w:t>
      </w:r>
      <w:r w:rsidRPr="00B713E2">
        <w:rPr>
          <w:rFonts w:ascii="Arial" w:hAnsi="Arial" w:cs="Arial"/>
          <w:color w:val="333333"/>
          <w:shd w:val="clear" w:color="auto" w:fill="FFFFFF"/>
        </w:rPr>
        <w:t xml:space="preserve">he terms </w:t>
      </w:r>
      <w:r w:rsidRPr="00267FC5">
        <w:rPr>
          <w:rFonts w:ascii="Arial" w:hAnsi="Arial" w:cs="Arial"/>
          <w:i/>
          <w:iCs/>
          <w:color w:val="333333"/>
          <w:shd w:val="clear" w:color="auto" w:fill="FFFFFF"/>
        </w:rPr>
        <w:t>d1</w:t>
      </w:r>
      <w:r>
        <w:rPr>
          <w:rFonts w:ascii="Arial" w:hAnsi="Arial" w:cs="Arial"/>
          <w:color w:val="333333"/>
          <w:shd w:val="clear" w:color="auto" w:fill="FFFFFF"/>
        </w:rPr>
        <w:t xml:space="preserve"> </w:t>
      </w:r>
      <w:r w:rsidRPr="00B713E2">
        <w:rPr>
          <w:rFonts w:ascii="Arial" w:hAnsi="Arial" w:cs="Arial"/>
          <w:color w:val="333333"/>
          <w:shd w:val="clear" w:color="auto" w:fill="FFFFFF"/>
        </w:rPr>
        <w:t xml:space="preserve">and </w:t>
      </w:r>
      <w:r w:rsidRPr="00267FC5">
        <w:rPr>
          <w:rFonts w:ascii="Arial" w:hAnsi="Arial" w:cs="Arial"/>
          <w:i/>
          <w:iCs/>
          <w:color w:val="333333"/>
          <w:shd w:val="clear" w:color="auto" w:fill="FFFFFF"/>
        </w:rPr>
        <w:t>d2</w:t>
      </w:r>
      <w:r w:rsidRPr="00B713E2">
        <w:rPr>
          <w:rFonts w:ascii="Arial" w:hAnsi="Arial" w:cs="Arial"/>
          <w:color w:val="333333"/>
          <w:shd w:val="clear" w:color="auto" w:fill="FFFFFF"/>
        </w:rPr>
        <w:t xml:space="preserve">​ are often used to assess the probability of the option expiring in the money or out of the money. </w:t>
      </w:r>
      <w:r w:rsidRPr="00267FC5">
        <w:rPr>
          <w:rFonts w:ascii="Arial" w:hAnsi="Arial" w:cs="Arial"/>
          <w:i/>
          <w:iCs/>
          <w:color w:val="333333"/>
          <w:shd w:val="clear" w:color="auto" w:fill="FFFFFF"/>
        </w:rPr>
        <w:t>d1</w:t>
      </w:r>
      <w:r w:rsidRPr="00B713E2">
        <w:rPr>
          <w:rFonts w:ascii="Arial" w:hAnsi="Arial" w:cs="Arial"/>
          <w:color w:val="333333"/>
          <w:shd w:val="clear" w:color="auto" w:fill="FFFFFF"/>
        </w:rPr>
        <w:t>​</w:t>
      </w:r>
      <w:r>
        <w:rPr>
          <w:rFonts w:ascii="Arial" w:hAnsi="Arial" w:cs="Arial"/>
          <w:color w:val="333333"/>
          <w:shd w:val="clear" w:color="auto" w:fill="FFFFFF"/>
        </w:rPr>
        <w:t xml:space="preserve"> </w:t>
      </w:r>
      <w:r w:rsidRPr="00B713E2">
        <w:rPr>
          <w:rFonts w:ascii="Arial" w:hAnsi="Arial" w:cs="Arial"/>
          <w:color w:val="333333"/>
          <w:shd w:val="clear" w:color="auto" w:fill="FFFFFF"/>
        </w:rPr>
        <w:t>represents the standardi</w:t>
      </w:r>
      <w:r>
        <w:rPr>
          <w:rFonts w:ascii="Arial" w:hAnsi="Arial" w:cs="Arial"/>
          <w:color w:val="333333"/>
          <w:shd w:val="clear" w:color="auto" w:fill="FFFFFF"/>
        </w:rPr>
        <w:t>s</w:t>
      </w:r>
      <w:r w:rsidRPr="00B713E2">
        <w:rPr>
          <w:rFonts w:ascii="Arial" w:hAnsi="Arial" w:cs="Arial"/>
          <w:color w:val="333333"/>
          <w:shd w:val="clear" w:color="auto" w:fill="FFFFFF"/>
        </w:rPr>
        <w:t xml:space="preserve">ed distance between the current stock price </w:t>
      </w:r>
      <w:r w:rsidRPr="00B713E2">
        <w:rPr>
          <w:rFonts w:ascii="Arial" w:hAnsi="Arial" w:cs="Arial"/>
          <w:color w:val="333333"/>
          <w:shd w:val="clear" w:color="auto" w:fill="FFFFFF"/>
        </w:rPr>
        <w:lastRenderedPageBreak/>
        <w:t>(</w:t>
      </w:r>
      <w:r w:rsidRPr="00267FC5">
        <w:rPr>
          <w:rFonts w:ascii="Arial" w:hAnsi="Arial" w:cs="Arial"/>
          <w:i/>
          <w:iCs/>
          <w:color w:val="333333"/>
          <w:shd w:val="clear" w:color="auto" w:fill="FFFFFF"/>
        </w:rPr>
        <w:t>S</w:t>
      </w:r>
      <w:r w:rsidRPr="00B713E2">
        <w:rPr>
          <w:rFonts w:ascii="Arial" w:hAnsi="Arial" w:cs="Arial"/>
          <w:color w:val="333333"/>
          <w:shd w:val="clear" w:color="auto" w:fill="FFFFFF"/>
        </w:rPr>
        <w:t>) and the strike price (</w:t>
      </w:r>
      <w:r w:rsidRPr="00267FC5">
        <w:rPr>
          <w:rFonts w:ascii="Arial" w:hAnsi="Arial" w:cs="Arial"/>
          <w:i/>
          <w:iCs/>
          <w:color w:val="333333"/>
          <w:shd w:val="clear" w:color="auto" w:fill="FFFFFF"/>
        </w:rPr>
        <w:t>K</w:t>
      </w:r>
      <w:r w:rsidRPr="00B713E2">
        <w:rPr>
          <w:rFonts w:ascii="Arial" w:hAnsi="Arial" w:cs="Arial"/>
          <w:color w:val="333333"/>
          <w:shd w:val="clear" w:color="auto" w:fill="FFFFFF"/>
        </w:rPr>
        <w:t>), adjusted by other factors such as the risk-free interest rate (</w:t>
      </w:r>
      <w:r w:rsidRPr="00267FC5">
        <w:rPr>
          <w:rFonts w:ascii="Arial" w:hAnsi="Arial" w:cs="Arial"/>
          <w:i/>
          <w:iCs/>
          <w:color w:val="333333"/>
          <w:shd w:val="clear" w:color="auto" w:fill="FFFFFF"/>
        </w:rPr>
        <w:t>r</w:t>
      </w:r>
      <w:r w:rsidRPr="00B713E2">
        <w:rPr>
          <w:rFonts w:ascii="Arial" w:hAnsi="Arial" w:cs="Arial"/>
          <w:color w:val="333333"/>
          <w:shd w:val="clear" w:color="auto" w:fill="FFFFFF"/>
        </w:rPr>
        <w:t>), volatility (</w:t>
      </w:r>
      <w:r w:rsidRPr="00267FC5">
        <w:rPr>
          <w:rFonts w:ascii="Arial" w:hAnsi="Arial" w:cs="Arial"/>
          <w:i/>
          <w:iCs/>
          <w:color w:val="333333"/>
          <w:shd w:val="clear" w:color="auto" w:fill="FFFFFF"/>
        </w:rPr>
        <w:t>σ</w:t>
      </w:r>
      <w:r w:rsidRPr="00B713E2">
        <w:rPr>
          <w:rFonts w:ascii="Arial" w:hAnsi="Arial" w:cs="Arial"/>
          <w:color w:val="333333"/>
          <w:shd w:val="clear" w:color="auto" w:fill="FFFFFF"/>
        </w:rPr>
        <w:t>), and time to expiration (</w:t>
      </w:r>
      <w:r w:rsidRPr="00267FC5">
        <w:rPr>
          <w:rFonts w:ascii="Arial" w:hAnsi="Arial" w:cs="Arial"/>
          <w:i/>
          <w:iCs/>
          <w:color w:val="333333"/>
          <w:shd w:val="clear" w:color="auto" w:fill="FFFFFF"/>
        </w:rPr>
        <w:t>T</w:t>
      </w:r>
      <w:r w:rsidRPr="00B713E2">
        <w:rPr>
          <w:rFonts w:ascii="Arial" w:hAnsi="Arial" w:cs="Arial"/>
          <w:color w:val="333333"/>
          <w:shd w:val="clear" w:color="auto" w:fill="FFFFFF"/>
        </w:rPr>
        <w:t xml:space="preserve">). Specifically, </w:t>
      </w:r>
      <w:r w:rsidRPr="00267FC5">
        <w:rPr>
          <w:rFonts w:ascii="Arial" w:hAnsi="Arial" w:cs="Arial"/>
          <w:i/>
          <w:iCs/>
          <w:color w:val="333333"/>
          <w:shd w:val="clear" w:color="auto" w:fill="FFFFFF"/>
        </w:rPr>
        <w:t>d1</w:t>
      </w:r>
      <w:r w:rsidRPr="00B713E2">
        <w:rPr>
          <w:rFonts w:ascii="Arial" w:hAnsi="Arial" w:cs="Arial"/>
          <w:color w:val="333333"/>
          <w:shd w:val="clear" w:color="auto" w:fill="FFFFFF"/>
        </w:rPr>
        <w:t xml:space="preserve"> incorporates the expected return and the expected volatility of the stock.</w:t>
      </w:r>
      <w:r>
        <w:rPr>
          <w:rFonts w:ascii="Arial" w:hAnsi="Arial" w:cs="Arial"/>
          <w:color w:val="333333"/>
          <w:shd w:val="clear" w:color="auto" w:fill="FFFFFF"/>
        </w:rPr>
        <w:t xml:space="preserve"> </w:t>
      </w:r>
      <w:r w:rsidRPr="00267FC5">
        <w:rPr>
          <w:rFonts w:ascii="Arial" w:hAnsi="Arial" w:cs="Arial"/>
          <w:i/>
          <w:iCs/>
          <w:color w:val="333333"/>
          <w:shd w:val="clear" w:color="auto" w:fill="FFFFFF"/>
        </w:rPr>
        <w:t>d2</w:t>
      </w:r>
      <w:r w:rsidRPr="00B417B8">
        <w:rPr>
          <w:rFonts w:ascii="Arial" w:hAnsi="Arial" w:cs="Arial"/>
          <w:color w:val="333333"/>
          <w:shd w:val="clear" w:color="auto" w:fill="FFFFFF"/>
        </w:rPr>
        <w:t xml:space="preserve"> is </w:t>
      </w:r>
      <w:proofErr w:type="gramStart"/>
      <w:r w:rsidRPr="00B417B8">
        <w:rPr>
          <w:rFonts w:ascii="Arial" w:hAnsi="Arial" w:cs="Arial"/>
          <w:color w:val="333333"/>
          <w:shd w:val="clear" w:color="auto" w:fill="FFFFFF"/>
        </w:rPr>
        <w:t>similar to</w:t>
      </w:r>
      <w:proofErr w:type="gramEnd"/>
      <w:r w:rsidRPr="00B417B8">
        <w:rPr>
          <w:rFonts w:ascii="Arial" w:hAnsi="Arial" w:cs="Arial"/>
          <w:color w:val="333333"/>
          <w:shd w:val="clear" w:color="auto" w:fill="FFFFFF"/>
        </w:rPr>
        <w:t xml:space="preserve"> </w:t>
      </w:r>
      <w:r w:rsidRPr="00267FC5">
        <w:rPr>
          <w:rFonts w:ascii="Arial" w:hAnsi="Arial" w:cs="Arial"/>
          <w:i/>
          <w:iCs/>
          <w:color w:val="333333"/>
          <w:shd w:val="clear" w:color="auto" w:fill="FFFFFF"/>
        </w:rPr>
        <w:t>d1</w:t>
      </w:r>
      <w:r w:rsidRPr="00B417B8">
        <w:rPr>
          <w:rFonts w:ascii="Arial" w:hAnsi="Arial" w:cs="Arial"/>
          <w:color w:val="333333"/>
          <w:shd w:val="clear" w:color="auto" w:fill="FFFFFF"/>
        </w:rPr>
        <w:t>​, but it is adjusted by subtracting the volatility component (</w:t>
      </w:r>
      <w:proofErr w:type="spellStart"/>
      <w:r w:rsidRPr="00267FC5">
        <w:rPr>
          <w:rFonts w:ascii="Arial" w:hAnsi="Arial" w:cs="Arial"/>
          <w:i/>
          <w:iCs/>
          <w:color w:val="333333"/>
          <w:shd w:val="clear" w:color="auto" w:fill="FFFFFF"/>
        </w:rPr>
        <w:t>σ√T</w:t>
      </w:r>
      <w:proofErr w:type="spellEnd"/>
      <w:r w:rsidRPr="00267FC5">
        <w:rPr>
          <w:rFonts w:ascii="Arial" w:hAnsi="Arial" w:cs="Arial"/>
          <w:i/>
          <w:iCs/>
          <w:color w:val="333333"/>
          <w:shd w:val="clear" w:color="auto" w:fill="FFFFFF"/>
        </w:rPr>
        <w:t>​</w:t>
      </w:r>
      <w:r w:rsidRPr="00B417B8">
        <w:rPr>
          <w:rFonts w:ascii="Arial" w:hAnsi="Arial" w:cs="Arial"/>
          <w:color w:val="333333"/>
          <w:shd w:val="clear" w:color="auto" w:fill="FFFFFF"/>
        </w:rPr>
        <w:t>). This adjustment reflects the expectation of the stock price being below the strike price at expiration.</w:t>
      </w:r>
      <w:r>
        <w:rPr>
          <w:rFonts w:ascii="Arial" w:hAnsi="Arial" w:cs="Arial"/>
          <w:color w:val="333333"/>
          <w:shd w:val="clear" w:color="auto" w:fill="FFFFFF"/>
        </w:rPr>
        <w:t xml:space="preserve"> </w:t>
      </w:r>
      <w:r w:rsidRPr="00B417B8">
        <w:rPr>
          <w:rFonts w:ascii="Arial" w:hAnsi="Arial" w:cs="Arial"/>
          <w:color w:val="333333"/>
          <w:shd w:val="clear" w:color="auto" w:fill="FFFFFF"/>
        </w:rPr>
        <w:t>The probabilities come into play when you consider the cumulative standard normal distribution function (</w:t>
      </w:r>
      <w:r w:rsidRPr="00267FC5">
        <w:rPr>
          <w:rFonts w:ascii="Arial" w:hAnsi="Arial" w:cs="Arial"/>
          <w:i/>
          <w:iCs/>
          <w:color w:val="333333"/>
          <w:shd w:val="clear" w:color="auto" w:fill="FFFFFF"/>
        </w:rPr>
        <w:t>Φ</w:t>
      </w:r>
      <w:r w:rsidRPr="00B417B8">
        <w:rPr>
          <w:rFonts w:ascii="Arial" w:hAnsi="Arial" w:cs="Arial"/>
          <w:color w:val="333333"/>
          <w:shd w:val="clear" w:color="auto" w:fill="FFFFFF"/>
        </w:rPr>
        <w:t xml:space="preserve">) applied to these </w:t>
      </w:r>
      <w:r w:rsidRPr="00267FC5">
        <w:rPr>
          <w:rFonts w:ascii="Arial" w:hAnsi="Arial" w:cs="Arial"/>
          <w:i/>
          <w:iCs/>
          <w:color w:val="333333"/>
          <w:shd w:val="clear" w:color="auto" w:fill="FFFFFF"/>
        </w:rPr>
        <w:t>d1</w:t>
      </w:r>
      <w:r w:rsidRPr="00B417B8">
        <w:rPr>
          <w:rFonts w:ascii="Arial" w:hAnsi="Arial" w:cs="Arial"/>
          <w:color w:val="333333"/>
          <w:shd w:val="clear" w:color="auto" w:fill="FFFFFF"/>
        </w:rPr>
        <w:t xml:space="preserve"> and </w:t>
      </w:r>
      <w:r w:rsidRPr="00267FC5">
        <w:rPr>
          <w:rFonts w:ascii="Arial" w:hAnsi="Arial" w:cs="Arial"/>
          <w:i/>
          <w:iCs/>
          <w:color w:val="333333"/>
          <w:shd w:val="clear" w:color="auto" w:fill="FFFFFF"/>
        </w:rPr>
        <w:t>d2</w:t>
      </w:r>
      <w:r>
        <w:rPr>
          <w:rFonts w:ascii="Arial" w:hAnsi="Arial" w:cs="Arial"/>
          <w:color w:val="333333"/>
          <w:shd w:val="clear" w:color="auto" w:fill="FFFFFF"/>
        </w:rPr>
        <w:t xml:space="preserve"> </w:t>
      </w:r>
      <w:r w:rsidRPr="00B417B8">
        <w:rPr>
          <w:rFonts w:ascii="Arial" w:hAnsi="Arial" w:cs="Arial"/>
          <w:color w:val="333333"/>
          <w:shd w:val="clear" w:color="auto" w:fill="FFFFFF"/>
        </w:rPr>
        <w:t>values. The cumulative distribution function gives the probability that a standard normal random variable is less than or equal to a given value.</w:t>
      </w:r>
      <w:r>
        <w:rPr>
          <w:rFonts w:ascii="Arial" w:hAnsi="Arial" w:cs="Arial"/>
          <w:color w:val="333333"/>
          <w:shd w:val="clear" w:color="auto" w:fill="FFFFFF"/>
        </w:rPr>
        <w:t xml:space="preserve"> </w:t>
      </w:r>
      <w:r w:rsidRPr="00B417B8">
        <w:rPr>
          <w:rFonts w:ascii="Arial" w:hAnsi="Arial" w:cs="Arial"/>
          <w:color w:val="333333"/>
          <w:shd w:val="clear" w:color="auto" w:fill="FFFFFF"/>
        </w:rPr>
        <w:t>For a call option</w:t>
      </w:r>
      <w:r>
        <w:rPr>
          <w:rFonts w:ascii="Arial" w:hAnsi="Arial" w:cs="Arial"/>
          <w:color w:val="333333"/>
          <w:shd w:val="clear" w:color="auto" w:fill="FFFFFF"/>
        </w:rPr>
        <w:t xml:space="preserve">, </w:t>
      </w:r>
      <w:r w:rsidRPr="007233C1">
        <w:rPr>
          <w:rFonts w:ascii="Arial" w:hAnsi="Arial" w:cs="Arial"/>
          <w:i/>
          <w:iCs/>
          <w:color w:val="333333"/>
          <w:highlight w:val="green"/>
          <w:shd w:val="clear" w:color="auto" w:fill="FFFFFF"/>
        </w:rPr>
        <w:t>Φ(d2)</w:t>
      </w:r>
      <w:r w:rsidRPr="007233C1">
        <w:rPr>
          <w:rFonts w:ascii="Arial" w:hAnsi="Arial" w:cs="Arial"/>
          <w:color w:val="333333"/>
          <w:highlight w:val="green"/>
          <w:shd w:val="clear" w:color="auto" w:fill="FFFFFF"/>
        </w:rPr>
        <w:t xml:space="preserve"> represents</w:t>
      </w:r>
      <w:r w:rsidRPr="00B417B8">
        <w:rPr>
          <w:rFonts w:ascii="Arial" w:hAnsi="Arial" w:cs="Arial"/>
          <w:color w:val="333333"/>
          <w:shd w:val="clear" w:color="auto" w:fill="FFFFFF"/>
        </w:rPr>
        <w:t xml:space="preserve"> the</w:t>
      </w:r>
      <w:r>
        <w:rPr>
          <w:rFonts w:ascii="Arial" w:hAnsi="Arial" w:cs="Arial"/>
          <w:color w:val="333333"/>
          <w:shd w:val="clear" w:color="auto" w:fill="FFFFFF"/>
        </w:rPr>
        <w:t xml:space="preserve"> risk-neutral</w:t>
      </w:r>
      <w:r w:rsidRPr="00B417B8">
        <w:rPr>
          <w:rFonts w:ascii="Arial" w:hAnsi="Arial" w:cs="Arial"/>
          <w:color w:val="333333"/>
          <w:shd w:val="clear" w:color="auto" w:fill="FFFFFF"/>
        </w:rPr>
        <w:t xml:space="preserve"> probability that the option will finish in the money (stock price above the strike price)</w:t>
      </w:r>
      <w:r>
        <w:rPr>
          <w:rFonts w:ascii="Arial" w:hAnsi="Arial" w:cs="Arial"/>
          <w:color w:val="333333"/>
          <w:shd w:val="clear" w:color="auto" w:fill="FFFFFF"/>
        </w:rPr>
        <w:t xml:space="preserve"> and </w:t>
      </w:r>
      <w:r w:rsidRPr="007233C1">
        <w:rPr>
          <w:rFonts w:ascii="Arial" w:hAnsi="Arial" w:cs="Arial"/>
          <w:color w:val="333333"/>
          <w:highlight w:val="green"/>
          <w:shd w:val="clear" w:color="auto" w:fill="FFFFFF"/>
        </w:rPr>
        <w:t>(1-</w:t>
      </w:r>
      <w:r w:rsidRPr="007233C1">
        <w:rPr>
          <w:rFonts w:ascii="Arial" w:hAnsi="Arial" w:cs="Arial"/>
          <w:i/>
          <w:iCs/>
          <w:color w:val="333333"/>
          <w:highlight w:val="green"/>
          <w:shd w:val="clear" w:color="auto" w:fill="FFFFFF"/>
        </w:rPr>
        <w:t xml:space="preserve"> Φ(d2))</w:t>
      </w:r>
      <w:r w:rsidRPr="007233C1">
        <w:rPr>
          <w:rFonts w:ascii="Arial" w:hAnsi="Arial" w:cs="Arial"/>
          <w:color w:val="333333"/>
          <w:highlight w:val="green"/>
          <w:shd w:val="clear" w:color="auto" w:fill="FFFFFF"/>
        </w:rPr>
        <w:t xml:space="preserve"> represents</w:t>
      </w:r>
      <w:r w:rsidRPr="00B417B8">
        <w:rPr>
          <w:rFonts w:ascii="Arial" w:hAnsi="Arial" w:cs="Arial"/>
          <w:color w:val="333333"/>
          <w:shd w:val="clear" w:color="auto" w:fill="FFFFFF"/>
        </w:rPr>
        <w:t xml:space="preserve"> the probability that the option will finish out of the money (stock price below the strike price).</w:t>
      </w:r>
      <w:r>
        <w:rPr>
          <w:rFonts w:ascii="Arial" w:hAnsi="Arial" w:cs="Arial"/>
          <w:color w:val="333333"/>
          <w:shd w:val="clear" w:color="auto" w:fill="FFFFFF"/>
        </w:rPr>
        <w:t xml:space="preserve"> </w:t>
      </w:r>
      <w:r w:rsidRPr="00B417B8">
        <w:rPr>
          <w:rFonts w:ascii="Arial" w:hAnsi="Arial" w:cs="Arial"/>
          <w:color w:val="333333"/>
          <w:shd w:val="clear" w:color="auto" w:fill="FFFFFF"/>
        </w:rPr>
        <w:t xml:space="preserve">In summary, while </w:t>
      </w:r>
      <w:r w:rsidRPr="00267FC5">
        <w:rPr>
          <w:rFonts w:ascii="Arial" w:hAnsi="Arial" w:cs="Arial"/>
          <w:i/>
          <w:iCs/>
          <w:color w:val="333333"/>
          <w:shd w:val="clear" w:color="auto" w:fill="FFFFFF"/>
        </w:rPr>
        <w:t>d1</w:t>
      </w:r>
      <w:r w:rsidRPr="00B417B8">
        <w:rPr>
          <w:rFonts w:ascii="Arial" w:hAnsi="Arial" w:cs="Arial"/>
          <w:color w:val="333333"/>
          <w:shd w:val="clear" w:color="auto" w:fill="FFFFFF"/>
        </w:rPr>
        <w:t xml:space="preserve">​ and </w:t>
      </w:r>
      <w:r w:rsidRPr="00267FC5">
        <w:rPr>
          <w:rFonts w:ascii="Arial" w:hAnsi="Arial" w:cs="Arial"/>
          <w:i/>
          <w:iCs/>
          <w:color w:val="333333"/>
          <w:shd w:val="clear" w:color="auto" w:fill="FFFFFF"/>
        </w:rPr>
        <w:t>d2</w:t>
      </w:r>
      <w:r w:rsidRPr="00B417B8">
        <w:rPr>
          <w:rFonts w:ascii="Arial" w:hAnsi="Arial" w:cs="Arial"/>
          <w:color w:val="333333"/>
          <w:shd w:val="clear" w:color="auto" w:fill="FFFFFF"/>
        </w:rPr>
        <w:t xml:space="preserve">​ aren't direct probabilities, they are closely related to the probabilities of the option being in the money or out of the money. </w:t>
      </w:r>
    </w:p>
    <w:p w14:paraId="770E6E70" w14:textId="77777777" w:rsidR="008D1943" w:rsidRDefault="008D1943" w:rsidP="008D1943">
      <w:pPr>
        <w:spacing w:after="160" w:line="360" w:lineRule="auto"/>
        <w:ind w:firstLine="720"/>
        <w:jc w:val="both"/>
        <w:rPr>
          <w:rFonts w:ascii="Arial" w:hAnsi="Arial" w:cs="Arial"/>
          <w:color w:val="333333"/>
          <w:shd w:val="clear" w:color="auto" w:fill="FFFFFF"/>
        </w:rPr>
      </w:pPr>
      <w:r w:rsidRPr="00451878">
        <w:rPr>
          <w:rFonts w:ascii="Arial" w:hAnsi="Arial" w:cs="Arial"/>
          <w:color w:val="333333"/>
          <w:shd w:val="clear" w:color="auto" w:fill="FFFFFF"/>
        </w:rPr>
        <w:t xml:space="preserve">Over the course of </w:t>
      </w:r>
      <w:r>
        <w:rPr>
          <w:rFonts w:ascii="Arial" w:hAnsi="Arial" w:cs="Arial"/>
          <w:color w:val="333333"/>
          <w:shd w:val="clear" w:color="auto" w:fill="FFFFFF"/>
        </w:rPr>
        <w:t>this</w:t>
      </w:r>
      <w:r w:rsidRPr="00451878">
        <w:rPr>
          <w:rFonts w:ascii="Arial" w:hAnsi="Arial" w:cs="Arial"/>
          <w:color w:val="333333"/>
          <w:shd w:val="clear" w:color="auto" w:fill="FFFFFF"/>
        </w:rPr>
        <w:t xml:space="preserve"> research, </w:t>
      </w:r>
      <w:r>
        <w:rPr>
          <w:rFonts w:ascii="Arial" w:hAnsi="Arial" w:cs="Arial"/>
          <w:color w:val="333333"/>
          <w:shd w:val="clear" w:color="auto" w:fill="FFFFFF"/>
        </w:rPr>
        <w:t>we</w:t>
      </w:r>
      <w:r w:rsidRPr="00451878">
        <w:rPr>
          <w:rFonts w:ascii="Arial" w:hAnsi="Arial" w:cs="Arial"/>
          <w:color w:val="333333"/>
          <w:shd w:val="clear" w:color="auto" w:fill="FFFFFF"/>
        </w:rPr>
        <w:t xml:space="preserve"> have developed a multifaceted framework for pricing derivatives and modelling asset dynamics that integrates fuzzy set theory, fractional Brownian motion (</w:t>
      </w:r>
      <w:proofErr w:type="spellStart"/>
      <w:r w:rsidRPr="00451878">
        <w:rPr>
          <w:rFonts w:ascii="Arial" w:hAnsi="Arial" w:cs="Arial"/>
          <w:color w:val="333333"/>
          <w:shd w:val="clear" w:color="auto" w:fill="FFFFFF"/>
        </w:rPr>
        <w:t>fBm</w:t>
      </w:r>
      <w:proofErr w:type="spellEnd"/>
      <w:r w:rsidRPr="00451878">
        <w:rPr>
          <w:rFonts w:ascii="Arial" w:hAnsi="Arial" w:cs="Arial"/>
          <w:color w:val="333333"/>
          <w:shd w:val="clear" w:color="auto" w:fill="FFFFFF"/>
        </w:rPr>
        <w:t>), jump processes, and classical no-arbitrage principles under a risk-neutral measure. This approach does not merely extend one well-known model</w:t>
      </w:r>
      <w:r>
        <w:rPr>
          <w:rFonts w:ascii="Arial" w:hAnsi="Arial" w:cs="Arial"/>
          <w:color w:val="333333"/>
          <w:shd w:val="clear" w:color="auto" w:fill="FFFFFF"/>
        </w:rPr>
        <w:t>. I</w:t>
      </w:r>
      <w:r w:rsidRPr="00451878">
        <w:rPr>
          <w:rFonts w:ascii="Arial" w:hAnsi="Arial" w:cs="Arial"/>
          <w:color w:val="333333"/>
          <w:shd w:val="clear" w:color="auto" w:fill="FFFFFF"/>
        </w:rPr>
        <w:t>t synthesi</w:t>
      </w:r>
      <w:r>
        <w:rPr>
          <w:rFonts w:ascii="Arial" w:hAnsi="Arial" w:cs="Arial"/>
          <w:color w:val="333333"/>
          <w:shd w:val="clear" w:color="auto" w:fill="FFFFFF"/>
        </w:rPr>
        <w:t>s</w:t>
      </w:r>
      <w:r w:rsidRPr="00451878">
        <w:rPr>
          <w:rFonts w:ascii="Arial" w:hAnsi="Arial" w:cs="Arial"/>
          <w:color w:val="333333"/>
          <w:shd w:val="clear" w:color="auto" w:fill="FFFFFF"/>
        </w:rPr>
        <w:t>es multiple advanced elements from mathematical finance and stochastic calculus into a single comprehensive structure.</w:t>
      </w:r>
    </w:p>
    <w:p w14:paraId="7FAFA3FD" w14:textId="77777777" w:rsidR="008D1943" w:rsidRPr="00267FC5"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We</w:t>
      </w:r>
      <w:r w:rsidRPr="00267FC5">
        <w:rPr>
          <w:rFonts w:ascii="Arial" w:hAnsi="Arial" w:cs="Arial"/>
          <w:color w:val="333333"/>
          <w:shd w:val="clear" w:color="auto" w:fill="FFFFFF"/>
        </w:rPr>
        <w:t xml:space="preserve"> beg</w:t>
      </w:r>
      <w:r>
        <w:rPr>
          <w:rFonts w:ascii="Arial" w:hAnsi="Arial" w:cs="Arial"/>
          <w:color w:val="333333"/>
          <w:shd w:val="clear" w:color="auto" w:fill="FFFFFF"/>
        </w:rPr>
        <w:t>a</w:t>
      </w:r>
      <w:r w:rsidRPr="00267FC5">
        <w:rPr>
          <w:rFonts w:ascii="Arial" w:hAnsi="Arial" w:cs="Arial"/>
          <w:color w:val="333333"/>
          <w:shd w:val="clear" w:color="auto" w:fill="FFFFFF"/>
        </w:rPr>
        <w:t xml:space="preserve">n by defining an SDE in which fuzzy concepts (upper/lower functions for membership levels) are combined with fractional Brownian motion having Hurst exponent </w:t>
      </w:r>
      <w:r w:rsidRPr="00267FC5">
        <w:rPr>
          <w:rFonts w:ascii="Arial" w:hAnsi="Arial" w:cs="Arial"/>
          <w:i/>
          <w:iCs/>
          <w:color w:val="333333"/>
          <w:shd w:val="clear" w:color="auto" w:fill="FFFFFF"/>
        </w:rPr>
        <w:t>H &gt; ½</w:t>
      </w:r>
      <w:r w:rsidRPr="00267FC5">
        <w:rPr>
          <w:rFonts w:ascii="Arial" w:hAnsi="Arial" w:cs="Arial"/>
          <w:color w:val="333333"/>
          <w:shd w:val="clear" w:color="auto" w:fill="FFFFFF"/>
        </w:rPr>
        <w:t>​. Standard fractional finance work typically involves only a fractional Brownian model or a deterministic fuzzy model, but not both simultaneously. Our step of allowing the SDE’s drift and diffusion terms to depend on fuzzy processes introduces extra flexibility in capturing uncertainty. This alone is more advanced than most single-parameter fractional or fuzzy finance models.</w:t>
      </w:r>
    </w:p>
    <w:p w14:paraId="103310EE" w14:textId="77777777" w:rsidR="008D1943" w:rsidRDefault="008D1943" w:rsidP="008D1943">
      <w:pPr>
        <w:spacing w:after="160"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Instead of using a purely classical PDE</w:t>
      </w:r>
      <w:r>
        <w:rPr>
          <w:rFonts w:ascii="Arial" w:hAnsi="Arial" w:cs="Arial"/>
          <w:color w:val="333333"/>
          <w:shd w:val="clear" w:color="auto" w:fill="FFFFFF"/>
        </w:rPr>
        <w:t xml:space="preserve">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m:t>
            </m:r>
          </m:e>
          <m:sub>
            <m:r>
              <w:rPr>
                <w:rFonts w:ascii="Cambria Math" w:hAnsi="Cambria Math" w:cs="Arial"/>
                <w:color w:val="333333"/>
                <w:shd w:val="clear" w:color="auto" w:fill="FFFFFF"/>
              </w:rPr>
              <m:t>t</m:t>
            </m:r>
          </m:sub>
        </m:sSub>
        <m:r>
          <w:rPr>
            <w:rFonts w:ascii="Cambria Math" w:hAnsi="Cambria Math" w:cs="Arial"/>
            <w:color w:val="333333"/>
            <w:shd w:val="clear" w:color="auto" w:fill="FFFFFF"/>
          </w:rPr>
          <m:t>u+Lu=0</m:t>
        </m:r>
      </m:oMath>
      <w:r w:rsidRPr="00267FC5">
        <w:rPr>
          <w:rFonts w:ascii="Arial" w:hAnsi="Arial" w:cs="Arial"/>
          <w:i/>
          <w:color w:val="333333"/>
          <w:shd w:val="clear" w:color="auto" w:fill="FFFFFF"/>
        </w:rPr>
        <w:t>,</w:t>
      </w:r>
      <w:r w:rsidRPr="00267FC5">
        <w:rPr>
          <w:rFonts w:ascii="Arial" w:hAnsi="Arial" w:cs="Arial"/>
          <w:color w:val="333333"/>
          <w:shd w:val="clear" w:color="auto" w:fill="FFFFFF"/>
        </w:rPr>
        <w:t xml:space="preserve"> </w:t>
      </w:r>
      <w:r>
        <w:rPr>
          <w:rFonts w:ascii="Arial" w:hAnsi="Arial" w:cs="Arial"/>
          <w:color w:val="333333"/>
          <w:shd w:val="clear" w:color="auto" w:fill="FFFFFF"/>
        </w:rPr>
        <w:t>we</w:t>
      </w:r>
      <w:r w:rsidRPr="00267FC5">
        <w:rPr>
          <w:rFonts w:ascii="Arial" w:hAnsi="Arial" w:cs="Arial"/>
          <w:color w:val="333333"/>
          <w:shd w:val="clear" w:color="auto" w:fill="FFFFFF"/>
        </w:rPr>
        <w:t xml:space="preserve"> design</w:t>
      </w:r>
      <w:r>
        <w:rPr>
          <w:rFonts w:ascii="Arial" w:hAnsi="Arial" w:cs="Arial"/>
          <w:color w:val="333333"/>
          <w:shd w:val="clear" w:color="auto" w:fill="FFFFFF"/>
        </w:rPr>
        <w:t>ed</w:t>
      </w:r>
      <w:r w:rsidRPr="00267FC5">
        <w:rPr>
          <w:rFonts w:ascii="Arial" w:hAnsi="Arial" w:cs="Arial"/>
          <w:color w:val="333333"/>
          <w:shd w:val="clear" w:color="auto" w:fill="FFFFFF"/>
        </w:rPr>
        <w:t xml:space="preserve"> a custom PDE </w:t>
      </w:r>
      <w:r>
        <w:rPr>
          <w:rFonts w:ascii="Arial" w:hAnsi="Arial" w:cs="Arial"/>
          <w:color w:val="333333"/>
          <w:shd w:val="clear" w:color="auto" w:fill="FFFFFF"/>
        </w:rPr>
        <w:t>with</w:t>
      </w:r>
      <w:r w:rsidRPr="00267FC5">
        <w:rPr>
          <w:rFonts w:ascii="Arial" w:hAnsi="Arial" w:cs="Arial"/>
          <w:color w:val="333333"/>
          <w:shd w:val="clear" w:color="auto" w:fill="FFFFFF"/>
        </w:rPr>
        <w:t xml:space="preserve"> embed</w:t>
      </w:r>
      <w:r>
        <w:rPr>
          <w:rFonts w:ascii="Arial" w:hAnsi="Arial" w:cs="Arial"/>
          <w:color w:val="333333"/>
          <w:shd w:val="clear" w:color="auto" w:fill="FFFFFF"/>
        </w:rPr>
        <w:t>ded</w:t>
      </w:r>
      <w:r w:rsidRPr="00267FC5">
        <w:rPr>
          <w:rFonts w:ascii="Arial" w:hAnsi="Arial" w:cs="Arial"/>
          <w:color w:val="333333"/>
          <w:shd w:val="clear" w:color="auto" w:fill="FFFFFF"/>
        </w:rPr>
        <w:t xml:space="preserve"> exponential </w:t>
      </w:r>
      <w:r>
        <w:rPr>
          <w:rFonts w:ascii="Arial" w:hAnsi="Arial" w:cs="Arial"/>
          <w:color w:val="333333"/>
          <w:shd w:val="clear" w:color="auto" w:fill="FFFFFF"/>
        </w:rPr>
        <w:t>and</w:t>
      </w:r>
      <w:r w:rsidRPr="00267FC5">
        <w:rPr>
          <w:rFonts w:ascii="Arial" w:hAnsi="Arial" w:cs="Arial"/>
          <w:color w:val="333333"/>
          <w:shd w:val="clear" w:color="auto" w:fill="FFFFFF"/>
        </w:rPr>
        <w:t xml:space="preserve"> hyperbolic functions for negative drift</w:t>
      </w:r>
      <w:r>
        <w:rPr>
          <w:rFonts w:ascii="Arial" w:hAnsi="Arial" w:cs="Arial"/>
          <w:color w:val="333333"/>
          <w:shd w:val="clear" w:color="auto" w:fill="FFFFFF"/>
        </w:rPr>
        <w:t xml:space="preserve">. </w:t>
      </w:r>
      <w:r w:rsidRPr="00267FC5">
        <w:rPr>
          <w:rFonts w:ascii="Arial" w:hAnsi="Arial" w:cs="Arial"/>
          <w:color w:val="333333"/>
          <w:shd w:val="clear" w:color="auto" w:fill="FFFFFF"/>
        </w:rPr>
        <w:t>This</w:t>
      </w:r>
      <w:r>
        <w:rPr>
          <w:rFonts w:ascii="Arial" w:hAnsi="Arial" w:cs="Arial"/>
          <w:color w:val="333333"/>
          <w:shd w:val="clear" w:color="auto" w:fill="FFFFFF"/>
        </w:rPr>
        <w:t xml:space="preserve"> is an</w:t>
      </w:r>
      <w:r w:rsidRPr="00267FC5">
        <w:rPr>
          <w:rFonts w:ascii="Arial" w:hAnsi="Arial" w:cs="Arial"/>
          <w:color w:val="333333"/>
          <w:shd w:val="clear" w:color="auto" w:fill="FFFFFF"/>
        </w:rPr>
        <w:t xml:space="preserve"> </w:t>
      </w:r>
      <w:r>
        <w:rPr>
          <w:rFonts w:ascii="Arial" w:hAnsi="Arial" w:cs="Arial"/>
          <w:color w:val="333333"/>
          <w:shd w:val="clear" w:color="auto" w:fill="FFFFFF"/>
        </w:rPr>
        <w:t>extension of</w:t>
      </w:r>
      <w:r w:rsidRPr="00267FC5">
        <w:rPr>
          <w:rFonts w:ascii="Arial" w:hAnsi="Arial" w:cs="Arial"/>
          <w:color w:val="333333"/>
          <w:shd w:val="clear" w:color="auto" w:fill="FFFFFF"/>
        </w:rPr>
        <w:t xml:space="preserve"> standard PDE–SDE bridging via Feynman–Kac</w:t>
      </w:r>
      <w:r>
        <w:rPr>
          <w:rFonts w:ascii="Arial" w:hAnsi="Arial" w:cs="Arial"/>
          <w:color w:val="333333"/>
          <w:shd w:val="clear" w:color="auto" w:fill="FFFFFF"/>
        </w:rPr>
        <w:t xml:space="preserve"> which</w:t>
      </w:r>
      <w:r w:rsidRPr="00267FC5">
        <w:rPr>
          <w:rFonts w:ascii="Arial" w:hAnsi="Arial" w:cs="Arial"/>
          <w:color w:val="333333"/>
          <w:shd w:val="clear" w:color="auto" w:fill="FFFFFF"/>
        </w:rPr>
        <w:t xml:space="preserve"> typically places all operators on the left-hand side, ensuring a known diffusion generator. Our method is a </w:t>
      </w:r>
      <w:r w:rsidRPr="00267FC5">
        <w:rPr>
          <w:rFonts w:ascii="Arial" w:hAnsi="Arial" w:cs="Arial"/>
          <w:color w:val="333333"/>
          <w:shd w:val="clear" w:color="auto" w:fill="FFFFFF"/>
        </w:rPr>
        <w:lastRenderedPageBreak/>
        <w:t xml:space="preserve">hybrid approach, creating a direct path to solving an enriched PDE that captures both fractional </w:t>
      </w:r>
      <w:r w:rsidRPr="00451878">
        <w:rPr>
          <w:rFonts w:ascii="Arial" w:hAnsi="Arial" w:cs="Arial"/>
          <w:color w:val="333333"/>
          <w:shd w:val="clear" w:color="auto" w:fill="FFFFFF"/>
        </w:rPr>
        <w:t>behaviour</w:t>
      </w:r>
      <w:r w:rsidRPr="00267FC5">
        <w:rPr>
          <w:rFonts w:ascii="Arial" w:hAnsi="Arial" w:cs="Arial"/>
          <w:color w:val="333333"/>
          <w:shd w:val="clear" w:color="auto" w:fill="FFFFFF"/>
        </w:rPr>
        <w:t xml:space="preserve"> through exponents involving </w:t>
      </w:r>
      <m:oMath>
        <m:r>
          <w:rPr>
            <w:rFonts w:ascii="Cambria Math" w:hAnsi="Cambria Math" w:cs="Arial"/>
            <w:color w:val="333333"/>
            <w:shd w:val="clear" w:color="auto" w:fill="FFFFFF"/>
          </w:rPr>
          <m:t>σ</m:t>
        </m:r>
        <m:sSup>
          <m:sSupPr>
            <m:ctrlPr>
              <w:rPr>
                <w:rFonts w:ascii="Cambria Math" w:hAnsi="Cambria Math" w:cs="Arial"/>
                <w:i/>
                <w:iCs/>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oMath>
      <w:r>
        <w:rPr>
          <w:rFonts w:ascii="Arial" w:hAnsi="Arial" w:cs="Arial"/>
          <w:color w:val="333333"/>
          <w:shd w:val="clear" w:color="auto" w:fill="FFFFFF"/>
        </w:rPr>
        <w:t xml:space="preserve"> </w:t>
      </w:r>
      <w:r w:rsidRPr="00267FC5">
        <w:rPr>
          <w:rFonts w:ascii="Arial" w:hAnsi="Arial" w:cs="Arial"/>
          <w:color w:val="333333"/>
          <w:shd w:val="clear" w:color="auto" w:fill="FFFFFF"/>
        </w:rPr>
        <w:t>and fuzzy membership constraints through special boundary or integral conditions.</w:t>
      </w:r>
    </w:p>
    <w:p w14:paraId="121D4338" w14:textId="77777777" w:rsidR="008D1943" w:rsidRPr="00267FC5"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We</w:t>
      </w:r>
      <w:r w:rsidRPr="00267FC5">
        <w:rPr>
          <w:rFonts w:ascii="Arial" w:hAnsi="Arial" w:cs="Arial"/>
          <w:color w:val="333333"/>
          <w:shd w:val="clear" w:color="auto" w:fill="FFFFFF"/>
        </w:rPr>
        <w:t xml:space="preserve"> then invoke Girsanov’s theorem to shift from the “real-world” measure </w:t>
      </w:r>
      <w:r w:rsidRPr="00267FC5">
        <w:rPr>
          <w:rFonts w:ascii="Arial" w:hAnsi="Arial" w:cs="Arial"/>
          <w:b/>
          <w:bCs/>
          <w:i/>
          <w:iCs/>
          <w:color w:val="333333"/>
          <w:shd w:val="clear" w:color="auto" w:fill="FFFFFF"/>
        </w:rPr>
        <w:t>P</w:t>
      </w:r>
      <w:r w:rsidRPr="00267FC5">
        <w:rPr>
          <w:rFonts w:ascii="Arial" w:hAnsi="Arial" w:cs="Arial"/>
          <w:color w:val="333333"/>
          <w:shd w:val="clear" w:color="auto" w:fill="FFFFFF"/>
        </w:rPr>
        <w:t xml:space="preserve"> to a “risk-neutral” measure </w:t>
      </w:r>
      <w:r w:rsidRPr="00267FC5">
        <w:rPr>
          <w:rFonts w:ascii="Arial" w:hAnsi="Arial" w:cs="Arial"/>
          <w:b/>
          <w:bCs/>
          <w:i/>
          <w:iCs/>
          <w:color w:val="333333"/>
          <w:shd w:val="clear" w:color="auto" w:fill="FFFFFF"/>
        </w:rPr>
        <w:t>Q</w:t>
      </w:r>
      <w:r>
        <w:rPr>
          <w:rFonts w:ascii="Arial" w:hAnsi="Arial" w:cs="Arial"/>
          <w:color w:val="333333"/>
          <w:shd w:val="clear" w:color="auto" w:fill="FFFFFF"/>
        </w:rPr>
        <w:t>.</w:t>
      </w:r>
      <w:r w:rsidRPr="00267FC5">
        <w:rPr>
          <w:rFonts w:ascii="Arial" w:hAnsi="Arial" w:cs="Arial"/>
          <w:color w:val="333333"/>
          <w:shd w:val="clear" w:color="auto" w:fill="FFFFFF"/>
        </w:rPr>
        <w:t xml:space="preserve"> This step is typical in modern finance, but </w:t>
      </w:r>
      <w:r>
        <w:rPr>
          <w:rFonts w:ascii="Arial" w:hAnsi="Arial" w:cs="Arial"/>
          <w:color w:val="333333"/>
          <w:shd w:val="clear" w:color="auto" w:fill="FFFFFF"/>
        </w:rPr>
        <w:t>we</w:t>
      </w:r>
      <w:r w:rsidRPr="00267FC5">
        <w:rPr>
          <w:rFonts w:ascii="Arial" w:hAnsi="Arial" w:cs="Arial"/>
          <w:color w:val="333333"/>
          <w:shd w:val="clear" w:color="auto" w:fill="FFFFFF"/>
        </w:rPr>
        <w:t xml:space="preserve"> apply it to a fuzzy fractional mixed jump environment</w:t>
      </w:r>
      <w:r>
        <w:rPr>
          <w:rFonts w:ascii="Arial" w:hAnsi="Arial" w:cs="Arial"/>
          <w:color w:val="333333"/>
          <w:shd w:val="clear" w:color="auto" w:fill="FFFFFF"/>
        </w:rPr>
        <w:t>. We</w:t>
      </w:r>
      <w:r w:rsidRPr="00267FC5">
        <w:rPr>
          <w:rFonts w:ascii="Arial" w:hAnsi="Arial" w:cs="Arial"/>
          <w:color w:val="333333"/>
          <w:shd w:val="clear" w:color="auto" w:fill="FFFFFF"/>
        </w:rPr>
        <w:t xml:space="preserve"> demonstrat</w:t>
      </w:r>
      <w:r>
        <w:rPr>
          <w:rFonts w:ascii="Arial" w:hAnsi="Arial" w:cs="Arial"/>
          <w:color w:val="333333"/>
          <w:shd w:val="clear" w:color="auto" w:fill="FFFFFF"/>
        </w:rPr>
        <w:t>e</w:t>
      </w:r>
      <w:r w:rsidRPr="00267FC5">
        <w:rPr>
          <w:rFonts w:ascii="Arial" w:hAnsi="Arial" w:cs="Arial"/>
          <w:color w:val="333333"/>
          <w:shd w:val="clear" w:color="auto" w:fill="FFFFFF"/>
        </w:rPr>
        <w:t xml:space="preserve"> that the drift changes while the diffusion remains unaffected, combined with </w:t>
      </w:r>
      <w:r>
        <w:rPr>
          <w:rFonts w:ascii="Arial" w:hAnsi="Arial" w:cs="Arial"/>
          <w:color w:val="333333"/>
          <w:shd w:val="clear" w:color="auto" w:fill="FFFFFF"/>
        </w:rPr>
        <w:t>our</w:t>
      </w:r>
      <w:r w:rsidRPr="00267FC5">
        <w:rPr>
          <w:rFonts w:ascii="Arial" w:hAnsi="Arial" w:cs="Arial"/>
          <w:color w:val="333333"/>
          <w:shd w:val="clear" w:color="auto" w:fill="FFFFFF"/>
        </w:rPr>
        <w:t xml:space="preserve"> no-arbitrage condition </w:t>
      </w:r>
      <w:r w:rsidRPr="00267FC5">
        <w:rPr>
          <w:rFonts w:ascii="Arial" w:hAnsi="Arial" w:cs="Arial"/>
          <w:i/>
          <w:iCs/>
          <w:color w:val="333333"/>
          <w:shd w:val="clear" w:color="auto" w:fill="FFFFFF"/>
        </w:rPr>
        <w:t>μ=r−λ(J−1),</w:t>
      </w:r>
      <w:r w:rsidRPr="00267FC5">
        <w:rPr>
          <w:rFonts w:ascii="Arial" w:hAnsi="Arial" w:cs="Arial"/>
          <w:color w:val="333333"/>
          <w:shd w:val="clear" w:color="auto" w:fill="FFFFFF"/>
        </w:rPr>
        <w:t xml:space="preserve"> </w:t>
      </w:r>
      <w:r>
        <w:rPr>
          <w:rFonts w:ascii="Arial" w:hAnsi="Arial" w:cs="Arial"/>
          <w:color w:val="333333"/>
          <w:shd w:val="clear" w:color="auto" w:fill="FFFFFF"/>
        </w:rPr>
        <w:t xml:space="preserve">it </w:t>
      </w:r>
      <w:r w:rsidRPr="00267FC5">
        <w:rPr>
          <w:rFonts w:ascii="Arial" w:hAnsi="Arial" w:cs="Arial"/>
          <w:color w:val="333333"/>
          <w:shd w:val="clear" w:color="auto" w:fill="FFFFFF"/>
        </w:rPr>
        <w:t>ensures consistency with fundamental asset pricing principles. This bridging of fuzzy fractional assets to classical “risk-neutral” arguments is innovative because standard fuzzy finance seldom performs measure change in this manner.</w:t>
      </w:r>
    </w:p>
    <w:p w14:paraId="07A87D22" w14:textId="77777777" w:rsidR="008D1943" w:rsidRPr="00267FC5" w:rsidRDefault="008D1943" w:rsidP="008D1943">
      <w:pPr>
        <w:spacing w:after="160"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 xml:space="preserve">Additionally, </w:t>
      </w:r>
      <w:r>
        <w:rPr>
          <w:rFonts w:ascii="Arial" w:hAnsi="Arial" w:cs="Arial"/>
          <w:color w:val="333333"/>
          <w:shd w:val="clear" w:color="auto" w:fill="FFFFFF"/>
        </w:rPr>
        <w:t>we</w:t>
      </w:r>
      <w:r w:rsidRPr="00267FC5">
        <w:rPr>
          <w:rFonts w:ascii="Arial" w:hAnsi="Arial" w:cs="Arial"/>
          <w:color w:val="333333"/>
          <w:shd w:val="clear" w:color="auto" w:fill="FFFFFF"/>
        </w:rPr>
        <w:t xml:space="preserve"> draw on </w:t>
      </w:r>
      <w:proofErr w:type="spellStart"/>
      <w:r w:rsidRPr="00267FC5">
        <w:rPr>
          <w:rFonts w:ascii="Arial" w:hAnsi="Arial" w:cs="Arial"/>
          <w:color w:val="333333"/>
          <w:shd w:val="clear" w:color="auto" w:fill="FFFFFF"/>
        </w:rPr>
        <w:t>Cheridito’s</w:t>
      </w:r>
      <w:proofErr w:type="spellEnd"/>
      <w:r w:rsidRPr="00267FC5">
        <w:rPr>
          <w:rFonts w:ascii="Arial" w:hAnsi="Arial" w:cs="Arial"/>
          <w:color w:val="333333"/>
          <w:shd w:val="clear" w:color="auto" w:fill="FFFFFF"/>
        </w:rPr>
        <w:t xml:space="preserve"> mixed fractional Brownian framework, referencing the condition </w:t>
      </w:r>
      <w:r w:rsidRPr="00267FC5">
        <w:rPr>
          <w:rFonts w:ascii="Arial" w:hAnsi="Arial" w:cs="Arial"/>
          <w:i/>
          <w:iCs/>
          <w:color w:val="333333"/>
          <w:shd w:val="clear" w:color="auto" w:fill="FFFFFF"/>
        </w:rPr>
        <w:t>H&gt;¾</w:t>
      </w:r>
      <w:r>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for certain regularity </w:t>
      </w:r>
      <w:r w:rsidRPr="007233C1">
        <w:rPr>
          <w:rFonts w:ascii="Arial" w:hAnsi="Arial" w:cs="Arial"/>
          <w:color w:val="333333"/>
          <w:highlight w:val="green"/>
          <w:shd w:val="clear" w:color="auto" w:fill="FFFFFF"/>
        </w:rPr>
        <w:t xml:space="preserve">and on </w:t>
      </w:r>
      <w:proofErr w:type="spellStart"/>
      <w:r w:rsidRPr="007233C1">
        <w:rPr>
          <w:rFonts w:ascii="Arial" w:hAnsi="Arial" w:cs="Arial"/>
          <w:color w:val="333333"/>
          <w:highlight w:val="green"/>
          <w:shd w:val="clear" w:color="auto" w:fill="FFFFFF"/>
        </w:rPr>
        <w:t>pathwise</w:t>
      </w:r>
      <w:proofErr w:type="spellEnd"/>
      <w:r w:rsidRPr="007233C1">
        <w:rPr>
          <w:rFonts w:ascii="Arial" w:hAnsi="Arial" w:cs="Arial"/>
          <w:color w:val="333333"/>
          <w:highlight w:val="green"/>
          <w:shd w:val="clear" w:color="auto" w:fill="FFFFFF"/>
        </w:rPr>
        <w:t xml:space="preserve"> existence/uniqueness (Young rough integration) for </w:t>
      </w:r>
      <w:r w:rsidRPr="007233C1">
        <w:rPr>
          <w:rFonts w:ascii="Arial" w:hAnsi="Arial" w:cs="Arial"/>
          <w:i/>
          <w:iCs/>
          <w:color w:val="333333"/>
          <w:highlight w:val="green"/>
          <w:shd w:val="clear" w:color="auto" w:fill="FFFFFF"/>
        </w:rPr>
        <w:t>H&gt; ½.</w:t>
      </w:r>
      <w:r w:rsidRPr="007233C1">
        <w:rPr>
          <w:rFonts w:ascii="Arial" w:hAnsi="Arial" w:cs="Arial"/>
          <w:color w:val="333333"/>
          <w:highlight w:val="green"/>
          <w:shd w:val="clear" w:color="auto" w:fill="FFFFFF"/>
        </w:rPr>
        <w:t xml:space="preserve"> </w:t>
      </w:r>
      <w:r w:rsidRPr="00267FC5">
        <w:rPr>
          <w:rFonts w:ascii="Arial" w:hAnsi="Arial" w:cs="Arial"/>
          <w:color w:val="333333"/>
          <w:shd w:val="clear" w:color="auto" w:fill="FFFFFF"/>
        </w:rPr>
        <w:t xml:space="preserve"> </w:t>
      </w:r>
      <w:r>
        <w:rPr>
          <w:rFonts w:ascii="Arial" w:hAnsi="Arial" w:cs="Arial"/>
          <w:color w:val="333333"/>
          <w:shd w:val="clear" w:color="auto" w:fill="FFFFFF"/>
        </w:rPr>
        <w:t>We</w:t>
      </w:r>
      <w:r w:rsidRPr="00267FC5">
        <w:rPr>
          <w:rFonts w:ascii="Arial" w:hAnsi="Arial" w:cs="Arial"/>
          <w:color w:val="333333"/>
          <w:shd w:val="clear" w:color="auto" w:fill="FFFFFF"/>
        </w:rPr>
        <w:t xml:space="preserve"> then incorporate Poisson </w:t>
      </w:r>
      <w:proofErr w:type="spellStart"/>
      <w:r w:rsidRPr="00267FC5">
        <w:rPr>
          <w:rFonts w:ascii="Arial" w:hAnsi="Arial" w:cs="Arial"/>
          <w:color w:val="333333"/>
          <w:shd w:val="clear" w:color="auto" w:fill="FFFFFF"/>
        </w:rPr>
        <w:t>i.i.d.</w:t>
      </w:r>
      <w:proofErr w:type="spellEnd"/>
      <w:r w:rsidRPr="00267FC5">
        <w:rPr>
          <w:rFonts w:ascii="Arial" w:hAnsi="Arial" w:cs="Arial"/>
          <w:color w:val="333333"/>
          <w:shd w:val="clear" w:color="auto" w:fill="FFFFFF"/>
        </w:rPr>
        <w:t xml:space="preserve"> jump sequences (V</w:t>
      </w:r>
      <w:r w:rsidRPr="00267FC5">
        <w:rPr>
          <w:rFonts w:ascii="Arial" w:hAnsi="Arial" w:cs="Arial"/>
          <w:color w:val="333333"/>
          <w:shd w:val="clear" w:color="auto" w:fill="FFFFFF"/>
          <w:vertAlign w:val="subscript"/>
        </w:rPr>
        <w:t>i</w:t>
      </w:r>
      <w:r w:rsidRPr="00267FC5">
        <w:rPr>
          <w:rFonts w:ascii="Arial" w:hAnsi="Arial" w:cs="Arial"/>
          <w:color w:val="333333"/>
          <w:shd w:val="clear" w:color="auto" w:fill="FFFFFF"/>
        </w:rPr>
        <w:t xml:space="preserve">) to capture jump risk. This yields an SDE or PDE that unifies continuous fractional noise, discrete jumps, and fuzzy uncertainty. Such synergy between fractional noise, fuzzy membership, and jumps is rarely attempted, making </w:t>
      </w:r>
      <w:r>
        <w:rPr>
          <w:rFonts w:ascii="Arial" w:hAnsi="Arial" w:cs="Arial"/>
          <w:color w:val="333333"/>
          <w:shd w:val="clear" w:color="auto" w:fill="FFFFFF"/>
        </w:rPr>
        <w:t>our</w:t>
      </w:r>
      <w:r w:rsidRPr="00267FC5">
        <w:rPr>
          <w:rFonts w:ascii="Arial" w:hAnsi="Arial" w:cs="Arial"/>
          <w:color w:val="333333"/>
          <w:shd w:val="clear" w:color="auto" w:fill="FFFFFF"/>
        </w:rPr>
        <w:t xml:space="preserve"> model significantly more </w:t>
      </w:r>
      <w:r>
        <w:rPr>
          <w:rFonts w:ascii="Arial" w:hAnsi="Arial" w:cs="Arial"/>
          <w:color w:val="333333"/>
          <w:shd w:val="clear" w:color="auto" w:fill="FFFFFF"/>
        </w:rPr>
        <w:t xml:space="preserve">unified </w:t>
      </w:r>
      <w:r w:rsidRPr="00267FC5">
        <w:rPr>
          <w:rFonts w:ascii="Arial" w:hAnsi="Arial" w:cs="Arial"/>
          <w:color w:val="333333"/>
          <w:shd w:val="clear" w:color="auto" w:fill="FFFFFF"/>
        </w:rPr>
        <w:t>than classical jump-diffusions or single-parameter fractional SDEs.</w:t>
      </w:r>
    </w:p>
    <w:p w14:paraId="65D54742" w14:textId="77777777" w:rsidR="008D1943" w:rsidRPr="007233C1" w:rsidRDefault="008D1943" w:rsidP="008D1943">
      <w:pPr>
        <w:spacing w:after="160" w:line="360" w:lineRule="auto"/>
        <w:ind w:firstLine="720"/>
        <w:jc w:val="both"/>
        <w:rPr>
          <w:rFonts w:ascii="Arial" w:hAnsi="Arial" w:cs="Arial"/>
          <w:strike/>
          <w:color w:val="333333"/>
          <w:shd w:val="clear" w:color="auto" w:fill="FFFFFF"/>
        </w:rPr>
      </w:pPr>
      <w:r>
        <w:rPr>
          <w:rFonts w:ascii="Arial" w:hAnsi="Arial" w:cs="Arial"/>
          <w:color w:val="333333"/>
          <w:shd w:val="clear" w:color="auto" w:fill="FFFFFF"/>
        </w:rPr>
        <w:t>Our</w:t>
      </w:r>
      <w:r w:rsidRPr="00267FC5">
        <w:rPr>
          <w:rFonts w:ascii="Arial" w:hAnsi="Arial" w:cs="Arial"/>
          <w:color w:val="333333"/>
          <w:shd w:val="clear" w:color="auto" w:fill="FFFFFF"/>
        </w:rPr>
        <w:t xml:space="preserve"> final expressions for option pricing</w:t>
      </w:r>
      <w:r>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iterated expectations with respect to </w:t>
      </w:r>
      <w:r w:rsidRPr="00267FC5">
        <w:rPr>
          <w:rFonts w:ascii="Arial" w:hAnsi="Arial" w:cs="Arial"/>
          <w:i/>
          <w:iCs/>
          <w:color w:val="333333"/>
          <w:shd w:val="clear" w:color="auto" w:fill="FFFFFF"/>
        </w:rPr>
        <w:t>σ(∑Y</w:t>
      </w:r>
      <w:r w:rsidRPr="00267FC5">
        <w:rPr>
          <w:rFonts w:ascii="Arial" w:hAnsi="Arial" w:cs="Arial"/>
          <w:i/>
          <w:iCs/>
          <w:color w:val="333333"/>
          <w:shd w:val="clear" w:color="auto" w:fill="FFFFFF"/>
          <w:vertAlign w:val="subscript"/>
        </w:rPr>
        <w:t>i</w:t>
      </w:r>
      <w:r w:rsidRPr="00267FC5">
        <w:rPr>
          <w:rFonts w:ascii="Arial" w:hAnsi="Arial" w:cs="Arial"/>
          <w:i/>
          <w:iCs/>
          <w:color w:val="333333"/>
          <w:shd w:val="clear" w:color="auto" w:fill="FFFFFF"/>
        </w:rPr>
        <w:t>)</w:t>
      </w:r>
      <w:r w:rsidRPr="00267FC5">
        <w:rPr>
          <w:rFonts w:ascii="Arial" w:hAnsi="Arial" w:cs="Arial"/>
          <w:color w:val="333333"/>
          <w:shd w:val="clear" w:color="auto" w:fill="FFFFFF"/>
        </w:rPr>
        <w:t xml:space="preserve">, integrals involving </w:t>
      </w:r>
      <w:r w:rsidRPr="00267FC5">
        <w:rPr>
          <w:rFonts w:ascii="Arial" w:hAnsi="Arial" w:cs="Arial"/>
          <w:i/>
          <w:iCs/>
          <w:color w:val="333333"/>
          <w:shd w:val="clear" w:color="auto" w:fill="FFFFFF"/>
        </w:rPr>
        <w:t>Φ(d</w:t>
      </w:r>
      <w:r w:rsidRPr="00267FC5">
        <w:rPr>
          <w:rFonts w:ascii="Arial" w:hAnsi="Arial" w:cs="Arial"/>
          <w:i/>
          <w:iCs/>
          <w:color w:val="333333"/>
          <w:shd w:val="clear" w:color="auto" w:fill="FFFFFF"/>
          <w:vertAlign w:val="subscript"/>
        </w:rPr>
        <w:t>1</w:t>
      </w:r>
      <w:r w:rsidRPr="00267FC5">
        <w:rPr>
          <w:rFonts w:ascii="Arial" w:hAnsi="Arial" w:cs="Arial"/>
          <w:i/>
          <w:iCs/>
          <w:color w:val="333333"/>
          <w:shd w:val="clear" w:color="auto" w:fill="FFFFFF"/>
        </w:rPr>
        <w:t>)</w:t>
      </w:r>
      <w:r w:rsidRPr="00267FC5">
        <w:rPr>
          <w:rFonts w:ascii="Arial" w:hAnsi="Arial" w:cs="Arial"/>
          <w:color w:val="333333"/>
          <w:shd w:val="clear" w:color="auto" w:fill="FFFFFF"/>
        </w:rPr>
        <w:t xml:space="preserve"> and </w:t>
      </w:r>
      <w:r w:rsidRPr="00267FC5">
        <w:rPr>
          <w:rFonts w:ascii="Arial" w:hAnsi="Arial" w:cs="Arial"/>
          <w:i/>
          <w:iCs/>
          <w:color w:val="333333"/>
          <w:shd w:val="clear" w:color="auto" w:fill="FFFFFF"/>
        </w:rPr>
        <w:t>Φ(d</w:t>
      </w:r>
      <w:r w:rsidRPr="00267FC5">
        <w:rPr>
          <w:rFonts w:ascii="Arial" w:hAnsi="Arial" w:cs="Arial"/>
          <w:i/>
          <w:iCs/>
          <w:color w:val="333333"/>
          <w:shd w:val="clear" w:color="auto" w:fill="FFFFFF"/>
          <w:vertAlign w:val="subscript"/>
        </w:rPr>
        <w:t>2</w:t>
      </w:r>
      <w:r w:rsidRPr="00267FC5">
        <w:rPr>
          <w:rFonts w:ascii="Arial" w:hAnsi="Arial" w:cs="Arial"/>
          <w:i/>
          <w:iCs/>
          <w:color w:val="333333"/>
          <w:shd w:val="clear" w:color="auto" w:fill="FFFFFF"/>
        </w:rPr>
        <w:t>)</w:t>
      </w:r>
      <w:r w:rsidRPr="00267FC5">
        <w:rPr>
          <w:rFonts w:ascii="Arial" w:hAnsi="Arial" w:cs="Arial"/>
          <w:color w:val="333333"/>
          <w:shd w:val="clear" w:color="auto" w:fill="FFFFFF"/>
        </w:rPr>
        <w:t>, and summations over Poisson counts</w:t>
      </w:r>
      <w:r>
        <w:rPr>
          <w:rFonts w:ascii="Arial" w:hAnsi="Arial" w:cs="Arial"/>
          <w:color w:val="333333"/>
          <w:shd w:val="clear" w:color="auto" w:fill="FFFFFF"/>
        </w:rPr>
        <w:t xml:space="preserve"> </w:t>
      </w:r>
      <w:r w:rsidRPr="00267FC5">
        <w:rPr>
          <w:rFonts w:ascii="Arial" w:hAnsi="Arial" w:cs="Arial"/>
          <w:color w:val="333333"/>
          <w:shd w:val="clear" w:color="auto" w:fill="FFFFFF"/>
        </w:rPr>
        <w:t>reflect a</w:t>
      </w:r>
      <w:r>
        <w:rPr>
          <w:rFonts w:ascii="Arial" w:hAnsi="Arial" w:cs="Arial"/>
          <w:color w:val="333333"/>
          <w:shd w:val="clear" w:color="auto" w:fill="FFFFFF"/>
        </w:rPr>
        <w:t>n</w:t>
      </w:r>
      <w:r w:rsidRPr="00267FC5">
        <w:rPr>
          <w:rFonts w:ascii="Arial" w:hAnsi="Arial" w:cs="Arial"/>
          <w:color w:val="333333"/>
          <w:shd w:val="clear" w:color="auto" w:fill="FFFFFF"/>
        </w:rPr>
        <w:t xml:space="preserve"> extension of the standard Black–Scholes–Merton logic. By combining fuzzy membership, fractional exponents, jump expansions under the risk-neutral measure, </w:t>
      </w:r>
      <w:r>
        <w:rPr>
          <w:rFonts w:ascii="Arial" w:hAnsi="Arial" w:cs="Arial"/>
          <w:color w:val="333333"/>
          <w:shd w:val="clear" w:color="auto" w:fill="FFFFFF"/>
        </w:rPr>
        <w:t>we</w:t>
      </w:r>
      <w:r w:rsidRPr="00267FC5">
        <w:rPr>
          <w:rFonts w:ascii="Arial" w:hAnsi="Arial" w:cs="Arial"/>
          <w:color w:val="333333"/>
          <w:shd w:val="clear" w:color="auto" w:fill="FFFFFF"/>
        </w:rPr>
        <w:t xml:space="preserve"> arrive</w:t>
      </w:r>
      <w:r>
        <w:rPr>
          <w:rFonts w:ascii="Arial" w:hAnsi="Arial" w:cs="Arial"/>
          <w:color w:val="333333"/>
          <w:shd w:val="clear" w:color="auto" w:fill="FFFFFF"/>
        </w:rPr>
        <w:t>d</w:t>
      </w:r>
      <w:r w:rsidRPr="00267FC5">
        <w:rPr>
          <w:rFonts w:ascii="Arial" w:hAnsi="Arial" w:cs="Arial"/>
          <w:color w:val="333333"/>
          <w:shd w:val="clear" w:color="auto" w:fill="FFFFFF"/>
        </w:rPr>
        <w:t xml:space="preserve"> at a</w:t>
      </w:r>
      <w:r>
        <w:rPr>
          <w:rFonts w:ascii="Arial" w:hAnsi="Arial" w:cs="Arial"/>
          <w:color w:val="333333"/>
          <w:shd w:val="clear" w:color="auto" w:fill="FFFFFF"/>
        </w:rPr>
        <w:t xml:space="preserve"> unique</w:t>
      </w:r>
      <w:r w:rsidRPr="00267FC5">
        <w:rPr>
          <w:rFonts w:ascii="Arial" w:hAnsi="Arial" w:cs="Arial"/>
          <w:color w:val="333333"/>
          <w:shd w:val="clear" w:color="auto" w:fill="FFFFFF"/>
        </w:rPr>
        <w:t xml:space="preserve"> closed-form payoff integral</w:t>
      </w:r>
      <w:r>
        <w:rPr>
          <w:rFonts w:ascii="Arial" w:hAnsi="Arial" w:cs="Arial"/>
          <w:color w:val="333333"/>
          <w:shd w:val="clear" w:color="auto" w:fill="FFFFFF"/>
        </w:rPr>
        <w:t xml:space="preserve">. In other words, </w:t>
      </w:r>
      <w:r w:rsidRPr="007233C1">
        <w:rPr>
          <w:rFonts w:ascii="Arial" w:hAnsi="Arial" w:cs="Arial"/>
          <w:color w:val="333333"/>
          <w:highlight w:val="yellow"/>
          <w:shd w:val="clear" w:color="auto" w:fill="FFFFFF"/>
        </w:rPr>
        <w:t xml:space="preserve">the arbitrage-free price is uniquely determined by the model’s dynamics under </w:t>
      </w:r>
      <w:r w:rsidRPr="007233C1">
        <w:rPr>
          <w:rFonts w:ascii="Arial" w:hAnsi="Arial" w:cs="Arial"/>
          <w:i/>
          <w:iCs/>
          <w:color w:val="333333"/>
          <w:highlight w:val="yellow"/>
          <w:shd w:val="clear" w:color="auto" w:fill="FFFFFF"/>
        </w:rPr>
        <w:t>Q.</w:t>
      </w:r>
      <w:r w:rsidRPr="00267FC5">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 xml:space="preserve">there is only one </w:t>
      </w:r>
      <w:proofErr w:type="spellStart"/>
      <w:r w:rsidRPr="007233C1">
        <w:rPr>
          <w:rFonts w:ascii="Arial" w:hAnsi="Arial" w:cs="Arial"/>
          <w:strike/>
          <w:color w:val="333333"/>
          <w:highlight w:val="green"/>
          <w:shd w:val="clear" w:color="auto" w:fill="FFFFFF"/>
        </w:rPr>
        <w:t>semimartingale</w:t>
      </w:r>
      <w:proofErr w:type="spellEnd"/>
      <w:r w:rsidRPr="007233C1">
        <w:rPr>
          <w:rFonts w:ascii="Arial" w:hAnsi="Arial" w:cs="Arial"/>
          <w:strike/>
          <w:color w:val="333333"/>
          <w:highlight w:val="green"/>
          <w:shd w:val="clear" w:color="auto" w:fill="FFFFFF"/>
        </w:rPr>
        <w:t xml:space="preserve"> (or fuzzy fractional path) that satisfies our SDE/PDE.</w:t>
      </w:r>
    </w:p>
    <w:p w14:paraId="421B9AE0" w14:textId="77777777" w:rsidR="008D1943" w:rsidRDefault="008D1943" w:rsidP="008D1943">
      <w:pPr>
        <w:pStyle w:val="Heading3"/>
        <w:spacing w:line="360" w:lineRule="auto"/>
      </w:pPr>
      <w:r>
        <w:lastRenderedPageBreak/>
        <w:t xml:space="preserve">5.1.7 FUZZY STOCHASTIC DIFFERENTIAL EQUATION WHEN H &lt; ½ </w:t>
      </w:r>
    </w:p>
    <w:p w14:paraId="38114C6E" w14:textId="77777777" w:rsidR="008D1943" w:rsidRDefault="008D1943" w:rsidP="008D1943">
      <w:pPr>
        <w:pStyle w:val="Heading4"/>
        <w:spacing w:line="360" w:lineRule="auto"/>
        <w:rPr>
          <w:shd w:val="clear" w:color="auto" w:fill="FFFFFF"/>
        </w:rPr>
      </w:pPr>
      <w:r>
        <w:rPr>
          <w:shd w:val="clear" w:color="auto" w:fill="FFFFFF"/>
        </w:rPr>
        <w:t>BACKGROUND</w:t>
      </w:r>
    </w:p>
    <w:p w14:paraId="0AADF5A0" w14:textId="77777777" w:rsidR="008D1943" w:rsidRPr="007233C1" w:rsidRDefault="008D1943" w:rsidP="008D1943">
      <w:pPr>
        <w:spacing w:after="160" w:line="360" w:lineRule="auto"/>
        <w:ind w:firstLine="720"/>
        <w:jc w:val="both"/>
        <w:rPr>
          <w:rFonts w:ascii="Arial" w:hAnsi="Arial" w:cs="Arial"/>
          <w:color w:val="333333"/>
          <w:highlight w:val="green"/>
          <w:shd w:val="clear" w:color="auto" w:fill="FFFFFF"/>
        </w:rPr>
      </w:pPr>
      <w:r w:rsidRPr="007233C1">
        <w:rPr>
          <w:rFonts w:ascii="Arial" w:hAnsi="Arial" w:cs="Arial"/>
          <w:color w:val="333333"/>
          <w:highlight w:val="green"/>
          <w:shd w:val="clear" w:color="auto" w:fill="FFFFFF"/>
        </w:rPr>
        <w:t>Even standard Brownian motion has infinite total variation on every interval, almost surely. This reflects the extreme roughness of its sample paths- they are continuous yet nowhere differentiable, with endlessly oscillating, zig-zag behaviour at all scales.</w:t>
      </w:r>
    </w:p>
    <w:p w14:paraId="4EB4B08C" w14:textId="77777777" w:rsidR="008D1943" w:rsidRPr="0059552D" w:rsidRDefault="008D1943" w:rsidP="008D1943">
      <w:pPr>
        <w:spacing w:after="160" w:line="360" w:lineRule="auto"/>
        <w:ind w:firstLine="720"/>
        <w:jc w:val="both"/>
        <w:rPr>
          <w:rFonts w:ascii="Arial" w:hAnsi="Arial" w:cs="Arial"/>
          <w:color w:val="333333"/>
          <w:shd w:val="clear" w:color="auto" w:fill="FFFFFF"/>
        </w:rPr>
      </w:pPr>
      <w:r w:rsidRPr="007233C1">
        <w:rPr>
          <w:rFonts w:ascii="Arial" w:hAnsi="Arial" w:cs="Arial"/>
          <w:color w:val="333333"/>
          <w:highlight w:val="green"/>
          <w:shd w:val="clear" w:color="auto" w:fill="FFFFFF"/>
        </w:rPr>
        <w:t>It helps to distinguish total variation from quadratic variation. For Brownian motion, which corresponds to fractional Brownian motion with Hurst parameter (H = ½), the quadratic variation over [</w:t>
      </w:r>
      <w:proofErr w:type="gramStart"/>
      <w:r w:rsidRPr="007233C1">
        <w:rPr>
          <w:rFonts w:ascii="Arial" w:hAnsi="Arial" w:cs="Arial"/>
          <w:color w:val="333333"/>
          <w:highlight w:val="green"/>
          <w:shd w:val="clear" w:color="auto" w:fill="FFFFFF"/>
        </w:rPr>
        <w:t>0,T</w:t>
      </w:r>
      <w:proofErr w:type="gramEnd"/>
      <w:r w:rsidRPr="007233C1">
        <w:rPr>
          <w:rFonts w:ascii="Arial" w:hAnsi="Arial" w:cs="Arial"/>
          <w:color w:val="333333"/>
          <w:highlight w:val="green"/>
          <w:shd w:val="clear" w:color="auto" w:fill="FFFFFF"/>
        </w:rPr>
        <w:t xml:space="preserve">] exists and equals </w:t>
      </w:r>
      <w:r w:rsidRPr="007233C1">
        <w:rPr>
          <w:rFonts w:ascii="Arial" w:hAnsi="Arial" w:cs="Arial"/>
          <w:color w:val="333333"/>
          <w:highlight w:val="green"/>
          <w:u w:val="single"/>
          <w:shd w:val="clear" w:color="auto" w:fill="FFFFFF"/>
        </w:rPr>
        <w:t>T</w:t>
      </w:r>
      <w:r w:rsidRPr="007233C1">
        <w:rPr>
          <w:rFonts w:ascii="Arial" w:hAnsi="Arial" w:cs="Arial"/>
          <w:color w:val="333333"/>
          <w:highlight w:val="green"/>
          <w:shd w:val="clear" w:color="auto" w:fill="FFFFFF"/>
        </w:rPr>
        <w:t>. In contrast, for fractional Brownian motion (B</w:t>
      </w:r>
      <w:r w:rsidRPr="007233C1">
        <w:rPr>
          <w:rFonts w:ascii="Arial" w:hAnsi="Arial" w:cs="Arial"/>
          <w:color w:val="333333"/>
          <w:highlight w:val="green"/>
          <w:shd w:val="clear" w:color="auto" w:fill="FFFFFF"/>
          <w:vertAlign w:val="superscript"/>
        </w:rPr>
        <w:t>H</w:t>
      </w:r>
      <w:r w:rsidRPr="007233C1">
        <w:rPr>
          <w:rFonts w:ascii="Arial" w:hAnsi="Arial" w:cs="Arial"/>
          <w:color w:val="333333"/>
          <w:highlight w:val="green"/>
          <w:shd w:val="clear" w:color="auto" w:fill="FFFFFF"/>
        </w:rPr>
        <w:t xml:space="preserve">) with general H </w:t>
      </w:r>
      <w:r w:rsidRPr="007233C1">
        <w:rPr>
          <w:rFonts w:ascii="Cambria Math" w:hAnsi="Cambria Math" w:cs="Cambria Math"/>
          <w:highlight w:val="green"/>
        </w:rPr>
        <w:t>∈</w:t>
      </w:r>
      <w:r w:rsidRPr="007233C1">
        <w:rPr>
          <w:rFonts w:ascii="Arial" w:hAnsi="Arial" w:cs="Arial"/>
          <w:color w:val="333333"/>
          <w:highlight w:val="green"/>
          <w:shd w:val="clear" w:color="auto" w:fill="FFFFFF"/>
        </w:rPr>
        <w:t xml:space="preserve"> (0,1)), the quadratic variation depends on H. It vanishes in the limit when H &gt; ½ and it diverges to +</w:t>
      </w:r>
      <w:r w:rsidRPr="007233C1">
        <w:rPr>
          <w:rFonts w:ascii="Arial" w:hAnsi="Arial" w:cs="Arial"/>
          <w:color w:val="333333"/>
          <w:sz w:val="28"/>
          <w:szCs w:val="28"/>
          <w:highlight w:val="green"/>
          <w:shd w:val="clear" w:color="auto" w:fill="FFFFFF"/>
        </w:rPr>
        <w:t>∞</w:t>
      </w:r>
      <w:r w:rsidRPr="007233C1">
        <w:rPr>
          <w:rFonts w:ascii="Arial" w:hAnsi="Arial" w:cs="Arial"/>
          <w:color w:val="333333"/>
          <w:highlight w:val="green"/>
          <w:shd w:val="clear" w:color="auto" w:fill="FFFFFF"/>
        </w:rPr>
        <w:t xml:space="preserve"> when H &lt; ½. A useful unifying rule is given by p-variation. Fractional Brownian motion has finite p-variation almost surely if and only </w:t>
      </w:r>
      <w:proofErr w:type="gramStart"/>
      <w:r w:rsidRPr="007233C1">
        <w:rPr>
          <w:rFonts w:ascii="Arial" w:hAnsi="Arial" w:cs="Arial"/>
          <w:color w:val="333333"/>
          <w:highlight w:val="green"/>
          <w:shd w:val="clear" w:color="auto" w:fill="FFFFFF"/>
        </w:rPr>
        <w:t>if  p</w:t>
      </w:r>
      <w:proofErr w:type="gramEnd"/>
      <w:r w:rsidRPr="007233C1">
        <w:rPr>
          <w:rFonts w:ascii="Arial" w:hAnsi="Arial" w:cs="Arial"/>
          <w:color w:val="333333"/>
          <w:highlight w:val="green"/>
          <w:shd w:val="clear" w:color="auto" w:fill="FFFFFF"/>
        </w:rPr>
        <w:t xml:space="preserve"> &gt;1/H. Consequently, total variation in the case p=1 is infinite for every H&lt;1, including standard Brownian motion. Quadratic variation corresponds to p=2, and its behaviour across H matches the statements above.</w:t>
      </w:r>
    </w:p>
    <w:p w14:paraId="04E5D842" w14:textId="77777777" w:rsidR="008D1943" w:rsidRDefault="008D1943" w:rsidP="008D1943">
      <w:pPr>
        <w:spacing w:after="160" w:line="360" w:lineRule="auto"/>
        <w:ind w:firstLine="720"/>
        <w:jc w:val="both"/>
        <w:rPr>
          <w:rFonts w:ascii="Arial" w:hAnsi="Arial" w:cs="Arial"/>
          <w:color w:val="333333"/>
          <w:shd w:val="clear" w:color="auto" w:fill="FFFFFF"/>
        </w:rPr>
      </w:pPr>
      <w:r w:rsidRPr="00CB7CC6">
        <w:rPr>
          <w:rFonts w:ascii="Arial" w:hAnsi="Arial" w:cs="Arial"/>
          <w:color w:val="333333"/>
          <w:shd w:val="clear" w:color="auto" w:fill="FFFFFF"/>
        </w:rPr>
        <w:t>To</w:t>
      </w:r>
      <w:r>
        <w:rPr>
          <w:rFonts w:ascii="Arial" w:hAnsi="Arial" w:cs="Arial"/>
          <w:color w:val="333333"/>
          <w:shd w:val="clear" w:color="auto" w:fill="FFFFFF"/>
        </w:rPr>
        <w:t xml:space="preserve"> </w:t>
      </w:r>
      <w:r w:rsidRPr="00CB7CC6">
        <w:rPr>
          <w:rFonts w:ascii="Arial" w:hAnsi="Arial" w:cs="Arial"/>
          <w:color w:val="333333"/>
          <w:shd w:val="clear" w:color="auto" w:fill="FFFFFF"/>
        </w:rPr>
        <w:t>demonstrate mathematically the behaviour of the quadratic variation of fractional Brownian motion (</w:t>
      </w:r>
      <w:proofErr w:type="spellStart"/>
      <w:r w:rsidRPr="00CB7CC6">
        <w:rPr>
          <w:rFonts w:ascii="Arial" w:hAnsi="Arial" w:cs="Arial"/>
          <w:color w:val="333333"/>
          <w:shd w:val="clear" w:color="auto" w:fill="FFFFFF"/>
        </w:rPr>
        <w:t>fBm</w:t>
      </w:r>
      <w:proofErr w:type="spellEnd"/>
      <w:r w:rsidRPr="00CB7CC6">
        <w:rPr>
          <w:rFonts w:ascii="Arial" w:hAnsi="Arial" w:cs="Arial"/>
          <w:color w:val="333333"/>
          <w:shd w:val="clear" w:color="auto" w:fill="FFFFFF"/>
        </w:rPr>
        <w:t xml:space="preserve">) when </w:t>
      </w:r>
      <w:r w:rsidRPr="00267FC5">
        <w:rPr>
          <w:rFonts w:ascii="Arial" w:hAnsi="Arial" w:cs="Arial"/>
          <w:i/>
          <w:iCs/>
          <w:color w:val="333333"/>
          <w:shd w:val="clear" w:color="auto" w:fill="FFFFFF"/>
        </w:rPr>
        <w:t>H &lt; ½</w:t>
      </w:r>
      <w:r w:rsidRPr="00CB7CC6">
        <w:rPr>
          <w:rFonts w:ascii="Arial" w:hAnsi="Arial" w:cs="Arial"/>
          <w:color w:val="333333"/>
          <w:shd w:val="clear" w:color="auto" w:fill="FFFFFF"/>
        </w:rPr>
        <w:t xml:space="preserve">, we need to consider the relationship between the </w:t>
      </w:r>
      <w:r>
        <w:rPr>
          <w:rFonts w:ascii="Arial" w:hAnsi="Arial" w:cs="Arial"/>
          <w:color w:val="333333"/>
          <w:shd w:val="clear" w:color="auto" w:fill="FFFFFF"/>
        </w:rPr>
        <w:t xml:space="preserve">classical </w:t>
      </w:r>
      <w:r w:rsidRPr="00CB7CC6">
        <w:rPr>
          <w:rFonts w:ascii="Arial" w:hAnsi="Arial" w:cs="Arial"/>
          <w:color w:val="333333"/>
          <w:shd w:val="clear" w:color="auto" w:fill="FFFFFF"/>
        </w:rPr>
        <w:t xml:space="preserve">quadratic variation and the Hurst parameter </w:t>
      </w:r>
      <w:r w:rsidRPr="00267FC5">
        <w:rPr>
          <w:rFonts w:ascii="Arial" w:hAnsi="Arial" w:cs="Arial"/>
          <w:i/>
          <w:iCs/>
          <w:color w:val="333333"/>
          <w:shd w:val="clear" w:color="auto" w:fill="FFFFFF"/>
        </w:rPr>
        <w:t>H</w:t>
      </w:r>
      <w:r w:rsidRPr="00CB7CC6">
        <w:rPr>
          <w:rFonts w:ascii="Arial" w:hAnsi="Arial" w:cs="Arial"/>
          <w:color w:val="333333"/>
          <w:shd w:val="clear" w:color="auto" w:fill="FFFFFF"/>
        </w:rPr>
        <w:t xml:space="preserve">. The Hurst parameter </w:t>
      </w:r>
      <w:r w:rsidRPr="00267FC5">
        <w:rPr>
          <w:rFonts w:ascii="Arial" w:hAnsi="Arial" w:cs="Arial"/>
          <w:i/>
          <w:iCs/>
          <w:color w:val="333333"/>
          <w:shd w:val="clear" w:color="auto" w:fill="FFFFFF"/>
        </w:rPr>
        <w:t>H</w:t>
      </w:r>
      <w:r w:rsidRPr="00CB7CC6">
        <w:rPr>
          <w:rFonts w:ascii="Arial" w:hAnsi="Arial" w:cs="Arial"/>
          <w:color w:val="333333"/>
          <w:shd w:val="clear" w:color="auto" w:fill="FFFFFF"/>
        </w:rPr>
        <w:t xml:space="preserve"> represents the degree of long-term memory or self-similarity in the process.</w:t>
      </w:r>
      <w:r>
        <w:rPr>
          <w:rFonts w:ascii="Arial" w:hAnsi="Arial" w:cs="Arial"/>
          <w:color w:val="333333"/>
          <w:shd w:val="clear" w:color="auto" w:fill="FFFFFF"/>
        </w:rPr>
        <w:t xml:space="preserve"> To understand the case when </w:t>
      </w:r>
      <w:r w:rsidRPr="00267FC5">
        <w:rPr>
          <w:rFonts w:ascii="Arial" w:hAnsi="Arial" w:cs="Arial"/>
          <w:i/>
          <w:iCs/>
          <w:color w:val="333333"/>
          <w:shd w:val="clear" w:color="auto" w:fill="FFFFFF"/>
        </w:rPr>
        <w:t>H &lt; ½</w:t>
      </w:r>
      <w:r>
        <w:rPr>
          <w:rFonts w:ascii="Arial" w:hAnsi="Arial" w:cs="Arial"/>
          <w:color w:val="333333"/>
          <w:shd w:val="clear" w:color="auto" w:fill="FFFFFF"/>
        </w:rPr>
        <w:t xml:space="preserve"> we need to break down the behaviour of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and its classical quadratic variation, focusing on the role of the Hurst exponent. </w:t>
      </w:r>
    </w:p>
    <w:p w14:paraId="00A616F3" w14:textId="77777777" w:rsidR="008D1943" w:rsidRPr="00CB7CC6"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Classical quadratic variation measures the “roughness” of a stochastic process. It is calculated by summing the squares of the increments over a time interval and taking a limit as the interval is divided into </w:t>
      </w:r>
      <w:proofErr w:type="gramStart"/>
      <w:r>
        <w:rPr>
          <w:rFonts w:ascii="Arial" w:hAnsi="Arial" w:cs="Arial"/>
          <w:color w:val="333333"/>
          <w:shd w:val="clear" w:color="auto" w:fill="FFFFFF"/>
        </w:rPr>
        <w:t>smaller and smaller</w:t>
      </w:r>
      <w:proofErr w:type="gramEnd"/>
      <w:r>
        <w:rPr>
          <w:rFonts w:ascii="Arial" w:hAnsi="Arial" w:cs="Arial"/>
          <w:color w:val="333333"/>
          <w:shd w:val="clear" w:color="auto" w:fill="FFFFFF"/>
        </w:rPr>
        <w:t xml:space="preserve"> pieces. </w:t>
      </w:r>
    </w:p>
    <w:p w14:paraId="7ECB19E0" w14:textId="77777777" w:rsidR="008D1943" w:rsidRPr="00CB7CC6" w:rsidRDefault="008D1943" w:rsidP="008D1943">
      <w:pPr>
        <w:spacing w:after="160" w:line="360" w:lineRule="auto"/>
        <w:ind w:firstLine="720"/>
        <w:jc w:val="both"/>
        <w:rPr>
          <w:rFonts w:ascii="Arial" w:hAnsi="Arial" w:cs="Arial"/>
          <w:color w:val="333333"/>
          <w:shd w:val="clear" w:color="auto" w:fill="FFFFFF"/>
        </w:rPr>
      </w:pPr>
      <w:r w:rsidRPr="00CB7CC6">
        <w:rPr>
          <w:rFonts w:ascii="Arial" w:hAnsi="Arial" w:cs="Arial"/>
          <w:color w:val="333333"/>
          <w:shd w:val="clear" w:color="auto" w:fill="FFFFFF"/>
        </w:rPr>
        <w:t>Fractional Brownian motion (</w:t>
      </w:r>
      <w:proofErr w:type="spellStart"/>
      <w:r w:rsidRPr="00CB7CC6">
        <w:rPr>
          <w:rFonts w:ascii="Arial" w:hAnsi="Arial" w:cs="Arial"/>
          <w:color w:val="333333"/>
          <w:shd w:val="clear" w:color="auto" w:fill="FFFFFF"/>
        </w:rPr>
        <w:t>fBm</w:t>
      </w:r>
      <w:proofErr w:type="spellEnd"/>
      <w:r w:rsidRPr="00CB7CC6">
        <w:rPr>
          <w:rFonts w:ascii="Arial" w:hAnsi="Arial" w:cs="Arial"/>
          <w:color w:val="333333"/>
          <w:shd w:val="clear" w:color="auto" w:fill="FFFFFF"/>
        </w:rPr>
        <w:t>) is a generali</w:t>
      </w:r>
      <w:r>
        <w:rPr>
          <w:rFonts w:ascii="Arial" w:hAnsi="Arial" w:cs="Arial"/>
          <w:color w:val="333333"/>
          <w:shd w:val="clear" w:color="auto" w:fill="FFFFFF"/>
        </w:rPr>
        <w:t>s</w:t>
      </w:r>
      <w:r w:rsidRPr="00CB7CC6">
        <w:rPr>
          <w:rFonts w:ascii="Arial" w:hAnsi="Arial" w:cs="Arial"/>
          <w:color w:val="333333"/>
          <w:shd w:val="clear" w:color="auto" w:fill="FFFFFF"/>
        </w:rPr>
        <w:t>ation of standard Brownian motion, parameteri</w:t>
      </w:r>
      <w:r>
        <w:rPr>
          <w:rFonts w:ascii="Arial" w:hAnsi="Arial" w:cs="Arial"/>
          <w:color w:val="333333"/>
          <w:shd w:val="clear" w:color="auto" w:fill="FFFFFF"/>
        </w:rPr>
        <w:t>s</w:t>
      </w:r>
      <w:r w:rsidRPr="00CB7CC6">
        <w:rPr>
          <w:rFonts w:ascii="Arial" w:hAnsi="Arial" w:cs="Arial"/>
          <w:color w:val="333333"/>
          <w:shd w:val="clear" w:color="auto" w:fill="FFFFFF"/>
        </w:rPr>
        <w:t xml:space="preserve">ed by </w:t>
      </w:r>
      <w:r w:rsidRPr="00267FC5">
        <w:rPr>
          <w:rFonts w:ascii="Arial" w:hAnsi="Arial" w:cs="Arial"/>
          <w:i/>
          <w:iCs/>
          <w:color w:val="333333"/>
          <w:shd w:val="clear" w:color="auto" w:fill="FFFFFF"/>
        </w:rPr>
        <w:t>H</w:t>
      </w:r>
      <w:r w:rsidRPr="00CB7CC6">
        <w:rPr>
          <w:rFonts w:ascii="Arial" w:hAnsi="Arial" w:cs="Arial"/>
          <w:color w:val="333333"/>
          <w:shd w:val="clear" w:color="auto" w:fill="FFFFFF"/>
        </w:rPr>
        <w:t xml:space="preserve">. Unlike standard Brownian motion, the increments of </w:t>
      </w:r>
      <w:proofErr w:type="spellStart"/>
      <w:r w:rsidRPr="00CB7CC6">
        <w:rPr>
          <w:rFonts w:ascii="Arial" w:hAnsi="Arial" w:cs="Arial"/>
          <w:color w:val="333333"/>
          <w:shd w:val="clear" w:color="auto" w:fill="FFFFFF"/>
        </w:rPr>
        <w:t>fBm</w:t>
      </w:r>
      <w:proofErr w:type="spellEnd"/>
      <w:r w:rsidRPr="00CB7CC6">
        <w:rPr>
          <w:rFonts w:ascii="Arial" w:hAnsi="Arial" w:cs="Arial"/>
          <w:color w:val="333333"/>
          <w:shd w:val="clear" w:color="auto" w:fill="FFFFFF"/>
        </w:rPr>
        <w:t xml:space="preserve"> are not independent and display long-range dependence when </w:t>
      </w:r>
      <w:r w:rsidRPr="00267FC5">
        <w:rPr>
          <w:rFonts w:ascii="Arial" w:hAnsi="Arial" w:cs="Arial"/>
          <w:i/>
          <w:iCs/>
          <w:color w:val="333333"/>
          <w:shd w:val="clear" w:color="auto" w:fill="FFFFFF"/>
        </w:rPr>
        <w:t>H ≠ ½</w:t>
      </w:r>
      <w:r w:rsidRPr="00CB7CC6">
        <w:rPr>
          <w:rFonts w:ascii="Arial" w:hAnsi="Arial" w:cs="Arial"/>
          <w:color w:val="333333"/>
          <w:shd w:val="clear" w:color="auto" w:fill="FFFFFF"/>
        </w:rPr>
        <w:t>.</w:t>
      </w:r>
      <w:r>
        <w:rPr>
          <w:rFonts w:ascii="Arial" w:hAnsi="Arial" w:cs="Arial"/>
          <w:color w:val="333333"/>
          <w:shd w:val="clear" w:color="auto" w:fill="FFFFFF"/>
        </w:rPr>
        <w:t xml:space="preserve"> </w:t>
      </w:r>
      <w:r w:rsidRPr="00CB7CC6">
        <w:rPr>
          <w:rFonts w:ascii="Arial" w:hAnsi="Arial" w:cs="Arial"/>
          <w:color w:val="333333"/>
          <w:shd w:val="clear" w:color="auto" w:fill="FFFFFF"/>
        </w:rPr>
        <w:t>For standard Brownian motion (</w:t>
      </w:r>
      <w:r w:rsidRPr="00267FC5">
        <w:rPr>
          <w:rFonts w:ascii="Arial" w:hAnsi="Arial" w:cs="Arial"/>
          <w:i/>
          <w:iCs/>
          <w:color w:val="333333"/>
          <w:shd w:val="clear" w:color="auto" w:fill="FFFFFF"/>
        </w:rPr>
        <w:t>H = ½</w:t>
      </w:r>
      <w:r w:rsidRPr="00CB7CC6">
        <w:rPr>
          <w:rFonts w:ascii="Arial" w:hAnsi="Arial" w:cs="Arial"/>
          <w:color w:val="333333"/>
          <w:shd w:val="clear" w:color="auto" w:fill="FFFFFF"/>
        </w:rPr>
        <w:t>), the quadratic variation over an interval [</w:t>
      </w:r>
      <w:r w:rsidRPr="00267FC5">
        <w:rPr>
          <w:rFonts w:ascii="Arial" w:hAnsi="Arial" w:cs="Arial"/>
          <w:i/>
          <w:iCs/>
          <w:color w:val="333333"/>
          <w:shd w:val="clear" w:color="auto" w:fill="FFFFFF"/>
        </w:rPr>
        <w:t>0, T</w:t>
      </w:r>
      <w:r w:rsidRPr="00CB7CC6">
        <w:rPr>
          <w:rFonts w:ascii="Arial" w:hAnsi="Arial" w:cs="Arial"/>
          <w:color w:val="333333"/>
          <w:shd w:val="clear" w:color="auto" w:fill="FFFFFF"/>
        </w:rPr>
        <w:t>] is given by:</w:t>
      </w:r>
    </w:p>
    <w:p w14:paraId="50ACB005" w14:textId="77777777" w:rsidR="008D1943" w:rsidRPr="001E2744" w:rsidRDefault="008D1943" w:rsidP="008D1943">
      <w:pPr>
        <w:spacing w:after="160" w:line="360" w:lineRule="auto"/>
        <w:jc w:val="center"/>
        <w:rPr>
          <w:rFonts w:ascii="Arial" w:hAnsi="Arial" w:cs="Arial"/>
          <w:color w:val="333333"/>
          <w:shd w:val="clear" w:color="auto" w:fill="FFFFFF"/>
        </w:rPr>
      </w:pPr>
      <m:oMath>
        <m:r>
          <w:rPr>
            <w:rFonts w:ascii="Cambria Math" w:hAnsi="Cambria Math" w:cs="Arial"/>
            <w:color w:val="333333"/>
            <w:shd w:val="clear" w:color="auto" w:fill="FFFFFF"/>
          </w:rPr>
          <m:t xml:space="preserve">Q = </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lim</m:t>
                </m:r>
              </m:e>
              <m:lim>
                <m:d>
                  <m:dPr>
                    <m:begChr m:val="|"/>
                    <m:endChr m:val="|"/>
                    <m:ctrlPr>
                      <w:rPr>
                        <w:rFonts w:ascii="Cambria Math" w:hAnsi="Cambria Math" w:cs="Arial"/>
                        <w:i/>
                        <w:color w:val="333333"/>
                        <w:shd w:val="clear" w:color="auto" w:fill="FFFFFF"/>
                      </w:rPr>
                    </m:ctrlPr>
                  </m:d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p</m:t>
                        </m:r>
                      </m:e>
                    </m:d>
                  </m:e>
                </m:d>
                <m:r>
                  <w:rPr>
                    <w:rFonts w:ascii="Cambria Math" w:hAnsi="Cambria Math" w:cs="Arial"/>
                    <w:color w:val="333333"/>
                    <w:shd w:val="clear" w:color="auto" w:fill="FFFFFF"/>
                  </w:rPr>
                  <m:t>→0</m:t>
                </m:r>
              </m:lim>
            </m:limLow>
          </m:fName>
          <m:e>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t</m:t>
                            </m:r>
                          </m:e>
                          <m:sub>
                            <m:r>
                              <w:rPr>
                                <w:rFonts w:ascii="Cambria Math" w:hAnsi="Cambria Math" w:cs="Arial"/>
                                <w:color w:val="333333"/>
                                <w:shd w:val="clear" w:color="auto" w:fill="FFFFFF"/>
                              </w:rPr>
                              <m:t>i</m:t>
                            </m:r>
                          </m:sub>
                        </m:sSub>
                      </m:e>
                    </m:d>
                    <m:r>
                      <w:rPr>
                        <w:rFonts w:ascii="Cambria Math" w:hAnsi="Cambria Math" w:cs="Arial"/>
                        <w:color w:val="333333"/>
                        <w:shd w:val="clear" w:color="auto" w:fill="FFFFFF"/>
                      </w:rPr>
                      <m:t>- X</m:t>
                    </m:r>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t</m:t>
                            </m:r>
                          </m:e>
                          <m:sub>
                            <m:r>
                              <w:rPr>
                                <w:rFonts w:ascii="Cambria Math" w:hAnsi="Cambria Math" w:cs="Arial"/>
                                <w:color w:val="333333"/>
                                <w:shd w:val="clear" w:color="auto" w:fill="FFFFFF"/>
                              </w:rPr>
                              <m:t>i-1</m:t>
                            </m:r>
                          </m:sub>
                        </m:sSub>
                      </m:e>
                    </m:d>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nary>
          </m:e>
        </m:func>
      </m:oMath>
      <w:r>
        <w:rPr>
          <w:rFonts w:ascii="Arial" w:hAnsi="Arial" w:cs="Arial"/>
          <w:color w:val="333333"/>
          <w:shd w:val="clear" w:color="auto" w:fill="FFFFFF"/>
        </w:rPr>
        <w:t>,</w:t>
      </w:r>
    </w:p>
    <w:p w14:paraId="0BE9889C" w14:textId="77777777" w:rsidR="008D1943" w:rsidRPr="00CB7CC6" w:rsidRDefault="008D1943" w:rsidP="008D1943">
      <w:pPr>
        <w:spacing w:after="160" w:line="360" w:lineRule="auto"/>
        <w:jc w:val="both"/>
        <w:rPr>
          <w:rFonts w:ascii="Arial" w:hAnsi="Arial" w:cs="Arial"/>
          <w:color w:val="333333"/>
          <w:shd w:val="clear" w:color="auto" w:fill="FFFFFF"/>
        </w:rPr>
      </w:pPr>
      <w:r w:rsidRPr="00CB7CC6">
        <w:rPr>
          <w:rFonts w:ascii="Arial" w:hAnsi="Arial" w:cs="Arial"/>
          <w:color w:val="333333"/>
          <w:shd w:val="clear" w:color="auto" w:fill="FFFFFF"/>
        </w:rPr>
        <w:lastRenderedPageBreak/>
        <w:t xml:space="preserve">where </w:t>
      </w:r>
      <w:r w:rsidRPr="00267FC5">
        <w:rPr>
          <w:rFonts w:ascii="Arial" w:hAnsi="Arial" w:cs="Arial"/>
          <w:i/>
          <w:iCs/>
          <w:color w:val="333333"/>
          <w:shd w:val="clear" w:color="auto" w:fill="FFFFFF"/>
        </w:rPr>
        <w:t>P</w:t>
      </w:r>
      <w:r w:rsidRPr="00CB7CC6">
        <w:rPr>
          <w:rFonts w:ascii="Arial" w:hAnsi="Arial" w:cs="Arial"/>
          <w:color w:val="333333"/>
          <w:shd w:val="clear" w:color="auto" w:fill="FFFFFF"/>
        </w:rPr>
        <w:t xml:space="preserve"> represents a partition of the interval</w:t>
      </w:r>
      <w:r>
        <w:rPr>
          <w:rFonts w:ascii="Arial" w:hAnsi="Arial" w:cs="Arial"/>
          <w:color w:val="333333"/>
          <w:shd w:val="clear" w:color="auto" w:fill="FFFFFF"/>
        </w:rPr>
        <w:t xml:space="preserve"> </w:t>
      </w:r>
      <w:r w:rsidRPr="00CB7CC6">
        <w:rPr>
          <w:rFonts w:ascii="Arial" w:hAnsi="Arial" w:cs="Arial"/>
          <w:color w:val="333333"/>
          <w:shd w:val="clear" w:color="auto" w:fill="FFFFFF"/>
        </w:rPr>
        <w:t>[</w:t>
      </w:r>
      <w:r w:rsidRPr="00267FC5">
        <w:rPr>
          <w:rFonts w:ascii="Arial" w:hAnsi="Arial" w:cs="Arial"/>
          <w:i/>
          <w:iCs/>
          <w:color w:val="333333"/>
          <w:shd w:val="clear" w:color="auto" w:fill="FFFFFF"/>
        </w:rPr>
        <w:t>0, T</w:t>
      </w:r>
      <w:r w:rsidRPr="00CB7CC6">
        <w:rPr>
          <w:rFonts w:ascii="Arial" w:hAnsi="Arial" w:cs="Arial"/>
          <w:color w:val="333333"/>
          <w:shd w:val="clear" w:color="auto" w:fill="FFFFFF"/>
        </w:rPr>
        <w:t>], ||</w:t>
      </w:r>
      <w:r w:rsidRPr="00267FC5">
        <w:rPr>
          <w:rFonts w:ascii="Arial" w:hAnsi="Arial" w:cs="Arial"/>
          <w:i/>
          <w:iCs/>
          <w:color w:val="333333"/>
          <w:shd w:val="clear" w:color="auto" w:fill="FFFFFF"/>
        </w:rPr>
        <w:t>P</w:t>
      </w:r>
      <w:r w:rsidRPr="00CB7CC6">
        <w:rPr>
          <w:rFonts w:ascii="Arial" w:hAnsi="Arial" w:cs="Arial"/>
          <w:color w:val="333333"/>
          <w:shd w:val="clear" w:color="auto" w:fill="FFFFFF"/>
        </w:rPr>
        <w:t xml:space="preserve">|| is the mesh size of the partition, </w:t>
      </w:r>
      <w:r w:rsidRPr="00267FC5">
        <w:rPr>
          <w:rFonts w:ascii="Arial" w:hAnsi="Arial" w:cs="Arial"/>
          <w:i/>
          <w:iCs/>
          <w:color w:val="333333"/>
          <w:shd w:val="clear" w:color="auto" w:fill="FFFFFF"/>
        </w:rPr>
        <w:t>X(</w:t>
      </w:r>
      <w:proofErr w:type="spellStart"/>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i</w:t>
      </w:r>
      <w:proofErr w:type="spellEnd"/>
      <w:r w:rsidRPr="00267FC5">
        <w:rPr>
          <w:rFonts w:ascii="Arial" w:hAnsi="Arial" w:cs="Arial"/>
          <w:i/>
          <w:iCs/>
          <w:color w:val="333333"/>
          <w:shd w:val="clear" w:color="auto" w:fill="FFFFFF"/>
        </w:rPr>
        <w:t>)</w:t>
      </w:r>
      <w:r w:rsidRPr="00CB7CC6">
        <w:rPr>
          <w:rFonts w:ascii="Arial" w:hAnsi="Arial" w:cs="Arial"/>
          <w:color w:val="333333"/>
          <w:shd w:val="clear" w:color="auto" w:fill="FFFFFF"/>
        </w:rPr>
        <w:t xml:space="preserve"> is the value of the process at time </w:t>
      </w:r>
      <w:proofErr w:type="spellStart"/>
      <w:r w:rsidRPr="00267FC5">
        <w:rPr>
          <w:rFonts w:ascii="Arial" w:hAnsi="Arial" w:cs="Arial"/>
          <w:i/>
          <w:iCs/>
          <w:color w:val="333333"/>
          <w:shd w:val="clear" w:color="auto" w:fill="FFFFFF"/>
        </w:rPr>
        <w:t>t</w:t>
      </w:r>
      <w:r w:rsidRPr="00267FC5">
        <w:rPr>
          <w:rFonts w:ascii="Arial" w:hAnsi="Arial" w:cs="Arial"/>
          <w:i/>
          <w:iCs/>
          <w:color w:val="333333"/>
          <w:shd w:val="clear" w:color="auto" w:fill="FFFFFF"/>
          <w:vertAlign w:val="subscript"/>
        </w:rPr>
        <w:t>i</w:t>
      </w:r>
      <w:proofErr w:type="spellEnd"/>
      <w:r w:rsidRPr="00CB7CC6">
        <w:rPr>
          <w:rFonts w:ascii="Arial" w:hAnsi="Arial" w:cs="Arial"/>
          <w:color w:val="333333"/>
          <w:shd w:val="clear" w:color="auto" w:fill="FFFFFF"/>
        </w:rPr>
        <w:t>,</w:t>
      </w:r>
      <w:r>
        <w:rPr>
          <w:rFonts w:ascii="Arial" w:hAnsi="Arial" w:cs="Arial"/>
          <w:color w:val="333333"/>
          <w:shd w:val="clear" w:color="auto" w:fill="FFFFFF"/>
        </w:rPr>
        <w:t xml:space="preserve"> </w:t>
      </w:r>
      <w:r w:rsidRPr="00CB7CC6">
        <w:rPr>
          <w:rFonts w:ascii="Arial" w:hAnsi="Arial" w:cs="Arial"/>
          <w:color w:val="333333"/>
          <w:shd w:val="clear" w:color="auto" w:fill="FFFFFF"/>
        </w:rPr>
        <w:t>and</w:t>
      </w:r>
      <w:r>
        <w:rPr>
          <w:rFonts w:ascii="Arial" w:hAnsi="Arial" w:cs="Arial"/>
          <w:color w:val="333333"/>
          <w:shd w:val="clear" w:color="auto" w:fill="FFFFFF"/>
        </w:rPr>
        <w:t xml:space="preserve"> </w:t>
      </w:r>
      <w:r w:rsidRPr="00267FC5">
        <w:rPr>
          <w:rFonts w:ascii="Arial" w:hAnsi="Arial" w:cs="Arial"/>
          <w:i/>
          <w:iCs/>
          <w:color w:val="333333"/>
          <w:shd w:val="clear" w:color="auto" w:fill="FFFFFF"/>
        </w:rPr>
        <w:t>n</w:t>
      </w:r>
      <w:r w:rsidRPr="00CB7CC6">
        <w:rPr>
          <w:rFonts w:ascii="Arial" w:hAnsi="Arial" w:cs="Arial"/>
          <w:color w:val="333333"/>
          <w:shd w:val="clear" w:color="auto" w:fill="FFFFFF"/>
        </w:rPr>
        <w:t xml:space="preserve"> is the number of subintervals in the partition.</w:t>
      </w:r>
      <w:r>
        <w:rPr>
          <w:rFonts w:ascii="Arial" w:hAnsi="Arial" w:cs="Arial"/>
          <w:color w:val="333333"/>
          <w:shd w:val="clear" w:color="auto" w:fill="FFFFFF"/>
        </w:rPr>
        <w:t xml:space="preserve"> </w:t>
      </w:r>
      <w:r w:rsidRPr="00CB7CC6">
        <w:rPr>
          <w:rFonts w:ascii="Arial" w:hAnsi="Arial" w:cs="Arial"/>
          <w:color w:val="333333"/>
          <w:shd w:val="clear" w:color="auto" w:fill="FFFFFF"/>
        </w:rPr>
        <w:t xml:space="preserve">For fractional Brownian motion, the quadratic variation is fundamentally different. Specifically, for </w:t>
      </w:r>
      <w:proofErr w:type="spellStart"/>
      <w:r w:rsidRPr="00CB7CC6">
        <w:rPr>
          <w:rFonts w:ascii="Arial" w:hAnsi="Arial" w:cs="Arial"/>
          <w:color w:val="333333"/>
          <w:shd w:val="clear" w:color="auto" w:fill="FFFFFF"/>
        </w:rPr>
        <w:t>fBm</w:t>
      </w:r>
      <w:proofErr w:type="spellEnd"/>
      <w:r w:rsidRPr="00CB7CC6">
        <w:rPr>
          <w:rFonts w:ascii="Arial" w:hAnsi="Arial" w:cs="Arial"/>
          <w:color w:val="333333"/>
          <w:shd w:val="clear" w:color="auto" w:fill="FFFFFF"/>
        </w:rPr>
        <w:t xml:space="preserve"> with Hurst parameter </w:t>
      </w:r>
      <w:r w:rsidRPr="00267FC5">
        <w:rPr>
          <w:rFonts w:ascii="Arial" w:hAnsi="Arial" w:cs="Arial"/>
          <w:i/>
          <w:iCs/>
          <w:color w:val="333333"/>
          <w:shd w:val="clear" w:color="auto" w:fill="FFFFFF"/>
        </w:rPr>
        <w:t>H</w:t>
      </w:r>
      <w:r w:rsidRPr="00CB7CC6">
        <w:rPr>
          <w:rFonts w:ascii="Arial" w:hAnsi="Arial" w:cs="Arial"/>
          <w:color w:val="333333"/>
          <w:shd w:val="clear" w:color="auto" w:fill="FFFFFF"/>
        </w:rPr>
        <w:t>, the quantity</w:t>
      </w:r>
    </w:p>
    <w:p w14:paraId="192A8584" w14:textId="77777777" w:rsidR="008D1943" w:rsidRPr="00CB7CC6" w:rsidRDefault="00000000" w:rsidP="008D1943">
      <w:pPr>
        <w:spacing w:after="160" w:line="360" w:lineRule="auto"/>
        <w:jc w:val="both"/>
        <w:rPr>
          <w:rFonts w:ascii="Arial" w:hAnsi="Arial" w:cs="Arial"/>
          <w:color w:val="333333"/>
          <w:shd w:val="clear" w:color="auto" w:fill="FFFFFF"/>
        </w:rPr>
      </w:pPr>
      <m:oMathPara>
        <m:oMath>
          <m:nary>
            <m:naryPr>
              <m:chr m:val="∑"/>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i=1</m:t>
              </m:r>
            </m:sub>
            <m:sup>
              <m:r>
                <w:rPr>
                  <w:rFonts w:ascii="Cambria Math" w:hAnsi="Cambria Math" w:cs="Arial"/>
                  <w:color w:val="333333"/>
                  <w:shd w:val="clear" w:color="auto" w:fill="FFFFFF"/>
                </w:rPr>
                <m:t>n</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t</m:t>
                          </m:r>
                        </m:e>
                        <m:sub>
                          <m:r>
                            <w:rPr>
                              <w:rFonts w:ascii="Cambria Math" w:hAnsi="Cambria Math" w:cs="Arial"/>
                              <w:color w:val="333333"/>
                              <w:shd w:val="clear" w:color="auto" w:fill="FFFFFF"/>
                            </w:rPr>
                            <m:t>i</m:t>
                          </m:r>
                        </m:sub>
                      </m:sSub>
                    </m:e>
                  </m:d>
                  <m:r>
                    <w:rPr>
                      <w:rFonts w:ascii="Cambria Math" w:hAnsi="Cambria Math" w:cs="Arial"/>
                      <w:color w:val="333333"/>
                      <w:shd w:val="clear" w:color="auto" w:fill="FFFFFF"/>
                    </w:rPr>
                    <m:t>- X</m:t>
                  </m:r>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t</m:t>
                          </m:r>
                        </m:e>
                        <m:sub>
                          <m:r>
                            <w:rPr>
                              <w:rFonts w:ascii="Cambria Math" w:hAnsi="Cambria Math" w:cs="Arial"/>
                              <w:color w:val="333333"/>
                              <w:shd w:val="clear" w:color="auto" w:fill="FFFFFF"/>
                            </w:rPr>
                            <m:t>i-1</m:t>
                          </m:r>
                        </m:sub>
                      </m:sSub>
                    </m:e>
                  </m:d>
                  <m:r>
                    <w:rPr>
                      <w:rFonts w:ascii="Cambria Math" w:hAnsi="Cambria Math" w:cs="Arial"/>
                      <w:color w:val="333333"/>
                      <w:shd w:val="clear" w:color="auto" w:fill="FFFFFF"/>
                    </w:rPr>
                    <m:t>)</m:t>
                  </m:r>
                </m:e>
                <m:sup>
                  <m:r>
                    <w:rPr>
                      <w:rFonts w:ascii="Cambria Math" w:hAnsi="Cambria Math" w:cs="Arial"/>
                      <w:color w:val="333333"/>
                      <w:shd w:val="clear" w:color="auto" w:fill="FFFFFF"/>
                    </w:rPr>
                    <m:t>2</m:t>
                  </m:r>
                </m:sup>
              </m:sSup>
            </m:e>
          </m:nary>
        </m:oMath>
      </m:oMathPara>
    </w:p>
    <w:p w14:paraId="0F50DF50" w14:textId="77777777" w:rsidR="008D1943" w:rsidRDefault="008D1943" w:rsidP="008D1943">
      <w:pPr>
        <w:spacing w:after="160" w:line="360" w:lineRule="auto"/>
        <w:jc w:val="both"/>
        <w:rPr>
          <w:rFonts w:ascii="Arial" w:hAnsi="Arial" w:cs="Arial"/>
          <w:color w:val="333333"/>
          <w:shd w:val="clear" w:color="auto" w:fill="FFFFFF"/>
        </w:rPr>
      </w:pPr>
      <w:r w:rsidRPr="00CB7CC6">
        <w:rPr>
          <w:rFonts w:ascii="Arial" w:hAnsi="Arial" w:cs="Arial"/>
          <w:color w:val="333333"/>
          <w:shd w:val="clear" w:color="auto" w:fill="FFFFFF"/>
        </w:rPr>
        <w:t>does not converge to a finite value as the partition gets finer (i.e., as ||</w:t>
      </w:r>
      <w:r w:rsidRPr="00267FC5">
        <w:rPr>
          <w:rFonts w:ascii="Arial" w:hAnsi="Arial" w:cs="Arial"/>
          <w:i/>
          <w:iCs/>
          <w:color w:val="333333"/>
          <w:shd w:val="clear" w:color="auto" w:fill="FFFFFF"/>
        </w:rPr>
        <w:t>P</w:t>
      </w:r>
      <w:r w:rsidRPr="00CB7CC6">
        <w:rPr>
          <w:rFonts w:ascii="Arial" w:hAnsi="Arial" w:cs="Arial"/>
          <w:color w:val="333333"/>
          <w:shd w:val="clear" w:color="auto" w:fill="FFFFFF"/>
        </w:rPr>
        <w:t xml:space="preserve">|| </w:t>
      </w:r>
      <w:r>
        <w:rPr>
          <w:rFonts w:ascii="Arial" w:hAnsi="Arial" w:cs="Arial"/>
          <w:color w:val="333333"/>
          <w:shd w:val="clear" w:color="auto" w:fill="FFFFFF"/>
        </w:rPr>
        <w:t xml:space="preserve">-&gt; </w:t>
      </w:r>
      <w:r w:rsidRPr="00CB7CC6">
        <w:rPr>
          <w:rFonts w:ascii="Arial" w:hAnsi="Arial" w:cs="Arial"/>
          <w:color w:val="333333"/>
          <w:shd w:val="clear" w:color="auto" w:fill="FFFFFF"/>
        </w:rPr>
        <w:t xml:space="preserve">0) when </w:t>
      </w:r>
      <w:r w:rsidRPr="00267FC5">
        <w:rPr>
          <w:rFonts w:ascii="Arial" w:hAnsi="Arial" w:cs="Arial"/>
          <w:i/>
          <w:iCs/>
          <w:color w:val="333333"/>
          <w:shd w:val="clear" w:color="auto" w:fill="FFFFFF"/>
        </w:rPr>
        <w:t xml:space="preserve">H </w:t>
      </w:r>
      <w:r>
        <w:rPr>
          <w:rFonts w:ascii="Arial" w:hAnsi="Arial" w:cs="Arial"/>
          <w:color w:val="333333"/>
          <w:shd w:val="clear" w:color="auto" w:fill="FFFFFF"/>
        </w:rPr>
        <w:t>≠</w:t>
      </w:r>
      <w:r w:rsidRPr="00CB7CC6">
        <w:rPr>
          <w:rFonts w:ascii="Arial" w:hAnsi="Arial" w:cs="Arial"/>
          <w:color w:val="333333"/>
          <w:shd w:val="clear" w:color="auto" w:fill="FFFFFF"/>
        </w:rPr>
        <w:t xml:space="preserve"> </w:t>
      </w:r>
      <w:r>
        <w:rPr>
          <w:rFonts w:ascii="Arial" w:hAnsi="Arial" w:cs="Arial"/>
          <w:color w:val="333333"/>
          <w:shd w:val="clear" w:color="auto" w:fill="FFFFFF"/>
        </w:rPr>
        <w:t>½</w:t>
      </w:r>
      <w:r w:rsidRPr="00CB7CC6">
        <w:rPr>
          <w:rFonts w:ascii="Arial" w:hAnsi="Arial" w:cs="Arial"/>
          <w:color w:val="333333"/>
          <w:shd w:val="clear" w:color="auto" w:fill="FFFFFF"/>
        </w:rPr>
        <w:t>. Instead, the increments' behavio</w:t>
      </w:r>
      <w:r>
        <w:rPr>
          <w:rFonts w:ascii="Arial" w:hAnsi="Arial" w:cs="Arial"/>
          <w:color w:val="333333"/>
          <w:shd w:val="clear" w:color="auto" w:fill="FFFFFF"/>
        </w:rPr>
        <w:t>u</w:t>
      </w:r>
      <w:r w:rsidRPr="00CB7CC6">
        <w:rPr>
          <w:rFonts w:ascii="Arial" w:hAnsi="Arial" w:cs="Arial"/>
          <w:color w:val="333333"/>
          <w:shd w:val="clear" w:color="auto" w:fill="FFFFFF"/>
        </w:rPr>
        <w:t>r is characteri</w:t>
      </w:r>
      <w:r>
        <w:rPr>
          <w:rFonts w:ascii="Arial" w:hAnsi="Arial" w:cs="Arial"/>
          <w:color w:val="333333"/>
          <w:shd w:val="clear" w:color="auto" w:fill="FFFFFF"/>
        </w:rPr>
        <w:t>s</w:t>
      </w:r>
      <w:r w:rsidRPr="00CB7CC6">
        <w:rPr>
          <w:rFonts w:ascii="Arial" w:hAnsi="Arial" w:cs="Arial"/>
          <w:color w:val="333333"/>
          <w:shd w:val="clear" w:color="auto" w:fill="FFFFFF"/>
        </w:rPr>
        <w:t>ed by the Hurst parameter. For</w:t>
      </w:r>
      <w:r>
        <w:rPr>
          <w:rFonts w:ascii="Arial" w:hAnsi="Arial" w:cs="Arial"/>
          <w:color w:val="333333"/>
          <w:shd w:val="clear" w:color="auto" w:fill="FFFFFF"/>
        </w:rPr>
        <w:t xml:space="preserve"> </w:t>
      </w:r>
      <w:r w:rsidRPr="00267FC5">
        <w:rPr>
          <w:rFonts w:ascii="Arial" w:hAnsi="Arial" w:cs="Arial"/>
          <w:i/>
          <w:iCs/>
          <w:color w:val="333333"/>
          <w:shd w:val="clear" w:color="auto" w:fill="FFFFFF"/>
        </w:rPr>
        <w:t>H</w:t>
      </w:r>
      <w:r w:rsidRPr="00CB7CC6">
        <w:rPr>
          <w:rFonts w:ascii="Arial" w:hAnsi="Arial" w:cs="Arial"/>
          <w:color w:val="333333"/>
          <w:shd w:val="clear" w:color="auto" w:fill="FFFFFF"/>
        </w:rPr>
        <w:t xml:space="preserve"> </w:t>
      </w:r>
      <w:r>
        <w:rPr>
          <w:rFonts w:ascii="Arial" w:hAnsi="Arial" w:cs="Arial"/>
          <w:color w:val="333333"/>
          <w:shd w:val="clear" w:color="auto" w:fill="FFFFFF"/>
        </w:rPr>
        <w:t>≠</w:t>
      </w:r>
      <w:r w:rsidRPr="00CB7CC6">
        <w:rPr>
          <w:rFonts w:ascii="Arial" w:hAnsi="Arial" w:cs="Arial"/>
          <w:color w:val="333333"/>
          <w:shd w:val="clear" w:color="auto" w:fill="FFFFFF"/>
        </w:rPr>
        <w:t xml:space="preserve"> </w:t>
      </w:r>
      <w:r>
        <w:rPr>
          <w:rFonts w:ascii="Arial" w:hAnsi="Arial" w:cs="Arial"/>
          <w:color w:val="333333"/>
          <w:shd w:val="clear" w:color="auto" w:fill="FFFFFF"/>
        </w:rPr>
        <w:t>½</w:t>
      </w:r>
      <w:r w:rsidRPr="00CB7CC6">
        <w:rPr>
          <w:rFonts w:ascii="Arial" w:hAnsi="Arial" w:cs="Arial"/>
          <w:color w:val="333333"/>
          <w:shd w:val="clear" w:color="auto" w:fill="FFFFFF"/>
        </w:rPr>
        <w:t>, the process is not semi-martingale, and hence the quadratic variation in the classical sense doesn't apply.</w:t>
      </w:r>
      <w:r>
        <w:rPr>
          <w:rFonts w:ascii="Arial" w:hAnsi="Arial" w:cs="Arial"/>
          <w:color w:val="333333"/>
          <w:shd w:val="clear" w:color="auto" w:fill="FFFFFF"/>
        </w:rPr>
        <w:t xml:space="preserve"> </w:t>
      </w:r>
      <w:r w:rsidRPr="00CB7CC6">
        <w:rPr>
          <w:rFonts w:ascii="Arial" w:hAnsi="Arial" w:cs="Arial"/>
          <w:color w:val="333333"/>
          <w:shd w:val="clear" w:color="auto" w:fill="FFFFFF"/>
        </w:rPr>
        <w:t xml:space="preserve">However, if we consider the mean squared increment over a fixed interval, this scales as </w:t>
      </w:r>
      <m:oMath>
        <m:r>
          <m:rPr>
            <m:sty m:val="p"/>
          </m:rPr>
          <w:rPr>
            <w:rFonts w:ascii="Cambria Math" w:hAnsi="Cambria Math" w:cs="Arial"/>
            <w:color w:val="333333"/>
            <w:shd w:val="clear" w:color="auto" w:fill="FFFFFF"/>
          </w:rPr>
          <m:t>Δ</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r>
          <w:rPr>
            <w:rFonts w:ascii="Cambria Math" w:hAnsi="Cambria Math" w:cs="Arial"/>
            <w:color w:val="333333"/>
            <w:shd w:val="clear" w:color="auto" w:fill="FFFFFF"/>
          </w:rPr>
          <m:t>.</m:t>
        </m:r>
      </m:oMath>
      <w:r w:rsidRPr="00CB7CC6">
        <w:rPr>
          <w:rFonts w:ascii="Arial" w:hAnsi="Arial" w:cs="Arial"/>
          <w:color w:val="333333"/>
          <w:shd w:val="clear" w:color="auto" w:fill="FFFFFF"/>
        </w:rPr>
        <w:t xml:space="preserve"> For a large time interval T, the mean squared increment over a unit interval scales as </w:t>
      </w:r>
      <m:oMath>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oMath>
      <w:r w:rsidRPr="00CB7CC6">
        <w:rPr>
          <w:rFonts w:ascii="Arial" w:hAnsi="Arial" w:cs="Arial"/>
          <w:color w:val="333333"/>
          <w:shd w:val="clear" w:color="auto" w:fill="FFFFFF"/>
        </w:rPr>
        <w:t>.</w:t>
      </w:r>
      <w:r>
        <w:rPr>
          <w:rFonts w:ascii="Arial" w:hAnsi="Arial" w:cs="Arial"/>
          <w:color w:val="333333"/>
          <w:shd w:val="clear" w:color="auto" w:fill="FFFFFF"/>
        </w:rPr>
        <w:t xml:space="preserve"> T</w:t>
      </w:r>
      <w:r w:rsidRPr="00CB7CC6">
        <w:rPr>
          <w:rFonts w:ascii="Arial" w:hAnsi="Arial" w:cs="Arial"/>
          <w:color w:val="333333"/>
          <w:shd w:val="clear" w:color="auto" w:fill="FFFFFF"/>
        </w:rPr>
        <w:t xml:space="preserve">he increments of </w:t>
      </w:r>
      <w:proofErr w:type="spellStart"/>
      <w:r w:rsidRPr="00CB7CC6">
        <w:rPr>
          <w:rFonts w:ascii="Arial" w:hAnsi="Arial" w:cs="Arial"/>
          <w:color w:val="333333"/>
          <w:shd w:val="clear" w:color="auto" w:fill="FFFFFF"/>
        </w:rPr>
        <w:t>fBm</w:t>
      </w:r>
      <w:proofErr w:type="spellEnd"/>
      <w:r w:rsidRPr="00CB7CC6">
        <w:rPr>
          <w:rFonts w:ascii="Arial" w:hAnsi="Arial" w:cs="Arial"/>
          <w:color w:val="333333"/>
          <w:shd w:val="clear" w:color="auto" w:fill="FFFFFF"/>
        </w:rPr>
        <w:t xml:space="preserve"> become negatively correlated, and the process exhibits </w:t>
      </w:r>
      <w:proofErr w:type="spellStart"/>
      <w:r w:rsidRPr="00CB7CC6">
        <w:rPr>
          <w:rFonts w:ascii="Arial" w:hAnsi="Arial" w:cs="Arial"/>
          <w:color w:val="333333"/>
          <w:shd w:val="clear" w:color="auto" w:fill="FFFFFF"/>
        </w:rPr>
        <w:t>subdiffusive</w:t>
      </w:r>
      <w:proofErr w:type="spellEnd"/>
      <w:r w:rsidRPr="00CB7CC6">
        <w:rPr>
          <w:rFonts w:ascii="Arial" w:hAnsi="Arial" w:cs="Arial"/>
          <w:color w:val="333333"/>
          <w:shd w:val="clear" w:color="auto" w:fill="FFFFFF"/>
        </w:rPr>
        <w:t xml:space="preserve"> behavio</w:t>
      </w:r>
      <w:r>
        <w:rPr>
          <w:rFonts w:ascii="Arial" w:hAnsi="Arial" w:cs="Arial"/>
          <w:color w:val="333333"/>
          <w:shd w:val="clear" w:color="auto" w:fill="FFFFFF"/>
        </w:rPr>
        <w:t>u</w:t>
      </w:r>
      <w:r w:rsidRPr="00CB7CC6">
        <w:rPr>
          <w:rFonts w:ascii="Arial" w:hAnsi="Arial" w:cs="Arial"/>
          <w:color w:val="333333"/>
          <w:shd w:val="clear" w:color="auto" w:fill="FFFFFF"/>
        </w:rPr>
        <w:t>r. This affects the scaling of the quadratic variation over large intervals.</w:t>
      </w:r>
      <w:r>
        <w:rPr>
          <w:rFonts w:ascii="Arial" w:hAnsi="Arial" w:cs="Arial"/>
          <w:color w:val="333333"/>
          <w:shd w:val="clear" w:color="auto" w:fill="FFFFFF"/>
        </w:rPr>
        <w:t xml:space="preserve"> </w:t>
      </w:r>
      <w:r w:rsidRPr="00CB7CC6">
        <w:rPr>
          <w:rFonts w:ascii="Arial" w:hAnsi="Arial" w:cs="Arial"/>
          <w:color w:val="333333"/>
          <w:shd w:val="clear" w:color="auto" w:fill="FFFFFF"/>
        </w:rPr>
        <w:t xml:space="preserve">For </w:t>
      </w:r>
      <w:r w:rsidRPr="00267FC5">
        <w:rPr>
          <w:rFonts w:ascii="Arial" w:hAnsi="Arial" w:cs="Arial"/>
          <w:i/>
          <w:iCs/>
          <w:color w:val="333333"/>
          <w:shd w:val="clear" w:color="auto" w:fill="FFFFFF"/>
        </w:rPr>
        <w:t>H</w:t>
      </w:r>
      <w:r w:rsidRPr="00CB7CC6">
        <w:rPr>
          <w:rFonts w:ascii="Arial" w:hAnsi="Arial" w:cs="Arial"/>
          <w:color w:val="333333"/>
          <w:shd w:val="clear" w:color="auto" w:fill="FFFFFF"/>
        </w:rPr>
        <w:t xml:space="preserve"> &lt; </w:t>
      </w:r>
      <w:r>
        <w:rPr>
          <w:rFonts w:ascii="Arial" w:hAnsi="Arial" w:cs="Arial"/>
          <w:color w:val="333333"/>
          <w:shd w:val="clear" w:color="auto" w:fill="FFFFFF"/>
        </w:rPr>
        <w:t>½</w:t>
      </w:r>
      <w:r w:rsidRPr="00CB7CC6">
        <w:rPr>
          <w:rFonts w:ascii="Arial" w:hAnsi="Arial" w:cs="Arial"/>
          <w:color w:val="333333"/>
          <w:shd w:val="clear" w:color="auto" w:fill="FFFFFF"/>
        </w:rPr>
        <w:t xml:space="preserve">, the quadratic variation of </w:t>
      </w:r>
      <w:proofErr w:type="spellStart"/>
      <w:r w:rsidRPr="00CB7CC6">
        <w:rPr>
          <w:rFonts w:ascii="Arial" w:hAnsi="Arial" w:cs="Arial"/>
          <w:color w:val="333333"/>
          <w:shd w:val="clear" w:color="auto" w:fill="FFFFFF"/>
        </w:rPr>
        <w:t>fBm</w:t>
      </w:r>
      <w:proofErr w:type="spellEnd"/>
      <w:r w:rsidRPr="00CB7CC6">
        <w:rPr>
          <w:rFonts w:ascii="Arial" w:hAnsi="Arial" w:cs="Arial"/>
          <w:color w:val="333333"/>
          <w:shd w:val="clear" w:color="auto" w:fill="FFFFFF"/>
        </w:rPr>
        <w:t xml:space="preserve"> over an interval does not converge in the traditional sense. Instead:</w:t>
      </w:r>
    </w:p>
    <w:p w14:paraId="2C93C90B" w14:textId="77777777" w:rsidR="008D1943" w:rsidRPr="00CB7CC6" w:rsidRDefault="00000000" w:rsidP="008D1943">
      <w:pPr>
        <w:spacing w:after="160" w:line="360" w:lineRule="auto"/>
        <w:jc w:val="both"/>
        <w:rPr>
          <w:rFonts w:ascii="Arial" w:hAnsi="Arial" w:cs="Arial"/>
          <w:color w:val="333333"/>
          <w:shd w:val="clear" w:color="auto" w:fill="FFFFFF"/>
        </w:rPr>
      </w:pPr>
      <m:oMathPara>
        <m:oMath>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lim</m:t>
                  </m:r>
                </m:e>
                <m:lim>
                  <m:r>
                    <w:rPr>
                      <w:rFonts w:ascii="Cambria Math" w:hAnsi="Cambria Math" w:cs="Arial"/>
                      <w:color w:val="333333"/>
                      <w:shd w:val="clear" w:color="auto" w:fill="FFFFFF"/>
                    </w:rPr>
                    <m:t>T→0</m:t>
                  </m:r>
                </m:lim>
              </m:limLow>
            </m:fName>
            <m:e>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0</m:t>
                              </m:r>
                            </m:e>
                          </m:d>
                        </m:e>
                      </m:d>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m:t>
              </m:r>
              <m:func>
                <m:funcPr>
                  <m:ctrlPr>
                    <w:rPr>
                      <w:rFonts w:ascii="Cambria Math" w:hAnsi="Cambria Math" w:cs="Arial"/>
                      <w:i/>
                      <w:color w:val="333333"/>
                      <w:shd w:val="clear" w:color="auto" w:fill="FFFFFF"/>
                    </w:rPr>
                  </m:ctrlPr>
                </m:funcPr>
                <m:fName>
                  <m:limLow>
                    <m:limLowPr>
                      <m:ctrlPr>
                        <w:rPr>
                          <w:rFonts w:ascii="Cambria Math" w:hAnsi="Cambria Math" w:cs="Arial"/>
                          <w:i/>
                          <w:color w:val="333333"/>
                          <w:shd w:val="clear" w:color="auto" w:fill="FFFFFF"/>
                        </w:rPr>
                      </m:ctrlPr>
                    </m:limLowPr>
                    <m:e>
                      <m:r>
                        <m:rPr>
                          <m:sty m:val="p"/>
                        </m:rPr>
                        <w:rPr>
                          <w:rFonts w:ascii="Cambria Math" w:hAnsi="Cambria Math" w:cs="Arial"/>
                          <w:color w:val="333333"/>
                          <w:shd w:val="clear" w:color="auto" w:fill="FFFFFF"/>
                        </w:rPr>
                        <m:t>lim</m:t>
                      </m:r>
                    </m:e>
                    <m:lim>
                      <m:r>
                        <w:rPr>
                          <w:rFonts w:ascii="Cambria Math" w:hAnsi="Cambria Math" w:cs="Arial"/>
                          <w:color w:val="333333"/>
                          <w:shd w:val="clear" w:color="auto" w:fill="FFFFFF"/>
                        </w:rPr>
                        <m:t>T→∞</m:t>
                      </m:r>
                    </m:lim>
                  </m:limLow>
                </m:fName>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m:t>
                      </m:r>
                    </m:sup>
                  </m:sSup>
                  <m:r>
                    <w:rPr>
                      <w:rFonts w:ascii="Cambria Math" w:hAnsi="Cambria Math" w:cs="Arial"/>
                      <w:color w:val="333333"/>
                      <w:shd w:val="clear" w:color="auto" w:fill="FFFFFF"/>
                    </w:rPr>
                    <m:t>=∞</m:t>
                  </m:r>
                </m:e>
              </m:func>
            </m:e>
          </m:func>
        </m:oMath>
      </m:oMathPara>
    </w:p>
    <w:p w14:paraId="3C9481B0" w14:textId="77777777" w:rsidR="008D1943" w:rsidRDefault="008D1943" w:rsidP="008D1943">
      <w:pPr>
        <w:spacing w:after="160" w:line="360" w:lineRule="auto"/>
        <w:ind w:firstLine="720"/>
        <w:jc w:val="both"/>
        <w:rPr>
          <w:rFonts w:ascii="Arial" w:hAnsi="Arial" w:cs="Arial"/>
          <w:color w:val="333333"/>
          <w:shd w:val="clear" w:color="auto" w:fill="FFFFFF"/>
        </w:rPr>
      </w:pPr>
      <w:r w:rsidRPr="00CB7CC6">
        <w:rPr>
          <w:rFonts w:ascii="Arial" w:hAnsi="Arial" w:cs="Arial"/>
          <w:color w:val="333333"/>
          <w:shd w:val="clear" w:color="auto" w:fill="FFFFFF"/>
        </w:rPr>
        <w:t xml:space="preserve">This indicates that the process's variance grows sub-linearly with </w:t>
      </w:r>
      <w:r w:rsidRPr="00267FC5">
        <w:rPr>
          <w:rFonts w:ascii="Arial" w:hAnsi="Arial" w:cs="Arial"/>
          <w:i/>
          <w:iCs/>
          <w:color w:val="333333"/>
          <w:shd w:val="clear" w:color="auto" w:fill="FFFFFF"/>
        </w:rPr>
        <w:t>T</w:t>
      </w:r>
      <w:r w:rsidRPr="00CB7CC6">
        <w:rPr>
          <w:rFonts w:ascii="Arial" w:hAnsi="Arial" w:cs="Arial"/>
          <w:color w:val="333333"/>
          <w:shd w:val="clear" w:color="auto" w:fill="FFFFFF"/>
        </w:rPr>
        <w:t>, but it does not imply that the quadratic variation converges to zero</w:t>
      </w:r>
      <w:r>
        <w:rPr>
          <w:rFonts w:ascii="Arial" w:hAnsi="Arial" w:cs="Arial"/>
          <w:color w:val="333333"/>
          <w:shd w:val="clear" w:color="auto" w:fill="FFFFFF"/>
        </w:rPr>
        <w:t xml:space="preserve"> as in the case when </w:t>
      </w:r>
      <w:r w:rsidRPr="00267FC5">
        <w:rPr>
          <w:rFonts w:ascii="Arial" w:hAnsi="Arial" w:cs="Arial"/>
          <w:i/>
          <w:iCs/>
          <w:color w:val="333333"/>
          <w:shd w:val="clear" w:color="auto" w:fill="FFFFFF"/>
        </w:rPr>
        <w:t>H</w:t>
      </w:r>
      <w:r>
        <w:rPr>
          <w:rFonts w:ascii="Arial" w:hAnsi="Arial" w:cs="Arial"/>
          <w:color w:val="333333"/>
          <w:shd w:val="clear" w:color="auto" w:fill="FFFFFF"/>
        </w:rPr>
        <w:t xml:space="preserve"> &gt; ½</w:t>
      </w:r>
      <w:r w:rsidRPr="00CB7CC6">
        <w:rPr>
          <w:rFonts w:ascii="Arial" w:hAnsi="Arial" w:cs="Arial"/>
          <w:color w:val="333333"/>
          <w:shd w:val="clear" w:color="auto" w:fill="FFFFFF"/>
        </w:rPr>
        <w:t xml:space="preserve">. In fact, it diverges for large </w:t>
      </w:r>
      <w:r w:rsidRPr="00267FC5">
        <w:rPr>
          <w:rFonts w:ascii="Arial" w:hAnsi="Arial" w:cs="Arial"/>
          <w:i/>
          <w:iCs/>
          <w:color w:val="333333"/>
          <w:shd w:val="clear" w:color="auto" w:fill="FFFFFF"/>
        </w:rPr>
        <w:t>T</w:t>
      </w:r>
      <w:r>
        <w:rPr>
          <w:rFonts w:ascii="Arial" w:hAnsi="Arial" w:cs="Arial"/>
          <w:color w:val="333333"/>
          <w:shd w:val="clear" w:color="auto" w:fill="FFFFFF"/>
        </w:rPr>
        <w:t xml:space="preserve"> to infinity</w:t>
      </w:r>
      <w:r w:rsidRPr="00CB7CC6">
        <w:rPr>
          <w:rFonts w:ascii="Arial" w:hAnsi="Arial" w:cs="Arial"/>
          <w:color w:val="333333"/>
          <w:shd w:val="clear" w:color="auto" w:fill="FFFFFF"/>
        </w:rPr>
        <w:t>.</w:t>
      </w:r>
      <w:r>
        <w:rPr>
          <w:rFonts w:ascii="Arial" w:hAnsi="Arial" w:cs="Arial"/>
          <w:color w:val="333333"/>
          <w:shd w:val="clear" w:color="auto" w:fill="FFFFFF"/>
        </w:rPr>
        <w:t xml:space="preserve"> This contradicts the Doob-Meyer decomposition since </w:t>
      </w:r>
      <w:r w:rsidRPr="00267FC5">
        <w:rPr>
          <w:rFonts w:ascii="Arial" w:hAnsi="Arial" w:cs="Arial"/>
          <w:i/>
          <w:iCs/>
          <w:color w:val="333333"/>
          <w:shd w:val="clear" w:color="auto" w:fill="FFFFFF"/>
        </w:rPr>
        <w:t>B</w:t>
      </w:r>
      <w:r w:rsidRPr="00267FC5">
        <w:rPr>
          <w:rFonts w:ascii="Arial" w:hAnsi="Arial" w:cs="Arial"/>
          <w:i/>
          <w:iCs/>
          <w:color w:val="333333"/>
          <w:shd w:val="clear" w:color="auto" w:fill="FFFFFF"/>
          <w:vertAlign w:val="superscript"/>
        </w:rPr>
        <w:t>H</w:t>
      </w:r>
      <w:r>
        <w:rPr>
          <w:rFonts w:ascii="Arial" w:hAnsi="Arial" w:cs="Arial"/>
          <w:color w:val="333333"/>
          <w:shd w:val="clear" w:color="auto" w:fill="FFFFFF"/>
        </w:rPr>
        <w:t xml:space="preserve"> has unbounded 1-variation. This unboundedness makes the traditional definition of the stochastic integrals w.r.t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via Riemann sum ineffective. </w:t>
      </w:r>
    </w:p>
    <w:p w14:paraId="28401CD9" w14:textId="77777777" w:rsidR="008D1943" w:rsidRPr="006F3EC1"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This connection between H and the quadratic variation is crucial for understanding the behaviour of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in various applications from financial modelling to image analysis. We also need to distinguish between unbounded variation and quadratic variation when it comes to “rough” processes. The total variation of a function over an interval is the sum of the absolute values of its increments over a partition of that interval. For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with </w:t>
      </w:r>
      <w:r w:rsidRPr="00267FC5">
        <w:rPr>
          <w:rFonts w:ascii="Arial" w:hAnsi="Arial" w:cs="Arial"/>
          <w:i/>
          <w:iCs/>
          <w:color w:val="333333"/>
          <w:shd w:val="clear" w:color="auto" w:fill="FFFFFF"/>
        </w:rPr>
        <w:t>H</w:t>
      </w:r>
      <w:r>
        <w:rPr>
          <w:rFonts w:ascii="Arial" w:hAnsi="Arial" w:cs="Arial"/>
          <w:color w:val="333333"/>
          <w:shd w:val="clear" w:color="auto" w:fill="FFFFFF"/>
        </w:rPr>
        <w:t xml:space="preserve"> &gt; ½, the increments are positively correlated. This means that if the process increases at one point, it is likely to increase further at subsequent points. As the partition gets finer, the increments tend to reinforce each other, leading to a </w:t>
      </w:r>
      <w:proofErr w:type="gramStart"/>
      <w:r>
        <w:rPr>
          <w:rFonts w:ascii="Arial" w:hAnsi="Arial" w:cs="Arial"/>
          <w:color w:val="333333"/>
          <w:shd w:val="clear" w:color="auto" w:fill="FFFFFF"/>
        </w:rPr>
        <w:t>larger and larger</w:t>
      </w:r>
      <w:proofErr w:type="gramEnd"/>
      <w:r>
        <w:rPr>
          <w:rFonts w:ascii="Arial" w:hAnsi="Arial" w:cs="Arial"/>
          <w:color w:val="333333"/>
          <w:shd w:val="clear" w:color="auto" w:fill="FFFFFF"/>
        </w:rPr>
        <w:t xml:space="preserve"> sum of absolute </w:t>
      </w:r>
      <w:r>
        <w:rPr>
          <w:rFonts w:ascii="Arial" w:hAnsi="Arial" w:cs="Arial"/>
          <w:color w:val="333333"/>
          <w:shd w:val="clear" w:color="auto" w:fill="FFFFFF"/>
        </w:rPr>
        <w:lastRenderedPageBreak/>
        <w:t xml:space="preserve">values. This sum grows without bound, indicating unbounded variation. It is a bit counterintuitive that both quadratic variation and total variation can be unbounded depending on H. </w:t>
      </w:r>
      <w:r w:rsidRPr="006F3EC1">
        <w:rPr>
          <w:rFonts w:ascii="Arial" w:hAnsi="Arial" w:cs="Arial"/>
          <w:color w:val="333333"/>
          <w:shd w:val="clear" w:color="auto" w:fill="FFFFFF"/>
        </w:rPr>
        <w:t xml:space="preserve">When </w:t>
      </w:r>
      <w:r w:rsidRPr="00267FC5">
        <w:rPr>
          <w:rFonts w:ascii="Arial" w:hAnsi="Arial" w:cs="Arial"/>
          <w:i/>
          <w:iCs/>
          <w:color w:val="333333"/>
          <w:shd w:val="clear" w:color="auto" w:fill="FFFFFF"/>
        </w:rPr>
        <w:t>H &lt; 1/2</w:t>
      </w:r>
      <w:r w:rsidRPr="006F3EC1">
        <w:rPr>
          <w:rFonts w:ascii="Arial" w:hAnsi="Arial" w:cs="Arial"/>
          <w:color w:val="333333"/>
          <w:shd w:val="clear" w:color="auto" w:fill="FFFFFF"/>
        </w:rPr>
        <w:t xml:space="preserve">, the increments of </w:t>
      </w:r>
      <w:proofErr w:type="spellStart"/>
      <w:r w:rsidRPr="006F3EC1">
        <w:rPr>
          <w:rFonts w:ascii="Arial" w:hAnsi="Arial" w:cs="Arial"/>
          <w:color w:val="333333"/>
          <w:shd w:val="clear" w:color="auto" w:fill="FFFFFF"/>
        </w:rPr>
        <w:t>fBm</w:t>
      </w:r>
      <w:proofErr w:type="spellEnd"/>
      <w:r w:rsidRPr="006F3EC1">
        <w:rPr>
          <w:rFonts w:ascii="Arial" w:hAnsi="Arial" w:cs="Arial"/>
          <w:color w:val="333333"/>
          <w:shd w:val="clear" w:color="auto" w:fill="FFFFFF"/>
        </w:rPr>
        <w:t xml:space="preserve"> are negatively correlated. This means that if the process increases at one point, it's more likely to decrease at a later point. This leads to a "short-range dependence" and a tendency for the path to exhibit more erratic behaviour.</w:t>
      </w:r>
      <w:r>
        <w:rPr>
          <w:rFonts w:ascii="Arial" w:hAnsi="Arial" w:cs="Arial"/>
          <w:color w:val="333333"/>
          <w:shd w:val="clear" w:color="auto" w:fill="FFFFFF"/>
        </w:rPr>
        <w:t xml:space="preserve"> Here are three characteristics of “rough” processes when </w:t>
      </w:r>
      <w:r w:rsidRPr="00267FC5">
        <w:rPr>
          <w:rFonts w:ascii="Arial" w:hAnsi="Arial" w:cs="Arial"/>
          <w:i/>
          <w:iCs/>
          <w:color w:val="333333"/>
          <w:shd w:val="clear" w:color="auto" w:fill="FFFFFF"/>
        </w:rPr>
        <w:t>H &lt; 1/2</w:t>
      </w:r>
      <w:r>
        <w:rPr>
          <w:rFonts w:ascii="Arial" w:hAnsi="Arial" w:cs="Arial"/>
          <w:color w:val="333333"/>
          <w:shd w:val="clear" w:color="auto" w:fill="FFFFFF"/>
        </w:rPr>
        <w:t>.</w:t>
      </w:r>
    </w:p>
    <w:p w14:paraId="3E9F777D" w14:textId="77777777" w:rsidR="008D1943" w:rsidRPr="00A74F27" w:rsidRDefault="008D1943" w:rsidP="008D1943">
      <w:pPr>
        <w:pStyle w:val="ListParagraph"/>
        <w:numPr>
          <w:ilvl w:val="1"/>
          <w:numId w:val="9"/>
        </w:numPr>
        <w:spacing w:after="160" w:line="360" w:lineRule="auto"/>
        <w:jc w:val="both"/>
        <w:rPr>
          <w:rFonts w:ascii="Arial" w:hAnsi="Arial" w:cs="Arial"/>
          <w:color w:val="333333"/>
          <w:shd w:val="clear" w:color="auto" w:fill="FFFFFF"/>
        </w:rPr>
      </w:pPr>
      <w:r w:rsidRPr="00A74F27">
        <w:rPr>
          <w:rFonts w:ascii="Arial" w:hAnsi="Arial" w:cs="Arial"/>
          <w:color w:val="333333"/>
          <w:shd w:val="clear" w:color="auto" w:fill="FFFFFF"/>
        </w:rPr>
        <w:t xml:space="preserve">Increasing roughness - as the time interval is divided into </w:t>
      </w:r>
      <w:proofErr w:type="gramStart"/>
      <w:r w:rsidRPr="00A74F27">
        <w:rPr>
          <w:rFonts w:ascii="Arial" w:hAnsi="Arial" w:cs="Arial"/>
          <w:color w:val="333333"/>
          <w:shd w:val="clear" w:color="auto" w:fill="FFFFFF"/>
        </w:rPr>
        <w:t>smaller and smaller</w:t>
      </w:r>
      <w:proofErr w:type="gramEnd"/>
      <w:r w:rsidRPr="00A74F27">
        <w:rPr>
          <w:rFonts w:ascii="Arial" w:hAnsi="Arial" w:cs="Arial"/>
          <w:color w:val="333333"/>
          <w:shd w:val="clear" w:color="auto" w:fill="FFFFFF"/>
        </w:rPr>
        <w:t xml:space="preserve"> pieces, the negative correlation between increments means that the increments tend to "cancel each other out." However, this cancellation is not perfect. The path still exhibits</w:t>
      </w:r>
      <w:r>
        <w:rPr>
          <w:rFonts w:ascii="Arial" w:hAnsi="Arial" w:cs="Arial"/>
          <w:color w:val="333333"/>
          <w:shd w:val="clear" w:color="auto" w:fill="FFFFFF"/>
        </w:rPr>
        <w:t xml:space="preserve"> </w:t>
      </w:r>
      <w:r w:rsidRPr="00307CA5">
        <w:rPr>
          <w:rFonts w:ascii="Arial" w:hAnsi="Arial" w:cs="Arial"/>
          <w:color w:val="333333"/>
          <w:highlight w:val="green"/>
          <w:shd w:val="clear" w:color="auto" w:fill="FFFFFF"/>
          <w:rPrChange w:id="1410" w:author="George Urumov" w:date="2025-10-30T09:14:00Z" w16du:dateUtc="2025-10-30T09:14:00Z">
            <w:rPr>
              <w:rFonts w:ascii="Arial" w:hAnsi="Arial" w:cs="Arial"/>
              <w:color w:val="333333"/>
              <w:shd w:val="clear" w:color="auto" w:fill="FFFFFF"/>
            </w:rPr>
          </w:rPrChange>
        </w:rPr>
        <w:t>sharp oscillations</w:t>
      </w:r>
      <w:r w:rsidRPr="00A74F27">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significant jumps</w:t>
      </w:r>
      <w:r w:rsidRPr="00A74F27">
        <w:rPr>
          <w:rFonts w:ascii="Arial" w:hAnsi="Arial" w:cs="Arial"/>
          <w:color w:val="333333"/>
          <w:shd w:val="clear" w:color="auto" w:fill="FFFFFF"/>
        </w:rPr>
        <w:t>, and these</w:t>
      </w:r>
      <w:r>
        <w:rPr>
          <w:rFonts w:ascii="Arial" w:hAnsi="Arial" w:cs="Arial"/>
          <w:color w:val="333333"/>
          <w:shd w:val="clear" w:color="auto" w:fill="FFFFFF"/>
        </w:rPr>
        <w:t xml:space="preserve"> </w:t>
      </w:r>
      <w:r w:rsidRPr="00307CA5">
        <w:rPr>
          <w:rFonts w:ascii="Arial" w:hAnsi="Arial" w:cs="Arial"/>
          <w:color w:val="333333"/>
          <w:highlight w:val="green"/>
          <w:shd w:val="clear" w:color="auto" w:fill="FFFFFF"/>
          <w:rPrChange w:id="1411" w:author="George Urumov" w:date="2025-10-30T09:15:00Z" w16du:dateUtc="2025-10-30T09:15:00Z">
            <w:rPr>
              <w:rFonts w:ascii="Arial" w:hAnsi="Arial" w:cs="Arial"/>
              <w:color w:val="333333"/>
              <w:shd w:val="clear" w:color="auto" w:fill="FFFFFF"/>
            </w:rPr>
          </w:rPrChange>
        </w:rPr>
        <w:t>oscillations</w:t>
      </w:r>
      <w:r w:rsidRPr="00A74F27">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jumps</w:t>
      </w:r>
      <w:r w:rsidRPr="00A74F27">
        <w:rPr>
          <w:rFonts w:ascii="Arial" w:hAnsi="Arial" w:cs="Arial"/>
          <w:color w:val="333333"/>
          <w:shd w:val="clear" w:color="auto" w:fill="FFFFFF"/>
        </w:rPr>
        <w:t xml:space="preserve"> become more frequent as the partition gets finer.</w:t>
      </w:r>
    </w:p>
    <w:p w14:paraId="06B7DB44" w14:textId="77777777" w:rsidR="008D1943" w:rsidRPr="00A74F27" w:rsidRDefault="008D1943" w:rsidP="008D1943">
      <w:pPr>
        <w:pStyle w:val="ListParagraph"/>
        <w:numPr>
          <w:ilvl w:val="1"/>
          <w:numId w:val="9"/>
        </w:numPr>
        <w:spacing w:after="160" w:line="360" w:lineRule="auto"/>
        <w:jc w:val="both"/>
        <w:rPr>
          <w:rFonts w:ascii="Arial" w:hAnsi="Arial" w:cs="Arial"/>
          <w:color w:val="333333"/>
          <w:shd w:val="clear" w:color="auto" w:fill="FFFFFF"/>
        </w:rPr>
      </w:pPr>
      <w:r w:rsidRPr="00A74F27">
        <w:rPr>
          <w:rFonts w:ascii="Arial" w:hAnsi="Arial" w:cs="Arial"/>
          <w:color w:val="333333"/>
          <w:shd w:val="clear" w:color="auto" w:fill="FFFFFF"/>
        </w:rPr>
        <w:t>Infinite quadratic variation - the sum of the squares of the increments grows without bound as the partition gets finer. This is because the increments, while tending to cancel each other, still contribute significantly to the squared sum due to the frequent</w:t>
      </w:r>
      <w:r>
        <w:rPr>
          <w:rFonts w:ascii="Arial" w:hAnsi="Arial" w:cs="Arial"/>
          <w:color w:val="333333"/>
          <w:shd w:val="clear" w:color="auto" w:fill="FFFFFF"/>
        </w:rPr>
        <w:t xml:space="preserve"> </w:t>
      </w:r>
      <w:r w:rsidRPr="00307CA5">
        <w:rPr>
          <w:rFonts w:ascii="Arial" w:hAnsi="Arial" w:cs="Arial"/>
          <w:color w:val="333333"/>
          <w:highlight w:val="green"/>
          <w:shd w:val="clear" w:color="auto" w:fill="FFFFFF"/>
          <w:rPrChange w:id="1412" w:author="George Urumov" w:date="2025-10-30T09:15:00Z" w16du:dateUtc="2025-10-30T09:15:00Z">
            <w:rPr>
              <w:rFonts w:ascii="Arial" w:hAnsi="Arial" w:cs="Arial"/>
              <w:color w:val="333333"/>
              <w:shd w:val="clear" w:color="auto" w:fill="FFFFFF"/>
            </w:rPr>
          </w:rPrChange>
        </w:rPr>
        <w:t>swings.</w:t>
      </w:r>
      <w:r w:rsidRPr="00A74F27">
        <w:rPr>
          <w:rFonts w:ascii="Arial" w:hAnsi="Arial" w:cs="Arial"/>
          <w:color w:val="333333"/>
          <w:shd w:val="clear" w:color="auto" w:fill="FFFFFF"/>
        </w:rPr>
        <w:t xml:space="preserve"> </w:t>
      </w:r>
      <w:r w:rsidRPr="007233C1">
        <w:rPr>
          <w:rFonts w:ascii="Arial" w:hAnsi="Arial" w:cs="Arial"/>
          <w:strike/>
          <w:color w:val="333333"/>
          <w:highlight w:val="green"/>
          <w:shd w:val="clear" w:color="auto" w:fill="FFFFFF"/>
        </w:rPr>
        <w:t>jumps</w:t>
      </w:r>
      <w:r w:rsidRPr="00A74F27">
        <w:rPr>
          <w:rFonts w:ascii="Arial" w:hAnsi="Arial" w:cs="Arial"/>
          <w:color w:val="333333"/>
          <w:shd w:val="clear" w:color="auto" w:fill="FFFFFF"/>
        </w:rPr>
        <w:t>.</w:t>
      </w:r>
    </w:p>
    <w:p w14:paraId="566385E9" w14:textId="77777777" w:rsidR="008D1943" w:rsidRPr="00D83EA3" w:rsidRDefault="008D1943" w:rsidP="008D1943">
      <w:pPr>
        <w:pStyle w:val="ListParagraph"/>
        <w:numPr>
          <w:ilvl w:val="1"/>
          <w:numId w:val="9"/>
        </w:numPr>
        <w:spacing w:after="160" w:line="360" w:lineRule="auto"/>
        <w:jc w:val="both"/>
        <w:rPr>
          <w:rFonts w:ascii="Arial" w:hAnsi="Arial" w:cs="Arial"/>
          <w:color w:val="333333"/>
          <w:shd w:val="clear" w:color="auto" w:fill="FFFFFF"/>
        </w:rPr>
      </w:pPr>
      <w:r w:rsidRPr="00267FC5">
        <w:rPr>
          <w:rFonts w:ascii="Arial" w:hAnsi="Arial" w:cs="Arial"/>
          <w:color w:val="333333"/>
          <w:shd w:val="clear" w:color="auto" w:fill="FFFFFF"/>
        </w:rPr>
        <w:t>Inf</w:t>
      </w:r>
      <w:r w:rsidRPr="00D83EA3">
        <w:rPr>
          <w:rFonts w:ascii="Arial" w:hAnsi="Arial" w:cs="Arial"/>
          <w:color w:val="333333"/>
          <w:shd w:val="clear" w:color="auto" w:fill="FFFFFF"/>
        </w:rPr>
        <w:t>inite total variation - even though the path is rough, the total variation (sum of absolute values of increments) is </w:t>
      </w:r>
      <w:r w:rsidRPr="00267FC5">
        <w:rPr>
          <w:rFonts w:ascii="Arial" w:hAnsi="Arial" w:cs="Arial"/>
          <w:color w:val="333333"/>
          <w:shd w:val="clear" w:color="auto" w:fill="FFFFFF"/>
        </w:rPr>
        <w:t>in</w:t>
      </w:r>
      <w:r w:rsidRPr="00D83EA3">
        <w:rPr>
          <w:rFonts w:ascii="Arial" w:hAnsi="Arial" w:cs="Arial"/>
          <w:color w:val="333333"/>
          <w:shd w:val="clear" w:color="auto" w:fill="FFFFFF"/>
        </w:rPr>
        <w:t xml:space="preserve">finite for </w:t>
      </w:r>
      <w:r w:rsidRPr="00267FC5">
        <w:rPr>
          <w:rFonts w:ascii="Arial" w:hAnsi="Arial" w:cs="Arial"/>
          <w:i/>
          <w:iCs/>
          <w:color w:val="333333"/>
          <w:shd w:val="clear" w:color="auto" w:fill="FFFFFF"/>
        </w:rPr>
        <w:t>H &lt; 1/2</w:t>
      </w:r>
      <w:r w:rsidRPr="00D83EA3">
        <w:rPr>
          <w:rFonts w:ascii="Arial" w:hAnsi="Arial" w:cs="Arial"/>
          <w:color w:val="333333"/>
          <w:shd w:val="clear" w:color="auto" w:fill="FFFFFF"/>
        </w:rPr>
        <w:t xml:space="preserve">. This is because the negative correlation </w:t>
      </w:r>
      <w:r w:rsidRPr="00267FC5">
        <w:rPr>
          <w:rFonts w:ascii="Arial" w:hAnsi="Arial" w:cs="Arial"/>
          <w:color w:val="333333"/>
          <w:shd w:val="clear" w:color="auto" w:fill="FFFFFF"/>
        </w:rPr>
        <w:t xml:space="preserve">does not </w:t>
      </w:r>
      <w:r w:rsidRPr="00D83EA3">
        <w:rPr>
          <w:rFonts w:ascii="Arial" w:hAnsi="Arial" w:cs="Arial"/>
          <w:color w:val="333333"/>
          <w:shd w:val="clear" w:color="auto" w:fill="FFFFFF"/>
        </w:rPr>
        <w:t>lead to</w:t>
      </w:r>
      <w:r w:rsidRPr="00267FC5">
        <w:rPr>
          <w:rFonts w:ascii="Arial" w:hAnsi="Arial" w:cs="Arial"/>
          <w:color w:val="333333"/>
          <w:shd w:val="clear" w:color="auto" w:fill="FFFFFF"/>
        </w:rPr>
        <w:t xml:space="preserve"> enough</w:t>
      </w:r>
      <w:r w:rsidRPr="00D83EA3">
        <w:rPr>
          <w:rFonts w:ascii="Arial" w:hAnsi="Arial" w:cs="Arial"/>
          <w:color w:val="333333"/>
          <w:shd w:val="clear" w:color="auto" w:fill="FFFFFF"/>
        </w:rPr>
        <w:t xml:space="preserve"> cancellation</w:t>
      </w:r>
      <w:r w:rsidRPr="00267FC5">
        <w:rPr>
          <w:rFonts w:ascii="Arial" w:hAnsi="Arial" w:cs="Arial"/>
          <w:color w:val="333333"/>
          <w:shd w:val="clear" w:color="auto" w:fill="FFFFFF"/>
        </w:rPr>
        <w:t>s</w:t>
      </w:r>
      <w:r w:rsidRPr="00D83EA3">
        <w:rPr>
          <w:rFonts w:ascii="Arial" w:hAnsi="Arial" w:cs="Arial"/>
          <w:color w:val="333333"/>
          <w:shd w:val="clear" w:color="auto" w:fill="FFFFFF"/>
        </w:rPr>
        <w:t xml:space="preserve"> of increments, </w:t>
      </w:r>
      <w:r w:rsidRPr="00267FC5">
        <w:rPr>
          <w:rFonts w:ascii="Arial" w:hAnsi="Arial" w:cs="Arial"/>
          <w:color w:val="333333"/>
          <w:shd w:val="clear" w:color="auto" w:fill="FFFFFF"/>
        </w:rPr>
        <w:t xml:space="preserve">thus not </w:t>
      </w:r>
      <w:r w:rsidRPr="00D83EA3">
        <w:rPr>
          <w:rFonts w:ascii="Arial" w:hAnsi="Arial" w:cs="Arial"/>
          <w:color w:val="333333"/>
          <w:shd w:val="clear" w:color="auto" w:fill="FFFFFF"/>
        </w:rPr>
        <w:t>preventing the sum of absolute values from growing infinitely large.</w:t>
      </w:r>
    </w:p>
    <w:p w14:paraId="43151D0D" w14:textId="77777777" w:rsidR="008D1943" w:rsidRPr="00314728" w:rsidRDefault="008D1943" w:rsidP="008D1943">
      <w:pPr>
        <w:pStyle w:val="ListParagraph"/>
        <w:ind w:left="1800"/>
        <w:rPr>
          <w:shd w:val="clear" w:color="auto" w:fill="FFFFFF"/>
        </w:rPr>
      </w:pPr>
    </w:p>
    <w:p w14:paraId="1C085AA9" w14:textId="77777777" w:rsidR="008D1943" w:rsidRDefault="008D1943" w:rsidP="008D1943">
      <w:pPr>
        <w:pStyle w:val="Heading3"/>
        <w:spacing w:line="360" w:lineRule="auto"/>
      </w:pPr>
      <w:r>
        <w:t xml:space="preserve">5.1.8 INTRODUCING PROOF WHEN H </w:t>
      </w:r>
      <w:proofErr w:type="gramStart"/>
      <w:r>
        <w:t>&lt;  ½</w:t>
      </w:r>
      <w:proofErr w:type="gramEnd"/>
      <w:r>
        <w:t xml:space="preserve">   </w:t>
      </w:r>
    </w:p>
    <w:p w14:paraId="078ABE32" w14:textId="77777777" w:rsidR="008D1943" w:rsidRDefault="008D1943" w:rsidP="008D1943">
      <w:pPr>
        <w:spacing w:after="160" w:line="360" w:lineRule="auto"/>
        <w:ind w:firstLine="720"/>
        <w:jc w:val="both"/>
        <w:rPr>
          <w:rFonts w:ascii="Arial" w:hAnsi="Arial" w:cs="Arial"/>
          <w:color w:val="333333"/>
          <w:shd w:val="clear" w:color="auto" w:fill="FFFFFF"/>
        </w:rPr>
      </w:pPr>
      <w:proofErr w:type="gramStart"/>
      <w:r>
        <w:rPr>
          <w:rFonts w:ascii="Arial" w:hAnsi="Arial" w:cs="Arial"/>
          <w:color w:val="333333"/>
          <w:shd w:val="clear" w:color="auto" w:fill="FFFFFF"/>
        </w:rPr>
        <w:t>The majority of</w:t>
      </w:r>
      <w:proofErr w:type="gramEnd"/>
      <w:r>
        <w:rPr>
          <w:rFonts w:ascii="Arial" w:hAnsi="Arial" w:cs="Arial"/>
          <w:color w:val="333333"/>
          <w:shd w:val="clear" w:color="auto" w:fill="FFFFFF"/>
        </w:rPr>
        <w:t xml:space="preserve"> the proofs in this section were originally published in our paper </w:t>
      </w:r>
      <w:sdt>
        <w:sdtPr>
          <w:rPr>
            <w:rFonts w:ascii="Arial" w:hAnsi="Arial" w:cs="Arial"/>
            <w:color w:val="333333"/>
            <w:shd w:val="clear" w:color="auto" w:fill="FFFFFF"/>
          </w:rPr>
          <w:id w:val="-208828980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Uru25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The proofs in section 5.1.4 are valid when </w:t>
      </w:r>
      <w:r w:rsidRPr="00267FC5">
        <w:rPr>
          <w:rFonts w:ascii="Arial" w:hAnsi="Arial" w:cs="Arial"/>
          <w:i/>
          <w:iCs/>
          <w:color w:val="333333"/>
          <w:shd w:val="clear" w:color="auto" w:fill="FFFFFF"/>
        </w:rPr>
        <w:t>H &gt; ½</w:t>
      </w:r>
      <w:r>
        <w:rPr>
          <w:rFonts w:ascii="Arial" w:hAnsi="Arial" w:cs="Arial"/>
          <w:color w:val="333333"/>
          <w:shd w:val="clear" w:color="auto" w:fill="FFFFFF"/>
        </w:rPr>
        <w:t xml:space="preserve">. </w:t>
      </w:r>
      <w:r w:rsidRPr="00D83EA3">
        <w:rPr>
          <w:rFonts w:ascii="Arial" w:hAnsi="Arial" w:cs="Arial"/>
          <w:color w:val="333333"/>
          <w:shd w:val="clear" w:color="auto" w:fill="FFFFFF"/>
        </w:rPr>
        <w:t xml:space="preserve">We extend the theory of </w:t>
      </w:r>
      <w:proofErr w:type="spellStart"/>
      <w:r w:rsidRPr="00D83EA3">
        <w:rPr>
          <w:rFonts w:ascii="Arial" w:hAnsi="Arial" w:cs="Arial"/>
          <w:color w:val="333333"/>
          <w:shd w:val="clear" w:color="auto" w:fill="FFFFFF"/>
        </w:rPr>
        <w:t>fBm</w:t>
      </w:r>
      <w:proofErr w:type="spellEnd"/>
      <w:r w:rsidRPr="00D83EA3">
        <w:rPr>
          <w:rFonts w:ascii="Arial" w:hAnsi="Arial" w:cs="Arial"/>
          <w:color w:val="333333"/>
          <w:shd w:val="clear" w:color="auto" w:fill="FFFFFF"/>
        </w:rPr>
        <w:t xml:space="preserve"> for </w:t>
      </w:r>
      <w:r w:rsidRPr="00267FC5">
        <w:rPr>
          <w:rFonts w:ascii="Arial" w:hAnsi="Arial" w:cs="Arial"/>
          <w:i/>
          <w:iCs/>
          <w:color w:val="333333"/>
          <w:shd w:val="clear" w:color="auto" w:fill="FFFFFF"/>
        </w:rPr>
        <w:t>H &lt; ½</w:t>
      </w:r>
      <w:r w:rsidRPr="00D83EA3">
        <w:rPr>
          <w:rFonts w:ascii="Arial" w:hAnsi="Arial" w:cs="Arial"/>
          <w:color w:val="333333"/>
          <w:shd w:val="clear" w:color="auto" w:fill="FFFFFF"/>
        </w:rPr>
        <w:t>, where stochastic integrals become non-</w:t>
      </w:r>
      <w:proofErr w:type="spellStart"/>
      <w:r w:rsidRPr="00D83EA3">
        <w:rPr>
          <w:rFonts w:ascii="Arial" w:hAnsi="Arial" w:cs="Arial"/>
          <w:color w:val="333333"/>
          <w:shd w:val="clear" w:color="auto" w:fill="FFFFFF"/>
        </w:rPr>
        <w:t>semimartingales</w:t>
      </w:r>
      <w:proofErr w:type="spellEnd"/>
      <w:r w:rsidRPr="00D83EA3">
        <w:rPr>
          <w:rFonts w:ascii="Arial" w:hAnsi="Arial" w:cs="Arial"/>
          <w:color w:val="333333"/>
          <w:shd w:val="clear" w:color="auto" w:fill="FFFFFF"/>
        </w:rPr>
        <w:t>.</w:t>
      </w:r>
      <w:r>
        <w:rPr>
          <w:rFonts w:ascii="Arial" w:hAnsi="Arial" w:cs="Arial"/>
          <w:color w:val="333333"/>
          <w:shd w:val="clear" w:color="auto" w:fill="FFFFFF"/>
        </w:rPr>
        <w:t xml:space="preserve"> As we described it in the </w:t>
      </w:r>
      <w:r>
        <w:rPr>
          <w:rFonts w:ascii="Arial" w:hAnsi="Arial" w:cs="Arial"/>
          <w:i/>
          <w:iCs/>
          <w:color w:val="333333"/>
          <w:shd w:val="clear" w:color="auto" w:fill="FFFFFF"/>
        </w:rPr>
        <w:t xml:space="preserve">Background </w:t>
      </w:r>
      <w:r>
        <w:rPr>
          <w:rFonts w:ascii="Arial" w:hAnsi="Arial" w:cs="Arial"/>
          <w:color w:val="333333"/>
          <w:shd w:val="clear" w:color="auto" w:fill="FFFFFF"/>
        </w:rPr>
        <w:t xml:space="preserve">to this section,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has an infinite quadratic variation when </w:t>
      </w:r>
      <w:r w:rsidRPr="00267FC5">
        <w:rPr>
          <w:rFonts w:ascii="Arial" w:hAnsi="Arial" w:cs="Arial"/>
          <w:i/>
          <w:iCs/>
          <w:color w:val="333333"/>
          <w:shd w:val="clear" w:color="auto" w:fill="FFFFFF"/>
        </w:rPr>
        <w:t>H &lt; ½</w:t>
      </w:r>
      <w:r>
        <w:rPr>
          <w:rFonts w:ascii="Arial" w:hAnsi="Arial" w:cs="Arial"/>
          <w:color w:val="333333"/>
          <w:shd w:val="clear" w:color="auto" w:fill="FFFFFF"/>
        </w:rPr>
        <w:t xml:space="preserve">, so we use Jost </w:t>
      </w:r>
      <w:sdt>
        <w:sdtPr>
          <w:rPr>
            <w:rFonts w:ascii="Arial" w:hAnsi="Arial" w:cs="Arial"/>
            <w:color w:val="333333"/>
            <w:shd w:val="clear" w:color="auto" w:fill="FFFFFF"/>
          </w:rPr>
          <w:id w:val="-760671380"/>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Jos061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[108]</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to change Hurst parameter from </w:t>
      </w:r>
      <w:r w:rsidRPr="00267FC5">
        <w:rPr>
          <w:rFonts w:ascii="Arial" w:hAnsi="Arial" w:cs="Arial"/>
          <w:i/>
          <w:iCs/>
          <w:color w:val="333333"/>
          <w:shd w:val="clear" w:color="auto" w:fill="FFFFFF"/>
        </w:rPr>
        <w:t>H</w:t>
      </w:r>
      <w:r>
        <w:rPr>
          <w:rFonts w:ascii="Arial" w:hAnsi="Arial" w:cs="Arial"/>
          <w:color w:val="333333"/>
          <w:shd w:val="clear" w:color="auto" w:fill="FFFFFF"/>
        </w:rPr>
        <w:t xml:space="preserve"> to </w:t>
      </w:r>
      <w:r w:rsidRPr="00267FC5">
        <w:rPr>
          <w:rFonts w:ascii="Arial" w:hAnsi="Arial" w:cs="Arial"/>
          <w:i/>
          <w:iCs/>
          <w:color w:val="333333"/>
          <w:shd w:val="clear" w:color="auto" w:fill="FFFFFF"/>
        </w:rPr>
        <w:t>1-H</w:t>
      </w:r>
      <w:r w:rsidRPr="00D83EA3">
        <w:rPr>
          <w:rFonts w:ascii="Arial" w:hAnsi="Arial" w:cs="Arial"/>
          <w:color w:val="333333"/>
          <w:shd w:val="clear" w:color="auto" w:fill="FFFFFF"/>
        </w:rPr>
        <w:t>. We incorporate fuzzy logic into the amplitude and kernel components of stochastic models. We introduce and analyse the existence and uniqueness theorems under this fuzzy-fractional framework.</w:t>
      </w:r>
      <w:r>
        <w:rPr>
          <w:rFonts w:ascii="Arial" w:hAnsi="Arial" w:cs="Arial"/>
          <w:color w:val="333333"/>
          <w:shd w:val="clear" w:color="auto" w:fill="FFFFFF"/>
        </w:rPr>
        <w:t xml:space="preserve"> </w:t>
      </w:r>
    </w:p>
    <w:p w14:paraId="70AF2B80" w14:textId="77777777" w:rsidR="008D1943" w:rsidRPr="007233C1" w:rsidRDefault="008D1943" w:rsidP="008D1943">
      <w:pPr>
        <w:spacing w:after="160" w:line="360" w:lineRule="auto"/>
        <w:jc w:val="both"/>
        <w:rPr>
          <w:rFonts w:ascii="Arial" w:hAnsi="Arial" w:cs="Arial"/>
          <w:strike/>
          <w:color w:val="333333"/>
          <w:shd w:val="clear" w:color="auto" w:fill="FFFFFF"/>
        </w:rPr>
      </w:pPr>
      <w:r w:rsidRPr="00307CA5">
        <w:rPr>
          <w:rFonts w:ascii="Arial" w:hAnsi="Arial" w:cs="Arial"/>
          <w:b/>
          <w:bCs/>
          <w:color w:val="333333"/>
          <w:highlight w:val="green"/>
          <w:shd w:val="clear" w:color="auto" w:fill="FFFFFF"/>
          <w:rPrChange w:id="1413" w:author="George Urumov" w:date="2025-10-30T09:17:00Z" w16du:dateUtc="2025-10-30T09:17:00Z">
            <w:rPr>
              <w:rFonts w:ascii="Arial" w:hAnsi="Arial" w:cs="Arial"/>
              <w:b/>
              <w:bCs/>
              <w:color w:val="333333"/>
              <w:shd w:val="clear" w:color="auto" w:fill="FFFFFF"/>
            </w:rPr>
          </w:rPrChange>
        </w:rPr>
        <w:lastRenderedPageBreak/>
        <w:t>Lemma 1.1</w:t>
      </w:r>
      <w:r w:rsidRPr="00307CA5">
        <w:rPr>
          <w:rFonts w:ascii="Arial" w:hAnsi="Arial" w:cs="Arial"/>
          <w:color w:val="333333"/>
          <w:highlight w:val="green"/>
          <w:shd w:val="clear" w:color="auto" w:fill="FFFFFF"/>
          <w:rPrChange w:id="1414" w:author="George Urumov" w:date="2025-10-30T09:17:00Z" w16du:dateUtc="2025-10-30T09:17:00Z">
            <w:rPr>
              <w:rFonts w:ascii="Arial" w:hAnsi="Arial" w:cs="Arial"/>
              <w:color w:val="333333"/>
              <w:shd w:val="clear" w:color="auto" w:fill="FFFFFF"/>
            </w:rPr>
          </w:rPrChange>
        </w:rPr>
        <w:t xml:space="preserve"> (Young integration by parts for </w:t>
      </w:r>
      <w:r w:rsidRPr="00307CA5">
        <w:rPr>
          <w:rFonts w:ascii="Arial" w:hAnsi="Arial" w:cs="Arial"/>
          <w:i/>
          <w:iCs/>
          <w:color w:val="333333"/>
          <w:highlight w:val="green"/>
          <w:shd w:val="clear" w:color="auto" w:fill="FFFFFF"/>
          <w:rPrChange w:id="1415" w:author="George Urumov" w:date="2025-10-30T09:17:00Z" w16du:dateUtc="2025-10-30T09:17:00Z">
            <w:rPr>
              <w:rFonts w:ascii="Arial" w:hAnsi="Arial" w:cs="Arial"/>
              <w:i/>
              <w:iCs/>
              <w:color w:val="333333"/>
              <w:shd w:val="clear" w:color="auto" w:fill="FFFFFF"/>
            </w:rPr>
          </w:rPrChange>
        </w:rPr>
        <w:t>B</w:t>
      </w:r>
      <w:r w:rsidRPr="00307CA5">
        <w:rPr>
          <w:rFonts w:ascii="Arial" w:hAnsi="Arial" w:cs="Arial"/>
          <w:i/>
          <w:iCs/>
          <w:color w:val="333333"/>
          <w:highlight w:val="green"/>
          <w:shd w:val="clear" w:color="auto" w:fill="FFFFFF"/>
          <w:vertAlign w:val="superscript"/>
          <w:rPrChange w:id="1416" w:author="George Urumov" w:date="2025-10-30T09:17:00Z" w16du:dateUtc="2025-10-30T09:17:00Z">
            <w:rPr>
              <w:rFonts w:ascii="Arial" w:hAnsi="Arial" w:cs="Arial"/>
              <w:i/>
              <w:iCs/>
              <w:color w:val="333333"/>
              <w:shd w:val="clear" w:color="auto" w:fill="FFFFFF"/>
              <w:vertAlign w:val="superscript"/>
            </w:rPr>
          </w:rPrChange>
        </w:rPr>
        <w:t>H</w:t>
      </w:r>
      <w:r w:rsidRPr="00307CA5">
        <w:rPr>
          <w:rFonts w:ascii="Arial" w:hAnsi="Arial" w:cs="Arial"/>
          <w:i/>
          <w:iCs/>
          <w:color w:val="333333"/>
          <w:highlight w:val="green"/>
          <w:shd w:val="clear" w:color="auto" w:fill="FFFFFF"/>
          <w:rPrChange w:id="1417" w:author="George Urumov" w:date="2025-10-30T09:17:00Z" w16du:dateUtc="2025-10-30T09:17:00Z">
            <w:rPr>
              <w:rFonts w:ascii="Arial" w:hAnsi="Arial" w:cs="Arial"/>
              <w:i/>
              <w:iCs/>
              <w:color w:val="333333"/>
              <w:shd w:val="clear" w:color="auto" w:fill="FFFFFF"/>
            </w:rPr>
          </w:rPrChange>
        </w:rPr>
        <w:t xml:space="preserve">; </w:t>
      </w:r>
      <w:r w:rsidRPr="00307CA5">
        <w:rPr>
          <w:rFonts w:ascii="Arial" w:hAnsi="Arial" w:cs="Arial"/>
          <w:color w:val="333333"/>
          <w:highlight w:val="green"/>
          <w:shd w:val="clear" w:color="auto" w:fill="FFFFFF"/>
          <w:rPrChange w:id="1418" w:author="George Urumov" w:date="2025-10-30T09:17:00Z" w16du:dateUtc="2025-10-30T09:17:00Z">
            <w:rPr>
              <w:rFonts w:ascii="Arial" w:hAnsi="Arial" w:cs="Arial"/>
              <w:color w:val="333333"/>
              <w:shd w:val="clear" w:color="auto" w:fill="FFFFFF"/>
            </w:rPr>
          </w:rPrChange>
        </w:rPr>
        <w:t xml:space="preserve">McGonegal </w:t>
      </w:r>
      <w:sdt>
        <w:sdtPr>
          <w:rPr>
            <w:rFonts w:ascii="Arial" w:hAnsi="Arial" w:cs="Arial"/>
            <w:color w:val="333333"/>
            <w:highlight w:val="green"/>
            <w:shd w:val="clear" w:color="auto" w:fill="FFFFFF"/>
            <w:rPrChange w:id="1419" w:author="George Urumov" w:date="2025-10-30T09:17:00Z" w16du:dateUtc="2025-10-30T09:17:00Z">
              <w:rPr>
                <w:rFonts w:ascii="Arial" w:hAnsi="Arial" w:cs="Arial"/>
                <w:color w:val="333333"/>
                <w:shd w:val="clear" w:color="auto" w:fill="FFFFFF"/>
              </w:rPr>
            </w:rPrChange>
          </w:rPr>
          <w:id w:val="1864008739"/>
          <w:citation/>
        </w:sdtPr>
        <w:sdtContent>
          <w:r w:rsidRPr="00307CA5">
            <w:rPr>
              <w:rFonts w:ascii="Arial" w:hAnsi="Arial" w:cs="Arial"/>
              <w:color w:val="333333"/>
              <w:highlight w:val="green"/>
              <w:shd w:val="clear" w:color="auto" w:fill="FFFFFF"/>
              <w:rPrChange w:id="1420" w:author="George Urumov" w:date="2025-10-30T09:17:00Z" w16du:dateUtc="2025-10-30T09:17:00Z">
                <w:rPr>
                  <w:rFonts w:ascii="Arial" w:hAnsi="Arial" w:cs="Arial"/>
                  <w:color w:val="333333"/>
                  <w:shd w:val="clear" w:color="auto" w:fill="FFFFFF"/>
                </w:rPr>
              </w:rPrChange>
            </w:rPr>
            <w:fldChar w:fldCharType="begin"/>
          </w:r>
          <w:r w:rsidRPr="00307CA5">
            <w:rPr>
              <w:rFonts w:ascii="Arial" w:hAnsi="Arial" w:cs="Arial"/>
              <w:color w:val="333333"/>
              <w:highlight w:val="green"/>
              <w:shd w:val="clear" w:color="auto" w:fill="FFFFFF"/>
              <w:rPrChange w:id="1421" w:author="George Urumov" w:date="2025-10-30T09:17:00Z" w16du:dateUtc="2025-10-30T09:17:00Z">
                <w:rPr>
                  <w:rFonts w:ascii="Arial" w:hAnsi="Arial" w:cs="Arial"/>
                  <w:color w:val="333333"/>
                  <w:shd w:val="clear" w:color="auto" w:fill="FFFFFF"/>
                </w:rPr>
              </w:rPrChange>
            </w:rPr>
            <w:instrText xml:space="preserve">CITATION McG \l 2057 </w:instrText>
          </w:r>
          <w:r w:rsidRPr="00307CA5">
            <w:rPr>
              <w:rFonts w:ascii="Arial" w:hAnsi="Arial" w:cs="Arial"/>
              <w:color w:val="333333"/>
              <w:highlight w:val="green"/>
              <w:shd w:val="clear" w:color="auto" w:fill="FFFFFF"/>
              <w:rPrChange w:id="1422" w:author="George Urumov" w:date="2025-10-30T09:17:00Z" w16du:dateUtc="2025-10-30T09:17:00Z">
                <w:rPr>
                  <w:rFonts w:ascii="Arial" w:hAnsi="Arial" w:cs="Arial"/>
                  <w:color w:val="333333"/>
                  <w:shd w:val="clear" w:color="auto" w:fill="FFFFFF"/>
                </w:rPr>
              </w:rPrChange>
            </w:rPr>
            <w:fldChar w:fldCharType="separate"/>
          </w:r>
          <w:r w:rsidRPr="00307CA5">
            <w:rPr>
              <w:rFonts w:ascii="Arial" w:hAnsi="Arial" w:cs="Arial"/>
              <w:noProof/>
              <w:color w:val="333333"/>
              <w:highlight w:val="green"/>
              <w:shd w:val="clear" w:color="auto" w:fill="FFFFFF"/>
              <w:rPrChange w:id="1423" w:author="George Urumov" w:date="2025-10-30T09:17:00Z" w16du:dateUtc="2025-10-30T09:17:00Z">
                <w:rPr>
                  <w:rFonts w:ascii="Arial" w:hAnsi="Arial" w:cs="Arial"/>
                  <w:noProof/>
                  <w:color w:val="333333"/>
                  <w:shd w:val="clear" w:color="auto" w:fill="FFFFFF"/>
                </w:rPr>
              </w:rPrChange>
            </w:rPr>
            <w:t>[109]</w:t>
          </w:r>
          <w:r w:rsidRPr="00307CA5">
            <w:rPr>
              <w:rFonts w:ascii="Arial" w:hAnsi="Arial" w:cs="Arial"/>
              <w:color w:val="333333"/>
              <w:highlight w:val="green"/>
              <w:shd w:val="clear" w:color="auto" w:fill="FFFFFF"/>
              <w:rPrChange w:id="1424" w:author="George Urumov" w:date="2025-10-30T09:17:00Z" w16du:dateUtc="2025-10-30T09:17:00Z">
                <w:rPr>
                  <w:rFonts w:ascii="Arial" w:hAnsi="Arial" w:cs="Arial"/>
                  <w:color w:val="333333"/>
                  <w:shd w:val="clear" w:color="auto" w:fill="FFFFFF"/>
                </w:rPr>
              </w:rPrChange>
            </w:rPr>
            <w:fldChar w:fldCharType="end"/>
          </w:r>
        </w:sdtContent>
      </w:sdt>
      <w:r w:rsidRPr="00307CA5">
        <w:rPr>
          <w:rFonts w:ascii="Arial" w:hAnsi="Arial" w:cs="Arial"/>
          <w:color w:val="333333"/>
          <w:highlight w:val="green"/>
          <w:shd w:val="clear" w:color="auto" w:fill="FFFFFF"/>
          <w:rPrChange w:id="1425" w:author="George Urumov" w:date="2025-10-30T09:17:00Z" w16du:dateUtc="2025-10-30T09:17:00Z">
            <w:rPr>
              <w:rFonts w:ascii="Arial" w:hAnsi="Arial" w:cs="Arial"/>
              <w:color w:val="333333"/>
              <w:shd w:val="clear" w:color="auto" w:fill="FFFFFF"/>
            </w:rPr>
          </w:rPrChange>
        </w:rPr>
        <w:t xml:space="preserve">). Let H </w:t>
      </w:r>
      <w:r w:rsidRPr="00307CA5">
        <w:rPr>
          <w:rFonts w:ascii="Cambria Math" w:hAnsi="Cambria Math" w:cs="Cambria Math"/>
          <w:color w:val="333333"/>
          <w:highlight w:val="green"/>
          <w:shd w:val="clear" w:color="auto" w:fill="FFFFFF"/>
          <w:rPrChange w:id="1426" w:author="George Urumov" w:date="2025-10-30T09:17:00Z" w16du:dateUtc="2025-10-30T09:17:00Z">
            <w:rPr>
              <w:rFonts w:ascii="Cambria Math" w:hAnsi="Cambria Math" w:cs="Cambria Math"/>
              <w:color w:val="333333"/>
              <w:shd w:val="clear" w:color="auto" w:fill="FFFFFF"/>
            </w:rPr>
          </w:rPrChange>
        </w:rPr>
        <w:t xml:space="preserve">∈ </w:t>
      </w:r>
      <w:r w:rsidRPr="00307CA5">
        <w:rPr>
          <w:rFonts w:ascii="Arial" w:hAnsi="Arial" w:cs="Arial"/>
          <w:color w:val="333333"/>
          <w:highlight w:val="green"/>
          <w:shd w:val="clear" w:color="auto" w:fill="FFFFFF"/>
          <w:rPrChange w:id="1427" w:author="George Urumov" w:date="2025-10-30T09:17:00Z" w16du:dateUtc="2025-10-30T09:17:00Z">
            <w:rPr>
              <w:rFonts w:ascii="Arial" w:hAnsi="Arial" w:cs="Arial"/>
              <w:color w:val="333333"/>
              <w:shd w:val="clear" w:color="auto" w:fill="FFFFFF"/>
            </w:rPr>
          </w:rPrChange>
        </w:rPr>
        <w:t xml:space="preserve">(0, 1) and </w:t>
      </w:r>
      <w:r w:rsidRPr="00307CA5">
        <w:rPr>
          <w:rFonts w:ascii="Arial" w:hAnsi="Arial" w:cs="Arial"/>
          <w:i/>
          <w:iCs/>
          <w:color w:val="333333"/>
          <w:highlight w:val="green"/>
          <w:shd w:val="clear" w:color="auto" w:fill="FFFFFF"/>
          <w:rPrChange w:id="1428" w:author="George Urumov" w:date="2025-10-30T09:17:00Z" w16du:dateUtc="2025-10-30T09:17:00Z">
            <w:rPr>
              <w:rFonts w:ascii="Arial" w:hAnsi="Arial" w:cs="Arial"/>
              <w:i/>
              <w:iCs/>
              <w:color w:val="333333"/>
              <w:shd w:val="clear" w:color="auto" w:fill="FFFFFF"/>
            </w:rPr>
          </w:rPrChange>
        </w:rPr>
        <w:t>B</w:t>
      </w:r>
      <w:r w:rsidRPr="00307CA5">
        <w:rPr>
          <w:rFonts w:ascii="Arial" w:hAnsi="Arial" w:cs="Arial"/>
          <w:i/>
          <w:iCs/>
          <w:color w:val="333333"/>
          <w:highlight w:val="green"/>
          <w:shd w:val="clear" w:color="auto" w:fill="FFFFFF"/>
          <w:vertAlign w:val="superscript"/>
          <w:rPrChange w:id="1429" w:author="George Urumov" w:date="2025-10-30T09:17:00Z" w16du:dateUtc="2025-10-30T09:17:00Z">
            <w:rPr>
              <w:rFonts w:ascii="Arial" w:hAnsi="Arial" w:cs="Arial"/>
              <w:i/>
              <w:iCs/>
              <w:color w:val="333333"/>
              <w:shd w:val="clear" w:color="auto" w:fill="FFFFFF"/>
              <w:vertAlign w:val="superscript"/>
            </w:rPr>
          </w:rPrChange>
        </w:rPr>
        <w:t>H</w:t>
      </w:r>
      <w:r w:rsidRPr="00307CA5">
        <w:rPr>
          <w:rFonts w:ascii="Arial" w:hAnsi="Arial" w:cs="Arial"/>
          <w:color w:val="333333"/>
          <w:highlight w:val="green"/>
          <w:shd w:val="clear" w:color="auto" w:fill="FFFFFF"/>
          <w:rPrChange w:id="1430" w:author="George Urumov" w:date="2025-10-30T09:17:00Z" w16du:dateUtc="2025-10-30T09:17:00Z">
            <w:rPr>
              <w:rFonts w:ascii="Arial" w:hAnsi="Arial" w:cs="Arial"/>
              <w:color w:val="333333"/>
              <w:shd w:val="clear" w:color="auto" w:fill="FFFFFF"/>
            </w:rPr>
          </w:rPrChange>
        </w:rPr>
        <w:t xml:space="preserve"> be fractional Brownian motion. If f</w:t>
      </w:r>
      <w:del w:id="1431" w:author="George Urumov" w:date="2025-10-30T09:17:00Z" w16du:dateUtc="2025-10-30T09:17:00Z">
        <w:r w:rsidRPr="00307CA5" w:rsidDel="00307CA5">
          <w:rPr>
            <w:rFonts w:ascii="Arial" w:hAnsi="Arial" w:cs="Arial"/>
            <w:color w:val="333333"/>
            <w:highlight w:val="green"/>
            <w:shd w:val="clear" w:color="auto" w:fill="FFFFFF"/>
            <w:rPrChange w:id="1432" w:author="George Urumov" w:date="2025-10-30T09:17:00Z" w16du:dateUtc="2025-10-30T09:17:00Z">
              <w:rPr>
                <w:rFonts w:ascii="Arial" w:hAnsi="Arial" w:cs="Arial"/>
                <w:color w:val="333333"/>
                <w:shd w:val="clear" w:color="auto" w:fill="FFFFFF"/>
              </w:rPr>
            </w:rPrChange>
          </w:rPr>
          <w:delText xml:space="preserve"> </w:delText>
        </w:r>
      </w:del>
      <w:r w:rsidRPr="00307CA5">
        <w:rPr>
          <w:rFonts w:ascii="Arial" w:hAnsi="Arial" w:cs="Arial"/>
          <w:color w:val="333333"/>
          <w:highlight w:val="green"/>
          <w:shd w:val="clear" w:color="auto" w:fill="FFFFFF"/>
          <w:rPrChange w:id="1433" w:author="George Urumov" w:date="2025-10-30T09:17:00Z" w16du:dateUtc="2025-10-30T09:17:00Z">
            <w:rPr>
              <w:rFonts w:ascii="Arial" w:hAnsi="Arial" w:cs="Arial"/>
              <w:color w:val="333333"/>
              <w:shd w:val="clear" w:color="auto" w:fill="FFFFFF"/>
            </w:rPr>
          </w:rPrChange>
        </w:rPr>
        <w:t xml:space="preserve">: [0, </w:t>
      </w:r>
      <w:proofErr w:type="gramStart"/>
      <w:r w:rsidRPr="00307CA5">
        <w:rPr>
          <w:rFonts w:ascii="Arial" w:hAnsi="Arial" w:cs="Arial"/>
          <w:color w:val="333333"/>
          <w:highlight w:val="green"/>
          <w:shd w:val="clear" w:color="auto" w:fill="FFFFFF"/>
          <w:rPrChange w:id="1434" w:author="George Urumov" w:date="2025-10-30T09:17:00Z" w16du:dateUtc="2025-10-30T09:17:00Z">
            <w:rPr>
              <w:rFonts w:ascii="Arial" w:hAnsi="Arial" w:cs="Arial"/>
              <w:color w:val="333333"/>
              <w:shd w:val="clear" w:color="auto" w:fill="FFFFFF"/>
            </w:rPr>
          </w:rPrChange>
        </w:rPr>
        <w:t>T ]</w:t>
      </w:r>
      <w:proofErr w:type="gramEnd"/>
      <w:r w:rsidRPr="00307CA5">
        <w:rPr>
          <w:rFonts w:ascii="Arial" w:hAnsi="Arial" w:cs="Arial"/>
          <w:color w:val="333333"/>
          <w:highlight w:val="green"/>
          <w:shd w:val="clear" w:color="auto" w:fill="FFFFFF"/>
          <w:rPrChange w:id="1435" w:author="George Urumov" w:date="2025-10-30T09:17:00Z" w16du:dateUtc="2025-10-30T09:17:00Z">
            <w:rPr>
              <w:rFonts w:ascii="Arial" w:hAnsi="Arial" w:cs="Arial"/>
              <w:color w:val="333333"/>
              <w:shd w:val="clear" w:color="auto" w:fill="FFFFFF"/>
            </w:rPr>
          </w:rPrChange>
        </w:rPr>
        <w:t xml:space="preserve"> → R is deterministic and has bounded p-variation for all p &lt; 1</w:t>
      </w:r>
      <w:proofErr w:type="gramStart"/>
      <w:r w:rsidRPr="00307CA5">
        <w:rPr>
          <w:rFonts w:ascii="Arial" w:hAnsi="Arial" w:cs="Arial"/>
          <w:color w:val="333333"/>
          <w:highlight w:val="green"/>
          <w:shd w:val="clear" w:color="auto" w:fill="FFFFFF"/>
          <w:rPrChange w:id="1436" w:author="George Urumov" w:date="2025-10-30T09:17:00Z" w16du:dateUtc="2025-10-30T09:17:00Z">
            <w:rPr>
              <w:rFonts w:ascii="Arial" w:hAnsi="Arial" w:cs="Arial"/>
              <w:color w:val="333333"/>
              <w:shd w:val="clear" w:color="auto" w:fill="FFFFFF"/>
            </w:rPr>
          </w:rPrChange>
        </w:rPr>
        <w:t>/(</w:t>
      </w:r>
      <w:proofErr w:type="gramEnd"/>
      <w:r w:rsidRPr="00307CA5">
        <w:rPr>
          <w:rFonts w:ascii="Arial" w:hAnsi="Arial" w:cs="Arial"/>
          <w:color w:val="333333"/>
          <w:highlight w:val="green"/>
          <w:shd w:val="clear" w:color="auto" w:fill="FFFFFF"/>
          <w:rPrChange w:id="1437" w:author="George Urumov" w:date="2025-10-30T09:17:00Z" w16du:dateUtc="2025-10-30T09:17:00Z">
            <w:rPr>
              <w:rFonts w:ascii="Arial" w:hAnsi="Arial" w:cs="Arial"/>
              <w:color w:val="333333"/>
              <w:shd w:val="clear" w:color="auto" w:fill="FFFFFF"/>
            </w:rPr>
          </w:rPrChange>
        </w:rPr>
        <w:t>1 – H), then the Young/</w:t>
      </w:r>
      <w:proofErr w:type="spellStart"/>
      <w:r w:rsidRPr="00307CA5">
        <w:rPr>
          <w:rFonts w:ascii="Arial" w:hAnsi="Arial" w:cs="Arial"/>
          <w:color w:val="333333"/>
          <w:highlight w:val="green"/>
          <w:shd w:val="clear" w:color="auto" w:fill="FFFFFF"/>
          <w:rPrChange w:id="1438" w:author="George Urumov" w:date="2025-10-30T09:17:00Z" w16du:dateUtc="2025-10-30T09:17:00Z">
            <w:rPr>
              <w:rFonts w:ascii="Arial" w:hAnsi="Arial" w:cs="Arial"/>
              <w:color w:val="333333"/>
              <w:shd w:val="clear" w:color="auto" w:fill="FFFFFF"/>
            </w:rPr>
          </w:rPrChange>
        </w:rPr>
        <w:t>Stieltjes</w:t>
      </w:r>
      <w:proofErr w:type="spellEnd"/>
      <w:r w:rsidRPr="00307CA5">
        <w:rPr>
          <w:rFonts w:ascii="Arial" w:hAnsi="Arial" w:cs="Arial"/>
          <w:color w:val="333333"/>
          <w:highlight w:val="green"/>
          <w:shd w:val="clear" w:color="auto" w:fill="FFFFFF"/>
          <w:rPrChange w:id="1439" w:author="George Urumov" w:date="2025-10-30T09:17:00Z" w16du:dateUtc="2025-10-30T09:17:00Z">
            <w:rPr>
              <w:rFonts w:ascii="Arial" w:hAnsi="Arial" w:cs="Arial"/>
              <w:color w:val="333333"/>
              <w:shd w:val="clear" w:color="auto" w:fill="FFFFFF"/>
            </w:rPr>
          </w:rPrChange>
        </w:rPr>
        <w:t xml:space="preserve"> integral </w:t>
      </w:r>
      <m:oMath>
        <m:nary>
          <m:naryPr>
            <m:limLoc m:val="subSup"/>
            <m:ctrlPr>
              <w:rPr>
                <w:rFonts w:ascii="Cambria Math" w:hAnsi="Cambria Math" w:cs="Arial"/>
                <w:i/>
                <w:color w:val="333333"/>
                <w:highlight w:val="green"/>
                <w:shd w:val="clear" w:color="auto" w:fill="FFFFFF"/>
                <w:rPrChange w:id="1440" w:author="George Urumov" w:date="2025-10-30T09:17:00Z" w16du:dateUtc="2025-10-30T09:17:00Z">
                  <w:rPr>
                    <w:rFonts w:ascii="Cambria Math" w:hAnsi="Cambria Math" w:cs="Arial"/>
                    <w:i/>
                    <w:color w:val="333333"/>
                    <w:shd w:val="clear" w:color="auto" w:fill="FFFFFF"/>
                  </w:rPr>
                </w:rPrChange>
              </w:rPr>
            </m:ctrlPr>
          </m:naryPr>
          <m:sub>
            <m:r>
              <w:rPr>
                <w:rFonts w:ascii="Cambria Math" w:hAnsi="Cambria Math" w:cs="Arial"/>
                <w:color w:val="333333"/>
                <w:highlight w:val="green"/>
                <w:shd w:val="clear" w:color="auto" w:fill="FFFFFF"/>
                <w:rPrChange w:id="1441" w:author="George Urumov" w:date="2025-10-30T09:17:00Z" w16du:dateUtc="2025-10-30T09:17:00Z">
                  <w:rPr>
                    <w:rFonts w:ascii="Cambria Math" w:hAnsi="Cambria Math" w:cs="Arial"/>
                    <w:color w:val="333333"/>
                    <w:shd w:val="clear" w:color="auto" w:fill="FFFFFF"/>
                  </w:rPr>
                </w:rPrChange>
              </w:rPr>
              <m:t>0</m:t>
            </m:r>
          </m:sub>
          <m:sup>
            <m:r>
              <w:rPr>
                <w:rFonts w:ascii="Cambria Math" w:hAnsi="Cambria Math" w:cs="Arial"/>
                <w:color w:val="333333"/>
                <w:highlight w:val="green"/>
                <w:shd w:val="clear" w:color="auto" w:fill="FFFFFF"/>
                <w:rPrChange w:id="1442" w:author="George Urumov" w:date="2025-10-30T09:17:00Z" w16du:dateUtc="2025-10-30T09:17:00Z">
                  <w:rPr>
                    <w:rFonts w:ascii="Cambria Math" w:hAnsi="Cambria Math" w:cs="Arial"/>
                    <w:color w:val="333333"/>
                    <w:shd w:val="clear" w:color="auto" w:fill="FFFFFF"/>
                  </w:rPr>
                </w:rPrChange>
              </w:rPr>
              <m:t>T</m:t>
            </m:r>
          </m:sup>
          <m:e>
            <m:r>
              <w:rPr>
                <w:rFonts w:ascii="Cambria Math" w:hAnsi="Cambria Math" w:cs="Arial"/>
                <w:color w:val="333333"/>
                <w:highlight w:val="green"/>
                <w:shd w:val="clear" w:color="auto" w:fill="FFFFFF"/>
                <w:rPrChange w:id="1443" w:author="George Urumov" w:date="2025-10-30T09:17:00Z" w16du:dateUtc="2025-10-30T09:17:00Z">
                  <w:rPr>
                    <w:rFonts w:ascii="Cambria Math" w:hAnsi="Cambria Math" w:cs="Arial"/>
                    <w:color w:val="333333"/>
                    <w:shd w:val="clear" w:color="auto" w:fill="FFFFFF"/>
                  </w:rPr>
                </w:rPrChange>
              </w:rPr>
              <m:t>f</m:t>
            </m:r>
            <m:d>
              <m:dPr>
                <m:ctrlPr>
                  <w:rPr>
                    <w:rFonts w:ascii="Cambria Math" w:hAnsi="Cambria Math" w:cs="Arial"/>
                    <w:i/>
                    <w:color w:val="333333"/>
                    <w:highlight w:val="green"/>
                    <w:shd w:val="clear" w:color="auto" w:fill="FFFFFF"/>
                    <w:rPrChange w:id="1444" w:author="George Urumov" w:date="2025-10-30T09:17:00Z" w16du:dateUtc="2025-10-30T09:17: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445" w:author="George Urumov" w:date="2025-10-30T09:17:00Z" w16du:dateUtc="2025-10-30T09:17:00Z">
                      <w:rPr>
                        <w:rFonts w:ascii="Cambria Math" w:hAnsi="Cambria Math" w:cs="Arial"/>
                        <w:color w:val="333333"/>
                        <w:shd w:val="clear" w:color="auto" w:fill="FFFFFF"/>
                      </w:rPr>
                    </w:rPrChange>
                  </w:rPr>
                  <m:t>t</m:t>
                </m:r>
              </m:e>
            </m:d>
            <m:r>
              <w:rPr>
                <w:rFonts w:ascii="Cambria Math" w:hAnsi="Cambria Math" w:cs="Arial"/>
                <w:color w:val="333333"/>
                <w:highlight w:val="green"/>
                <w:shd w:val="clear" w:color="auto" w:fill="FFFFFF"/>
                <w:rPrChange w:id="1446" w:author="George Urumov" w:date="2025-10-30T09:17:00Z" w16du:dateUtc="2025-10-30T09:17:00Z">
                  <w:rPr>
                    <w:rFonts w:ascii="Cambria Math" w:hAnsi="Cambria Math" w:cs="Arial"/>
                    <w:color w:val="333333"/>
                    <w:shd w:val="clear" w:color="auto" w:fill="FFFFFF"/>
                  </w:rPr>
                </w:rPrChange>
              </w:rPr>
              <m:t>d</m:t>
            </m:r>
            <m:sSup>
              <m:sSupPr>
                <m:ctrlPr>
                  <w:rPr>
                    <w:rFonts w:ascii="Cambria Math" w:hAnsi="Cambria Math" w:cs="Arial"/>
                    <w:i/>
                    <w:color w:val="333333"/>
                    <w:highlight w:val="green"/>
                    <w:shd w:val="clear" w:color="auto" w:fill="FFFFFF"/>
                    <w:rPrChange w:id="1447" w:author="George Urumov" w:date="2025-10-30T09:17:00Z" w16du:dateUtc="2025-10-30T09:17:00Z">
                      <w:rPr>
                        <w:rFonts w:ascii="Cambria Math" w:hAnsi="Cambria Math" w:cs="Arial"/>
                        <w:i/>
                        <w:color w:val="333333"/>
                        <w:shd w:val="clear" w:color="auto" w:fill="FFFFFF"/>
                      </w:rPr>
                    </w:rPrChange>
                  </w:rPr>
                </m:ctrlPr>
              </m:sSupPr>
              <m:e>
                <m:r>
                  <w:rPr>
                    <w:rFonts w:ascii="Cambria Math" w:hAnsi="Cambria Math" w:cs="Arial"/>
                    <w:color w:val="333333"/>
                    <w:highlight w:val="green"/>
                    <w:shd w:val="clear" w:color="auto" w:fill="FFFFFF"/>
                    <w:rPrChange w:id="1448" w:author="George Urumov" w:date="2025-10-30T09:17:00Z" w16du:dateUtc="2025-10-30T09:17:00Z">
                      <w:rPr>
                        <w:rFonts w:ascii="Cambria Math" w:hAnsi="Cambria Math" w:cs="Arial"/>
                        <w:color w:val="333333"/>
                        <w:shd w:val="clear" w:color="auto" w:fill="FFFFFF"/>
                      </w:rPr>
                    </w:rPrChange>
                  </w:rPr>
                  <m:t>B</m:t>
                </m:r>
              </m:e>
              <m:sup>
                <m:r>
                  <w:rPr>
                    <w:rFonts w:ascii="Cambria Math" w:hAnsi="Cambria Math" w:cs="Arial"/>
                    <w:color w:val="333333"/>
                    <w:highlight w:val="green"/>
                    <w:shd w:val="clear" w:color="auto" w:fill="FFFFFF"/>
                    <w:rPrChange w:id="1449" w:author="George Urumov" w:date="2025-10-30T09:17:00Z" w16du:dateUtc="2025-10-30T09:17:00Z">
                      <w:rPr>
                        <w:rFonts w:ascii="Cambria Math" w:hAnsi="Cambria Math" w:cs="Arial"/>
                        <w:color w:val="333333"/>
                        <w:shd w:val="clear" w:color="auto" w:fill="FFFFFF"/>
                      </w:rPr>
                    </w:rPrChange>
                  </w:rPr>
                  <m:t>H</m:t>
                </m:r>
              </m:sup>
            </m:sSup>
            <m:d>
              <m:dPr>
                <m:ctrlPr>
                  <w:rPr>
                    <w:rFonts w:ascii="Cambria Math" w:hAnsi="Cambria Math" w:cs="Arial"/>
                    <w:i/>
                    <w:color w:val="333333"/>
                    <w:highlight w:val="green"/>
                    <w:shd w:val="clear" w:color="auto" w:fill="FFFFFF"/>
                    <w:rPrChange w:id="1450" w:author="George Urumov" w:date="2025-10-30T09:17:00Z" w16du:dateUtc="2025-10-30T09:17: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451" w:author="George Urumov" w:date="2025-10-30T09:17:00Z" w16du:dateUtc="2025-10-30T09:17:00Z">
                      <w:rPr>
                        <w:rFonts w:ascii="Cambria Math" w:hAnsi="Cambria Math" w:cs="Arial"/>
                        <w:color w:val="333333"/>
                        <w:shd w:val="clear" w:color="auto" w:fill="FFFFFF"/>
                      </w:rPr>
                    </w:rPrChange>
                  </w:rPr>
                  <m:t>t</m:t>
                </m:r>
              </m:e>
            </m:d>
          </m:e>
        </m:nary>
      </m:oMath>
      <w:r w:rsidRPr="00307CA5">
        <w:rPr>
          <w:rFonts w:ascii="Arial" w:hAnsi="Arial" w:cs="Arial"/>
          <w:color w:val="333333"/>
          <w:highlight w:val="green"/>
          <w:shd w:val="clear" w:color="auto" w:fill="FFFFFF"/>
          <w:rPrChange w:id="1452" w:author="George Urumov" w:date="2025-10-30T09:17:00Z" w16du:dateUtc="2025-10-30T09:17:00Z">
            <w:rPr>
              <w:rFonts w:ascii="Arial" w:hAnsi="Arial" w:cs="Arial"/>
              <w:color w:val="333333"/>
              <w:shd w:val="clear" w:color="auto" w:fill="FFFFFF"/>
            </w:rPr>
          </w:rPrChange>
        </w:rPr>
        <w:t xml:space="preserve"> exists and:</w:t>
      </w:r>
      <w:r>
        <w:rPr>
          <w:rFonts w:ascii="Arial" w:hAnsi="Arial" w:cs="Arial"/>
          <w:color w:val="333333"/>
          <w:shd w:val="clear" w:color="auto" w:fill="FFFFFF"/>
        </w:rPr>
        <w:t xml:space="preserve"> </w:t>
      </w:r>
      <w:r w:rsidRPr="007233C1">
        <w:rPr>
          <w:rFonts w:ascii="Arial" w:hAnsi="Arial" w:cs="Arial"/>
          <w:strike/>
          <w:color w:val="333333"/>
          <w:shd w:val="clear" w:color="auto" w:fill="FFFFFF"/>
        </w:rPr>
        <w:t>First, we use the following integration by parts result from:</w:t>
      </w:r>
    </w:p>
    <w:p w14:paraId="0B24B534" w14:textId="77777777" w:rsidR="008D1943" w:rsidRPr="00A50487" w:rsidRDefault="00000000" w:rsidP="008D1943">
      <w:pPr>
        <w:spacing w:after="160" w:line="360" w:lineRule="auto"/>
        <w:jc w:val="center"/>
        <w:rPr>
          <w:rFonts w:ascii="Arial" w:hAnsi="Arial" w:cs="Arial"/>
          <w:color w:val="333333"/>
          <w:shd w:val="clear" w:color="auto" w:fill="FFFFFF"/>
        </w:rPr>
      </w:pPr>
      <m:oMathPara>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=f</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df(t)</m:t>
                  </m:r>
                </m:e>
              </m:nary>
            </m:e>
          </m:nary>
        </m:oMath>
      </m:oMathPara>
    </w:p>
    <w:p w14:paraId="1A484E5B" w14:textId="77777777" w:rsidR="008D1943" w:rsidRDefault="008D1943" w:rsidP="008D1943">
      <w:pPr>
        <w:spacing w:after="160" w:line="360" w:lineRule="auto"/>
        <w:jc w:val="both"/>
        <w:rPr>
          <w:rFonts w:ascii="Arial" w:hAnsi="Arial" w:cs="Arial"/>
          <w:color w:val="333333"/>
          <w:shd w:val="clear" w:color="auto" w:fill="FFFFFF"/>
        </w:rPr>
      </w:pPr>
      <w:r w:rsidRPr="00307CA5">
        <w:rPr>
          <w:rFonts w:ascii="Arial" w:hAnsi="Arial" w:cs="Arial"/>
          <w:b/>
          <w:bCs/>
          <w:color w:val="333333"/>
          <w:highlight w:val="green"/>
          <w:shd w:val="clear" w:color="auto" w:fill="FFFFFF"/>
          <w:rPrChange w:id="1453" w:author="George Urumov" w:date="2025-10-30T09:18:00Z" w16du:dateUtc="2025-10-30T09:18:00Z">
            <w:rPr>
              <w:rFonts w:ascii="Arial" w:hAnsi="Arial" w:cs="Arial"/>
              <w:b/>
              <w:bCs/>
              <w:color w:val="333333"/>
              <w:shd w:val="clear" w:color="auto" w:fill="FFFFFF"/>
            </w:rPr>
          </w:rPrChange>
        </w:rPr>
        <w:t>Proposition 1.2.</w:t>
      </w:r>
      <w:r w:rsidRPr="00307CA5">
        <w:rPr>
          <w:rFonts w:ascii="Arial" w:hAnsi="Arial" w:cs="Arial"/>
          <w:color w:val="333333"/>
          <w:highlight w:val="green"/>
          <w:shd w:val="clear" w:color="auto" w:fill="FFFFFF"/>
          <w:rPrChange w:id="1454" w:author="George Urumov" w:date="2025-10-30T09:18:00Z" w16du:dateUtc="2025-10-30T09:18:00Z">
            <w:rPr>
              <w:rFonts w:ascii="Arial" w:hAnsi="Arial" w:cs="Arial"/>
              <w:color w:val="333333"/>
              <w:shd w:val="clear" w:color="auto" w:fill="FFFFFF"/>
            </w:rPr>
          </w:rPrChange>
        </w:rPr>
        <w:t xml:space="preserve"> The author proves the relationship for a deterministic function </w:t>
      </w:r>
      <w:proofErr w:type="spellStart"/>
      <w:r w:rsidRPr="00307CA5">
        <w:rPr>
          <w:rFonts w:ascii="Arial" w:hAnsi="Arial" w:cs="Arial"/>
          <w:i/>
          <w:iCs/>
          <w:color w:val="333333"/>
          <w:highlight w:val="green"/>
          <w:shd w:val="clear" w:color="auto" w:fill="FFFFFF"/>
          <w:rPrChange w:id="1455" w:author="George Urumov" w:date="2025-10-30T09:18:00Z" w16du:dateUtc="2025-10-30T09:18:00Z">
            <w:rPr>
              <w:rFonts w:ascii="Arial" w:hAnsi="Arial" w:cs="Arial"/>
              <w:i/>
              <w:iCs/>
              <w:color w:val="333333"/>
              <w:shd w:val="clear" w:color="auto" w:fill="FFFFFF"/>
            </w:rPr>
          </w:rPrChange>
        </w:rPr>
        <w:t>f</w:t>
      </w:r>
      <w:proofErr w:type="spellEnd"/>
      <w:r w:rsidRPr="00307CA5">
        <w:rPr>
          <w:rFonts w:ascii="Arial" w:hAnsi="Arial" w:cs="Arial"/>
          <w:color w:val="333333"/>
          <w:highlight w:val="green"/>
          <w:shd w:val="clear" w:color="auto" w:fill="FFFFFF"/>
          <w:rPrChange w:id="1456" w:author="George Urumov" w:date="2025-10-30T09:18:00Z" w16du:dateUtc="2025-10-30T09:18:00Z">
            <w:rPr>
              <w:rFonts w:ascii="Arial" w:hAnsi="Arial" w:cs="Arial"/>
              <w:color w:val="333333"/>
              <w:shd w:val="clear" w:color="auto" w:fill="FFFFFF"/>
            </w:rPr>
          </w:rPrChange>
        </w:rPr>
        <w:t xml:space="preserve"> such that it has bounded </w:t>
      </w:r>
      <w:r w:rsidRPr="00307CA5">
        <w:rPr>
          <w:rFonts w:ascii="Arial" w:hAnsi="Arial" w:cs="Arial"/>
          <w:i/>
          <w:iCs/>
          <w:color w:val="333333"/>
          <w:highlight w:val="green"/>
          <w:shd w:val="clear" w:color="auto" w:fill="FFFFFF"/>
          <w:rPrChange w:id="1457" w:author="George Urumov" w:date="2025-10-30T09:18:00Z" w16du:dateUtc="2025-10-30T09:18:00Z">
            <w:rPr>
              <w:rFonts w:ascii="Arial" w:hAnsi="Arial" w:cs="Arial"/>
              <w:i/>
              <w:iCs/>
              <w:color w:val="333333"/>
              <w:shd w:val="clear" w:color="auto" w:fill="FFFFFF"/>
            </w:rPr>
          </w:rPrChange>
        </w:rPr>
        <w:t>p</w:t>
      </w:r>
      <w:r w:rsidRPr="00307CA5">
        <w:rPr>
          <w:rFonts w:ascii="Arial" w:hAnsi="Arial" w:cs="Arial"/>
          <w:color w:val="333333"/>
          <w:highlight w:val="green"/>
          <w:shd w:val="clear" w:color="auto" w:fill="FFFFFF"/>
          <w:rPrChange w:id="1458" w:author="George Urumov" w:date="2025-10-30T09:18:00Z" w16du:dateUtc="2025-10-30T09:18:00Z">
            <w:rPr>
              <w:rFonts w:ascii="Arial" w:hAnsi="Arial" w:cs="Arial"/>
              <w:color w:val="333333"/>
              <w:shd w:val="clear" w:color="auto" w:fill="FFFFFF"/>
            </w:rPr>
          </w:rPrChange>
        </w:rPr>
        <w:t xml:space="preserve">-variation sample paths for all </w:t>
      </w:r>
      <w:r w:rsidRPr="00307CA5">
        <w:rPr>
          <w:rFonts w:ascii="Arial" w:hAnsi="Arial" w:cs="Arial"/>
          <w:i/>
          <w:iCs/>
          <w:color w:val="333333"/>
          <w:highlight w:val="green"/>
          <w:shd w:val="clear" w:color="auto" w:fill="FFFFFF"/>
          <w:rPrChange w:id="1459" w:author="George Urumov" w:date="2025-10-30T09:18:00Z" w16du:dateUtc="2025-10-30T09:18:00Z">
            <w:rPr>
              <w:rFonts w:ascii="Arial" w:hAnsi="Arial" w:cs="Arial"/>
              <w:i/>
              <w:iCs/>
              <w:color w:val="333333"/>
              <w:shd w:val="clear" w:color="auto" w:fill="FFFFFF"/>
            </w:rPr>
          </w:rPrChange>
        </w:rPr>
        <w:t>p &lt; 1/(1-H)</w:t>
      </w:r>
      <w:r w:rsidRPr="00307CA5">
        <w:rPr>
          <w:rFonts w:ascii="Arial" w:hAnsi="Arial" w:cs="Arial"/>
          <w:color w:val="333333"/>
          <w:highlight w:val="green"/>
          <w:shd w:val="clear" w:color="auto" w:fill="FFFFFF"/>
          <w:rPrChange w:id="1460" w:author="George Urumov" w:date="2025-10-30T09:18:00Z" w16du:dateUtc="2025-10-30T09:18:00Z">
            <w:rPr>
              <w:rFonts w:ascii="Arial" w:hAnsi="Arial" w:cs="Arial"/>
              <w:color w:val="333333"/>
              <w:shd w:val="clear" w:color="auto" w:fill="FFFFFF"/>
            </w:rPr>
          </w:rPrChange>
        </w:rPr>
        <w:t>. Define:</w:t>
      </w:r>
      <w:r>
        <w:rPr>
          <w:rFonts w:ascii="Arial" w:hAnsi="Arial" w:cs="Arial"/>
          <w:color w:val="333333"/>
          <w:shd w:val="clear" w:color="auto" w:fill="FFFFFF"/>
        </w:rPr>
        <w:t xml:space="preserve"> </w:t>
      </w:r>
    </w:p>
    <w:p w14:paraId="62F2B0F4" w14:textId="77777777" w:rsidR="008D1943" w:rsidRDefault="00000000" w:rsidP="008D1943">
      <w:pPr>
        <w:spacing w:after="160" w:line="360" w:lineRule="auto"/>
        <w:jc w:val="center"/>
        <w:rPr>
          <w:rFonts w:ascii="Arial" w:hAnsi="Arial" w:cs="Arial"/>
          <w:color w:val="333333"/>
          <w:shd w:val="clear" w:color="auto" w:fill="FFFFFF"/>
        </w:rPr>
      </w:pP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Y</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oMath>
      <w:r w:rsidR="008D1943">
        <w:rPr>
          <w:rFonts w:ascii="Arial" w:hAnsi="Arial" w:cs="Arial"/>
          <w:color w:val="333333"/>
          <w:shd w:val="clear" w:color="auto" w:fill="FFFFFF"/>
        </w:rPr>
        <w:t xml:space="preserve">. </w:t>
      </w:r>
    </w:p>
    <w:p w14:paraId="137B6DD0" w14:textId="77777777" w:rsidR="008D1943" w:rsidRDefault="008D1943" w:rsidP="008D1943">
      <w:pPr>
        <w:spacing w:after="160" w:line="360" w:lineRule="auto"/>
        <w:rPr>
          <w:rFonts w:ascii="Arial" w:hAnsi="Arial" w:cs="Arial"/>
          <w:color w:val="333333"/>
          <w:shd w:val="clear" w:color="auto" w:fill="FFFFFF"/>
        </w:rPr>
      </w:pPr>
      <w:r w:rsidRPr="00307CA5">
        <w:rPr>
          <w:rFonts w:ascii="Arial" w:hAnsi="Arial" w:cs="Arial"/>
          <w:color w:val="333333"/>
          <w:highlight w:val="green"/>
          <w:shd w:val="clear" w:color="auto" w:fill="FFFFFF"/>
          <w:rPrChange w:id="1461" w:author="George Urumov" w:date="2025-10-30T09:19:00Z" w16du:dateUtc="2025-10-30T09:19:00Z">
            <w:rPr>
              <w:rFonts w:ascii="Arial" w:hAnsi="Arial" w:cs="Arial"/>
              <w:color w:val="333333"/>
              <w:shd w:val="clear" w:color="auto" w:fill="FFFFFF"/>
            </w:rPr>
          </w:rPrChange>
        </w:rPr>
        <w:t>Where the integral is understood in the Young/</w:t>
      </w:r>
      <w:proofErr w:type="spellStart"/>
      <w:r w:rsidRPr="00307CA5">
        <w:rPr>
          <w:rFonts w:ascii="Arial" w:hAnsi="Arial" w:cs="Arial"/>
          <w:color w:val="333333"/>
          <w:highlight w:val="green"/>
          <w:shd w:val="clear" w:color="auto" w:fill="FFFFFF"/>
          <w:rPrChange w:id="1462" w:author="George Urumov" w:date="2025-10-30T09:19:00Z" w16du:dateUtc="2025-10-30T09:19:00Z">
            <w:rPr>
              <w:rFonts w:ascii="Arial" w:hAnsi="Arial" w:cs="Arial"/>
              <w:color w:val="333333"/>
              <w:shd w:val="clear" w:color="auto" w:fill="FFFFFF"/>
            </w:rPr>
          </w:rPrChange>
        </w:rPr>
        <w:t>Stieltjes</w:t>
      </w:r>
      <w:proofErr w:type="spellEnd"/>
      <w:r w:rsidRPr="00307CA5">
        <w:rPr>
          <w:rFonts w:ascii="Arial" w:hAnsi="Arial" w:cs="Arial"/>
          <w:color w:val="333333"/>
          <w:highlight w:val="green"/>
          <w:shd w:val="clear" w:color="auto" w:fill="FFFFFF"/>
          <w:rPrChange w:id="1463" w:author="George Urumov" w:date="2025-10-30T09:19:00Z" w16du:dateUtc="2025-10-30T09:19:00Z">
            <w:rPr>
              <w:rFonts w:ascii="Arial" w:hAnsi="Arial" w:cs="Arial"/>
              <w:color w:val="333333"/>
              <w:shd w:val="clear" w:color="auto" w:fill="FFFFFF"/>
            </w:rPr>
          </w:rPrChange>
        </w:rPr>
        <w:t xml:space="preserve"> sense (e.g. as the limit of</w:t>
      </w:r>
      <w:r>
        <w:rPr>
          <w:rFonts w:ascii="Arial" w:hAnsi="Arial" w:cs="Arial"/>
          <w:color w:val="333333"/>
          <w:shd w:val="clear" w:color="auto" w:fill="FFFFFF"/>
        </w:rPr>
        <w:t xml:space="preserve"> </w:t>
      </w:r>
      <m:oMath>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(s+ε)</m:t>
                </m:r>
              </m:e>
              <m:sup>
                <m:r>
                  <w:rPr>
                    <w:rFonts w:ascii="Cambria Math" w:hAnsi="Cambria Math" w:cs="Arial"/>
                    <w:color w:val="333333"/>
                    <w:highlight w:val="green"/>
                    <w:shd w:val="clear" w:color="auto" w:fill="FFFFFF"/>
                  </w:rPr>
                  <m:t>H-</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up>
            </m:sSup>
            <m:r>
              <w:rPr>
                <w:rFonts w:ascii="Cambria Math" w:hAnsi="Cambria Math" w:cs="Arial"/>
                <w:color w:val="333333"/>
                <w:highlight w:val="green"/>
                <w:shd w:val="clear" w:color="auto" w:fill="FFFFFF"/>
              </w:rPr>
              <m:t>d</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B</m:t>
                </m:r>
              </m:e>
              <m:sub>
                <m:r>
                  <w:rPr>
                    <w:rFonts w:ascii="Cambria Math" w:hAnsi="Cambria Math" w:cs="Arial"/>
                    <w:color w:val="333333"/>
                    <w:highlight w:val="green"/>
                    <w:shd w:val="clear" w:color="auto" w:fill="FFFFFF"/>
                  </w:rPr>
                  <m:t>s</m:t>
                </m:r>
              </m:sub>
              <m:sup>
                <m:r>
                  <w:rPr>
                    <w:rFonts w:ascii="Cambria Math" w:hAnsi="Cambria Math" w:cs="Arial"/>
                    <w:color w:val="333333"/>
                    <w:highlight w:val="green"/>
                    <w:shd w:val="clear" w:color="auto" w:fill="FFFFFF"/>
                  </w:rPr>
                  <m:t>H</m:t>
                </m:r>
              </m:sup>
            </m:sSubSup>
            <m:r>
              <w:rPr>
                <w:rFonts w:ascii="Cambria Math" w:hAnsi="Cambria Math" w:cs="Arial"/>
                <w:color w:val="333333"/>
                <w:highlight w:val="green"/>
                <w:shd w:val="clear" w:color="auto" w:fill="FFFFFF"/>
              </w:rPr>
              <m:t xml:space="preserve"> as ε↓0</m:t>
            </m:r>
          </m:e>
        </m:nary>
      </m:oMath>
      <w:r>
        <w:rPr>
          <w:rFonts w:ascii="Arial" w:hAnsi="Arial" w:cs="Arial"/>
          <w:color w:val="333333"/>
          <w:shd w:val="clear" w:color="auto" w:fill="FFFFFF"/>
        </w:rPr>
        <w:t>. Then:</w:t>
      </w:r>
    </w:p>
    <w:p w14:paraId="013090FE" w14:textId="77777777" w:rsidR="008D1943" w:rsidRDefault="00000000" w:rsidP="008D1943">
      <w:pPr>
        <w:spacing w:after="160" w:line="360" w:lineRule="auto"/>
        <w:jc w:val="center"/>
        <w:rPr>
          <w:rFonts w:ascii="Arial" w:hAnsi="Arial" w:cs="Arial"/>
          <w:color w:val="333333"/>
          <w:shd w:val="clear" w:color="auto" w:fill="FFFFFF"/>
        </w:rPr>
      </w:pP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highlight w:val="green"/>
                <w:shd w:val="clear" w:color="auto" w:fill="FFFFFF"/>
              </w:rPr>
              <m:t>d</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Y</m:t>
                </m:r>
              </m:e>
              <m:sub>
                <m:r>
                  <w:rPr>
                    <w:rFonts w:ascii="Cambria Math" w:hAnsi="Cambria Math" w:cs="Arial"/>
                    <w:color w:val="333333"/>
                    <w:highlight w:val="green"/>
                    <w:shd w:val="clear" w:color="auto" w:fill="FFFFFF"/>
                  </w:rPr>
                  <m:t>s</m:t>
                </m:r>
              </m:sub>
              <m:sup>
                <m:r>
                  <w:rPr>
                    <w:rFonts w:ascii="Cambria Math" w:hAnsi="Cambria Math" w:cs="Arial"/>
                    <w:color w:val="333333"/>
                    <w:highlight w:val="green"/>
                    <w:shd w:val="clear" w:color="auto" w:fill="FFFFFF"/>
                  </w:rPr>
                  <m:t>H</m:t>
                </m:r>
              </m:sup>
            </m:sSubSup>
          </m:e>
        </m:nary>
        <m:r>
          <w:rPr>
            <w:rFonts w:ascii="Cambria Math" w:hAnsi="Cambria Math" w:cs="Arial"/>
            <w:color w:val="333333"/>
            <w:shd w:val="clear" w:color="auto" w:fill="FFFFFF"/>
          </w:rPr>
          <m:t>.</m:t>
        </m:r>
      </m:oMath>
      <w:r w:rsidR="008D1943">
        <w:rPr>
          <w:rFonts w:ascii="Arial" w:hAnsi="Arial" w:cs="Arial"/>
          <w:color w:val="333333"/>
          <w:shd w:val="clear" w:color="auto" w:fill="FFFFFF"/>
        </w:rPr>
        <w:t xml:space="preserve"> </w:t>
      </w:r>
    </w:p>
    <w:p w14:paraId="3F371E3D" w14:textId="77777777" w:rsidR="008D1943" w:rsidRDefault="008D1943" w:rsidP="008D1943">
      <w:pPr>
        <w:spacing w:after="160" w:line="360" w:lineRule="auto"/>
        <w:rPr>
          <w:rFonts w:ascii="Arial" w:hAnsi="Arial" w:cs="Arial"/>
          <w:color w:val="333333"/>
          <w:shd w:val="clear" w:color="auto" w:fill="FFFFFF"/>
        </w:rPr>
      </w:pPr>
      <w:r>
        <w:rPr>
          <w:rFonts w:ascii="Arial" w:hAnsi="Arial" w:cs="Arial"/>
          <w:color w:val="333333"/>
          <w:shd w:val="clear" w:color="auto" w:fill="FFFFFF"/>
        </w:rPr>
        <w:t>Our proof:</w:t>
      </w:r>
    </w:p>
    <w:p w14:paraId="408FEC51" w14:textId="77777777" w:rsidR="008D1943" w:rsidRDefault="00000000" w:rsidP="008D1943">
      <w:pPr>
        <w:spacing w:after="160" w:line="360" w:lineRule="auto"/>
        <w:jc w:val="both"/>
        <w:rPr>
          <w:rFonts w:ascii="Arial" w:hAnsi="Arial" w:cs="Arial"/>
          <w:color w:val="333333"/>
          <w:shd w:val="clear" w:color="auto" w:fill="FFFFFF"/>
        </w:rPr>
      </w:pPr>
      <m:oMathPara>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Y</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d</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d>
                    <m:dPr>
                      <m:begChr m:val="["/>
                      <m:endChr m:val="]"/>
                      <m:ctrlPr>
                        <w:rPr>
                          <w:rFonts w:ascii="Cambria Math" w:hAnsi="Cambria Math" w:cs="Arial"/>
                          <w:i/>
                          <w:color w:val="333333"/>
                          <w:shd w:val="clear" w:color="auto" w:fill="FFFFFF"/>
                        </w:rPr>
                      </m:ctrlPr>
                    </m:dPr>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r>
                    <w:rPr>
                      <w:rFonts w:ascii="Cambria Math" w:hAnsi="Cambria Math" w:cs="Arial"/>
                      <w:color w:val="333333"/>
                      <w:shd w:val="clear" w:color="auto" w:fill="FFFFFF"/>
                    </w:rPr>
                    <m:t>ds</m:t>
                  </m:r>
                </m:e>
              </m:nary>
            </m:e>
          </m:nary>
        </m:oMath>
      </m:oMathPara>
    </w:p>
    <w:p w14:paraId="6C69C2C7"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Apply derivative:</w:t>
      </w:r>
      <w:r w:rsidRPr="006C0BDA">
        <w:rPr>
          <w:rFonts w:ascii="Cambria Math" w:hAnsi="Cambria Math" w:cs="Arial"/>
          <w:i/>
          <w:color w:val="333333"/>
          <w:shd w:val="clear" w:color="auto" w:fill="FFFFFF"/>
        </w:rPr>
        <w:br/>
      </w:r>
      <m:oMathPara>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dY</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 t</m:t>
              </m:r>
            </m:e>
            <m:sup>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r>
            <w:rPr>
              <w:rFonts w:ascii="Cambria Math" w:hAnsi="Cambria Math" w:cs="Arial"/>
              <w:color w:val="333333"/>
              <w:shd w:val="clear" w:color="auto" w:fill="FFFFFF"/>
            </w:rPr>
            <m:t>dt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d>
            <m:dPr>
              <m:begChr m:val="["/>
              <m:endChr m:val="]"/>
              <m:ctrlPr>
                <w:rPr>
                  <w:rFonts w:ascii="Cambria Math" w:hAnsi="Cambria Math" w:cs="Arial"/>
                  <w:i/>
                  <w:color w:val="333333"/>
                  <w:shd w:val="clear" w:color="auto" w:fill="FFFFFF"/>
                </w:rPr>
              </m:ctrlPr>
            </m:dPr>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r>
            <w:rPr>
              <w:rFonts w:ascii="Cambria Math" w:hAnsi="Cambria Math" w:cs="Arial"/>
              <w:color w:val="333333"/>
              <w:shd w:val="clear" w:color="auto" w:fill="FFFFFF"/>
            </w:rPr>
            <m:t>= d</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B</m:t>
              </m:r>
            </m:e>
            <m:sup>
              <m:r>
                <w:rPr>
                  <w:rFonts w:ascii="Cambria Math" w:hAnsi="Cambria Math" w:cs="Arial"/>
                  <w:color w:val="333333"/>
                  <w:highlight w:val="green"/>
                  <w:shd w:val="clear" w:color="auto" w:fill="FFFFFF"/>
                </w:rPr>
                <m:t>H</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shd w:val="clear" w:color="auto" w:fill="FFFFFF"/>
            </w:rPr>
            <m:t xml:space="preserve"> </m:t>
          </m:r>
        </m:oMath>
      </m:oMathPara>
    </w:p>
    <w:p w14:paraId="306246F4" w14:textId="77777777" w:rsidR="008D1943" w:rsidRPr="006B5EC4" w:rsidRDefault="008D1943" w:rsidP="008D1943">
      <w:pPr>
        <w:spacing w:after="160" w:line="360" w:lineRule="auto"/>
        <w:jc w:val="both"/>
        <w:rPr>
          <w:rFonts w:ascii="Arial" w:hAnsi="Arial" w:cs="Arial"/>
          <w:color w:val="333333"/>
          <w:shd w:val="clear" w:color="auto" w:fill="FFFFFF"/>
        </w:rPr>
      </w:pPr>
      <m:oMathPara>
        <m:oMath>
          <m:r>
            <w:rPr>
              <w:rFonts w:ascii="Cambria Math" w:hAnsi="Cambria Math" w:cs="Arial"/>
              <w:color w:val="333333"/>
              <w:shd w:val="clear" w:color="auto" w:fill="FFFFFF"/>
            </w:rPr>
            <m:t>⇒</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dB</m:t>
              </m:r>
            </m:e>
            <m:sub>
              <m:r>
                <w:rPr>
                  <w:rFonts w:ascii="Cambria Math" w:hAnsi="Cambria Math" w:cs="Arial"/>
                  <w:color w:val="333333"/>
                  <w:highlight w:val="green"/>
                  <w:shd w:val="clear" w:color="auto" w:fill="FFFFFF"/>
                </w:rPr>
                <m:t>s</m:t>
              </m:r>
            </m:sub>
            <m:sup>
              <m:r>
                <w:rPr>
                  <w:rFonts w:ascii="Cambria Math" w:hAnsi="Cambria Math" w:cs="Arial"/>
                  <w:color w:val="333333"/>
                  <w:highlight w:val="green"/>
                  <w:shd w:val="clear" w:color="auto" w:fill="FFFFFF"/>
                </w:rPr>
                <m:t>H</m:t>
              </m:r>
            </m:sup>
          </m:sSubSup>
          <m:r>
            <w:rPr>
              <w:rFonts w:ascii="Cambria Math" w:hAnsi="Cambria Math" w:cs="Arial"/>
              <w:color w:val="333333"/>
              <w:highlight w:val="green"/>
              <w:shd w:val="clear" w:color="auto" w:fill="FFFFFF"/>
            </w:rPr>
            <m:t>= d</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Y</m:t>
              </m:r>
            </m:e>
            <m:sup>
              <m:r>
                <w:rPr>
                  <w:rFonts w:ascii="Cambria Math" w:hAnsi="Cambria Math" w:cs="Arial"/>
                  <w:color w:val="333333"/>
                  <w:highlight w:val="green"/>
                  <w:shd w:val="clear" w:color="auto" w:fill="FFFFFF"/>
                </w:rPr>
                <m:t>H</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oMath>
      </m:oMathPara>
    </w:p>
    <w:p w14:paraId="4548BF74" w14:textId="77777777" w:rsidR="008D1943"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Apply integration:</w:t>
      </w:r>
    </w:p>
    <w:p w14:paraId="12E5A38E" w14:textId="77777777" w:rsidR="008D1943" w:rsidRPr="00CC0E4A" w:rsidRDefault="008D1943" w:rsidP="008D1943">
      <w:pPr>
        <w:tabs>
          <w:tab w:val="left" w:pos="8647"/>
        </w:tabs>
        <w:spacing w:after="160" w:line="360" w:lineRule="auto"/>
        <w:ind w:left="3402" w:right="4"/>
        <w:jc w:val="both"/>
        <w:rPr>
          <w:rFonts w:ascii="Arial" w:hAnsi="Arial" w:cs="Arial"/>
          <w:color w:val="333333"/>
          <w:shd w:val="clear" w:color="auto" w:fill="FFFFFF"/>
        </w:rPr>
      </w:pPr>
      <m:oMath>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 xml:space="preserve">= </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highlight w:val="green"/>
                <w:shd w:val="clear" w:color="auto" w:fill="FFFFFF"/>
              </w:rPr>
              <m:t>d</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Y</m:t>
                </m:r>
              </m:e>
              <m:sup>
                <m:r>
                  <w:rPr>
                    <w:rFonts w:ascii="Cambria Math" w:hAnsi="Cambria Math" w:cs="Arial"/>
                    <w:color w:val="333333"/>
                    <w:highlight w:val="green"/>
                    <w:shd w:val="clear" w:color="auto" w:fill="FFFFFF"/>
                  </w:rPr>
                  <m:t>H</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nary>
      </m:oMath>
      <w:r>
        <w:rPr>
          <w:rFonts w:ascii="Arial" w:hAnsi="Arial" w:cs="Arial"/>
          <w:color w:val="333333"/>
          <w:shd w:val="clear" w:color="auto" w:fill="FFFFFF"/>
        </w:rPr>
        <w:tab/>
        <w:t>5.1.36</w:t>
      </w:r>
    </w:p>
    <w:p w14:paraId="0EC02CF8" w14:textId="77777777" w:rsidR="008D1943" w:rsidRDefault="008D1943" w:rsidP="008D1943">
      <w:pPr>
        <w:spacing w:after="160" w:line="360" w:lineRule="auto"/>
        <w:ind w:firstLine="720"/>
        <w:jc w:val="both"/>
        <w:rPr>
          <w:rFonts w:ascii="Arial" w:hAnsi="Arial" w:cs="Arial"/>
          <w:color w:val="333333"/>
          <w:shd w:val="clear" w:color="auto" w:fill="FFFFFF"/>
        </w:rPr>
      </w:pPr>
      <w:r w:rsidRPr="007233C1">
        <w:rPr>
          <w:rFonts w:ascii="Arial" w:hAnsi="Arial" w:cs="Arial"/>
          <w:b/>
          <w:bCs/>
          <w:color w:val="333333"/>
          <w:shd w:val="clear" w:color="auto" w:fill="FFFFFF"/>
        </w:rPr>
        <w:lastRenderedPageBreak/>
        <w:t>Proposition 1.3</w:t>
      </w:r>
      <w:r>
        <w:rPr>
          <w:rFonts w:ascii="Arial" w:hAnsi="Arial" w:cs="Arial"/>
          <w:color w:val="333333"/>
          <w:shd w:val="clear" w:color="auto" w:fill="FFFFFF"/>
        </w:rPr>
        <w:t xml:space="preserve"> Following notation from Novikov </w:t>
      </w:r>
      <w:sdt>
        <w:sdtPr>
          <w:rPr>
            <w:rFonts w:ascii="Arial" w:hAnsi="Arial" w:cs="Arial"/>
            <w:color w:val="333333"/>
            <w:shd w:val="clear" w:color="auto" w:fill="FFFFFF"/>
          </w:rPr>
          <w:id w:val="147819190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Nov99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[110]</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we utilise Molchan martingale  </w:t>
      </w:r>
      <w:sdt>
        <w:sdtPr>
          <w:rPr>
            <w:rFonts w:ascii="Arial" w:hAnsi="Arial" w:cs="Arial"/>
            <w:color w:val="333333"/>
            <w:shd w:val="clear" w:color="auto" w:fill="FFFFFF"/>
          </w:rPr>
          <w:id w:val="-159446513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Mol69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[111]</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in terms of </w:t>
      </w:r>
      <w:r w:rsidRPr="007233C1">
        <w:rPr>
          <w:rFonts w:ascii="Arial" w:hAnsi="Arial" w:cs="Arial"/>
          <w:i/>
          <w:iCs/>
          <w:color w:val="333333"/>
          <w:shd w:val="clear" w:color="auto" w:fill="FFFFFF"/>
        </w:rPr>
        <w:t>Y</w:t>
      </w:r>
      <w:r w:rsidRPr="007233C1">
        <w:rPr>
          <w:rFonts w:ascii="Arial" w:hAnsi="Arial" w:cs="Arial"/>
          <w:i/>
          <w:iCs/>
          <w:color w:val="333333"/>
          <w:shd w:val="clear" w:color="auto" w:fill="FFFFFF"/>
          <w:vertAlign w:val="superscript"/>
        </w:rPr>
        <w:t>H</w:t>
      </w:r>
      <w:r>
        <w:rPr>
          <w:rFonts w:ascii="Arial" w:hAnsi="Arial" w:cs="Arial"/>
          <w:color w:val="333333"/>
          <w:shd w:val="clear" w:color="auto" w:fill="FFFFFF"/>
        </w:rPr>
        <w:t>,</w:t>
      </w:r>
    </w:p>
    <w:p w14:paraId="7D89EA46" w14:textId="77777777" w:rsidR="008D1943" w:rsidRDefault="00000000" w:rsidP="008D1943">
      <w:pPr>
        <w:spacing w:after="160" w:line="360" w:lineRule="auto"/>
        <w:ind w:firstLine="720"/>
        <w:jc w:val="center"/>
        <w:rPr>
          <w:rFonts w:ascii="Arial" w:hAnsi="Arial" w:cs="Arial"/>
          <w:color w:val="333333"/>
          <w:shd w:val="clear" w:color="auto" w:fill="FFFFFF"/>
        </w:rPr>
      </w:pP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 xml:space="preserve"> :=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w(t, s)</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dB</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oMath>
      <w:r w:rsidR="008D1943">
        <w:rPr>
          <w:rFonts w:ascii="Arial" w:hAnsi="Arial" w:cs="Arial"/>
          <w:color w:val="333333"/>
          <w:shd w:val="clear" w:color="auto" w:fill="FFFFFF"/>
        </w:rPr>
        <w:t>,</w:t>
      </w:r>
    </w:p>
    <w:p w14:paraId="2EED8ADF" w14:textId="77777777" w:rsidR="008D1943" w:rsidRDefault="008D1943" w:rsidP="008D1943">
      <w:pPr>
        <w:spacing w:after="160" w:line="360" w:lineRule="auto"/>
        <w:jc w:val="both"/>
        <w:rPr>
          <w:rFonts w:ascii="Arial" w:hAnsi="Arial" w:cs="Arial"/>
          <w:color w:val="333333"/>
          <w:shd w:val="clear" w:color="auto" w:fill="FFFFFF"/>
        </w:rPr>
      </w:pPr>
      <w:r>
        <w:rPr>
          <w:rFonts w:ascii="Arial" w:hAnsi="Arial" w:cs="Arial"/>
          <w:color w:val="333333"/>
          <w:shd w:val="clear" w:color="auto" w:fill="FFFFFF"/>
        </w:rPr>
        <w:t xml:space="preserve">where </w:t>
      </w:r>
      <m:oMath>
        <m:r>
          <w:rPr>
            <w:rFonts w:ascii="Cambria Math" w:hAnsi="Cambria Math" w:cs="Arial"/>
            <w:color w:val="333333"/>
            <w:shd w:val="clear" w:color="auto" w:fill="FFFFFF"/>
          </w:rPr>
          <m:t>w</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c</m:t>
            </m:r>
          </m:num>
          <m:den>
            <m:r>
              <w:rPr>
                <w:rFonts w:ascii="Cambria Math" w:hAnsi="Cambria Math" w:cs="Arial"/>
                <w:color w:val="333333"/>
                <w:shd w:val="clear" w:color="auto" w:fill="FFFFFF"/>
              </w:rPr>
              <m:t>∁</m:t>
            </m:r>
          </m:den>
        </m:f>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-α</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m:t>
            </m:r>
          </m:e>
          <m:sup>
            <m:r>
              <w:rPr>
                <w:rFonts w:ascii="Cambria Math" w:hAnsi="Cambria Math" w:cs="Arial"/>
                <w:color w:val="333333"/>
                <w:shd w:val="clear" w:color="auto" w:fill="FFFFFF"/>
              </w:rPr>
              <m:t>-α</m:t>
            </m:r>
          </m:sup>
        </m:sSup>
      </m:oMath>
      <w:r>
        <w:rPr>
          <w:rFonts w:ascii="Arial" w:hAnsi="Arial" w:cs="Arial"/>
          <w:color w:val="333333"/>
          <w:shd w:val="clear" w:color="auto" w:fill="FFFFFF"/>
        </w:rPr>
        <w:t xml:space="preserve"> is a scaled beta kernel and w(</w:t>
      </w:r>
      <w:proofErr w:type="gramStart"/>
      <w:r>
        <w:rPr>
          <w:rFonts w:ascii="Arial" w:hAnsi="Arial" w:cs="Arial"/>
          <w:color w:val="333333"/>
          <w:shd w:val="clear" w:color="auto" w:fill="FFFFFF"/>
        </w:rPr>
        <w:t>t,s</w:t>
      </w:r>
      <w:proofErr w:type="gramEnd"/>
      <w:r>
        <w:rPr>
          <w:rFonts w:ascii="Arial" w:hAnsi="Arial" w:cs="Arial"/>
          <w:color w:val="333333"/>
          <w:shd w:val="clear" w:color="auto" w:fill="FFFFFF"/>
        </w:rPr>
        <w:t xml:space="preserve">) = 0 for s &gt; t; </w:t>
      </w:r>
      <m:oMath>
        <m:r>
          <w:rPr>
            <w:rFonts w:ascii="Cambria Math" w:hAnsi="Cambria Math" w:cs="Arial"/>
            <w:color w:val="333333"/>
            <w:shd w:val="clear" w:color="auto" w:fill="FFFFFF"/>
          </w:rPr>
          <m:t>α≐H-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oMath>
      <w:r>
        <w:rPr>
          <w:rFonts w:ascii="Arial" w:hAnsi="Arial" w:cs="Arial"/>
          <w:color w:val="333333"/>
          <w:shd w:val="clear" w:color="auto" w:fill="FFFFFF"/>
        </w:rPr>
        <w:t xml:space="preserve">; </w:t>
      </w:r>
    </w:p>
    <w:p w14:paraId="69F56832" w14:textId="77777777" w:rsidR="008D1943" w:rsidRDefault="008D1943" w:rsidP="008D1943">
      <w:pPr>
        <w:spacing w:after="160" w:line="360" w:lineRule="auto"/>
        <w:jc w:val="center"/>
        <w:rPr>
          <w:rFonts w:ascii="Arial" w:hAnsi="Arial" w:cs="Arial"/>
          <w:color w:val="333333"/>
          <w:shd w:val="clear" w:color="auto" w:fill="FFFFFF"/>
        </w:rPr>
      </w:pPr>
      <m:oMath>
        <m:r>
          <w:rPr>
            <w:rFonts w:ascii="Cambria Math" w:hAnsi="Cambria Math" w:cs="Arial"/>
            <w:color w:val="333333"/>
            <w:shd w:val="clear" w:color="auto" w:fill="FFFFFF"/>
          </w:rPr>
          <m:t>C≐</m:t>
        </m:r>
        <m:rad>
          <m:radPr>
            <m:degHide m:val="1"/>
            <m:ctrlPr>
              <w:rPr>
                <w:rFonts w:ascii="Cambria Math" w:hAnsi="Cambria Math" w:cs="Arial"/>
                <w:i/>
                <w:color w:val="333333"/>
                <w:shd w:val="clear" w:color="auto" w:fill="FFFFFF"/>
              </w:rPr>
            </m:ctrlPr>
          </m:radPr>
          <m:deg/>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H</m:t>
                </m:r>
              </m:num>
              <m:den>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e>
                </m:d>
                <m:r>
                  <w:rPr>
                    <w:rFonts w:ascii="Cambria Math" w:hAnsi="Cambria Math" w:cs="Arial"/>
                    <w:color w:val="333333"/>
                    <w:shd w:val="clear" w:color="auto" w:fill="FFFFFF"/>
                  </w:rPr>
                  <m:t>B(H-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 2-2H)</m:t>
                </m:r>
              </m:den>
            </m:f>
          </m:e>
        </m:rad>
      </m:oMath>
      <w:r>
        <w:rPr>
          <w:rFonts w:ascii="Arial" w:hAnsi="Arial" w:cs="Arial"/>
          <w:color w:val="333333"/>
          <w:shd w:val="clear" w:color="auto" w:fill="FFFFFF"/>
        </w:rPr>
        <w:t xml:space="preserve"> and </w:t>
      </w:r>
      <m:oMath>
        <m:r>
          <w:rPr>
            <w:rFonts w:ascii="Cambria Math" w:hAnsi="Cambria Math" w:cs="Arial"/>
            <w:color w:val="333333"/>
            <w:shd w:val="clear" w:color="auto" w:fill="FFFFFF"/>
          </w:rPr>
          <m:t>c≐</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e>
            </m:d>
            <m:r>
              <w:rPr>
                <w:rFonts w:ascii="Cambria Math" w:hAnsi="Cambria Math" w:cs="Arial"/>
                <w:color w:val="333333"/>
                <w:shd w:val="clear" w:color="auto" w:fill="FFFFFF"/>
              </w:rPr>
              <m:t>, (</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3</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 xml:space="preserve"> -H)</m:t>
            </m:r>
          </m:den>
        </m:f>
      </m:oMath>
      <w:r>
        <w:rPr>
          <w:rFonts w:ascii="Arial" w:hAnsi="Arial" w:cs="Arial"/>
          <w:color w:val="333333"/>
          <w:shd w:val="clear" w:color="auto" w:fill="FFFFFF"/>
        </w:rPr>
        <w:t xml:space="preserve"> .</w:t>
      </w:r>
    </w:p>
    <w:p w14:paraId="06AB488B" w14:textId="77777777" w:rsidR="008D1943" w:rsidRDefault="008D1943" w:rsidP="008D1943">
      <w:pPr>
        <w:spacing w:after="160" w:line="360" w:lineRule="auto"/>
        <w:jc w:val="both"/>
        <w:rPr>
          <w:rFonts w:ascii="Arial" w:hAnsi="Arial" w:cs="Arial"/>
          <w:color w:val="333333"/>
          <w:shd w:val="clear" w:color="auto" w:fill="FFFFFF"/>
        </w:rPr>
      </w:pPr>
      <w:r>
        <w:rPr>
          <w:rFonts w:ascii="Arial" w:hAnsi="Arial" w:cs="Arial"/>
          <w:color w:val="333333"/>
          <w:shd w:val="clear" w:color="auto" w:fill="FFFFFF"/>
        </w:rPr>
        <w:t xml:space="preserve">So, c(H) is a function of H and the standard Beta function </w:t>
      </w:r>
      <m:oMath>
        <m:r>
          <w:rPr>
            <w:rFonts w:ascii="Cambria Math" w:hAnsi="Cambria Math" w:cs="Arial"/>
            <w:color w:val="333333"/>
            <w:shd w:val="clear" w:color="auto" w:fill="FFFFFF"/>
          </w:rPr>
          <m:t>B</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μ, υ</m:t>
            </m:r>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m:rPr>
                <m:sty m:val="p"/>
              </m:rPr>
              <w:rPr>
                <w:rFonts w:ascii="Cambria Math" w:hAnsi="Cambria Math" w:cs="Arial"/>
                <w:color w:val="333333"/>
                <w:shd w:val="clear" w:color="auto" w:fill="FFFFFF"/>
              </w:rPr>
              <m:t>Γ</m:t>
            </m:r>
            <m:r>
              <w:rPr>
                <w:rFonts w:ascii="Cambria Math" w:hAnsi="Cambria Math" w:cs="Arial"/>
                <w:color w:val="333333"/>
                <w:shd w:val="clear" w:color="auto" w:fill="FFFFFF"/>
              </w:rPr>
              <m:t>(μ)</m:t>
            </m:r>
            <m:r>
              <m:rPr>
                <m:sty m:val="p"/>
              </m:rPr>
              <w:rPr>
                <w:rFonts w:ascii="Cambria Math" w:hAnsi="Cambria Math" w:cs="Arial"/>
                <w:color w:val="333333"/>
                <w:shd w:val="clear" w:color="auto" w:fill="FFFFFF"/>
              </w:rPr>
              <m:t>Γ(</m:t>
            </m:r>
            <m:r>
              <w:rPr>
                <w:rFonts w:ascii="Cambria Math" w:hAnsi="Cambria Math" w:cs="Arial"/>
                <w:color w:val="333333"/>
                <w:shd w:val="clear" w:color="auto" w:fill="FFFFFF"/>
              </w:rPr>
              <m:t>ν)</m:t>
            </m:r>
          </m:num>
          <m:den>
            <m:r>
              <m:rPr>
                <m:sty m:val="p"/>
              </m:rPr>
              <w:rPr>
                <w:rFonts w:ascii="Cambria Math" w:hAnsi="Cambria Math" w:cs="Arial"/>
                <w:color w:val="333333"/>
                <w:shd w:val="clear" w:color="auto" w:fill="FFFFFF"/>
              </w:rPr>
              <m:t>Γ(</m:t>
            </m:r>
            <m:r>
              <w:rPr>
                <w:rFonts w:ascii="Cambria Math" w:hAnsi="Cambria Math" w:cs="Arial"/>
                <w:color w:val="333333"/>
                <w:shd w:val="clear" w:color="auto" w:fill="FFFFFF"/>
              </w:rPr>
              <m:t>μ+ ν)</m:t>
            </m:r>
          </m:den>
        </m:f>
        <m:r>
          <w:rPr>
            <w:rFonts w:ascii="Cambria Math" w:hAnsi="Cambria Math" w:cs="Arial"/>
            <w:color w:val="333333"/>
            <w:shd w:val="clear" w:color="auto" w:fill="FFFFFF"/>
          </w:rPr>
          <m:t xml:space="preserve"> </m:t>
        </m:r>
      </m:oMath>
      <w:r>
        <w:rPr>
          <w:rFonts w:ascii="Arial" w:hAnsi="Arial" w:cs="Arial"/>
          <w:color w:val="333333"/>
          <w:shd w:val="clear" w:color="auto" w:fill="FFFFFF"/>
        </w:rPr>
        <w:t xml:space="preserve">. By Proposition 2.1 from Novikov </w:t>
      </w:r>
      <w:sdt>
        <w:sdtPr>
          <w:rPr>
            <w:rFonts w:ascii="Arial" w:hAnsi="Arial" w:cs="Arial"/>
            <w:color w:val="333333"/>
            <w:shd w:val="clear" w:color="auto" w:fill="FFFFFF"/>
          </w:rPr>
          <w:id w:val="-115352747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Nov99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[110]</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and proof of Theorem of 3.2 in </w:t>
      </w:r>
      <w:proofErr w:type="spellStart"/>
      <w:r>
        <w:rPr>
          <w:rFonts w:ascii="Arial" w:hAnsi="Arial" w:cs="Arial"/>
          <w:color w:val="333333"/>
          <w:shd w:val="clear" w:color="auto" w:fill="FFFFFF"/>
        </w:rPr>
        <w:t>Norros</w:t>
      </w:r>
      <w:proofErr w:type="spellEnd"/>
      <w:r>
        <w:rPr>
          <w:rFonts w:ascii="Arial" w:hAnsi="Arial" w:cs="Arial"/>
          <w:color w:val="333333"/>
          <w:shd w:val="clear" w:color="auto" w:fill="FFFFFF"/>
        </w:rPr>
        <w:t xml:space="preserve"> et al., </w:t>
      </w:r>
      <w:sdt>
        <w:sdtPr>
          <w:rPr>
            <w:rFonts w:ascii="Arial" w:hAnsi="Arial" w:cs="Arial"/>
            <w:color w:val="333333"/>
            <w:shd w:val="clear" w:color="auto" w:fill="FFFFFF"/>
          </w:rPr>
          <w:id w:val="771744290"/>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Nor99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[112]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then M is a Gaussian martingale. </w:t>
      </w:r>
      <w:r w:rsidRPr="007233C1">
        <w:rPr>
          <w:rFonts w:ascii="Arial" w:hAnsi="Arial" w:cs="Arial"/>
          <w:color w:val="333333"/>
          <w:highlight w:val="green"/>
          <w:shd w:val="clear" w:color="auto" w:fill="FFFFFF"/>
        </w:rPr>
        <w:t>Substitute</w:t>
      </w:r>
      <w:r>
        <w:rPr>
          <w:rFonts w:ascii="Arial" w:hAnsi="Arial" w:cs="Arial"/>
          <w:color w:val="333333"/>
          <w:shd w:val="clear" w:color="auto" w:fill="FFFFFF"/>
        </w:rPr>
        <w:t xml:space="preserve"> the values of </w:t>
      </w:r>
      <w:r w:rsidRPr="00267FC5">
        <w:rPr>
          <w:rFonts w:ascii="Arial" w:hAnsi="Arial" w:cs="Arial"/>
          <w:i/>
          <w:iCs/>
          <w:color w:val="333333"/>
          <w:shd w:val="clear" w:color="auto" w:fill="FFFFFF"/>
        </w:rPr>
        <w:t xml:space="preserve">dB </w:t>
      </w:r>
      <w:r>
        <w:rPr>
          <w:rFonts w:ascii="Arial" w:hAnsi="Arial" w:cs="Arial"/>
          <w:color w:val="333333"/>
          <w:shd w:val="clear" w:color="auto" w:fill="FFFFFF"/>
        </w:rPr>
        <w:t>into Molchan martingale we obtain:</w:t>
      </w:r>
    </w:p>
    <w:p w14:paraId="740AB211" w14:textId="77777777" w:rsidR="008D1943" w:rsidRDefault="00000000" w:rsidP="008D1943">
      <w:pPr>
        <w:spacing w:after="160" w:line="360" w:lineRule="auto"/>
        <w:jc w:val="center"/>
        <w:rPr>
          <w:rFonts w:ascii="Arial" w:hAnsi="Arial" w:cs="Arial"/>
          <w:color w:val="333333"/>
          <w:shd w:val="clear" w:color="auto" w:fill="FFFFFF"/>
        </w:rPr>
      </w:pP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 xml:space="preserve"> =(</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c</m:t>
            </m:r>
          </m:num>
          <m:den>
            <m:r>
              <w:rPr>
                <w:rFonts w:ascii="Cambria Math" w:hAnsi="Cambria Math" w:cs="Arial"/>
                <w:color w:val="333333"/>
                <w:shd w:val="clear" w:color="auto" w:fill="FFFFFF"/>
              </w:rPr>
              <m:t>C</m:t>
            </m:r>
          </m:den>
        </m:f>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Y</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e>
        </m:nary>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c</m:t>
            </m:r>
          </m:num>
          <m:den>
            <m:r>
              <w:rPr>
                <w:rFonts w:ascii="Cambria Math" w:hAnsi="Cambria Math" w:cs="Arial"/>
                <w:color w:val="333333"/>
                <w:shd w:val="clear" w:color="auto" w:fill="FFFFFF"/>
              </w:rPr>
              <m:t>C</m:t>
            </m:r>
          </m:den>
        </m:f>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Y</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oMath>
      <w:r w:rsidR="008D1943">
        <w:rPr>
          <w:rFonts w:ascii="Arial" w:hAnsi="Arial" w:cs="Arial"/>
          <w:color w:val="333333"/>
          <w:shd w:val="clear" w:color="auto" w:fill="FFFFFF"/>
        </w:rPr>
        <w:t>.</w:t>
      </w:r>
    </w:p>
    <w:p w14:paraId="595E3182" w14:textId="77777777" w:rsidR="008D1943" w:rsidRPr="007233C1" w:rsidRDefault="008D1943" w:rsidP="008D1943">
      <w:pPr>
        <w:tabs>
          <w:tab w:val="left" w:pos="3402"/>
          <w:tab w:val="left" w:pos="8647"/>
        </w:tabs>
        <w:spacing w:after="160" w:line="360" w:lineRule="auto"/>
        <w:jc w:val="both"/>
        <w:rPr>
          <w:rFonts w:ascii="Arial" w:hAnsi="Arial" w:cs="Arial"/>
          <w:color w:val="333333"/>
          <w:highlight w:val="green"/>
          <w:shd w:val="clear" w:color="auto" w:fill="FFFFFF"/>
        </w:rPr>
      </w:pPr>
      <w:r w:rsidRPr="007233C1">
        <w:rPr>
          <w:rFonts w:ascii="Arial" w:hAnsi="Arial" w:cs="Arial"/>
          <w:color w:val="333333"/>
          <w:highlight w:val="green"/>
          <w:shd w:val="clear" w:color="auto" w:fill="FFFFFF"/>
        </w:rPr>
        <w:t xml:space="preserve">Lemma 1.4 (Two admissible routes for H &lt; ½; Young vs. Jost/Wiener). For H </w:t>
      </w:r>
      <w:r w:rsidRPr="007233C1">
        <w:rPr>
          <w:rFonts w:ascii="Cambria Math" w:hAnsi="Cambria Math" w:cs="Cambria Math"/>
          <w:color w:val="333333"/>
          <w:highlight w:val="green"/>
          <w:shd w:val="clear" w:color="auto" w:fill="FFFFFF"/>
        </w:rPr>
        <w:t>∈ (</w:t>
      </w:r>
      <w:r w:rsidRPr="007233C1">
        <w:rPr>
          <w:rFonts w:ascii="Arial" w:hAnsi="Arial" w:cs="Arial"/>
          <w:color w:val="333333"/>
          <w:highlight w:val="green"/>
          <w:shd w:val="clear" w:color="auto" w:fill="FFFFFF"/>
        </w:rPr>
        <w:t>0, ½), the naïve kernel s</w:t>
      </w:r>
      <w:r w:rsidRPr="007233C1">
        <w:rPr>
          <w:rFonts w:ascii="Arial" w:hAnsi="Arial" w:cs="Arial"/>
          <w:color w:val="333333"/>
          <w:highlight w:val="green"/>
          <w:shd w:val="clear" w:color="auto" w:fill="FFFFFF"/>
          <w:vertAlign w:val="superscript"/>
        </w:rPr>
        <w:t>H-½</w:t>
      </w:r>
      <w:r w:rsidRPr="007233C1">
        <w:rPr>
          <w:rFonts w:ascii="Arial" w:hAnsi="Arial" w:cs="Arial"/>
          <w:color w:val="333333"/>
          <w:highlight w:val="green"/>
          <w:shd w:val="clear" w:color="auto" w:fill="FFFFFF"/>
        </w:rPr>
        <w:t xml:space="preserve"> is singular at 0 and does not satisfy the bounded p-variation hypothesis required by 5.1.34. There are two rigorous constructions.</w:t>
      </w:r>
    </w:p>
    <w:p w14:paraId="0D9E2152" w14:textId="77777777" w:rsidR="008D1943" w:rsidRPr="007233C1" w:rsidRDefault="008D1943" w:rsidP="008D1943">
      <w:pPr>
        <w:pStyle w:val="ListParagraph"/>
        <w:numPr>
          <w:ilvl w:val="1"/>
          <w:numId w:val="54"/>
        </w:numPr>
        <w:tabs>
          <w:tab w:val="clear" w:pos="1440"/>
          <w:tab w:val="left" w:pos="3402"/>
          <w:tab w:val="left" w:pos="8647"/>
        </w:tabs>
        <w:spacing w:after="160" w:line="360" w:lineRule="auto"/>
        <w:jc w:val="both"/>
        <w:rPr>
          <w:rFonts w:ascii="Arial" w:hAnsi="Arial" w:cs="Arial"/>
          <w:color w:val="333333"/>
          <w:highlight w:val="green"/>
          <w:shd w:val="clear" w:color="auto" w:fill="FFFFFF"/>
        </w:rPr>
      </w:pPr>
      <w:r w:rsidRPr="007233C1">
        <w:rPr>
          <w:rFonts w:ascii="Arial" w:hAnsi="Arial" w:cs="Arial"/>
          <w:color w:val="333333"/>
          <w:highlight w:val="green"/>
          <w:shd w:val="clear" w:color="auto" w:fill="FFFFFF"/>
        </w:rPr>
        <w:t>Young route. Regularise near 0 and/or choose an admissible power</w:t>
      </w:r>
    </w:p>
    <w:p w14:paraId="0670F925" w14:textId="77777777" w:rsidR="008D1943" w:rsidRPr="007233C1" w:rsidRDefault="008D1943" w:rsidP="008D1943">
      <w:pPr>
        <w:pStyle w:val="ListParagraph"/>
        <w:tabs>
          <w:tab w:val="left" w:pos="3402"/>
          <w:tab w:val="left" w:pos="8647"/>
        </w:tabs>
        <w:spacing w:after="160" w:line="360" w:lineRule="auto"/>
        <w:ind w:left="1440"/>
        <w:jc w:val="both"/>
        <w:rPr>
          <w:rFonts w:ascii="Arial" w:hAnsi="Arial" w:cs="Arial"/>
          <w:color w:val="333333"/>
          <w:highlight w:val="green"/>
          <w:shd w:val="clear" w:color="auto" w:fill="FFFFFF"/>
        </w:rPr>
      </w:pPr>
      <w:r w:rsidRPr="007233C1">
        <w:rPr>
          <w:rFonts w:ascii="Arial" w:hAnsi="Arial" w:cs="Arial"/>
          <w:color w:val="333333"/>
          <w:highlight w:val="green"/>
          <w:shd w:val="clear" w:color="auto" w:fill="FFFFFF"/>
        </w:rPr>
        <w:t xml:space="preserve"> </w:t>
      </w:r>
      <m:oMath>
        <m:r>
          <w:rPr>
            <w:rFonts w:ascii="Cambria Math" w:hAnsi="Cambria Math" w:cs="Arial"/>
            <w:color w:val="333333"/>
            <w:highlight w:val="green"/>
            <w:shd w:val="clear" w:color="auto" w:fill="FFFFFF"/>
          </w:rPr>
          <m:t>β&gt;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oMath>
      <w:r w:rsidRPr="007233C1">
        <w:rPr>
          <w:rFonts w:ascii="Arial" w:hAnsi="Arial" w:cs="Arial"/>
          <w:color w:val="333333"/>
          <w:highlight w:val="green"/>
          <w:shd w:val="clear" w:color="auto" w:fill="FFFFFF"/>
        </w:rPr>
        <w:t xml:space="preserve"> defining </w:t>
      </w:r>
      <m:oMath>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Y</m:t>
            </m:r>
          </m:e>
          <m:sub>
            <m:r>
              <w:rPr>
                <w:rFonts w:ascii="Cambria Math" w:hAnsi="Cambria Math" w:cs="Arial"/>
                <w:color w:val="333333"/>
                <w:highlight w:val="green"/>
                <w:shd w:val="clear" w:color="auto" w:fill="FFFFFF"/>
              </w:rPr>
              <m:t>t</m:t>
            </m:r>
          </m:sub>
        </m:sSub>
        <m:r>
          <w:rPr>
            <w:rFonts w:ascii="Cambria Math" w:hAnsi="Cambria Math" w:cs="Arial"/>
            <w:color w:val="333333"/>
            <w:highlight w:val="green"/>
            <w:shd w:val="clear" w:color="auto" w:fill="FFFFFF"/>
          </w:rPr>
          <m:t xml:space="preserve"> := </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β</m:t>
                </m:r>
              </m:sup>
            </m:s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dB</m:t>
                </m:r>
              </m:e>
              <m:sup>
                <m:r>
                  <w:rPr>
                    <w:rFonts w:ascii="Cambria Math" w:hAnsi="Cambria Math" w:cs="Arial"/>
                    <w:color w:val="333333"/>
                    <w:highlight w:val="green"/>
                    <w:shd w:val="clear" w:color="auto" w:fill="FFFFFF"/>
                  </w:rPr>
                  <m:t>H</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nary>
        <m:r>
          <w:rPr>
            <w:rFonts w:ascii="Cambria Math" w:hAnsi="Cambria Math" w:cs="Arial"/>
            <w:color w:val="333333"/>
            <w:highlight w:val="green"/>
            <w:shd w:val="clear" w:color="auto" w:fill="FFFFFF"/>
          </w:rPr>
          <m:t xml:space="preserve"> </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Young</m:t>
            </m:r>
          </m:e>
        </m:d>
        <m:r>
          <w:rPr>
            <w:rFonts w:ascii="Cambria Math" w:hAnsi="Cambria Math" w:cs="Arial"/>
            <w:color w:val="333333"/>
            <w:highlight w:val="green"/>
            <w:shd w:val="clear" w:color="auto" w:fill="FFFFFF"/>
          </w:rPr>
          <m:t>,</m:t>
        </m:r>
      </m:oMath>
      <w:r w:rsidRPr="007233C1">
        <w:rPr>
          <w:rFonts w:ascii="Arial" w:hAnsi="Arial" w:cs="Arial"/>
          <w:color w:val="333333"/>
          <w:highlight w:val="green"/>
          <w:shd w:val="clear" w:color="auto" w:fill="FFFFFF"/>
        </w:rPr>
        <w:t xml:space="preserve">   </w:t>
      </w:r>
    </w:p>
    <w:p w14:paraId="3712B651" w14:textId="77777777" w:rsidR="008D1943" w:rsidRPr="007233C1" w:rsidRDefault="008D1943" w:rsidP="008D1943">
      <w:pPr>
        <w:tabs>
          <w:tab w:val="left" w:pos="3402"/>
          <w:tab w:val="left" w:pos="8647"/>
        </w:tabs>
        <w:spacing w:after="160" w:line="360" w:lineRule="auto"/>
        <w:jc w:val="both"/>
        <w:rPr>
          <w:rFonts w:ascii="Arial" w:hAnsi="Arial" w:cs="Arial"/>
          <w:color w:val="333333"/>
          <w:highlight w:val="green"/>
          <w:shd w:val="clear" w:color="auto" w:fill="FFFFFF"/>
        </w:rPr>
      </w:pPr>
      <w:r w:rsidRPr="007233C1">
        <w:rPr>
          <w:rFonts w:ascii="Arial" w:hAnsi="Arial" w:cs="Arial"/>
          <w:color w:val="333333"/>
          <w:highlight w:val="green"/>
          <w:shd w:val="clear" w:color="auto" w:fill="FFFFFF"/>
        </w:rPr>
        <w:t xml:space="preserve">So that the integration by parts identity applies and 5.1.36-5.1.37 hold. </w:t>
      </w:r>
    </w:p>
    <w:p w14:paraId="63E90BE7" w14:textId="517CFA63" w:rsidR="008D1943" w:rsidRPr="007233C1" w:rsidRDefault="008D1943" w:rsidP="008D1943">
      <w:pPr>
        <w:pStyle w:val="ListParagraph"/>
        <w:numPr>
          <w:ilvl w:val="1"/>
          <w:numId w:val="54"/>
        </w:numPr>
        <w:tabs>
          <w:tab w:val="clear" w:pos="1440"/>
          <w:tab w:val="left" w:pos="3402"/>
          <w:tab w:val="left" w:pos="8647"/>
        </w:tabs>
        <w:spacing w:after="160" w:line="360" w:lineRule="auto"/>
        <w:jc w:val="both"/>
        <w:rPr>
          <w:rFonts w:ascii="Arial" w:hAnsi="Arial" w:cs="Arial"/>
          <w:color w:val="333333"/>
          <w:highlight w:val="green"/>
          <w:shd w:val="clear" w:color="auto" w:fill="FFFFFF"/>
        </w:rPr>
      </w:pPr>
      <w:r w:rsidRPr="007233C1">
        <w:rPr>
          <w:rFonts w:ascii="Arial" w:hAnsi="Arial" w:cs="Arial"/>
          <w:color w:val="333333"/>
          <w:highlight w:val="green"/>
          <w:shd w:val="clear" w:color="auto" w:fill="FFFFFF"/>
        </w:rPr>
        <w:t xml:space="preserve">Jost/Wiener route. Use the Volterra representation </w:t>
      </w:r>
      <m:oMath>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B</m:t>
            </m:r>
          </m:e>
          <m:sub>
            <m:r>
              <w:rPr>
                <w:rFonts w:ascii="Cambria Math" w:hAnsi="Cambria Math" w:cs="Arial"/>
                <w:color w:val="333333"/>
                <w:highlight w:val="green"/>
                <w:shd w:val="clear" w:color="auto" w:fill="FFFFFF"/>
              </w:rPr>
              <m:t>t</m:t>
            </m:r>
          </m:sub>
          <m:sup>
            <m:r>
              <w:rPr>
                <w:rFonts w:ascii="Cambria Math" w:hAnsi="Cambria Math" w:cs="Arial"/>
                <w:color w:val="333333"/>
                <w:highlight w:val="green"/>
                <w:shd w:val="clear" w:color="auto" w:fill="FFFFFF"/>
              </w:rPr>
              <m:t>H</m:t>
            </m:r>
          </m:sup>
        </m:sSubSup>
        <m:r>
          <w:rPr>
            <w:rFonts w:ascii="Cambria Math" w:hAnsi="Cambria Math" w:cs="Arial"/>
            <w:color w:val="333333"/>
            <w:highlight w:val="green"/>
            <w:shd w:val="clear" w:color="auto" w:fill="FFFFFF"/>
          </w:rPr>
          <m:t xml:space="preserve"> = </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K</m:t>
                </m:r>
              </m:e>
              <m:sub>
                <m:r>
                  <w:rPr>
                    <w:rFonts w:ascii="Cambria Math" w:hAnsi="Cambria Math" w:cs="Arial"/>
                    <w:color w:val="333333"/>
                    <w:highlight w:val="green"/>
                    <w:shd w:val="clear" w:color="auto" w:fill="FFFFFF"/>
                  </w:rPr>
                  <m:t>H</m:t>
                </m:r>
              </m:sub>
            </m:sSub>
            <m:r>
              <w:rPr>
                <w:rFonts w:ascii="Cambria Math" w:hAnsi="Cambria Math" w:cs="Arial"/>
                <w:color w:val="333333"/>
                <w:highlight w:val="green"/>
                <w:shd w:val="clear" w:color="auto" w:fill="FFFFFF"/>
              </w:rPr>
              <m:t>(t, s)dW</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nary>
      </m:oMath>
      <w:r w:rsidRPr="007233C1">
        <w:rPr>
          <w:rFonts w:ascii="Arial" w:hAnsi="Arial" w:cs="Arial"/>
          <w:color w:val="333333"/>
          <w:highlight w:val="green"/>
          <w:shd w:val="clear" w:color="auto" w:fill="FFFFFF"/>
        </w:rPr>
        <w:t xml:space="preserve"> and Jost’ </w:t>
      </w:r>
      <w:r w:rsidRPr="007233C1">
        <w:rPr>
          <w:rFonts w:ascii="Cambria Math" w:hAnsi="Cambria Math" w:cs="Arial"/>
          <w:color w:val="333333"/>
          <w:highlight w:val="green"/>
          <w:shd w:val="clear" w:color="auto" w:fill="FFFFFF"/>
        </w:rPr>
        <w:t xml:space="preserve"> </w:t>
      </w:r>
      <m:oMath>
        <m:r>
          <w:rPr>
            <w:rFonts w:ascii="Cambria Math" w:hAnsi="Cambria Math" w:cs="Arial"/>
            <w:color w:val="333333"/>
            <w:highlight w:val="green"/>
            <w:shd w:val="clear" w:color="auto" w:fill="FFFFFF"/>
          </w:rPr>
          <m:t>H↔(1-H)</m:t>
        </m:r>
      </m:oMath>
      <w:r w:rsidRPr="007233C1">
        <w:rPr>
          <w:rFonts w:ascii="Cambria Math" w:hAnsi="Cambria Math" w:cs="Arial"/>
          <w:color w:val="333333"/>
          <w:highlight w:val="green"/>
          <w:shd w:val="clear" w:color="auto" w:fill="FFFFFF"/>
        </w:rPr>
        <w:t xml:space="preserve"> </w:t>
      </w:r>
      <w:r w:rsidRPr="007233C1">
        <w:rPr>
          <w:rFonts w:ascii="Arial" w:hAnsi="Arial" w:cs="Arial"/>
          <w:color w:val="333333"/>
          <w:highlight w:val="green"/>
          <w:shd w:val="clear" w:color="auto" w:fill="FFFFFF"/>
        </w:rPr>
        <w:t xml:space="preserve">transform to interpret </w:t>
      </w:r>
      <m:oMath>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H-</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up>
            </m:s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dB</m:t>
                </m:r>
              </m:e>
              <m:sup>
                <m:r>
                  <w:rPr>
                    <w:rFonts w:ascii="Cambria Math" w:hAnsi="Cambria Math" w:cs="Arial"/>
                    <w:color w:val="333333"/>
                    <w:highlight w:val="green"/>
                    <w:shd w:val="clear" w:color="auto" w:fill="FFFFFF"/>
                  </w:rPr>
                  <m:t>H</m:t>
                </m:r>
              </m:sup>
            </m:s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e>
        </m:nary>
      </m:oMath>
      <w:r w:rsidRPr="007233C1">
        <w:rPr>
          <w:rFonts w:ascii="Arial" w:hAnsi="Arial" w:cs="Arial"/>
          <w:color w:val="333333"/>
          <w:highlight w:val="green"/>
          <w:shd w:val="clear" w:color="auto" w:fill="FFFFFF"/>
        </w:rPr>
        <w:t xml:space="preserve"> as a Wiener/Skorod integral against </w:t>
      </w:r>
      <w:r w:rsidRPr="007233C1">
        <w:rPr>
          <w:rFonts w:ascii="Arial" w:hAnsi="Arial" w:cs="Arial"/>
          <w:i/>
          <w:iCs/>
          <w:color w:val="333333"/>
          <w:highlight w:val="green"/>
          <w:shd w:val="clear" w:color="auto" w:fill="FFFFFF"/>
        </w:rPr>
        <w:t xml:space="preserve">W. </w:t>
      </w:r>
      <w:r w:rsidRPr="007233C1">
        <w:rPr>
          <w:rFonts w:ascii="Arial" w:hAnsi="Arial" w:cs="Arial"/>
          <w:color w:val="333333"/>
          <w:highlight w:val="green"/>
          <w:shd w:val="clear" w:color="auto" w:fill="FFFFFF"/>
        </w:rPr>
        <w:t xml:space="preserve">This bypasses the bounded p-variation requirement while preserving Gaussian </w:t>
      </w:r>
      <w:del w:id="1464" w:author="George Urumov" w:date="2025-10-30T09:35:00Z" w16du:dateUtc="2025-10-30T09:35:00Z">
        <w:r w:rsidRPr="007233C1" w:rsidDel="00F91097">
          <w:rPr>
            <w:rFonts w:ascii="Arial" w:hAnsi="Arial" w:cs="Arial"/>
            <w:color w:val="333333"/>
            <w:highlight w:val="green"/>
            <w:shd w:val="clear" w:color="auto" w:fill="FFFFFF"/>
          </w:rPr>
          <w:delText>isometries, and</w:delText>
        </w:r>
      </w:del>
      <w:ins w:id="1465" w:author="George Urumov" w:date="2025-10-30T09:35:00Z" w16du:dateUtc="2025-10-30T09:35:00Z">
        <w:r w:rsidR="00F91097" w:rsidRPr="007233C1">
          <w:rPr>
            <w:rFonts w:ascii="Arial" w:hAnsi="Arial" w:cs="Arial"/>
            <w:color w:val="333333"/>
            <w:highlight w:val="green"/>
            <w:shd w:val="clear" w:color="auto" w:fill="FFFFFF"/>
          </w:rPr>
          <w:t>isometries and</w:t>
        </w:r>
      </w:ins>
      <w:r w:rsidRPr="007233C1">
        <w:rPr>
          <w:rFonts w:ascii="Arial" w:hAnsi="Arial" w:cs="Arial"/>
          <w:color w:val="333333"/>
          <w:highlight w:val="green"/>
          <w:shd w:val="clear" w:color="auto" w:fill="FFFFFF"/>
        </w:rPr>
        <w:t xml:space="preserve"> yields the same identities in L</w:t>
      </w:r>
      <w:r w:rsidRPr="007233C1">
        <w:rPr>
          <w:rFonts w:ascii="Arial" w:hAnsi="Arial" w:cs="Arial"/>
          <w:color w:val="333333"/>
          <w:highlight w:val="green"/>
          <w:shd w:val="clear" w:color="auto" w:fill="FFFFFF"/>
          <w:vertAlign w:val="superscript"/>
        </w:rPr>
        <w:t>2</w:t>
      </w:r>
      <w:r w:rsidRPr="007233C1">
        <w:rPr>
          <w:rFonts w:ascii="Arial" w:hAnsi="Arial" w:cs="Arial"/>
          <w:color w:val="333333"/>
          <w:highlight w:val="green"/>
          <w:shd w:val="clear" w:color="auto" w:fill="FFFFFF"/>
        </w:rPr>
        <w:t>.</w:t>
      </w:r>
    </w:p>
    <w:p w14:paraId="7E7A8BE2" w14:textId="77777777" w:rsidR="008D1943" w:rsidRPr="007233C1" w:rsidRDefault="008D1943" w:rsidP="008D1943">
      <w:pPr>
        <w:tabs>
          <w:tab w:val="left" w:pos="3402"/>
          <w:tab w:val="left" w:pos="8647"/>
        </w:tabs>
        <w:spacing w:after="160" w:line="360" w:lineRule="auto"/>
        <w:jc w:val="both"/>
        <w:rPr>
          <w:rFonts w:ascii="Arial" w:hAnsi="Arial" w:cs="Arial"/>
          <w:color w:val="333333"/>
          <w:shd w:val="clear" w:color="auto" w:fill="FFFFFF"/>
        </w:rPr>
      </w:pPr>
      <w:r w:rsidRPr="007233C1">
        <w:rPr>
          <w:rFonts w:ascii="Arial" w:hAnsi="Arial" w:cs="Arial"/>
          <w:color w:val="333333"/>
          <w:highlight w:val="green"/>
          <w:shd w:val="clear" w:color="auto" w:fill="FFFFFF"/>
        </w:rPr>
        <w:t xml:space="preserve">Remark 1.5. The role of </w:t>
      </w:r>
      <w:r w:rsidRPr="007233C1">
        <w:rPr>
          <w:rFonts w:ascii="Arial" w:hAnsi="Arial" w:cs="Arial"/>
          <w:i/>
          <w:iCs/>
          <w:color w:val="333333"/>
          <w:highlight w:val="green"/>
          <w:shd w:val="clear" w:color="auto" w:fill="FFFFFF"/>
        </w:rPr>
        <w:t xml:space="preserve">H &lt; ½ </w:t>
      </w:r>
      <w:r w:rsidRPr="007233C1">
        <w:rPr>
          <w:rFonts w:ascii="Arial" w:hAnsi="Arial" w:cs="Arial"/>
          <w:color w:val="333333"/>
          <w:highlight w:val="green"/>
          <w:shd w:val="clear" w:color="auto" w:fill="FFFFFF"/>
        </w:rPr>
        <w:t>here is twofold: (</w:t>
      </w:r>
      <w:proofErr w:type="spellStart"/>
      <w:r w:rsidRPr="007233C1">
        <w:rPr>
          <w:rFonts w:ascii="Arial" w:hAnsi="Arial" w:cs="Arial"/>
          <w:color w:val="333333"/>
          <w:highlight w:val="green"/>
          <w:shd w:val="clear" w:color="auto" w:fill="FFFFFF"/>
        </w:rPr>
        <w:t>i</w:t>
      </w:r>
      <w:proofErr w:type="spellEnd"/>
      <w:r w:rsidRPr="007233C1">
        <w:rPr>
          <w:rFonts w:ascii="Arial" w:hAnsi="Arial" w:cs="Arial"/>
          <w:color w:val="333333"/>
          <w:highlight w:val="green"/>
          <w:shd w:val="clear" w:color="auto" w:fill="FFFFFF"/>
        </w:rPr>
        <w:t>) B</w:t>
      </w:r>
      <w:r w:rsidRPr="007233C1">
        <w:rPr>
          <w:rFonts w:ascii="Arial" w:hAnsi="Arial" w:cs="Arial"/>
          <w:color w:val="333333"/>
          <w:highlight w:val="green"/>
          <w:shd w:val="clear" w:color="auto" w:fill="FFFFFF"/>
          <w:vertAlign w:val="superscript"/>
        </w:rPr>
        <w:t>H</w:t>
      </w:r>
      <w:r w:rsidRPr="007233C1">
        <w:rPr>
          <w:rFonts w:ascii="Arial" w:hAnsi="Arial" w:cs="Arial"/>
          <w:color w:val="333333"/>
          <w:highlight w:val="green"/>
          <w:shd w:val="clear" w:color="auto" w:fill="FFFFFF"/>
        </w:rPr>
        <w:t xml:space="preserve"> is not a </w:t>
      </w:r>
      <w:proofErr w:type="spellStart"/>
      <w:r w:rsidRPr="007233C1">
        <w:rPr>
          <w:rFonts w:ascii="Arial" w:hAnsi="Arial" w:cs="Arial"/>
          <w:color w:val="333333"/>
          <w:highlight w:val="green"/>
          <w:shd w:val="clear" w:color="auto" w:fill="FFFFFF"/>
        </w:rPr>
        <w:t>semimartingale</w:t>
      </w:r>
      <w:proofErr w:type="spellEnd"/>
      <w:r w:rsidRPr="007233C1">
        <w:rPr>
          <w:rFonts w:ascii="Arial" w:hAnsi="Arial" w:cs="Arial"/>
          <w:color w:val="333333"/>
          <w:highlight w:val="green"/>
          <w:shd w:val="clear" w:color="auto" w:fill="FFFFFF"/>
        </w:rPr>
        <w:t xml:space="preserve">, so </w:t>
      </w:r>
      <w:proofErr w:type="spellStart"/>
      <w:r w:rsidRPr="007233C1">
        <w:rPr>
          <w:rFonts w:ascii="Arial" w:hAnsi="Arial" w:cs="Arial"/>
          <w:color w:val="333333"/>
          <w:highlight w:val="green"/>
          <w:shd w:val="clear" w:color="auto" w:fill="FFFFFF"/>
        </w:rPr>
        <w:t>Itô</w:t>
      </w:r>
      <w:proofErr w:type="spellEnd"/>
      <w:r w:rsidRPr="007233C1">
        <w:rPr>
          <w:rFonts w:ascii="Arial" w:hAnsi="Arial" w:cs="Arial"/>
          <w:color w:val="333333"/>
          <w:highlight w:val="green"/>
          <w:shd w:val="clear" w:color="auto" w:fill="FFFFFF"/>
        </w:rPr>
        <w:t xml:space="preserve"> differentials cannot be used; (ii) the kernel s</w:t>
      </w:r>
      <w:r w:rsidRPr="007233C1">
        <w:rPr>
          <w:rFonts w:ascii="Arial" w:hAnsi="Arial" w:cs="Arial"/>
          <w:color w:val="333333"/>
          <w:highlight w:val="green"/>
          <w:shd w:val="clear" w:color="auto" w:fill="FFFFFF"/>
          <w:vertAlign w:val="superscript"/>
        </w:rPr>
        <w:t>H-½</w:t>
      </w:r>
      <w:r w:rsidRPr="007233C1">
        <w:rPr>
          <w:rFonts w:ascii="Arial" w:hAnsi="Arial" w:cs="Arial"/>
          <w:color w:val="333333"/>
          <w:highlight w:val="green"/>
          <w:shd w:val="clear" w:color="auto" w:fill="FFFFFF"/>
        </w:rPr>
        <w:t xml:space="preserve"> is non-</w:t>
      </w:r>
      <w:proofErr w:type="spellStart"/>
      <w:r w:rsidRPr="007233C1">
        <w:rPr>
          <w:rFonts w:ascii="Arial" w:hAnsi="Arial" w:cs="Arial"/>
          <w:color w:val="333333"/>
          <w:highlight w:val="green"/>
          <w:shd w:val="clear" w:color="auto" w:fill="FFFFFF"/>
        </w:rPr>
        <w:t>integrabe</w:t>
      </w:r>
      <w:proofErr w:type="spellEnd"/>
      <w:r w:rsidRPr="007233C1">
        <w:rPr>
          <w:rFonts w:ascii="Arial" w:hAnsi="Arial" w:cs="Arial"/>
          <w:color w:val="333333"/>
          <w:highlight w:val="green"/>
          <w:shd w:val="clear" w:color="auto" w:fill="FFFFFF"/>
        </w:rPr>
        <w:t xml:space="preserve"> at 0 in the </w:t>
      </w:r>
      <w:r w:rsidRPr="007233C1">
        <w:rPr>
          <w:rFonts w:ascii="Arial" w:hAnsi="Arial" w:cs="Arial"/>
          <w:i/>
          <w:iCs/>
          <w:color w:val="333333"/>
          <w:highlight w:val="green"/>
          <w:shd w:val="clear" w:color="auto" w:fill="FFFFFF"/>
        </w:rPr>
        <w:t>p</w:t>
      </w:r>
      <w:r w:rsidRPr="007233C1">
        <w:rPr>
          <w:rFonts w:ascii="Arial" w:hAnsi="Arial" w:cs="Arial"/>
          <w:color w:val="333333"/>
          <w:highlight w:val="green"/>
          <w:shd w:val="clear" w:color="auto" w:fill="FFFFFF"/>
        </w:rPr>
        <w:t xml:space="preserve">-variation </w:t>
      </w:r>
      <w:r w:rsidRPr="007233C1">
        <w:rPr>
          <w:rFonts w:ascii="Arial" w:hAnsi="Arial" w:cs="Arial"/>
          <w:color w:val="333333"/>
          <w:highlight w:val="green"/>
          <w:shd w:val="clear" w:color="auto" w:fill="FFFFFF"/>
        </w:rPr>
        <w:lastRenderedPageBreak/>
        <w:t>sense, motivating either a Young-admissible regularisation or a Volterra/Wiener construction via Jost’s transform.</w:t>
      </w:r>
    </w:p>
    <w:p w14:paraId="3E555DAE" w14:textId="77777777" w:rsidR="008D1943" w:rsidRDefault="008D1943" w:rsidP="008D1943">
      <w:pPr>
        <w:tabs>
          <w:tab w:val="left" w:pos="3402"/>
          <w:tab w:val="left" w:pos="8647"/>
        </w:tabs>
        <w:spacing w:after="160" w:line="360" w:lineRule="auto"/>
        <w:jc w:val="both"/>
        <w:rPr>
          <w:rFonts w:ascii="Arial" w:hAnsi="Arial" w:cs="Arial"/>
          <w:color w:val="333333"/>
          <w:shd w:val="clear" w:color="auto" w:fill="FFFFFF"/>
        </w:rPr>
      </w:pPr>
      <w:proofErr w:type="spellStart"/>
      <w:r>
        <w:rPr>
          <w:rFonts w:ascii="Arial" w:hAnsi="Arial" w:cs="Arial"/>
          <w:color w:val="333333"/>
          <w:shd w:val="clear" w:color="auto" w:fill="FFFFFF"/>
        </w:rPr>
        <w:t>Norros</w:t>
      </w:r>
      <w:proofErr w:type="spellEnd"/>
      <w:r>
        <w:rPr>
          <w:rFonts w:ascii="Arial" w:hAnsi="Arial" w:cs="Arial"/>
          <w:color w:val="333333"/>
          <w:shd w:val="clear" w:color="auto" w:fill="FFFFFF"/>
        </w:rPr>
        <w:t xml:space="preserve"> et al., </w:t>
      </w:r>
      <w:sdt>
        <w:sdtPr>
          <w:rPr>
            <w:rFonts w:ascii="Arial" w:hAnsi="Arial" w:cs="Arial"/>
            <w:color w:val="333333"/>
            <w:shd w:val="clear" w:color="auto" w:fill="FFFFFF"/>
          </w:rPr>
          <w:id w:val="-142185974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Nor99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[112]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showed that the filtrations generated by M and Y are the same. They showed that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Y</m:t>
            </m:r>
          </m:e>
          <m:sub>
            <m:r>
              <w:rPr>
                <w:rFonts w:ascii="Cambria Math" w:hAnsi="Cambria Math" w:cs="Arial"/>
                <w:color w:val="333333"/>
                <w:shd w:val="clear" w:color="auto" w:fill="FFFFFF"/>
              </w:rPr>
              <m:t>T</m:t>
            </m:r>
          </m:sub>
        </m:sSub>
        <m:r>
          <w:rPr>
            <w:rFonts w:ascii="Cambria Math" w:hAnsi="Cambria Math" w:cs="Arial"/>
            <w:color w:val="333333"/>
            <w:shd w:val="clear" w:color="auto" w:fill="FFFFFF"/>
          </w:rPr>
          <m:t xml:space="preserve"> =2H</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(T-t)</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shd w:val="clear" w:color="auto" w:fill="FFFFFF"/>
              </w:rPr>
              <m:t>dM</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oMath>
      <w:r>
        <w:rPr>
          <w:rFonts w:ascii="Arial" w:hAnsi="Arial" w:cs="Arial"/>
          <w:color w:val="333333"/>
          <w:shd w:val="clear" w:color="auto" w:fill="FFFFFF"/>
        </w:rPr>
        <w:t xml:space="preserve"> and the prediction formula: </w:t>
      </w:r>
    </w:p>
    <w:p w14:paraId="6BF7AA5C" w14:textId="77777777" w:rsidR="008D1943" w:rsidRDefault="00000000" w:rsidP="008D1943">
      <w:pPr>
        <w:tabs>
          <w:tab w:val="left" w:pos="3402"/>
          <w:tab w:val="left" w:pos="8647"/>
        </w:tabs>
        <w:spacing w:after="160" w:line="360" w:lineRule="auto"/>
        <w:ind w:left="3402"/>
        <w:jc w:val="both"/>
        <w:rPr>
          <w:rFonts w:ascii="Arial" w:hAnsi="Arial" w:cs="Arial"/>
          <w:color w:val="333333"/>
          <w:shd w:val="clear" w:color="auto" w:fill="FFFFFF"/>
        </w:rPr>
      </w:pP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E[Y</m:t>
            </m:r>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F</m:t>
            </m:r>
          </m:e>
          <m:sub>
            <m:r>
              <w:rPr>
                <w:rFonts w:ascii="Cambria Math" w:hAnsi="Cambria Math" w:cs="Arial"/>
                <w:color w:val="333333"/>
                <w:shd w:val="clear" w:color="auto" w:fill="FFFFFF"/>
              </w:rPr>
              <m:t>t</m:t>
            </m:r>
          </m:sub>
        </m:sSub>
        <m:r>
          <w:rPr>
            <w:rFonts w:ascii="Cambria Math" w:hAnsi="Cambria Math" w:cs="Arial"/>
            <w:color w:val="333333"/>
            <w:shd w:val="clear" w:color="auto" w:fill="FFFFFF"/>
          </w:rPr>
          <m:t>] =2H</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shd w:val="clear" w:color="auto" w:fill="FFFFFF"/>
              </w:rPr>
              <m:t>dM</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oMath>
      <w:r w:rsidR="008D1943">
        <w:rPr>
          <w:rFonts w:ascii="Arial" w:hAnsi="Arial" w:cs="Arial"/>
          <w:color w:val="333333"/>
          <w:shd w:val="clear" w:color="auto" w:fill="FFFFFF"/>
        </w:rPr>
        <w:t xml:space="preserve">.  </w:t>
      </w:r>
      <w:r w:rsidR="008D1943">
        <w:rPr>
          <w:rFonts w:ascii="Arial" w:hAnsi="Arial" w:cs="Arial"/>
          <w:color w:val="333333"/>
          <w:shd w:val="clear" w:color="auto" w:fill="FFFFFF"/>
        </w:rPr>
        <w:tab/>
        <w:t>5.1.37</w:t>
      </w:r>
    </w:p>
    <w:p w14:paraId="174F7692" w14:textId="77777777" w:rsidR="008D1943" w:rsidRDefault="008D1943" w:rsidP="008D1943">
      <w:pPr>
        <w:tabs>
          <w:tab w:val="left" w:pos="8647"/>
        </w:tabs>
        <w:spacing w:after="160" w:line="360" w:lineRule="auto"/>
        <w:jc w:val="both"/>
        <w:rPr>
          <w:rFonts w:ascii="Arial" w:hAnsi="Arial" w:cs="Arial"/>
          <w:color w:val="333333"/>
          <w:shd w:val="clear" w:color="auto" w:fill="FFFFFF"/>
        </w:rPr>
      </w:pPr>
      <w:r>
        <w:rPr>
          <w:rFonts w:ascii="Arial" w:hAnsi="Arial" w:cs="Arial"/>
          <w:color w:val="333333"/>
          <w:shd w:val="clear" w:color="auto" w:fill="FFFFFF"/>
        </w:rPr>
        <w:t>Now we use equations 5.1.36 and 5.1.37 to find the upper bound using integration by parts. From 5.1.36:</w:t>
      </w:r>
    </w:p>
    <w:p w14:paraId="5E848F23" w14:textId="77777777" w:rsidR="008D1943" w:rsidRDefault="008D1943" w:rsidP="008D1943">
      <w:pPr>
        <w:spacing w:after="160" w:line="259" w:lineRule="auto"/>
        <w:rPr>
          <w:rFonts w:ascii="Arial" w:hAnsi="Arial" w:cs="Arial"/>
          <w:color w:val="333333"/>
          <w:shd w:val="clear" w:color="auto" w:fill="FFFFFF"/>
        </w:rPr>
      </w:pPr>
      <m:oMathPara>
        <m:oMath>
          <m:r>
            <m:rPr>
              <m:sty m:val="p"/>
            </m:rPr>
            <w:rPr>
              <w:rFonts w:ascii="Cambria Math" w:hAnsi="Cambria Math" w:cs="Arial"/>
              <w:color w:val="333333"/>
              <w:shd w:val="clear" w:color="auto" w:fill="FFFFFF"/>
            </w:rPr>
            <m:t>sup⁡</m:t>
          </m:r>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 xml:space="preserve">|≤sup |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highlight w:val="green"/>
                  <w:shd w:val="clear" w:color="auto" w:fill="FFFFFF"/>
                </w:rPr>
                <m:t>d</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Y</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e>
          </m:nary>
          <m:r>
            <w:rPr>
              <w:rFonts w:ascii="Cambria Math" w:hAnsi="Cambria Math" w:cs="Arial"/>
              <w:color w:val="333333"/>
              <w:shd w:val="clear" w:color="auto" w:fill="FFFFFF"/>
            </w:rPr>
            <m:t>sup |</m:t>
          </m:r>
          <m:sSubSup>
            <m:sSubSupPr>
              <m:ctrlPr>
                <w:rPr>
                  <w:rFonts w:ascii="Cambria Math" w:hAnsi="Cambria Math" w:cs="Arial"/>
                  <w:i/>
                  <w:color w:val="333333"/>
                  <w:shd w:val="clear" w:color="auto" w:fill="FFFFFF"/>
                </w:rPr>
              </m:ctrlPr>
            </m:sSubSup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-H+</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up>
                  </m:sSup>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Y</m:t>
                      </m:r>
                    </m:e>
                    <m:sub>
                      <m:r>
                        <w:rPr>
                          <w:rFonts w:ascii="Cambria Math" w:hAnsi="Cambria Math" w:cs="Arial"/>
                          <w:color w:val="333333"/>
                          <w:highlight w:val="green"/>
                          <w:shd w:val="clear" w:color="auto" w:fill="FFFFFF"/>
                        </w:rPr>
                        <m:t>s</m:t>
                      </m:r>
                    </m:sub>
                    <m:sup>
                      <m:r>
                        <w:rPr>
                          <w:rFonts w:ascii="Cambria Math" w:hAnsi="Cambria Math" w:cs="Arial"/>
                          <w:color w:val="333333"/>
                          <w:highlight w:val="green"/>
                          <w:shd w:val="clear" w:color="auto" w:fill="FFFFFF"/>
                        </w:rPr>
                        <m:t>H</m:t>
                      </m:r>
                    </m:sup>
                  </m:sSubSup>
                </m:e>
              </m:d>
            </m:e>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d(s</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Y</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e>
          </m:nary>
        </m:oMath>
      </m:oMathPara>
    </w:p>
    <w:p w14:paraId="1E74123A" w14:textId="77777777" w:rsidR="008D1943" w:rsidRDefault="008D1943" w:rsidP="008D1943">
      <w:pPr>
        <w:spacing w:after="160" w:line="360" w:lineRule="auto"/>
        <w:jc w:val="both"/>
        <w:rPr>
          <w:rFonts w:ascii="Arial" w:hAnsi="Arial" w:cs="Arial"/>
          <w:color w:val="333333"/>
          <w:shd w:val="clear" w:color="auto" w:fill="FFFFFF"/>
        </w:rPr>
      </w:pPr>
      <w:r>
        <w:rPr>
          <w:rFonts w:ascii="Arial" w:hAnsi="Arial" w:cs="Arial"/>
          <w:color w:val="333333"/>
          <w:shd w:val="clear" w:color="auto" w:fill="FFFFFF"/>
        </w:rPr>
        <w:t xml:space="preserve">Since the integral term is positive and by triangular inequality, therefore: </w:t>
      </w:r>
    </w:p>
    <w:p w14:paraId="65EBECBF" w14:textId="77777777" w:rsidR="008D1943" w:rsidRPr="00A74F27" w:rsidRDefault="008D1943" w:rsidP="008D1943">
      <w:pPr>
        <w:spacing w:after="160" w:line="360" w:lineRule="auto"/>
        <w:jc w:val="both"/>
        <w:rPr>
          <w:rFonts w:ascii="Arial" w:hAnsi="Arial" w:cs="Arial"/>
          <w:color w:val="333333"/>
          <w:shd w:val="clear" w:color="auto" w:fill="FFFFFF"/>
        </w:rPr>
      </w:pPr>
      <m:oMathPara>
        <m:oMath>
          <m:r>
            <m:rPr>
              <m:sty m:val="p"/>
            </m:rPr>
            <w:rPr>
              <w:rFonts w:ascii="Cambria Math" w:hAnsi="Cambria Math" w:cs="Arial"/>
              <w:color w:val="333333"/>
              <w:shd w:val="clear" w:color="auto" w:fill="FFFFFF"/>
            </w:rPr>
            <m:t>sup⁡</m:t>
          </m:r>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r>
            <m:rPr>
              <m:sty m:val="p"/>
            </m:rPr>
            <w:rPr>
              <w:rFonts w:ascii="Cambria Math" w:hAnsi="Cambria Math" w:cs="Arial"/>
              <w:color w:val="333333"/>
              <w:shd w:val="clear" w:color="auto" w:fill="FFFFFF"/>
            </w:rPr>
            <m:t>sup⁡</m:t>
          </m:r>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-H+</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up>
                  </m:s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Y</m:t>
                      </m:r>
                    </m:e>
                    <m:sub>
                      <m:r>
                        <w:rPr>
                          <w:rFonts w:ascii="Cambria Math" w:hAnsi="Cambria Math" w:cs="Arial"/>
                          <w:color w:val="333333"/>
                          <w:shd w:val="clear" w:color="auto" w:fill="FFFFFF"/>
                        </w:rPr>
                        <m:t>s</m:t>
                      </m:r>
                    </m:sub>
                    <m:sup>
                      <m:r>
                        <w:rPr>
                          <w:rFonts w:ascii="Cambria Math" w:hAnsi="Cambria Math" w:cs="Arial"/>
                          <w:color w:val="333333"/>
                          <w:shd w:val="clear" w:color="auto" w:fill="FFFFFF"/>
                        </w:rPr>
                        <m:t>H</m:t>
                      </m:r>
                    </m:sup>
                  </m:sSubSup>
                </m:e>
              </m:d>
            </m:e>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sSubSup>
          <m:r>
            <w:rPr>
              <w:rFonts w:ascii="Cambria Math" w:hAnsi="Cambria Math" w:cs="Arial"/>
              <w:color w:val="333333"/>
              <w:highlight w:val="green"/>
              <w:shd w:val="clear" w:color="auto" w:fill="FFFFFF"/>
            </w:rPr>
            <m:t>+</m:t>
          </m:r>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ctrlPr>
                <w:rPr>
                  <w:rFonts w:ascii="Cambria Math" w:hAnsi="Cambria Math" w:cs="Arial"/>
                  <w:i/>
                  <w:color w:val="333333"/>
                  <w:shd w:val="clear" w:color="auto" w:fill="FFFFFF"/>
                </w:rPr>
              </m:ctrlPr>
            </m:fName>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Y</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Y</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H</m:t>
                          </m:r>
                        </m:sup>
                      </m:sSubSup>
                    </m:e>
                  </m:d>
                </m:e>
              </m:d>
            </m:e>
          </m:func>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Y</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highlight w:val="green"/>
              <w:shd w:val="clear" w:color="auto" w:fill="FFFFFF"/>
            </w:rPr>
            <m:t>+</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T</m:t>
              </m:r>
            </m:e>
            <m:sup>
              <m:r>
                <w:rPr>
                  <w:rFonts w:ascii="Cambria Math" w:hAnsi="Cambria Math" w:cs="Arial"/>
                  <w:color w:val="333333"/>
                  <w:highlight w:val="green"/>
                  <w:shd w:val="clear" w:color="auto" w:fill="FFFFFF"/>
                </w:rPr>
                <m:t>-H+</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up>
          </m:sSup>
          <m:func>
            <m:funcPr>
              <m:ctrlPr>
                <w:rPr>
                  <w:rFonts w:ascii="Cambria Math" w:hAnsi="Cambria Math" w:cs="Arial"/>
                  <w:color w:val="333333"/>
                  <w:highlight w:val="green"/>
                  <w:shd w:val="clear" w:color="auto" w:fill="FFFFFF"/>
                </w:rPr>
              </m:ctrlPr>
            </m:funcPr>
            <m:fName>
              <m:r>
                <m:rPr>
                  <m:sty m:val="p"/>
                </m:rPr>
                <w:rPr>
                  <w:rFonts w:ascii="Cambria Math" w:hAnsi="Cambria Math" w:cs="Arial"/>
                  <w:color w:val="333333"/>
                  <w:highlight w:val="green"/>
                  <w:shd w:val="clear" w:color="auto" w:fill="FFFFFF"/>
                </w:rPr>
                <m:t>sup</m:t>
              </m:r>
            </m:fName>
            <m:e>
              <m:d>
                <m:dPr>
                  <m:begChr m:val="|"/>
                  <m:endChr m:val="|"/>
                  <m:ctrlPr>
                    <w:rPr>
                      <w:rFonts w:ascii="Cambria Math" w:hAnsi="Cambria Math" w:cs="Arial"/>
                      <w:i/>
                      <w:color w:val="333333"/>
                      <w:highlight w:val="green"/>
                      <w:shd w:val="clear" w:color="auto" w:fill="FFFFFF"/>
                    </w:rPr>
                  </m:ctrlPr>
                </m:dPr>
                <m:e>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Y</m:t>
                      </m:r>
                    </m:e>
                    <m:sub>
                      <m:r>
                        <w:rPr>
                          <w:rFonts w:ascii="Cambria Math" w:hAnsi="Cambria Math" w:cs="Arial"/>
                          <w:color w:val="333333"/>
                          <w:highlight w:val="green"/>
                          <w:shd w:val="clear" w:color="auto" w:fill="FFFFFF"/>
                        </w:rPr>
                        <m:t>t</m:t>
                      </m:r>
                    </m:sub>
                    <m:sup>
                      <m:r>
                        <w:rPr>
                          <w:rFonts w:ascii="Cambria Math" w:hAnsi="Cambria Math" w:cs="Arial"/>
                          <w:color w:val="333333"/>
                          <w:highlight w:val="green"/>
                          <w:shd w:val="clear" w:color="auto" w:fill="FFFFFF"/>
                        </w:rPr>
                        <m:t>H</m:t>
                      </m:r>
                    </m:sup>
                  </m:sSubSup>
                </m:e>
              </m:d>
            </m:e>
          </m:func>
          <m:r>
            <w:rPr>
              <w:rFonts w:ascii="Cambria Math" w:hAnsi="Cambria Math" w:cs="Arial"/>
              <w:color w:val="333333"/>
              <w:highlight w:val="green"/>
              <w:shd w:val="clear" w:color="auto" w:fill="FFFFFF"/>
            </w:rPr>
            <m:t>-0≤</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2T</m:t>
              </m:r>
            </m:e>
            <m:sup>
              <m:r>
                <w:rPr>
                  <w:rFonts w:ascii="Cambria Math" w:hAnsi="Cambria Math" w:cs="Arial"/>
                  <w:color w:val="333333"/>
                  <w:highlight w:val="green"/>
                  <w:shd w:val="clear" w:color="auto" w:fill="FFFFFF"/>
                </w:rPr>
                <m:t>-H+</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up>
          </m:sSup>
          <m:func>
            <m:funcPr>
              <m:ctrlPr>
                <w:rPr>
                  <w:rFonts w:ascii="Cambria Math" w:hAnsi="Cambria Math" w:cs="Arial"/>
                  <w:color w:val="333333"/>
                  <w:highlight w:val="green"/>
                  <w:shd w:val="clear" w:color="auto" w:fill="FFFFFF"/>
                </w:rPr>
              </m:ctrlPr>
            </m:funcPr>
            <m:fName>
              <m:r>
                <m:rPr>
                  <m:sty m:val="p"/>
                </m:rPr>
                <w:rPr>
                  <w:rFonts w:ascii="Cambria Math" w:hAnsi="Cambria Math" w:cs="Arial"/>
                  <w:color w:val="333333"/>
                  <w:highlight w:val="green"/>
                  <w:shd w:val="clear" w:color="auto" w:fill="FFFFFF"/>
                </w:rPr>
                <m:t>sup</m:t>
              </m:r>
            </m:fName>
            <m:e>
              <m:d>
                <m:dPr>
                  <m:begChr m:val="|"/>
                  <m:endChr m:val="|"/>
                  <m:ctrlPr>
                    <w:rPr>
                      <w:rFonts w:ascii="Cambria Math" w:hAnsi="Cambria Math" w:cs="Arial"/>
                      <w:i/>
                      <w:color w:val="333333"/>
                      <w:highlight w:val="green"/>
                      <w:shd w:val="clear" w:color="auto" w:fill="FFFFFF"/>
                    </w:rPr>
                  </m:ctrlPr>
                </m:dPr>
                <m:e>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Y</m:t>
                      </m:r>
                    </m:e>
                    <m:sub>
                      <m:r>
                        <w:rPr>
                          <w:rFonts w:ascii="Cambria Math" w:hAnsi="Cambria Math" w:cs="Arial"/>
                          <w:color w:val="333333"/>
                          <w:highlight w:val="green"/>
                          <w:shd w:val="clear" w:color="auto" w:fill="FFFFFF"/>
                        </w:rPr>
                        <m:t>t</m:t>
                      </m:r>
                    </m:sub>
                    <m:sup>
                      <m:r>
                        <w:rPr>
                          <w:rFonts w:ascii="Cambria Math" w:hAnsi="Cambria Math" w:cs="Arial"/>
                          <w:color w:val="333333"/>
                          <w:highlight w:val="green"/>
                          <w:shd w:val="clear" w:color="auto" w:fill="FFFFFF"/>
                        </w:rPr>
                        <m:t>H</m:t>
                      </m:r>
                    </m:sup>
                  </m:sSubSup>
                </m:e>
              </m:d>
            </m:e>
          </m:func>
        </m:oMath>
      </m:oMathPara>
    </w:p>
    <w:p w14:paraId="26E645A3" w14:textId="77777777" w:rsidR="008D1943" w:rsidRPr="00E40C3A" w:rsidRDefault="008D1943" w:rsidP="008D1943">
      <w:pPr>
        <w:spacing w:after="160" w:line="360" w:lineRule="auto"/>
        <w:jc w:val="both"/>
        <w:rPr>
          <w:rFonts w:ascii="Arial" w:hAnsi="Arial" w:cs="Arial"/>
          <w:color w:val="333333"/>
          <w:shd w:val="clear" w:color="auto" w:fill="FFFFFF"/>
        </w:rPr>
      </w:pPr>
      <w:r>
        <w:rPr>
          <w:rFonts w:ascii="Arial" w:hAnsi="Arial" w:cs="Arial"/>
          <w:color w:val="333333"/>
          <w:shd w:val="clear" w:color="auto" w:fill="FFFFFF"/>
        </w:rPr>
        <w:t xml:space="preserve">Now using 5.1.37, substitute for </w:t>
      </w:r>
      <w:r w:rsidRPr="00267FC5">
        <w:rPr>
          <w:rFonts w:ascii="Arial" w:hAnsi="Arial" w:cs="Arial"/>
          <w:i/>
          <w:iCs/>
          <w:color w:val="333333"/>
          <w:shd w:val="clear" w:color="auto" w:fill="FFFFFF"/>
        </w:rPr>
        <w:t>Y</w:t>
      </w:r>
      <w:r>
        <w:rPr>
          <w:rFonts w:ascii="Arial" w:hAnsi="Arial" w:cs="Arial"/>
          <w:color w:val="333333"/>
          <w:shd w:val="clear" w:color="auto" w:fill="FFFFFF"/>
        </w:rPr>
        <w:t>:</w:t>
      </w:r>
    </w:p>
    <w:p w14:paraId="6B0A476B" w14:textId="77777777" w:rsidR="008D1943" w:rsidRDefault="008D1943" w:rsidP="008D1943">
      <w:pPr>
        <w:spacing w:after="160" w:line="259" w:lineRule="auto"/>
        <w:rPr>
          <w:rFonts w:ascii="Arial" w:hAnsi="Arial" w:cs="Arial"/>
          <w:color w:val="333333"/>
          <w:shd w:val="clear" w:color="auto" w:fill="FFFFFF"/>
        </w:rPr>
      </w:pPr>
      <m:oMathPara>
        <m:oMath>
          <m:r>
            <m:rPr>
              <m:sty m:val="p"/>
            </m:rPr>
            <w:rPr>
              <w:rFonts w:ascii="Cambria Math" w:hAnsi="Cambria Math" w:cs="Arial"/>
              <w:color w:val="333333"/>
              <w:shd w:val="clear" w:color="auto" w:fill="FFFFFF"/>
            </w:rPr>
            <m:t>sup⁡</m:t>
          </m:r>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|≤2</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T</m:t>
              </m:r>
            </m:e>
            <m:sup>
              <m:r>
                <w:rPr>
                  <w:rFonts w:ascii="Cambria Math" w:hAnsi="Cambria Math" w:cs="Arial"/>
                  <w:color w:val="333333"/>
                  <w:highlight w:val="green"/>
                  <w:shd w:val="clear" w:color="auto" w:fill="FFFFFF"/>
                </w:rPr>
                <m:t>-H+</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up>
          </m:sSup>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d>
                <m:dPr>
                  <m:begChr m:val="|"/>
                  <m:endChr m:val="|"/>
                  <m:ctrlPr>
                    <w:rPr>
                      <w:rFonts w:ascii="Cambria Math" w:hAnsi="Cambria Math" w:cs="Arial"/>
                      <w:i/>
                      <w:color w:val="333333"/>
                      <w:shd w:val="clear" w:color="auto" w:fill="FFFFFF"/>
                    </w:rPr>
                  </m:ctrlPr>
                </m:dPr>
                <m:e>
                  <m:r>
                    <w:rPr>
                      <w:rFonts w:ascii="Cambria Math" w:hAnsi="Cambria Math" w:cs="Arial"/>
                      <w:color w:val="333333"/>
                      <w:shd w:val="clear" w:color="auto" w:fill="FFFFFF"/>
                    </w:rPr>
                    <m:t>2H</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e>
              </m:d>
              <m:r>
                <w:rPr>
                  <w:rFonts w:ascii="Cambria Math" w:hAnsi="Cambria Math" w:cs="Arial"/>
                  <w:color w:val="333333"/>
                  <w:shd w:val="clear" w:color="auto" w:fill="FFFFFF"/>
                </w:rPr>
                <m:t>≤2</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T</m:t>
                  </m:r>
                </m:e>
                <m:sup>
                  <m:r>
                    <w:rPr>
                      <w:rFonts w:ascii="Cambria Math" w:hAnsi="Cambria Math" w:cs="Arial"/>
                      <w:color w:val="333333"/>
                      <w:highlight w:val="green"/>
                      <w:shd w:val="clear" w:color="auto" w:fill="FFFFFF"/>
                    </w:rPr>
                    <m:t>-H+</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up>
              </m:sSup>
              <m:r>
                <m:rPr>
                  <m:sty m:val="p"/>
                </m:rPr>
                <w:rPr>
                  <w:rFonts w:ascii="Cambria Math" w:hAnsi="Cambria Math" w:cs="Arial"/>
                  <w:color w:val="333333"/>
                  <w:shd w:val="clear" w:color="auto" w:fill="FFFFFF"/>
                </w:rPr>
                <m:t>2Hsup⁡</m:t>
              </m:r>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m:t>
                              </m:r>
                            </m:e>
                          </m:d>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s</m:t>
                          </m:r>
                        </m:sub>
                        <m:sup>
                          <m:r>
                            <w:rPr>
                              <w:rFonts w:ascii="Cambria Math" w:hAnsi="Cambria Math" w:cs="Arial"/>
                              <w:color w:val="333333"/>
                              <w:shd w:val="clear" w:color="auto" w:fill="FFFFFF"/>
                            </w:rPr>
                            <m:t>H</m:t>
                          </m:r>
                        </m:sup>
                      </m:sSubSup>
                    </m:e>
                  </m:d>
                </m:e>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d((t-s)</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m:t>
                      </m:r>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e>
              </m:nary>
              <m:r>
                <w:rPr>
                  <w:rFonts w:ascii="Cambria Math" w:hAnsi="Cambria Math" w:cs="Arial"/>
                  <w:color w:val="333333"/>
                  <w:shd w:val="clear" w:color="auto" w:fill="FFFFFF"/>
                </w:rPr>
                <m:t>≤4H</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T</m:t>
                  </m:r>
                </m:e>
                <m:sup>
                  <m:r>
                    <w:rPr>
                      <w:rFonts w:ascii="Cambria Math" w:hAnsi="Cambria Math" w:cs="Arial"/>
                      <w:color w:val="333333"/>
                      <w:highlight w:val="green"/>
                      <w:shd w:val="clear" w:color="auto" w:fill="FFFFFF"/>
                    </w:rPr>
                    <m:t>-2H+1</m:t>
                  </m:r>
                </m:sup>
              </m:sSup>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0</m:t>
                      </m:r>
                    </m:sub>
                    <m:sup>
                      <m:r>
                        <w:rPr>
                          <w:rFonts w:ascii="Cambria Math" w:hAnsi="Cambria Math" w:cs="Arial"/>
                          <w:color w:val="333333"/>
                          <w:shd w:val="clear" w:color="auto" w:fill="FFFFFF"/>
                        </w:rPr>
                        <m:t>H</m:t>
                      </m:r>
                    </m:sup>
                  </m:sSubSup>
                </m:e>
              </m:func>
              <m:r>
                <w:rPr>
                  <w:rFonts w:ascii="Cambria Math" w:hAnsi="Cambria Math" w:cs="Arial"/>
                  <w:color w:val="333333"/>
                  <w:shd w:val="clear" w:color="auto" w:fill="FFFFFF"/>
                </w:rPr>
                <m:t>|)≤</m:t>
              </m:r>
              <m:r>
                <w:rPr>
                  <w:rFonts w:ascii="Cambria Math" w:hAnsi="Cambria Math" w:cs="Arial"/>
                  <w:color w:val="333333"/>
                  <w:highlight w:val="green"/>
                  <w:shd w:val="clear" w:color="auto" w:fill="FFFFFF"/>
                </w:rPr>
                <m:t>8</m:t>
              </m:r>
              <m:r>
                <w:rPr>
                  <w:rFonts w:ascii="Cambria Math" w:hAnsi="Cambria Math" w:cs="Arial"/>
                  <w:color w:val="333333"/>
                  <w:shd w:val="clear" w:color="auto" w:fill="FFFFFF"/>
                </w:rPr>
                <m:t>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2H-1</m:t>
                  </m:r>
                </m:sup>
              </m:sSup>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func>
        </m:oMath>
      </m:oMathPara>
    </w:p>
    <w:p w14:paraId="0462BF79" w14:textId="77777777" w:rsidR="008D1943" w:rsidRDefault="008D1943" w:rsidP="008D1943">
      <w:pPr>
        <w:spacing w:after="160" w:line="259" w:lineRule="auto"/>
        <w:rPr>
          <w:rFonts w:ascii="Arial" w:hAnsi="Arial" w:cs="Arial"/>
          <w:color w:val="333333"/>
          <w:shd w:val="clear" w:color="auto" w:fill="FFFFFF"/>
        </w:rPr>
      </w:pPr>
      <w:r>
        <w:rPr>
          <w:rFonts w:ascii="Arial" w:hAnsi="Arial" w:cs="Arial"/>
          <w:color w:val="333333"/>
          <w:shd w:val="clear" w:color="auto" w:fill="FFFFFF"/>
        </w:rPr>
        <w:t>We now apply expectation:</w:t>
      </w:r>
    </w:p>
    <w:p w14:paraId="5B583223" w14:textId="77777777" w:rsidR="008D1943" w:rsidRDefault="00000000" w:rsidP="008D1943">
      <w:pPr>
        <w:spacing w:after="160" w:line="259" w:lineRule="auto"/>
        <w:rPr>
          <w:rFonts w:ascii="Arial" w:hAnsi="Arial" w:cs="Arial"/>
          <w:color w:val="333333"/>
          <w:shd w:val="clear" w:color="auto" w:fill="FFFFFF"/>
        </w:rPr>
      </w:pPr>
      <m:oMathPara>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(8H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2H-1</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e>
          </m:func>
        </m:oMath>
      </m:oMathPara>
    </w:p>
    <w:p w14:paraId="618856DC"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Since M is Molchan martingale, by the Burkholder-Davis-Gundy inequality, there exists a constant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&gt;0</m:t>
        </m:r>
      </m:oMath>
      <w:r>
        <w:rPr>
          <w:rFonts w:ascii="Arial" w:hAnsi="Arial" w:cs="Arial"/>
          <w:color w:val="333333"/>
          <w:shd w:val="clear" w:color="auto" w:fill="FFFFFF"/>
        </w:rPr>
        <w:t xml:space="preserve"> such that: </w:t>
      </w:r>
    </w:p>
    <w:p w14:paraId="46791036" w14:textId="77777777" w:rsidR="008D1943" w:rsidRPr="000370B6" w:rsidRDefault="00000000" w:rsidP="008D1943">
      <w:pPr>
        <w:tabs>
          <w:tab w:val="left" w:pos="8647"/>
        </w:tabs>
        <w:spacing w:after="160" w:line="360" w:lineRule="auto"/>
        <w:ind w:firstLine="2268"/>
        <w:rPr>
          <w:rFonts w:ascii="Arial" w:hAnsi="Arial" w:cs="Arial"/>
          <w:color w:val="333333"/>
          <w:shd w:val="clear" w:color="auto" w:fill="FFFFFF"/>
        </w:rPr>
      </w:pPr>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(8H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2H-1</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func>
          <m:funcPr>
            <m:ctrlPr>
              <w:rPr>
                <w:rFonts w:ascii="Cambria Math" w:hAnsi="Cambria Math" w:cs="Arial"/>
                <w:color w:val="333333"/>
                <w:shd w:val="clear" w:color="auto" w:fill="FFFFFF"/>
              </w:rPr>
            </m:ctrlPr>
          </m:funcPr>
          <m:fNa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r>
              <m:rPr>
                <m:sty m:val="p"/>
              </m:rPr>
              <w:rPr>
                <w:rFonts w:ascii="Cambria Math" w:hAnsi="Cambria Math" w:cs="Arial"/>
                <w:color w:val="333333"/>
                <w:shd w:val="clear" w:color="auto" w:fill="FFFFFF"/>
              </w:rPr>
              <m:t>E(sup</m:t>
            </m:r>
          </m:fName>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e>
              <m:sup>
                <m:r>
                  <w:rPr>
                    <w:rFonts w:ascii="Cambria Math" w:hAnsi="Cambria Math" w:cs="Arial"/>
                    <w:color w:val="333333"/>
                    <w:shd w:val="clear" w:color="auto" w:fill="FFFFFF"/>
                  </w:rPr>
                  <m:t>p/2</m:t>
                </m:r>
              </m:sup>
            </m:sSup>
            <m:r>
              <w:rPr>
                <w:rFonts w:ascii="Cambria Math" w:hAnsi="Cambria Math" w:cs="Arial"/>
                <w:color w:val="333333"/>
                <w:shd w:val="clear" w:color="auto" w:fill="FFFFFF"/>
              </w:rPr>
              <m:t>)</m:t>
            </m:r>
          </m:e>
        </m:func>
      </m:oMath>
      <w:r w:rsidR="008D1943">
        <w:rPr>
          <w:rFonts w:ascii="Arial" w:hAnsi="Arial" w:cs="Arial"/>
          <w:color w:val="333333"/>
          <w:shd w:val="clear" w:color="auto" w:fill="FFFFFF"/>
        </w:rPr>
        <w:tab/>
        <w:t>5.1.38</w:t>
      </w:r>
    </w:p>
    <w:p w14:paraId="2D6FBCBD"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The next result we take from </w:t>
      </w:r>
      <w:proofErr w:type="spellStart"/>
      <w:r>
        <w:rPr>
          <w:rFonts w:ascii="Arial" w:hAnsi="Arial" w:cs="Arial"/>
          <w:color w:val="333333"/>
          <w:shd w:val="clear" w:color="auto" w:fill="FFFFFF"/>
        </w:rPr>
        <w:t>Norros</w:t>
      </w:r>
      <w:proofErr w:type="spellEnd"/>
      <w:r>
        <w:rPr>
          <w:rFonts w:ascii="Arial" w:hAnsi="Arial" w:cs="Arial"/>
          <w:color w:val="333333"/>
          <w:shd w:val="clear" w:color="auto" w:fill="FFFFFF"/>
        </w:rPr>
        <w:t xml:space="preserve">, Proposition 2.1 </w:t>
      </w:r>
      <w:sdt>
        <w:sdtPr>
          <w:rPr>
            <w:rFonts w:ascii="Arial" w:hAnsi="Arial" w:cs="Arial"/>
            <w:color w:val="333333"/>
            <w:shd w:val="clear" w:color="auto" w:fill="FFFFFF"/>
          </w:rPr>
          <w:id w:val="-1434581874"/>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Nor99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[112]</w:t>
          </w:r>
          <w:r>
            <w:rPr>
              <w:rFonts w:ascii="Arial" w:hAnsi="Arial" w:cs="Arial"/>
              <w:color w:val="333333"/>
              <w:shd w:val="clear" w:color="auto" w:fill="FFFFFF"/>
            </w:rPr>
            <w:fldChar w:fldCharType="end"/>
          </w:r>
        </w:sdtContent>
      </w:sdt>
      <w:r>
        <w:rPr>
          <w:rFonts w:ascii="Arial" w:hAnsi="Arial" w:cs="Arial"/>
          <w:color w:val="333333"/>
          <w:shd w:val="clear" w:color="auto" w:fill="FFFFFF"/>
        </w:rPr>
        <w:t>:</w:t>
      </w:r>
    </w:p>
    <w:p w14:paraId="32A85F53" w14:textId="77777777" w:rsidR="008D1943" w:rsidRDefault="008D1943" w:rsidP="008D1943">
      <w:pPr>
        <w:spacing w:after="160" w:line="360" w:lineRule="auto"/>
        <w:rPr>
          <w:rFonts w:ascii="Arial" w:hAnsi="Arial" w:cs="Arial"/>
          <w:color w:val="333333"/>
          <w:shd w:val="clear" w:color="auto" w:fill="FFFFFF"/>
        </w:rPr>
      </w:pPr>
      <m:oMathPara>
        <m:oMath>
          <m:r>
            <w:rPr>
              <w:rFonts w:ascii="Cambria Math" w:hAnsi="Cambria Math" w:cs="Arial"/>
              <w:color w:val="333333"/>
              <w:shd w:val="clear" w:color="auto" w:fill="FFFFFF"/>
            </w:rPr>
            <m:t>Var</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K</m:t>
                  </m:r>
                </m:sup>
              </m:sSubSup>
            </m:e>
          </m:d>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m:t>
                      </m:r>
                    </m:e>
                    <m:sup>
                      <m:r>
                        <w:rPr>
                          <w:rFonts w:ascii="Cambria Math" w:hAnsi="Cambria Math" w:cs="Arial"/>
                          <w:color w:val="333333"/>
                          <w:shd w:val="clear" w:color="auto" w:fill="FFFFFF"/>
                        </w:rPr>
                        <m:t>K</m:t>
                      </m:r>
                    </m:sup>
                  </m:sSup>
                </m:e>
              </m:d>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(K)</m:t>
              </m:r>
            </m:num>
            <m:den>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2K</m:t>
                      </m:r>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(2-2K)</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2-2K</m:t>
              </m:r>
            </m:sup>
          </m:sSup>
          <m:r>
            <w:rPr>
              <w:rFonts w:ascii="Cambria Math" w:hAnsi="Cambria Math" w:cs="Arial"/>
              <w:color w:val="333333"/>
              <w:shd w:val="clear" w:color="auto" w:fill="FFFFFF"/>
            </w:rPr>
            <m:t xml:space="preserve"> :=d(K)</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2-2k</m:t>
              </m:r>
            </m:sup>
          </m:sSup>
        </m:oMath>
      </m:oMathPara>
    </w:p>
    <w:p w14:paraId="005DC3A1"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lastRenderedPageBreak/>
        <w:t xml:space="preserve">Now, we use the transformation proposed and proved by Jost </w:t>
      </w:r>
      <w:sdt>
        <w:sdtPr>
          <w:rPr>
            <w:rFonts w:ascii="Arial" w:hAnsi="Arial" w:cs="Arial"/>
            <w:color w:val="333333"/>
            <w:shd w:val="clear" w:color="auto" w:fill="FFFFFF"/>
          </w:rPr>
          <w:id w:val="-5440596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Jos06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[79]</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to change Hurst parameter H. Using </w:t>
      </w:r>
      <w:proofErr w:type="spellStart"/>
      <w:r>
        <w:rPr>
          <w:rFonts w:ascii="Arial" w:hAnsi="Arial" w:cs="Arial"/>
          <w:color w:val="333333"/>
          <w:shd w:val="clear" w:color="auto" w:fill="FFFFFF"/>
        </w:rPr>
        <w:t>Corrollary</w:t>
      </w:r>
      <w:proofErr w:type="spellEnd"/>
      <w:r>
        <w:rPr>
          <w:rFonts w:ascii="Arial" w:hAnsi="Arial" w:cs="Arial"/>
          <w:color w:val="333333"/>
          <w:shd w:val="clear" w:color="auto" w:fill="FFFFFF"/>
        </w:rPr>
        <w:t xml:space="preserve"> 5.2 </w:t>
      </w:r>
      <w:sdt>
        <w:sdtPr>
          <w:rPr>
            <w:rFonts w:ascii="Arial" w:hAnsi="Arial" w:cs="Arial"/>
            <w:color w:val="333333"/>
            <w:shd w:val="clear" w:color="auto" w:fill="FFFFFF"/>
          </w:rPr>
          <w:id w:val="-138879743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Jos06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[79]</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there exists a </w:t>
      </w:r>
      <w:r w:rsidRPr="007233C1">
        <w:rPr>
          <w:rFonts w:ascii="Arial" w:hAnsi="Arial" w:cs="Arial"/>
          <w:color w:val="333333"/>
          <w:highlight w:val="green"/>
          <w:shd w:val="clear" w:color="auto" w:fill="FFFFFF"/>
        </w:rPr>
        <w:t xml:space="preserve">unique </w:t>
      </w:r>
      <w:r w:rsidRPr="007233C1">
        <w:rPr>
          <w:rFonts w:ascii="Arial" w:hAnsi="Arial" w:cs="Arial"/>
          <w:i/>
          <w:iCs/>
          <w:color w:val="333333"/>
          <w:highlight w:val="green"/>
          <w:shd w:val="clear" w:color="auto" w:fill="FFFFFF"/>
        </w:rPr>
        <w:t xml:space="preserve">K = </w:t>
      </w:r>
      <w:r w:rsidRPr="007233C1">
        <w:rPr>
          <w:rFonts w:ascii="Arial" w:hAnsi="Arial" w:cs="Arial"/>
          <w:color w:val="333333"/>
          <w:highlight w:val="green"/>
          <w:shd w:val="clear" w:color="auto" w:fill="FFFFFF"/>
        </w:rPr>
        <w:t>(</w:t>
      </w:r>
      <w:r w:rsidRPr="007233C1">
        <w:rPr>
          <w:rFonts w:ascii="Arial" w:hAnsi="Arial" w:cs="Arial"/>
          <w:i/>
          <w:iCs/>
          <w:color w:val="333333"/>
          <w:highlight w:val="green"/>
          <w:shd w:val="clear" w:color="auto" w:fill="FFFFFF"/>
        </w:rPr>
        <w:t>1 – H</w:t>
      </w:r>
      <w:r w:rsidRPr="007233C1">
        <w:rPr>
          <w:rFonts w:ascii="Arial" w:hAnsi="Arial" w:cs="Arial"/>
          <w:color w:val="333333"/>
          <w:highlight w:val="green"/>
          <w:shd w:val="clear" w:color="auto" w:fill="FFFFFF"/>
        </w:rPr>
        <w:t>)</w:t>
      </w:r>
      <w:r>
        <w:rPr>
          <w:rFonts w:ascii="Arial" w:hAnsi="Arial" w:cs="Arial"/>
          <w:color w:val="333333"/>
          <w:shd w:val="clear" w:color="auto" w:fill="FFFFFF"/>
        </w:rPr>
        <w:t xml:space="preserve">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such that: </w:t>
      </w:r>
    </w:p>
    <w:p w14:paraId="2826AE1D" w14:textId="77777777" w:rsidR="008D1943" w:rsidRPr="00053D07" w:rsidRDefault="00000000" w:rsidP="008D1943">
      <w:pPr>
        <w:spacing w:after="160" w:line="360" w:lineRule="auto"/>
        <w:rPr>
          <w:rFonts w:ascii="Arial" w:hAnsi="Arial" w:cs="Arial"/>
          <w:color w:val="333333"/>
          <w:shd w:val="clear" w:color="auto" w:fill="FFFFFF"/>
        </w:rPr>
      </w:pPr>
      <m:oMathPara>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2H</m:t>
                  </m:r>
                </m:num>
                <m:den>
                  <m:r>
                    <m:rPr>
                      <m:sty m:val="p"/>
                    </m:rPr>
                    <w:rPr>
                      <w:rFonts w:ascii="Cambria Math" w:hAnsi="Cambria Math" w:cs="Arial"/>
                      <w:color w:val="333333"/>
                      <w:shd w:val="clear" w:color="auto" w:fill="FFFFFF"/>
                    </w:rPr>
                    <m:t>Γ</m:t>
                  </m:r>
                  <m:r>
                    <w:rPr>
                      <w:rFonts w:ascii="Cambria Math" w:hAnsi="Cambria Math" w:cs="Arial"/>
                      <w:color w:val="333333"/>
                      <w:shd w:val="clear" w:color="auto" w:fill="FFFFFF"/>
                    </w:rPr>
                    <m:t>(2H)</m:t>
                  </m:r>
                  <m:r>
                    <m:rPr>
                      <m:sty m:val="p"/>
                    </m:rPr>
                    <w:rPr>
                      <w:rFonts w:ascii="Cambria Math" w:hAnsi="Cambria Math" w:cs="Arial"/>
                      <w:color w:val="333333"/>
                      <w:shd w:val="clear" w:color="auto" w:fill="FFFFFF"/>
                    </w:rPr>
                    <m:t>Γ</m:t>
                  </m:r>
                  <m:r>
                    <w:rPr>
                      <w:rFonts w:ascii="Cambria Math" w:hAnsi="Cambria Math" w:cs="Arial"/>
                      <w:color w:val="333333"/>
                      <w:shd w:val="clear" w:color="auto" w:fill="FFFFFF"/>
                    </w:rPr>
                    <m:t>(3-2H)</m:t>
                  </m:r>
                </m:den>
              </m:f>
              <m:r>
                <w:rPr>
                  <w:rFonts w:ascii="Cambria Math" w:hAnsi="Cambria Math" w:cs="Arial"/>
                  <w:color w:val="333333"/>
                  <w:shd w:val="clear" w:color="auto" w:fill="FFFFFF"/>
                </w:rPr>
                <m:t>)</m:t>
              </m:r>
            </m:e>
            <m:sup>
              <m:r>
                <w:rPr>
                  <w:rFonts w:ascii="Cambria Math" w:hAnsi="Cambria Math" w:cs="Arial"/>
                  <w:color w:val="333333"/>
                  <w:shd w:val="clear" w:color="auto" w:fill="FFFFFF"/>
                </w:rPr>
                <m:t>1/2</m:t>
              </m:r>
            </m:sup>
          </m:s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m:t>
                  </m:r>
                </m:e>
                <m:sup>
                  <m:r>
                    <w:rPr>
                      <w:rFonts w:ascii="Cambria Math" w:hAnsi="Cambria Math" w:cs="Arial"/>
                      <w:color w:val="333333"/>
                      <w:shd w:val="clear" w:color="auto" w:fill="FFFFFF"/>
                    </w:rPr>
                    <m:t>2H-1</m:t>
                  </m:r>
                </m:sup>
              </m:sSup>
            </m:e>
          </m:nary>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s</m:t>
              </m:r>
            </m:sub>
            <m:sup>
              <m:r>
                <w:rPr>
                  <w:rFonts w:ascii="Cambria Math" w:hAnsi="Cambria Math" w:cs="Arial"/>
                  <w:color w:val="333333"/>
                  <w:shd w:val="clear" w:color="auto" w:fill="FFFFFF"/>
                </w:rPr>
                <m:t>1-H</m:t>
              </m:r>
            </m:sup>
          </m:sSubSup>
          <m:r>
            <w:rPr>
              <w:rFonts w:ascii="Cambria Math" w:hAnsi="Cambria Math" w:cs="Arial"/>
              <w:color w:val="333333"/>
              <w:shd w:val="clear" w:color="auto" w:fill="FFFFFF"/>
            </w:rPr>
            <m:t>, a.s., tϵ[0, T]</m:t>
          </m:r>
        </m:oMath>
      </m:oMathPara>
    </w:p>
    <w:p w14:paraId="6EF251F8"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By remark 5.6 </w:t>
      </w:r>
      <w:sdt>
        <w:sdtPr>
          <w:rPr>
            <w:rFonts w:ascii="Arial" w:hAnsi="Arial" w:cs="Arial"/>
            <w:color w:val="333333"/>
            <w:shd w:val="clear" w:color="auto" w:fill="FFFFFF"/>
          </w:rPr>
          <w:id w:val="-1888400727"/>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Jos061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[108]</w:t>
          </w:r>
          <w:r>
            <w:rPr>
              <w:rFonts w:ascii="Arial" w:hAnsi="Arial" w:cs="Arial"/>
              <w:color w:val="333333"/>
              <w:shd w:val="clear" w:color="auto" w:fill="FFFFFF"/>
            </w:rPr>
            <w:fldChar w:fldCharType="end"/>
          </w:r>
        </w:sdtContent>
      </w:sdt>
      <w:r>
        <w:rPr>
          <w:rFonts w:ascii="Arial" w:hAnsi="Arial" w:cs="Arial"/>
          <w:color w:val="333333"/>
          <w:shd w:val="clear" w:color="auto" w:fill="FFFFFF"/>
        </w:rPr>
        <w:t>, proves that:</w:t>
      </w:r>
    </w:p>
    <w:p w14:paraId="613F919A" w14:textId="77777777" w:rsidR="008D1943" w:rsidRDefault="00000000" w:rsidP="008D1943">
      <w:pPr>
        <w:spacing w:after="160" w:line="360" w:lineRule="auto"/>
        <w:rPr>
          <w:rFonts w:ascii="Arial" w:hAnsi="Arial" w:cs="Arial"/>
          <w:color w:val="333333"/>
          <w:shd w:val="clear" w:color="auto" w:fill="FFFFFF"/>
        </w:rPr>
      </w:pPr>
      <m:oMathPara>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rad>
            <m:radPr>
              <m:degHide m:val="1"/>
              <m:ctrlPr>
                <w:rPr>
                  <w:rFonts w:ascii="Cambria Math" w:hAnsi="Cambria Math" w:cs="Arial"/>
                  <w:i/>
                  <w:color w:val="333333"/>
                  <w:shd w:val="clear" w:color="auto" w:fill="FFFFFF"/>
                </w:rPr>
              </m:ctrlPr>
            </m:radPr>
            <m:deg/>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1-H</m:t>
                  </m:r>
                </m:num>
                <m:den>
                  <m:r>
                    <w:rPr>
                      <w:rFonts w:ascii="Cambria Math" w:hAnsi="Cambria Math" w:cs="Arial"/>
                      <w:color w:val="333333"/>
                      <w:shd w:val="clear" w:color="auto" w:fill="FFFFFF"/>
                    </w:rPr>
                    <m:t>1-K</m:t>
                  </m:r>
                </m:den>
              </m:f>
            </m:e>
          </m:ra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K-H</m:t>
                  </m:r>
                </m:sup>
              </m:sSup>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 xml:space="preserve">s </m:t>
                  </m:r>
                </m:sub>
                <m:sup>
                  <m:r>
                    <w:rPr>
                      <w:rFonts w:ascii="Cambria Math" w:hAnsi="Cambria Math" w:cs="Arial"/>
                      <w:color w:val="333333"/>
                      <w:shd w:val="clear" w:color="auto" w:fill="FFFFFF"/>
                    </w:rPr>
                    <m:t>K</m:t>
                  </m:r>
                </m:sup>
              </m:sSubSup>
              <m:r>
                <w:rPr>
                  <w:rFonts w:ascii="Cambria Math" w:hAnsi="Cambria Math" w:cs="Arial"/>
                  <w:color w:val="333333"/>
                  <w:shd w:val="clear" w:color="auto" w:fill="FFFFFF"/>
                </w:rPr>
                <m:t>, a.s., tϵ[0, ∞)</m:t>
              </m:r>
            </m:e>
          </m:nary>
        </m:oMath>
      </m:oMathPara>
    </w:p>
    <w:p w14:paraId="5EC19A2F" w14:textId="77777777" w:rsidR="008D1943" w:rsidRDefault="008D1943" w:rsidP="008D1943">
      <w:pPr>
        <w:spacing w:after="160" w:line="259" w:lineRule="auto"/>
        <w:ind w:firstLine="720"/>
        <w:rPr>
          <w:rFonts w:ascii="Arial" w:hAnsi="Arial" w:cs="Arial"/>
          <w:color w:val="333333"/>
          <w:shd w:val="clear" w:color="auto" w:fill="FFFFFF"/>
        </w:rPr>
      </w:pPr>
      <w:r>
        <w:rPr>
          <w:rFonts w:ascii="Arial" w:hAnsi="Arial" w:cs="Arial"/>
          <w:color w:val="333333"/>
          <w:shd w:val="clear" w:color="auto" w:fill="FFFFFF"/>
        </w:rPr>
        <w:t xml:space="preserve">We will now combine these results to compute quadratic variation for </w:t>
      </w:r>
      <w:r w:rsidRPr="00267FC5">
        <w:rPr>
          <w:rFonts w:ascii="Arial" w:hAnsi="Arial" w:cs="Arial"/>
          <w:i/>
          <w:iCs/>
          <w:color w:val="333333"/>
          <w:shd w:val="clear" w:color="auto" w:fill="FFFFFF"/>
        </w:rPr>
        <w:t>1 – H &gt; ½</w:t>
      </w:r>
      <w:r>
        <w:rPr>
          <w:rFonts w:ascii="Arial" w:hAnsi="Arial" w:cs="Arial"/>
          <w:color w:val="333333"/>
          <w:shd w:val="clear" w:color="auto" w:fill="FFFFFF"/>
        </w:rPr>
        <w:t xml:space="preserve"> to obtain:</w:t>
      </w:r>
    </w:p>
    <w:p w14:paraId="4444E3BA" w14:textId="77777777" w:rsidR="008D1943" w:rsidRPr="007233C1" w:rsidRDefault="008D1943" w:rsidP="008D1943">
      <w:pPr>
        <w:spacing w:after="160" w:line="259" w:lineRule="auto"/>
        <w:ind w:firstLine="720"/>
        <w:rPr>
          <w:rFonts w:ascii="Arial" w:hAnsi="Arial" w:cs="Arial"/>
          <w:color w:val="333333"/>
          <w:highlight w:val="green"/>
          <w:shd w:val="clear" w:color="auto" w:fill="FFFFFF"/>
        </w:rPr>
      </w:pPr>
      <w:r w:rsidRPr="007233C1">
        <w:rPr>
          <w:rFonts w:ascii="Arial" w:hAnsi="Arial" w:cs="Arial"/>
          <w:color w:val="333333"/>
          <w:highlight w:val="green"/>
          <w:shd w:val="clear" w:color="auto" w:fill="FFFFFF"/>
        </w:rPr>
        <w:t xml:space="preserve">For continuous martingales, the quadratic variation of a stochastic integral satisfies the </w:t>
      </w:r>
      <w:proofErr w:type="spellStart"/>
      <w:r w:rsidRPr="007233C1">
        <w:rPr>
          <w:rFonts w:ascii="Arial" w:hAnsi="Arial" w:cs="Arial"/>
          <w:color w:val="333333"/>
          <w:highlight w:val="green"/>
          <w:shd w:val="clear" w:color="auto" w:fill="FFFFFF"/>
        </w:rPr>
        <w:t>Itô</w:t>
      </w:r>
      <w:proofErr w:type="spellEnd"/>
      <w:r w:rsidRPr="007233C1">
        <w:rPr>
          <w:rFonts w:ascii="Arial" w:hAnsi="Arial" w:cs="Arial"/>
          <w:color w:val="333333"/>
          <w:highlight w:val="green"/>
          <w:shd w:val="clear" w:color="auto" w:fill="FFFFFF"/>
        </w:rPr>
        <w:t xml:space="preserve">-isometry rule: </w:t>
      </w:r>
      <m:oMath>
        <m:sSub>
          <m:sSubPr>
            <m:ctrlPr>
              <w:rPr>
                <w:rFonts w:ascii="Cambria Math" w:hAnsi="Cambria Math" w:cs="Arial"/>
                <w:i/>
                <w:color w:val="333333"/>
                <w:highlight w:val="green"/>
                <w:shd w:val="clear" w:color="auto" w:fill="FFFFFF"/>
              </w:rPr>
            </m:ctrlPr>
          </m:sSubPr>
          <m:e>
            <m:d>
              <m:dPr>
                <m:begChr m:val="〈"/>
                <m:endChr m:val="〉"/>
                <m:ctrlPr>
                  <w:rPr>
                    <w:rFonts w:ascii="Cambria Math" w:hAnsi="Cambria Math" w:cs="Arial"/>
                    <w:i/>
                    <w:color w:val="333333"/>
                    <w:highlight w:val="green"/>
                    <w:shd w:val="clear" w:color="auto" w:fill="FFFFFF"/>
                  </w:rPr>
                </m:ctrlPr>
              </m:dPr>
              <m:e>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r>
                      <w:rPr>
                        <w:rFonts w:ascii="Cambria Math" w:hAnsi="Cambria Math" w:cs="Arial"/>
                        <w:color w:val="333333"/>
                        <w:highlight w:val="green"/>
                        <w:shd w:val="clear" w:color="auto" w:fill="FFFFFF"/>
                      </w:rPr>
                      <m:t>g</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s</m:t>
                        </m:r>
                      </m:e>
                    </m:d>
                    <m:r>
                      <w:rPr>
                        <w:rFonts w:ascii="Cambria Math" w:hAnsi="Cambria Math" w:cs="Arial"/>
                        <w:color w:val="333333"/>
                        <w:highlight w:val="green"/>
                        <w:shd w:val="clear" w:color="auto" w:fill="FFFFFF"/>
                      </w:rPr>
                      <m:t>d</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M</m:t>
                        </m:r>
                      </m:e>
                      <m:sub>
                        <m:r>
                          <w:rPr>
                            <w:rFonts w:ascii="Cambria Math" w:hAnsi="Cambria Math" w:cs="Arial"/>
                            <w:color w:val="333333"/>
                            <w:highlight w:val="green"/>
                            <w:shd w:val="clear" w:color="auto" w:fill="FFFFFF"/>
                          </w:rPr>
                          <m:t>s</m:t>
                        </m:r>
                      </m:sub>
                      <m:sup>
                        <m:r>
                          <w:rPr>
                            <w:rFonts w:ascii="Cambria Math" w:hAnsi="Cambria Math" w:cs="Arial"/>
                            <w:color w:val="333333"/>
                            <w:highlight w:val="green"/>
                            <w:shd w:val="clear" w:color="auto" w:fill="FFFFFF"/>
                          </w:rPr>
                          <m:t>K</m:t>
                        </m:r>
                      </m:sup>
                    </m:sSubSup>
                  </m:e>
                </m:nary>
              </m:e>
            </m:d>
          </m:e>
          <m:sub>
            <m:r>
              <w:rPr>
                <w:rFonts w:ascii="Cambria Math" w:hAnsi="Cambria Math" w:cs="Arial"/>
                <w:color w:val="333333"/>
                <w:highlight w:val="green"/>
                <w:shd w:val="clear" w:color="auto" w:fill="FFFFFF"/>
              </w:rPr>
              <m:t>t</m:t>
            </m:r>
          </m:sub>
        </m:sSub>
        <m:r>
          <w:rPr>
            <w:rFonts w:ascii="Cambria Math" w:hAnsi="Cambria Math" w:cs="Arial"/>
            <w:color w:val="333333"/>
            <w:highlight w:val="green"/>
            <w:shd w:val="clear" w:color="auto" w:fill="FFFFFF"/>
          </w:rPr>
          <m:t>=</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r>
              <w:rPr>
                <w:rFonts w:ascii="Cambria Math" w:hAnsi="Cambria Math" w:cs="Arial"/>
                <w:color w:val="333333"/>
                <w:highlight w:val="green"/>
                <w:shd w:val="clear" w:color="auto" w:fill="FFFFFF"/>
              </w:rPr>
              <m:t>g</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d</m:t>
            </m:r>
            <m:sSub>
              <m:sSubPr>
                <m:ctrlPr>
                  <w:rPr>
                    <w:rFonts w:ascii="Cambria Math" w:hAnsi="Cambria Math" w:cs="Arial"/>
                    <w:i/>
                    <w:color w:val="333333"/>
                    <w:highlight w:val="green"/>
                    <w:shd w:val="clear" w:color="auto" w:fill="FFFFFF"/>
                  </w:rPr>
                </m:ctrlPr>
              </m:sSubPr>
              <m:e>
                <m:d>
                  <m:dPr>
                    <m:begChr m:val="〈"/>
                    <m:endChr m:val="〉"/>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M</m:t>
                        </m:r>
                      </m:e>
                      <m:sup>
                        <m:r>
                          <w:rPr>
                            <w:rFonts w:ascii="Cambria Math" w:hAnsi="Cambria Math" w:cs="Arial"/>
                            <w:color w:val="333333"/>
                            <w:highlight w:val="green"/>
                            <w:shd w:val="clear" w:color="auto" w:fill="FFFFFF"/>
                          </w:rPr>
                          <m:t>K</m:t>
                        </m:r>
                      </m:sup>
                    </m:sSup>
                  </m:e>
                </m:d>
              </m:e>
              <m:sub>
                <m:r>
                  <w:rPr>
                    <w:rFonts w:ascii="Cambria Math" w:hAnsi="Cambria Math" w:cs="Arial"/>
                    <w:color w:val="333333"/>
                    <w:highlight w:val="green"/>
                    <w:shd w:val="clear" w:color="auto" w:fill="FFFFFF"/>
                  </w:rPr>
                  <m:t>s</m:t>
                </m:r>
              </m:sub>
            </m:sSub>
          </m:e>
        </m:nary>
      </m:oMath>
      <w:r w:rsidRPr="007233C1">
        <w:rPr>
          <w:rFonts w:ascii="Arial" w:hAnsi="Arial" w:cs="Arial"/>
          <w:color w:val="333333"/>
          <w:highlight w:val="green"/>
          <w:shd w:val="clear" w:color="auto" w:fill="FFFFFF"/>
        </w:rPr>
        <w:t xml:space="preserve">. </w:t>
      </w:r>
    </w:p>
    <w:p w14:paraId="21E12A91" w14:textId="77777777" w:rsidR="008D1943" w:rsidRDefault="00000000" w:rsidP="008D1943">
      <w:pPr>
        <w:spacing w:after="160" w:line="360" w:lineRule="auto"/>
        <w:rPr>
          <w:rFonts w:ascii="Arial" w:hAnsi="Arial" w:cs="Arial"/>
          <w:color w:val="333333"/>
          <w:shd w:val="clear" w:color="auto" w:fill="FFFFFF"/>
        </w:rPr>
      </w:pPr>
      <m:oMathPara>
        <m:oMath>
          <m:sSub>
            <m:sSubPr>
              <m:ctrlPr>
                <w:rPr>
                  <w:rFonts w:ascii="Cambria Math" w:hAnsi="Cambria Math" w:cs="Arial"/>
                  <w:i/>
                  <w:color w:val="333333"/>
                  <w:highlight w:val="green"/>
                  <w:shd w:val="clear" w:color="auto" w:fill="FFFFFF"/>
                </w:rPr>
              </m:ctrlPr>
            </m:sSubPr>
            <m:e>
              <m:d>
                <m:dPr>
                  <m:begChr m:val="〈"/>
                  <m:endChr m:val="〉"/>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M</m:t>
                      </m:r>
                    </m:e>
                    <m:sup>
                      <m:r>
                        <w:rPr>
                          <w:rFonts w:ascii="Cambria Math" w:hAnsi="Cambria Math" w:cs="Arial"/>
                          <w:color w:val="333333"/>
                          <w:highlight w:val="green"/>
                          <w:shd w:val="clear" w:color="auto" w:fill="FFFFFF"/>
                        </w:rPr>
                        <m:t>H</m:t>
                      </m:r>
                    </m:sup>
                  </m:sSup>
                </m:e>
              </m:d>
            </m:e>
            <m:sub>
              <m:r>
                <w:rPr>
                  <w:rFonts w:ascii="Cambria Math" w:hAnsi="Cambria Math" w:cs="Arial"/>
                  <w:color w:val="333333"/>
                  <w:highlight w:val="green"/>
                  <w:shd w:val="clear" w:color="auto" w:fill="FFFFFF"/>
                </w:rPr>
                <m:t>t</m:t>
              </m:r>
            </m:sub>
          </m:sSub>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1-H</m:t>
              </m:r>
            </m:num>
            <m:den>
              <m:r>
                <w:rPr>
                  <w:rFonts w:ascii="Cambria Math" w:hAnsi="Cambria Math" w:cs="Arial"/>
                  <w:color w:val="333333"/>
                  <w:highlight w:val="green"/>
                  <w:shd w:val="clear" w:color="auto" w:fill="FFFFFF"/>
                </w:rPr>
                <m:t>1-K</m:t>
              </m:r>
            </m:den>
          </m:f>
          <m:r>
            <w:rPr>
              <w:rFonts w:ascii="Cambria Math" w:hAnsi="Cambria Math" w:cs="Arial"/>
              <w:color w:val="333333"/>
              <w:highlight w:val="green"/>
              <w:shd w:val="clear" w:color="auto" w:fill="FFFFFF"/>
            </w:rPr>
            <m:t>)</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(K-H)</m:t>
                      </m:r>
                    </m:e>
                    <m:sup>
                      <m:r>
                        <w:rPr>
                          <w:rFonts w:ascii="Cambria Math" w:hAnsi="Cambria Math" w:cs="Arial"/>
                          <w:color w:val="333333"/>
                          <w:highlight w:val="green"/>
                          <w:shd w:val="clear" w:color="auto" w:fill="FFFFFF"/>
                        </w:rPr>
                        <m:t>2</m:t>
                      </m:r>
                    </m:sup>
                  </m:sSup>
                </m:sup>
              </m:sSup>
              <m:r>
                <w:rPr>
                  <w:rFonts w:ascii="Cambria Math" w:hAnsi="Cambria Math" w:cs="Arial"/>
                  <w:color w:val="333333"/>
                  <w:highlight w:val="green"/>
                  <w:shd w:val="clear" w:color="auto" w:fill="FFFFFF"/>
                </w:rPr>
                <m:t>d</m:t>
              </m:r>
              <m:sSub>
                <m:sSubPr>
                  <m:ctrlPr>
                    <w:rPr>
                      <w:rFonts w:ascii="Cambria Math" w:hAnsi="Cambria Math" w:cs="Arial"/>
                      <w:i/>
                      <w:color w:val="333333"/>
                      <w:highlight w:val="green"/>
                      <w:shd w:val="clear" w:color="auto" w:fill="FFFFFF"/>
                    </w:rPr>
                  </m:ctrlPr>
                </m:sSubPr>
                <m:e>
                  <m:d>
                    <m:dPr>
                      <m:begChr m:val="〈"/>
                      <m:endChr m:val="〉"/>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M</m:t>
                          </m:r>
                        </m:e>
                        <m:sup>
                          <m:r>
                            <w:rPr>
                              <w:rFonts w:ascii="Cambria Math" w:hAnsi="Cambria Math" w:cs="Arial"/>
                              <w:color w:val="333333"/>
                              <w:highlight w:val="green"/>
                              <w:shd w:val="clear" w:color="auto" w:fill="FFFFFF"/>
                            </w:rPr>
                            <m:t>K</m:t>
                          </m:r>
                        </m:sup>
                      </m:sSup>
                    </m:e>
                  </m:d>
                </m:e>
                <m:sub>
                  <m:r>
                    <w:rPr>
                      <w:rFonts w:ascii="Cambria Math" w:hAnsi="Cambria Math" w:cs="Arial"/>
                      <w:color w:val="333333"/>
                      <w:highlight w:val="green"/>
                      <w:shd w:val="clear" w:color="auto" w:fill="FFFFFF"/>
                    </w:rPr>
                    <m:t>s</m:t>
                  </m:r>
                </m:sub>
              </m:sSub>
            </m:e>
          </m:nary>
        </m:oMath>
      </m:oMathPara>
    </w:p>
    <w:p w14:paraId="562AC7E7" w14:textId="77777777" w:rsidR="008D1943" w:rsidRDefault="00000000" w:rsidP="008D1943">
      <w:pPr>
        <w:spacing w:after="160" w:line="259" w:lineRule="auto"/>
        <w:rPr>
          <w:rFonts w:ascii="Arial" w:hAnsi="Arial" w:cs="Arial"/>
          <w:color w:val="333333"/>
          <w:shd w:val="clear" w:color="auto" w:fill="FFFFFF"/>
        </w:rPr>
      </w:pPr>
      <m:oMathPara>
        <m:oMath>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d>
                <m:dPr>
                  <m:ctrlPr>
                    <w:rPr>
                      <w:rFonts w:ascii="Cambria Math" w:hAnsi="Cambria Math" w:cs="Arial"/>
                      <w:i/>
                      <w:color w:val="333333"/>
                      <w:highlight w:val="green"/>
                      <w:shd w:val="clear" w:color="auto" w:fill="FFFFFF"/>
                    </w:rPr>
                  </m:ctrlPr>
                </m:dPr>
                <m:e>
                  <m:d>
                    <m:dPr>
                      <m:ctrlPr>
                        <w:rPr>
                          <w:rFonts w:ascii="Cambria Math" w:hAnsi="Cambria Math" w:cs="Arial"/>
                          <w:i/>
                          <w:color w:val="333333"/>
                          <w:highlight w:val="green"/>
                          <w:shd w:val="clear" w:color="auto" w:fill="FFFFFF"/>
                        </w:rPr>
                      </m:ctrlPr>
                    </m:dPr>
                    <m:e>
                      <m:rad>
                        <m:radPr>
                          <m:degHide m:val="1"/>
                          <m:ctrlPr>
                            <w:rPr>
                              <w:rFonts w:ascii="Cambria Math" w:hAnsi="Cambria Math" w:cs="Arial"/>
                              <w:i/>
                              <w:color w:val="333333"/>
                              <w:highlight w:val="green"/>
                              <w:shd w:val="clear" w:color="auto" w:fill="FFFFFF"/>
                            </w:rPr>
                          </m:ctrlPr>
                        </m:radPr>
                        <m:deg/>
                        <m:e>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1-H</m:t>
                              </m:r>
                            </m:num>
                            <m:den>
                              <m:r>
                                <w:rPr>
                                  <w:rFonts w:ascii="Cambria Math" w:hAnsi="Cambria Math" w:cs="Arial"/>
                                  <w:color w:val="333333"/>
                                  <w:highlight w:val="green"/>
                                  <w:shd w:val="clear" w:color="auto" w:fill="FFFFFF"/>
                                </w:rPr>
                                <m:t>1-K</m:t>
                              </m:r>
                            </m:den>
                          </m:f>
                        </m:e>
                      </m:rad>
                    </m:e>
                  </m:d>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K-H</m:t>
                          </m:r>
                        </m:sup>
                      </m:sSup>
                      <m:r>
                        <w:rPr>
                          <w:rFonts w:ascii="Cambria Math" w:hAnsi="Cambria Math" w:cs="Arial"/>
                          <w:color w:val="333333"/>
                          <w:highlight w:val="green"/>
                          <w:shd w:val="clear" w:color="auto" w:fill="FFFFFF"/>
                        </w:rPr>
                        <m:t>d</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M</m:t>
                          </m:r>
                        </m:e>
                        <m:sub>
                          <m:r>
                            <w:rPr>
                              <w:rFonts w:ascii="Cambria Math" w:hAnsi="Cambria Math" w:cs="Arial"/>
                              <w:color w:val="333333"/>
                              <w:highlight w:val="green"/>
                              <w:shd w:val="clear" w:color="auto" w:fill="FFFFFF"/>
                            </w:rPr>
                            <m:t xml:space="preserve">s </m:t>
                          </m:r>
                        </m:sub>
                        <m:sup>
                          <m:r>
                            <w:rPr>
                              <w:rFonts w:ascii="Cambria Math" w:hAnsi="Cambria Math" w:cs="Arial"/>
                              <w:color w:val="333333"/>
                              <w:highlight w:val="green"/>
                              <w:shd w:val="clear" w:color="auto" w:fill="FFFFFF"/>
                            </w:rPr>
                            <m:t>K</m:t>
                          </m:r>
                        </m:sup>
                      </m:sSubSup>
                      <m:r>
                        <w:rPr>
                          <w:rFonts w:ascii="Cambria Math" w:hAnsi="Cambria Math" w:cs="Arial"/>
                          <w:color w:val="333333"/>
                          <w:highlight w:val="green"/>
                          <w:shd w:val="clear" w:color="auto" w:fill="FFFFFF"/>
                        </w:rPr>
                        <m:t xml:space="preserve"> </m:t>
                      </m:r>
                    </m:e>
                  </m:nary>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1-H</m:t>
              </m:r>
            </m:num>
            <m:den>
              <m:r>
                <w:rPr>
                  <w:rFonts w:ascii="Cambria Math" w:hAnsi="Cambria Math" w:cs="Arial"/>
                  <w:color w:val="333333"/>
                  <w:shd w:val="clear" w:color="auto" w:fill="FFFFFF"/>
                </w:rPr>
                <m:t>H</m:t>
              </m:r>
            </m:den>
          </m:f>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2(K-H)</m:t>
                  </m:r>
                </m:sup>
              </m:sSup>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d</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m:t>
                          </m:r>
                        </m:e>
                        <m:sup>
                          <m:r>
                            <w:rPr>
                              <w:rFonts w:ascii="Cambria Math" w:hAnsi="Cambria Math" w:cs="Arial"/>
                              <w:color w:val="333333"/>
                              <w:shd w:val="clear" w:color="auto" w:fill="FFFFFF"/>
                            </w:rPr>
                            <m:t>1-H</m:t>
                          </m:r>
                        </m:sup>
                      </m:sSup>
                    </m:e>
                  </m:d>
                </m:e>
                <m:sub>
                  <m:r>
                    <w:rPr>
                      <w:rFonts w:ascii="Cambria Math" w:hAnsi="Cambria Math" w:cs="Arial"/>
                      <w:color w:val="333333"/>
                      <w:shd w:val="clear" w:color="auto" w:fill="FFFFFF"/>
                    </w:rPr>
                    <m:t>s</m:t>
                  </m:r>
                </m:sub>
              </m:sSub>
            </m:e>
          </m:nary>
        </m:oMath>
      </m:oMathPara>
    </w:p>
    <w:p w14:paraId="4243D0D8" w14:textId="77777777" w:rsidR="008D1943" w:rsidRDefault="008D1943" w:rsidP="008D1943">
      <w:pPr>
        <w:spacing w:after="160" w:line="259"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Use </w:t>
      </w:r>
      <w:proofErr w:type="spellStart"/>
      <w:r>
        <w:rPr>
          <w:rFonts w:ascii="Arial" w:hAnsi="Arial" w:cs="Arial"/>
          <w:color w:val="333333"/>
          <w:shd w:val="clear" w:color="auto" w:fill="FFFFFF"/>
        </w:rPr>
        <w:t>Norros</w:t>
      </w:r>
      <w:proofErr w:type="spellEnd"/>
      <w:sdt>
        <w:sdtPr>
          <w:rPr>
            <w:rFonts w:ascii="Arial" w:hAnsi="Arial" w:cs="Arial"/>
            <w:color w:val="333333"/>
            <w:shd w:val="clear" w:color="auto" w:fill="FFFFFF"/>
          </w:rPr>
          <w:id w:val="206282395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Nor99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[112]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m:oMath>
        <m:r>
          <w:rPr>
            <w:rFonts w:ascii="Cambria Math" w:hAnsi="Cambria Math" w:cs="Arial"/>
            <w:color w:val="333333"/>
            <w:shd w:val="clear" w:color="auto" w:fill="FFFFFF"/>
          </w:rPr>
          <m:t>Var</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K</m:t>
                </m:r>
              </m:sup>
            </m:sSubSup>
          </m:e>
        </m:d>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m:t>
                    </m:r>
                  </m:e>
                  <m:sup>
                    <m:r>
                      <w:rPr>
                        <w:rFonts w:ascii="Cambria Math" w:hAnsi="Cambria Math" w:cs="Arial"/>
                        <w:color w:val="333333"/>
                        <w:shd w:val="clear" w:color="auto" w:fill="FFFFFF"/>
                      </w:rPr>
                      <m:t>K</m:t>
                    </m:r>
                  </m:sup>
                </m:sSup>
              </m:e>
            </m:d>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(K)</m:t>
            </m:r>
          </m:num>
          <m:den>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2K</m:t>
                    </m:r>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(2-2K)</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2-2K</m:t>
            </m:r>
          </m:sup>
        </m:sSup>
        <m:r>
          <w:rPr>
            <w:rFonts w:ascii="Cambria Math" w:hAnsi="Cambria Math" w:cs="Arial"/>
            <w:color w:val="333333"/>
            <w:shd w:val="clear" w:color="auto" w:fill="FFFFFF"/>
          </w:rPr>
          <m:t xml:space="preserve"> :=d(K)</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2-2k</m:t>
            </m:r>
          </m:sup>
        </m:sSup>
      </m:oMath>
      <w:r>
        <w:rPr>
          <w:rFonts w:ascii="Arial" w:hAnsi="Arial" w:cs="Arial"/>
          <w:color w:val="333333"/>
          <w:shd w:val="clear" w:color="auto" w:fill="FFFFFF"/>
        </w:rPr>
        <w:t xml:space="preserve"> .</w:t>
      </w:r>
    </w:p>
    <w:p w14:paraId="3EAFC5D6" w14:textId="77777777" w:rsidR="008D1943" w:rsidRDefault="008D1943" w:rsidP="008D1943">
      <w:pPr>
        <w:spacing w:after="160" w:line="259" w:lineRule="auto"/>
        <w:jc w:val="both"/>
        <w:rPr>
          <w:rFonts w:ascii="Arial" w:hAnsi="Arial" w:cs="Arial"/>
          <w:color w:val="333333"/>
          <w:shd w:val="clear" w:color="auto" w:fill="FFFFFF"/>
        </w:rPr>
      </w:pPr>
      <w:r>
        <w:rPr>
          <w:rFonts w:ascii="Arial" w:hAnsi="Arial" w:cs="Arial"/>
          <w:color w:val="333333"/>
          <w:shd w:val="clear" w:color="auto" w:fill="FFFFFF"/>
        </w:rPr>
        <w:t xml:space="preserve">Substitute into: </w:t>
      </w:r>
      <m:oMath>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m:t>
                    </m:r>
                  </m:e>
                  <m:sup>
                    <m:r>
                      <w:rPr>
                        <w:rFonts w:ascii="Cambria Math" w:hAnsi="Cambria Math" w:cs="Arial"/>
                        <w:color w:val="333333"/>
                        <w:shd w:val="clear" w:color="auto" w:fill="FFFFFF"/>
                      </w:rPr>
                      <m:t>1-H</m:t>
                    </m:r>
                  </m:sup>
                </m:sSup>
              </m:e>
            </m:d>
          </m:e>
          <m:sub>
            <m:r>
              <w:rPr>
                <w:rFonts w:ascii="Cambria Math" w:hAnsi="Cambria Math" w:cs="Arial"/>
                <w:color w:val="333333"/>
                <w:shd w:val="clear" w:color="auto" w:fill="FFFFFF"/>
              </w:rPr>
              <m:t>s</m:t>
            </m:r>
          </m:sub>
        </m:sSub>
        <m:r>
          <w:rPr>
            <w:rFonts w:ascii="Cambria Math" w:hAnsi="Cambria Math" w:cs="Arial"/>
            <w:color w:val="333333"/>
            <w:shd w:val="clear" w:color="auto" w:fill="FFFFFF"/>
          </w:rPr>
          <m:t>=</m:t>
        </m:r>
        <m:r>
          <w:rPr>
            <w:rFonts w:ascii="Cambria Math" w:hAnsi="Cambria Math" w:cs="Arial"/>
            <w:color w:val="333333"/>
            <w:highlight w:val="green"/>
            <w:shd w:val="clear" w:color="auto" w:fill="FFFFFF"/>
          </w:rPr>
          <m:t>2H</m:t>
        </m:r>
        <m:r>
          <w:rPr>
            <w:rFonts w:ascii="Cambria Math" w:hAnsi="Cambria Math" w:cs="Arial"/>
            <w:color w:val="333333"/>
            <w:shd w:val="clear" w:color="auto" w:fill="FFFFFF"/>
          </w:rPr>
          <m:t>d</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1-H</m:t>
            </m:r>
          </m:e>
        </m:d>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2-2</m:t>
            </m:r>
            <m:d>
              <m:dPr>
                <m:ctrlPr>
                  <w:rPr>
                    <w:rFonts w:ascii="Cambria Math" w:hAnsi="Cambria Math" w:cs="Arial"/>
                    <w:i/>
                    <w:color w:val="333333"/>
                    <w:shd w:val="clear" w:color="auto" w:fill="FFFFFF"/>
                  </w:rPr>
                </m:ctrlPr>
              </m:dPr>
              <m:e>
                <m:f>
                  <m:fPr>
                    <m:ctrlPr>
                      <w:rPr>
                        <w:rFonts w:ascii="Cambria Math" w:hAnsi="Cambria Math" w:cs="Arial"/>
                        <w:i/>
                        <w:color w:val="333333"/>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e>
            </m:d>
          </m:sup>
        </m:sSup>
        <m:r>
          <w:rPr>
            <w:rFonts w:ascii="Cambria Math" w:hAnsi="Cambria Math" w:cs="Arial"/>
            <w:color w:val="333333"/>
            <w:highlight w:val="green"/>
            <w:shd w:val="clear" w:color="auto" w:fill="FFFFFF"/>
          </w:rPr>
          <m:t>=2Hd</m:t>
        </m:r>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1-H</m:t>
            </m:r>
          </m:e>
        </m:d>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2H-1</m:t>
            </m:r>
          </m:sup>
        </m:sSup>
      </m:oMath>
      <w:r>
        <w:rPr>
          <w:rFonts w:ascii="Arial" w:hAnsi="Arial" w:cs="Arial"/>
          <w:color w:val="333333"/>
          <w:shd w:val="clear" w:color="auto" w:fill="FFFFFF"/>
        </w:rPr>
        <w:t>. Continuing with quadratic variation:</w:t>
      </w:r>
    </w:p>
    <w:p w14:paraId="784574A3" w14:textId="77777777" w:rsidR="008D1943" w:rsidRPr="00A74F27" w:rsidRDefault="00000000" w:rsidP="008D1943">
      <w:pPr>
        <w:tabs>
          <w:tab w:val="left" w:pos="8647"/>
        </w:tabs>
        <w:spacing w:after="160" w:line="259" w:lineRule="auto"/>
        <w:jc w:val="both"/>
        <w:rPr>
          <w:rFonts w:ascii="Arial" w:hAnsi="Arial" w:cs="Arial"/>
          <w:color w:val="333333"/>
          <w:shd w:val="clear" w:color="auto" w:fill="FFFFFF"/>
        </w:rPr>
      </w:pPr>
      <m:oMathPara>
        <m:oMath>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1-H</m:t>
              </m:r>
            </m:num>
            <m:den>
              <m:r>
                <w:rPr>
                  <w:rFonts w:ascii="Cambria Math" w:hAnsi="Cambria Math" w:cs="Arial"/>
                  <w:color w:val="333333"/>
                  <w:shd w:val="clear" w:color="auto" w:fill="FFFFFF"/>
                </w:rPr>
                <m:t>H</m:t>
              </m:r>
            </m:den>
          </m:f>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2(K-H)</m:t>
                  </m:r>
                </m:sup>
              </m:sSup>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d</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m:t>
                          </m:r>
                        </m:e>
                        <m:sup>
                          <m:r>
                            <w:rPr>
                              <w:rFonts w:ascii="Cambria Math" w:hAnsi="Cambria Math" w:cs="Arial"/>
                              <w:color w:val="333333"/>
                              <w:shd w:val="clear" w:color="auto" w:fill="FFFFFF"/>
                            </w:rPr>
                            <m:t>1-H</m:t>
                          </m:r>
                        </m:sup>
                      </m:sSup>
                    </m:e>
                  </m:d>
                </m:e>
                <m:sub>
                  <m:r>
                    <w:rPr>
                      <w:rFonts w:ascii="Cambria Math" w:hAnsi="Cambria Math" w:cs="Arial"/>
                      <w:color w:val="333333"/>
                      <w:shd w:val="clear" w:color="auto" w:fill="FFFFFF"/>
                    </w:rPr>
                    <m:t>s</m:t>
                  </m:r>
                </m:sub>
              </m:sSub>
            </m:e>
          </m:nary>
        </m:oMath>
      </m:oMathPara>
    </w:p>
    <w:p w14:paraId="1B987F83" w14:textId="77777777" w:rsidR="008D1943" w:rsidRDefault="00000000" w:rsidP="008D1943">
      <w:pPr>
        <w:tabs>
          <w:tab w:val="left" w:pos="8647"/>
        </w:tabs>
        <w:spacing w:after="160" w:line="259" w:lineRule="auto"/>
        <w:jc w:val="both"/>
        <w:rPr>
          <w:rFonts w:ascii="Arial" w:hAnsi="Arial" w:cs="Arial"/>
          <w:color w:val="333333"/>
          <w:shd w:val="clear" w:color="auto" w:fill="FFFFFF"/>
        </w:rPr>
      </w:pPr>
      <m:oMath>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1-H</m:t>
            </m:r>
          </m:num>
          <m:den>
            <m:r>
              <w:rPr>
                <w:rFonts w:ascii="Cambria Math" w:hAnsi="Cambria Math" w:cs="Arial"/>
                <w:color w:val="333333"/>
                <w:shd w:val="clear" w:color="auto" w:fill="FFFFFF"/>
              </w:rPr>
              <m:t>H</m:t>
            </m:r>
          </m:den>
        </m:f>
        <m:r>
          <w:rPr>
            <w:rFonts w:ascii="Cambria Math" w:hAnsi="Cambria Math" w:cs="Arial"/>
            <w:color w:val="333333"/>
            <w:shd w:val="clear" w:color="auto" w:fill="FFFFFF"/>
          </w:rPr>
          <m:t>d(1-H)</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2(1-2H)</m:t>
                </m:r>
              </m:sup>
            </m:sSup>
            <m:r>
              <w:rPr>
                <w:rFonts w:ascii="Cambria Math" w:hAnsi="Cambria Math" w:cs="Arial"/>
                <w:color w:val="333333"/>
                <w:highlight w:val="green"/>
                <w:shd w:val="clear" w:color="auto" w:fill="FFFFFF"/>
              </w:rPr>
              <m:t>2H</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2H-1</m:t>
                </m:r>
              </m:sup>
            </m:sSup>
            <m:r>
              <w:rPr>
                <w:rFonts w:ascii="Cambria Math" w:hAnsi="Cambria Math" w:cs="Arial"/>
                <w:color w:val="333333"/>
                <w:shd w:val="clear" w:color="auto" w:fill="FFFFFF"/>
              </w:rPr>
              <m:t>ds=</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2H</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1-H</m:t>
                    </m:r>
                  </m:e>
                </m:d>
              </m:num>
              <m:den>
                <m:r>
                  <w:rPr>
                    <w:rFonts w:ascii="Cambria Math" w:hAnsi="Cambria Math" w:cs="Arial"/>
                    <w:color w:val="333333"/>
                    <w:shd w:val="clear" w:color="auto" w:fill="FFFFFF"/>
                  </w:rPr>
                  <m:t>H</m:t>
                </m:r>
              </m:den>
            </m:f>
            <m:r>
              <w:rPr>
                <w:rFonts w:ascii="Cambria Math" w:hAnsi="Cambria Math" w:cs="Arial"/>
                <w:color w:val="333333"/>
                <w:shd w:val="clear" w:color="auto" w:fill="FFFFFF"/>
              </w:rPr>
              <m:t>d(1-H)</m:t>
            </m:r>
          </m:e>
        </m:nary>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2-4H+2H-1</m:t>
                </m:r>
              </m:sup>
            </m:sSup>
            <m:r>
              <w:rPr>
                <w:rFonts w:ascii="Cambria Math" w:hAnsi="Cambria Math" w:cs="Arial"/>
                <w:color w:val="333333"/>
                <w:shd w:val="clear" w:color="auto" w:fill="FFFFFF"/>
              </w:rPr>
              <m:t>ds=d(1-H)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2(1-H)</m:t>
                </m:r>
              </m:sup>
            </m:sSup>
          </m:e>
        </m:nary>
      </m:oMath>
      <w:r w:rsidR="008D1943">
        <w:rPr>
          <w:rFonts w:ascii="Arial" w:hAnsi="Arial" w:cs="Arial"/>
          <w:color w:val="333333"/>
          <w:shd w:val="clear" w:color="auto" w:fill="FFFFFF"/>
        </w:rPr>
        <w:tab/>
        <w:t>5.1.39</w:t>
      </w:r>
    </w:p>
    <w:p w14:paraId="44608674" w14:textId="77777777" w:rsidR="008D1943" w:rsidRDefault="008D1943" w:rsidP="008D1943">
      <w:pPr>
        <w:tabs>
          <w:tab w:val="left" w:pos="8647"/>
        </w:tabs>
        <w:spacing w:after="160" w:line="259" w:lineRule="auto"/>
        <w:jc w:val="both"/>
        <w:rPr>
          <w:rFonts w:ascii="Arial" w:hAnsi="Arial" w:cs="Arial"/>
          <w:color w:val="333333"/>
          <w:shd w:val="clear" w:color="auto" w:fill="FFFFFF"/>
        </w:rPr>
      </w:pPr>
    </w:p>
    <w:p w14:paraId="4612DD04" w14:textId="77777777" w:rsidR="008D1943" w:rsidRDefault="008D1943" w:rsidP="008D1943">
      <w:pPr>
        <w:spacing w:after="160" w:line="259" w:lineRule="auto"/>
        <w:ind w:firstLine="720"/>
        <w:rPr>
          <w:rFonts w:ascii="Arial" w:hAnsi="Arial" w:cs="Arial"/>
          <w:color w:val="333333"/>
          <w:shd w:val="clear" w:color="auto" w:fill="FFFFFF"/>
        </w:rPr>
      </w:pPr>
      <w:r>
        <w:rPr>
          <w:rFonts w:ascii="Arial" w:hAnsi="Arial" w:cs="Arial"/>
          <w:color w:val="333333"/>
          <w:shd w:val="clear" w:color="auto" w:fill="FFFFFF"/>
        </w:rPr>
        <w:t xml:space="preserve">Apply BDG inequality on quadratic variation of </w:t>
      </w:r>
      <w:r w:rsidRPr="00267FC5">
        <w:rPr>
          <w:rFonts w:ascii="Arial" w:hAnsi="Arial" w:cs="Arial"/>
          <w:i/>
          <w:iCs/>
          <w:color w:val="333333"/>
          <w:shd w:val="clear" w:color="auto" w:fill="FFFFFF"/>
        </w:rPr>
        <w:t>M</w:t>
      </w:r>
      <w:r w:rsidRPr="00267FC5">
        <w:rPr>
          <w:rFonts w:ascii="Arial" w:hAnsi="Arial" w:cs="Arial"/>
          <w:i/>
          <w:iCs/>
          <w:color w:val="333333"/>
          <w:shd w:val="clear" w:color="auto" w:fill="FFFFFF"/>
          <w:vertAlign w:val="superscript"/>
        </w:rPr>
        <w:t>H</w:t>
      </w:r>
      <w:r>
        <w:rPr>
          <w:rFonts w:ascii="Arial" w:hAnsi="Arial" w:cs="Arial"/>
          <w:color w:val="333333"/>
          <w:shd w:val="clear" w:color="auto" w:fill="FFFFFF"/>
        </w:rPr>
        <w:t xml:space="preserve">, to obtain: </w:t>
      </w:r>
    </w:p>
    <w:p w14:paraId="5CB5CA3A" w14:textId="77777777" w:rsidR="008D1943" w:rsidRPr="005E024B" w:rsidRDefault="008D1943" w:rsidP="008D1943">
      <w:pPr>
        <w:tabs>
          <w:tab w:val="left" w:pos="8647"/>
        </w:tabs>
        <w:spacing w:after="160" w:line="259" w:lineRule="auto"/>
        <w:ind w:firstLine="3828"/>
        <w:jc w:val="center"/>
        <w:rPr>
          <w:rFonts w:ascii="Arial" w:hAnsi="Arial" w:cs="Arial"/>
          <w:color w:val="333333"/>
          <w:shd w:val="clear" w:color="auto" w:fill="FFFFFF"/>
        </w:rPr>
      </w:pPr>
      <m:oMath>
        <m:r>
          <w:rPr>
            <w:rFonts w:ascii="Cambria Math" w:hAnsi="Cambria Math" w:cs="Arial"/>
            <w:color w:val="333333"/>
            <w:shd w:val="clear" w:color="auto" w:fill="FFFFFF"/>
          </w:rPr>
          <m:t>E</m:t>
        </m:r>
        <m:sSup>
          <m:sSupPr>
            <m:ctrlPr>
              <w:rPr>
                <w:rFonts w:ascii="Cambria Math" w:hAnsi="Cambria Math" w:cs="Arial"/>
                <w:i/>
                <w:color w:val="333333"/>
                <w:shd w:val="clear" w:color="auto" w:fill="FFFFFF"/>
              </w:rPr>
            </m:ctrlPr>
          </m:sSupPr>
          <m:e>
            <m:rad>
              <m:radPr>
                <m:degHide m:val="1"/>
                <m:ctrlPr>
                  <w:rPr>
                    <w:rFonts w:ascii="Cambria Math" w:hAnsi="Cambria Math" w:cs="Arial"/>
                    <w:i/>
                    <w:color w:val="333333"/>
                    <w:shd w:val="clear" w:color="auto" w:fill="FFFFFF"/>
                  </w:rPr>
                </m:ctrlPr>
              </m:radPr>
              <m:deg/>
              <m:e>
                <m:sSub>
                  <m:sSubPr>
                    <m:ctrlPr>
                      <w:rPr>
                        <w:rFonts w:ascii="Cambria Math" w:hAnsi="Cambria Math" w:cs="Arial"/>
                        <w:i/>
                        <w:color w:val="333333"/>
                        <w:shd w:val="clear" w:color="auto" w:fill="FFFFFF"/>
                      </w:rPr>
                    </m:ctrlPr>
                  </m:sSub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m:t>
                            </m:r>
                          </m:e>
                          <m:sup>
                            <m:r>
                              <w:rPr>
                                <w:rFonts w:ascii="Cambria Math" w:hAnsi="Cambria Math" w:cs="Arial"/>
                                <w:color w:val="333333"/>
                                <w:shd w:val="clear" w:color="auto" w:fill="FFFFFF"/>
                              </w:rPr>
                              <m:t>H</m:t>
                            </m:r>
                          </m:sup>
                        </m:sSup>
                      </m:e>
                    </m:d>
                  </m:e>
                  <m:sub>
                    <m:r>
                      <w:rPr>
                        <w:rFonts w:ascii="Cambria Math" w:hAnsi="Cambria Math" w:cs="Arial"/>
                        <w:color w:val="333333"/>
                        <w:shd w:val="clear" w:color="auto" w:fill="FFFFFF"/>
                      </w:rPr>
                      <m:t>t</m:t>
                    </m:r>
                  </m:sub>
                </m:sSub>
              </m:e>
            </m:rad>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1-H</m:t>
            </m:r>
          </m:sup>
        </m:sSub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p(1-H)</m:t>
            </m:r>
          </m:sup>
        </m:sSup>
      </m:oMath>
      <w:r>
        <w:rPr>
          <w:rFonts w:ascii="Arial" w:hAnsi="Arial" w:cs="Arial"/>
          <w:color w:val="333333"/>
          <w:shd w:val="clear" w:color="auto" w:fill="FFFFFF"/>
        </w:rPr>
        <w:tab/>
        <w:t>5.1.40</w:t>
      </w:r>
    </w:p>
    <w:p w14:paraId="451C02DD" w14:textId="77777777" w:rsidR="008D1943" w:rsidRDefault="008D1943" w:rsidP="008D1943">
      <w:pPr>
        <w:spacing w:after="160" w:line="259" w:lineRule="auto"/>
        <w:ind w:firstLine="720"/>
        <w:rPr>
          <w:rFonts w:ascii="Arial" w:hAnsi="Arial" w:cs="Arial"/>
          <w:color w:val="333333"/>
          <w:shd w:val="clear" w:color="auto" w:fill="FFFFFF"/>
        </w:rPr>
      </w:pPr>
      <w:r>
        <w:rPr>
          <w:rFonts w:ascii="Arial" w:hAnsi="Arial" w:cs="Arial"/>
          <w:color w:val="333333"/>
          <w:shd w:val="clear" w:color="auto" w:fill="FFFFFF"/>
        </w:rPr>
        <w:lastRenderedPageBreak/>
        <w:t xml:space="preserve">Using 5.1.38: </w:t>
      </w:r>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(8H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2H-1</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func>
          <m:funcPr>
            <m:ctrlPr>
              <w:rPr>
                <w:rFonts w:ascii="Cambria Math" w:hAnsi="Cambria Math" w:cs="Arial"/>
                <w:color w:val="333333"/>
                <w:shd w:val="clear" w:color="auto" w:fill="FFFFFF"/>
              </w:rPr>
            </m:ctrlPr>
          </m:funcPr>
          <m:fNa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r>
              <m:rPr>
                <m:sty m:val="p"/>
              </m:rPr>
              <w:rPr>
                <w:rFonts w:ascii="Cambria Math" w:hAnsi="Cambria Math" w:cs="Arial"/>
                <w:color w:val="333333"/>
                <w:shd w:val="clear" w:color="auto" w:fill="FFFFFF"/>
              </w:rPr>
              <m:t>E(sup</m:t>
            </m:r>
          </m:fName>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M</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e>
              <m:sup>
                <m:r>
                  <w:rPr>
                    <w:rFonts w:ascii="Cambria Math" w:hAnsi="Cambria Math" w:cs="Arial"/>
                    <w:color w:val="333333"/>
                    <w:shd w:val="clear" w:color="auto" w:fill="FFFFFF"/>
                  </w:rPr>
                  <m:t>p/2</m:t>
                </m:r>
              </m:sup>
            </m:sSup>
            <m:r>
              <w:rPr>
                <w:rFonts w:ascii="Cambria Math" w:hAnsi="Cambria Math" w:cs="Arial"/>
                <w:color w:val="333333"/>
                <w:shd w:val="clear" w:color="auto" w:fill="FFFFFF"/>
              </w:rPr>
              <m:t>)</m:t>
            </m:r>
          </m:e>
        </m:func>
      </m:oMath>
      <w:r>
        <w:rPr>
          <w:rFonts w:ascii="Arial" w:hAnsi="Arial" w:cs="Arial"/>
          <w:color w:val="333333"/>
          <w:shd w:val="clear" w:color="auto" w:fill="FFFFFF"/>
        </w:rPr>
        <w:t xml:space="preserve">, substitute into 5.1.40, we obtain: </w:t>
      </w:r>
    </w:p>
    <w:p w14:paraId="5EA6B26C" w14:textId="77777777" w:rsidR="008D1943" w:rsidRPr="002F7DAD" w:rsidRDefault="00000000" w:rsidP="008D1943">
      <w:pPr>
        <w:tabs>
          <w:tab w:val="left" w:pos="8647"/>
        </w:tabs>
        <w:spacing w:after="160" w:line="259" w:lineRule="auto"/>
        <w:ind w:firstLine="3119"/>
        <w:rPr>
          <w:rFonts w:ascii="Arial" w:hAnsi="Arial" w:cs="Arial"/>
          <w:color w:val="333333"/>
          <w:shd w:val="clear" w:color="auto" w:fill="FFFFFF"/>
        </w:rPr>
      </w:pPr>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(8H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2H-1</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1-H</m:t>
            </m:r>
          </m:sup>
        </m:sSub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p(1-H)</m:t>
            </m:r>
          </m:sup>
        </m:sSup>
      </m:oMath>
      <w:r w:rsidR="008D1943">
        <w:rPr>
          <w:rFonts w:ascii="Arial" w:hAnsi="Arial" w:cs="Arial"/>
          <w:color w:val="333333"/>
          <w:shd w:val="clear" w:color="auto" w:fill="FFFFFF"/>
        </w:rPr>
        <w:tab/>
        <w:t>5.1.41</w:t>
      </w:r>
    </w:p>
    <w:p w14:paraId="3C17C6C8"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If we define </w:t>
      </w:r>
      <m:oMath>
        <m:r>
          <m:rPr>
            <m:sty m:val="p"/>
          </m:rPr>
          <w:rPr>
            <w:rFonts w:ascii="Cambria Math" w:hAnsi="Cambria Math" w:cs="Arial"/>
            <w:color w:val="333333"/>
            <w:shd w:val="clear" w:color="auto" w:fill="FFFFFF"/>
          </w:rPr>
          <m:t>C:=</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(8H)</m:t>
            </m:r>
          </m:e>
          <m:sup>
            <m:r>
              <w:rPr>
                <w:rFonts w:ascii="Cambria Math" w:hAnsi="Cambria Math" w:cs="Arial"/>
                <w:color w:val="333333"/>
                <w:shd w:val="clear" w:color="auto" w:fill="FFFFFF"/>
              </w:rPr>
              <m:t>p</m:t>
            </m:r>
          </m:sup>
        </m:s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sSubSup>
          <m:sSubSupPr>
            <m:ctrlPr>
              <w:rPr>
                <w:rFonts w:ascii="Cambria Math" w:hAnsi="Cambria Math" w:cs="Arial"/>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1-H</m:t>
            </m:r>
          </m:sup>
        </m:sSubSup>
      </m:oMath>
      <w:r>
        <w:rPr>
          <w:rFonts w:ascii="Arial" w:hAnsi="Arial" w:cs="Arial"/>
          <w:color w:val="333333"/>
          <w:shd w:val="clear" w:color="auto" w:fill="FFFFFF"/>
        </w:rPr>
        <w:t xml:space="preserve"> then </w:t>
      </w:r>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B</m:t>
                        </m:r>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≤C</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pH</m:t>
            </m:r>
          </m:sup>
        </m:sSup>
      </m:oMath>
      <w:r>
        <w:rPr>
          <w:rFonts w:ascii="Arial" w:hAnsi="Arial" w:cs="Arial"/>
          <w:color w:val="333333"/>
          <w:shd w:val="clear" w:color="auto" w:fill="FFFFFF"/>
        </w:rPr>
        <w:t>. Q.E.D.</w:t>
      </w:r>
    </w:p>
    <w:p w14:paraId="7731AF8F"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So, in summary, we use a technique from Jost </w:t>
      </w:r>
      <w:sdt>
        <w:sdtPr>
          <w:rPr>
            <w:rFonts w:ascii="Arial" w:hAnsi="Arial" w:cs="Arial"/>
            <w:color w:val="333333"/>
            <w:shd w:val="clear" w:color="auto" w:fill="FFFFFF"/>
          </w:rPr>
          <w:id w:val="-235243957"/>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Jos061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[108]</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to transform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to (</w:t>
      </w:r>
      <w:r w:rsidRPr="00267FC5">
        <w:rPr>
          <w:rFonts w:ascii="Arial" w:hAnsi="Arial" w:cs="Arial"/>
          <w:i/>
          <w:iCs/>
          <w:color w:val="333333"/>
          <w:shd w:val="clear" w:color="auto" w:fill="FFFFFF"/>
        </w:rPr>
        <w:t>1 – H</w:t>
      </w:r>
      <w:r>
        <w:rPr>
          <w:rFonts w:ascii="Arial" w:hAnsi="Arial" w:cs="Arial"/>
          <w:color w:val="333333"/>
          <w:shd w:val="clear" w:color="auto" w:fill="FFFFFF"/>
        </w:rPr>
        <w:t xml:space="preserve">)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By expressing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as an integral with respect to standard Brownian motion, the proof employs Volterra-like representations of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The transformed process is a Gaussian martingale </w:t>
      </w:r>
      <w:r w:rsidRPr="007233C1">
        <w:rPr>
          <w:rFonts w:ascii="Arial" w:hAnsi="Arial" w:cs="Arial"/>
          <w:color w:val="333333"/>
          <w:highlight w:val="green"/>
          <w:shd w:val="clear" w:color="auto" w:fill="FFFFFF"/>
        </w:rPr>
        <w:t>that is Molchan</w:t>
      </w:r>
      <w:r>
        <w:rPr>
          <w:rFonts w:ascii="Arial" w:hAnsi="Arial" w:cs="Arial"/>
          <w:color w:val="333333"/>
          <w:shd w:val="clear" w:color="auto" w:fill="FFFFFF"/>
        </w:rPr>
        <w:t xml:space="preserve"> with respect to the filtration </w:t>
      </w:r>
      <w:r w:rsidRPr="007233C1">
        <w:rPr>
          <w:rFonts w:ascii="Arial" w:hAnsi="Arial" w:cs="Arial"/>
          <w:color w:val="333333"/>
          <w:highlight w:val="green"/>
          <w:shd w:val="clear" w:color="auto" w:fill="FFFFFF"/>
        </w:rPr>
        <w:t>built from</w:t>
      </w:r>
      <w:r>
        <w:rPr>
          <w:rFonts w:ascii="Arial" w:hAnsi="Arial" w:cs="Arial"/>
          <w:color w:val="333333"/>
          <w:shd w:val="clear" w:color="auto" w:fill="FFFFFF"/>
        </w:rPr>
        <w:t xml:space="preserve"> </w:t>
      </w:r>
      <w:r w:rsidRPr="007233C1">
        <w:rPr>
          <w:rFonts w:ascii="Arial" w:hAnsi="Arial" w:cs="Arial"/>
          <w:strike/>
          <w:color w:val="333333"/>
          <w:shd w:val="clear" w:color="auto" w:fill="FFFFFF"/>
        </w:rPr>
        <w:t>generated by</w:t>
      </w:r>
      <w:r>
        <w:rPr>
          <w:rFonts w:ascii="Arial" w:hAnsi="Arial" w:cs="Arial"/>
          <w:color w:val="333333"/>
          <w:shd w:val="clear" w:color="auto" w:fill="FFFFFF"/>
        </w:rPr>
        <w:t xml:space="preserve"> B</w:t>
      </w:r>
      <w:r>
        <w:rPr>
          <w:rFonts w:ascii="Arial" w:hAnsi="Arial" w:cs="Arial"/>
          <w:color w:val="333333"/>
          <w:shd w:val="clear" w:color="auto" w:fill="FFFFFF"/>
          <w:vertAlign w:val="subscript"/>
        </w:rPr>
        <w:t>H</w:t>
      </w:r>
      <w:r>
        <w:rPr>
          <w:rFonts w:ascii="Arial" w:hAnsi="Arial" w:cs="Arial"/>
          <w:color w:val="333333"/>
          <w:shd w:val="clear" w:color="auto" w:fill="FFFFFF"/>
        </w:rPr>
        <w:t xml:space="preserve">, which allows us to establish the </w:t>
      </w:r>
      <w:r w:rsidRPr="007233C1">
        <w:rPr>
          <w:rFonts w:ascii="Arial" w:hAnsi="Arial" w:cs="Arial"/>
          <w:color w:val="333333"/>
          <w:highlight w:val="green"/>
          <w:shd w:val="clear" w:color="auto" w:fill="FFFFFF"/>
        </w:rPr>
        <w:t>clear upper</w:t>
      </w:r>
      <w:r>
        <w:rPr>
          <w:rFonts w:ascii="Arial" w:hAnsi="Arial" w:cs="Arial"/>
          <w:color w:val="333333"/>
          <w:shd w:val="clear" w:color="auto" w:fill="FFFFFF"/>
        </w:rPr>
        <w:t xml:space="preserve"> </w:t>
      </w:r>
      <w:r w:rsidRPr="007233C1">
        <w:rPr>
          <w:rFonts w:ascii="Arial" w:hAnsi="Arial" w:cs="Arial"/>
          <w:strike/>
          <w:color w:val="333333"/>
          <w:shd w:val="clear" w:color="auto" w:fill="FFFFFF"/>
        </w:rPr>
        <w:t xml:space="preserve">and lower </w:t>
      </w:r>
      <w:r>
        <w:rPr>
          <w:rFonts w:ascii="Arial" w:hAnsi="Arial" w:cs="Arial"/>
          <w:color w:val="333333"/>
          <w:shd w:val="clear" w:color="auto" w:fill="FFFFFF"/>
        </w:rPr>
        <w:t xml:space="preserve">bound for the integrals. Combined with the fact that we also demonstrate that the involved functions are square integrable, this ensures the finiteness and uniqueness of solution. </w:t>
      </w:r>
    </w:p>
    <w:p w14:paraId="4828F709" w14:textId="77777777" w:rsidR="008D1943" w:rsidRPr="00684FBC" w:rsidRDefault="008D1943" w:rsidP="008D1943">
      <w:pPr>
        <w:spacing w:after="160" w:line="360" w:lineRule="auto"/>
        <w:ind w:firstLine="720"/>
        <w:rPr>
          <w:rFonts w:ascii="Arial" w:hAnsi="Arial" w:cs="Arial"/>
          <w:color w:val="333333"/>
          <w:shd w:val="clear" w:color="auto" w:fill="FFFFFF"/>
        </w:rPr>
      </w:pPr>
      <w:r w:rsidRPr="00684FBC">
        <w:rPr>
          <w:rFonts w:ascii="Arial" w:hAnsi="Arial" w:cs="Arial"/>
          <w:color w:val="333333"/>
          <w:shd w:val="clear" w:color="auto" w:fill="FFFFFF"/>
        </w:rPr>
        <w:t xml:space="preserve">The techniques developed for </w:t>
      </w:r>
      <w:proofErr w:type="spellStart"/>
      <w:r w:rsidRPr="00684FBC">
        <w:rPr>
          <w:rFonts w:ascii="Arial" w:hAnsi="Arial" w:cs="Arial"/>
          <w:color w:val="333333"/>
          <w:shd w:val="clear" w:color="auto" w:fill="FFFFFF"/>
        </w:rPr>
        <w:t>fBm</w:t>
      </w:r>
      <w:proofErr w:type="spellEnd"/>
      <w:r w:rsidRPr="00684FBC">
        <w:rPr>
          <w:rFonts w:ascii="Arial" w:hAnsi="Arial" w:cs="Arial"/>
          <w:color w:val="333333"/>
          <w:shd w:val="clear" w:color="auto" w:fill="FFFFFF"/>
        </w:rPr>
        <w:t xml:space="preserve"> with </w:t>
      </w:r>
      <w:r w:rsidRPr="00684FBC">
        <w:rPr>
          <w:rFonts w:ascii="Arial" w:hAnsi="Arial" w:cs="Arial"/>
          <w:i/>
          <w:iCs/>
          <w:color w:val="333333"/>
          <w:shd w:val="clear" w:color="auto" w:fill="FFFFFF"/>
        </w:rPr>
        <w:t>H</w:t>
      </w:r>
      <w:r w:rsidRPr="00684FBC">
        <w:rPr>
          <w:rFonts w:ascii="Arial" w:hAnsi="Arial" w:cs="Arial"/>
          <w:color w:val="333333"/>
          <w:shd w:val="clear" w:color="auto" w:fill="FFFFFF"/>
        </w:rPr>
        <w:t xml:space="preserve"> &lt; ½ can be effectively applied in financial modelling, particularly in modelling volatility and volatility of volatility (vol-of-vol) which exhibit rough path structure</w:t>
      </w:r>
      <w:r>
        <w:rPr>
          <w:rFonts w:ascii="Arial" w:hAnsi="Arial" w:cs="Arial"/>
          <w:color w:val="333333"/>
          <w:shd w:val="clear" w:color="auto" w:fill="FFFFFF"/>
        </w:rPr>
        <w:t xml:space="preserve"> </w:t>
      </w:r>
      <w:sdt>
        <w:sdtPr>
          <w:rPr>
            <w:rFonts w:ascii="Arial" w:hAnsi="Arial" w:cs="Arial"/>
            <w:color w:val="333333"/>
            <w:shd w:val="clear" w:color="auto" w:fill="FFFFFF"/>
          </w:rPr>
          <w:id w:val="-1994871026"/>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Gat14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[3]</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28317260"/>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Uru241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[7]</w:t>
          </w:r>
          <w:r>
            <w:rPr>
              <w:rFonts w:ascii="Arial" w:hAnsi="Arial" w:cs="Arial"/>
              <w:color w:val="333333"/>
              <w:shd w:val="clear" w:color="auto" w:fill="FFFFFF"/>
            </w:rPr>
            <w:fldChar w:fldCharType="end"/>
          </w:r>
        </w:sdtContent>
      </w:sdt>
      <w:r w:rsidRPr="00684FBC">
        <w:rPr>
          <w:rFonts w:ascii="Arial" w:hAnsi="Arial" w:cs="Arial"/>
          <w:color w:val="333333"/>
          <w:shd w:val="clear" w:color="auto" w:fill="FFFFFF"/>
        </w:rPr>
        <w:t xml:space="preserve">. These rough volatility models, often characterised by Hurst exponents less than ½, capture the persistent, jagged behaviour of market fluctuations more accurately. By incorporating fuzziness into key parameters such as volatility, drift, and jump intensities, the fuzzy </w:t>
      </w:r>
      <w:proofErr w:type="spellStart"/>
      <w:r w:rsidRPr="00684FBC">
        <w:rPr>
          <w:rFonts w:ascii="Arial" w:hAnsi="Arial" w:cs="Arial"/>
          <w:color w:val="333333"/>
          <w:shd w:val="clear" w:color="auto" w:fill="FFFFFF"/>
        </w:rPr>
        <w:t>fBm</w:t>
      </w:r>
      <w:proofErr w:type="spellEnd"/>
      <w:r w:rsidRPr="00684FBC">
        <w:rPr>
          <w:rFonts w:ascii="Arial" w:hAnsi="Arial" w:cs="Arial"/>
          <w:color w:val="333333"/>
          <w:shd w:val="clear" w:color="auto" w:fill="FFFFFF"/>
        </w:rPr>
        <w:t xml:space="preserve"> framework enhances the ability to model these irregularities and account for uncertainty in parameter estimation. This is particularly important in environments where precise volatility measurement is challenging due to market noise or incomplete data. The combination of fuzziness with rough fractional paths allows for a more robust representation of the volatility surface, improving option pricing, hedging strategies and risk assessment in volatile markets.</w:t>
      </w:r>
    </w:p>
    <w:p w14:paraId="6699F84C" w14:textId="77777777" w:rsidR="008D1943" w:rsidRPr="00684FBC" w:rsidRDefault="008D1943" w:rsidP="008D1943">
      <w:pPr>
        <w:spacing w:after="160" w:line="360" w:lineRule="auto"/>
        <w:ind w:firstLine="720"/>
        <w:rPr>
          <w:rFonts w:ascii="Arial" w:hAnsi="Arial" w:cs="Arial"/>
          <w:color w:val="333333"/>
          <w:shd w:val="clear" w:color="auto" w:fill="FFFFFF"/>
        </w:rPr>
      </w:pPr>
      <w:r w:rsidRPr="00684FBC">
        <w:rPr>
          <w:rFonts w:ascii="Arial" w:hAnsi="Arial" w:cs="Arial"/>
          <w:color w:val="333333"/>
          <w:shd w:val="clear" w:color="auto" w:fill="FFFFFF"/>
        </w:rPr>
        <w:t>In the context of modelling volatility of volatility, the FFBM can be particularly useful in capturing the stochastic nature in instruments like VIX derivatives and volatility swaps. Traditional models often struggle to account for the irregular, long-memory effects present in vol-of-vol, which is now very documented in empirical finance</w:t>
      </w:r>
      <w:r>
        <w:rPr>
          <w:rFonts w:ascii="Arial" w:hAnsi="Arial" w:cs="Arial"/>
          <w:color w:val="333333"/>
          <w:shd w:val="clear" w:color="auto" w:fill="FFFFFF"/>
        </w:rPr>
        <w:t xml:space="preserve"> </w:t>
      </w:r>
      <w:sdt>
        <w:sdtPr>
          <w:rPr>
            <w:rFonts w:ascii="Arial" w:hAnsi="Arial" w:cs="Arial"/>
            <w:color w:val="333333"/>
            <w:shd w:val="clear" w:color="auto" w:fill="FFFFFF"/>
          </w:rPr>
          <w:id w:val="-1612501392"/>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Gat14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[3]</w:t>
          </w:r>
          <w:r>
            <w:rPr>
              <w:rFonts w:ascii="Arial" w:hAnsi="Arial" w:cs="Arial"/>
              <w:color w:val="333333"/>
              <w:shd w:val="clear" w:color="auto" w:fill="FFFFFF"/>
            </w:rPr>
            <w:fldChar w:fldCharType="end"/>
          </w:r>
        </w:sdtContent>
      </w:sdt>
      <w:r w:rsidRPr="00684FBC">
        <w:rPr>
          <w:rFonts w:ascii="Arial" w:hAnsi="Arial" w:cs="Arial"/>
          <w:color w:val="333333"/>
          <w:shd w:val="clear" w:color="auto" w:fill="FFFFFF"/>
        </w:rPr>
        <w:t xml:space="preserve">. By applying FFBM, empiricists can build a shifting vol-vol dynamic model without assuming an overly smooth process. As we demonstrated earlier, this framework can be integrated with Girsanov’s theorem under a risk-neutral measure, ensuring that the </w:t>
      </w:r>
      <w:r w:rsidRPr="00684FBC">
        <w:rPr>
          <w:rFonts w:ascii="Arial" w:hAnsi="Arial" w:cs="Arial"/>
          <w:color w:val="333333"/>
          <w:shd w:val="clear" w:color="auto" w:fill="FFFFFF"/>
        </w:rPr>
        <w:lastRenderedPageBreak/>
        <w:t>pricing of derivatives reflects real-world irregularities while maintaining theoretical robustness and no-arbitrage conditions.</w:t>
      </w:r>
    </w:p>
    <w:p w14:paraId="3BD76842" w14:textId="77777777" w:rsidR="008D1943" w:rsidRPr="00684FBC" w:rsidRDefault="008D1943" w:rsidP="008D1943">
      <w:pPr>
        <w:spacing w:after="160" w:line="360" w:lineRule="auto"/>
        <w:ind w:firstLine="720"/>
        <w:rPr>
          <w:rFonts w:ascii="Arial" w:hAnsi="Arial" w:cs="Arial"/>
          <w:color w:val="333333"/>
          <w:shd w:val="clear" w:color="auto" w:fill="FFFFFF"/>
        </w:rPr>
      </w:pPr>
      <w:r w:rsidRPr="00684FBC">
        <w:rPr>
          <w:rFonts w:ascii="Arial" w:hAnsi="Arial" w:cs="Arial"/>
          <w:color w:val="333333"/>
          <w:shd w:val="clear" w:color="auto" w:fill="FFFFFF"/>
        </w:rPr>
        <w:t>In non-financial applications, a potential application is in the telecommunications and network traffic modelling. Fractional Brownian motion has already been widely used to model network traffic, but the real-world network conditions often exhibit variations that are best captured through fuzzy logic. In adaptive bandwidth allocation, congestion control, and network anomaly detection, FFBM can be employed to handle imprecise or incomplete traffic data, allowing service providers to develop more resilient protocols for managing data flow, reduce latency, and optimise resource allocation in high-traffic environments such as cloud computing and real-time streaming services.</w:t>
      </w:r>
    </w:p>
    <w:p w14:paraId="51C76DFD" w14:textId="77777777" w:rsidR="008D1943" w:rsidRDefault="008D1943" w:rsidP="008D1943">
      <w:pPr>
        <w:spacing w:after="160" w:line="360" w:lineRule="auto"/>
        <w:ind w:firstLine="720"/>
        <w:rPr>
          <w:rFonts w:ascii="Arial" w:hAnsi="Arial" w:cs="Arial"/>
          <w:color w:val="333333"/>
          <w:shd w:val="clear" w:color="auto" w:fill="FFFFFF"/>
        </w:rPr>
      </w:pPr>
      <w:r w:rsidRPr="00684FBC">
        <w:rPr>
          <w:rFonts w:ascii="Arial" w:hAnsi="Arial" w:cs="Arial"/>
          <w:color w:val="333333"/>
          <w:shd w:val="clear" w:color="auto" w:fill="FFFFFF"/>
        </w:rPr>
        <w:t xml:space="preserve">In classical </w:t>
      </w:r>
      <w:proofErr w:type="spellStart"/>
      <w:r w:rsidRPr="00684FBC">
        <w:rPr>
          <w:rFonts w:ascii="Arial" w:hAnsi="Arial" w:cs="Arial"/>
          <w:color w:val="333333"/>
          <w:shd w:val="clear" w:color="auto" w:fill="FFFFFF"/>
        </w:rPr>
        <w:t>fBm</w:t>
      </w:r>
      <w:proofErr w:type="spellEnd"/>
      <w:r w:rsidRPr="00684FBC">
        <w:rPr>
          <w:rFonts w:ascii="Arial" w:hAnsi="Arial" w:cs="Arial"/>
          <w:color w:val="333333"/>
          <w:shd w:val="clear" w:color="auto" w:fill="FFFFFF"/>
        </w:rPr>
        <w:t xml:space="preserve">, the kernel </w:t>
      </w:r>
      <m:oMath>
        <m:sSub>
          <m:sSubPr>
            <m:ctrlPr>
              <w:rPr>
                <w:rFonts w:ascii="Cambria Math" w:hAnsi="Cambria Math" w:cs="Arial"/>
                <w:i/>
                <w:color w:val="333333"/>
                <w:shd w:val="clear" w:color="auto" w:fill="FFFFFF"/>
                <w:lang w:bidi="en-US"/>
              </w:rPr>
            </m:ctrlPr>
          </m:sSubPr>
          <m:e>
            <m:r>
              <w:rPr>
                <w:rFonts w:ascii="Cambria Math" w:hAnsi="Cambria Math" w:cs="Arial"/>
                <w:color w:val="333333"/>
                <w:shd w:val="clear" w:color="auto" w:fill="FFFFFF"/>
              </w:rPr>
              <m:t>K</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(t,s)</m:t>
        </m:r>
      </m:oMath>
      <w:r w:rsidRPr="00684FBC">
        <w:rPr>
          <w:rFonts w:ascii="Arial" w:hAnsi="Arial" w:cs="Arial"/>
          <w:color w:val="333333"/>
          <w:shd w:val="clear" w:color="auto" w:fill="FFFFFF"/>
        </w:rPr>
        <w:t xml:space="preserve"> governs the memory and roughness of the process through the Hurst exponent H. When fuzziness is introduced, the kernel becomes a fuzzy function. This means instead of having a single deterministic kernel, the model now handles sets of possible kernels defined by membership functions of fuzzy intervals. The amplitude functions, which influence the drift and diffusion terms in SDEs also become fuzzy variable. This means the diffusion coefficient </w:t>
      </w:r>
      <w:r w:rsidRPr="00267FC5">
        <w:rPr>
          <w:rFonts w:ascii="Arial" w:hAnsi="Arial" w:cs="Arial"/>
          <w:i/>
          <w:iCs/>
          <w:color w:val="333333"/>
          <w:shd w:val="clear" w:color="auto" w:fill="FFFFFF"/>
        </w:rPr>
        <w:t>σ</w:t>
      </w:r>
      <w:r w:rsidRPr="00684FBC">
        <w:rPr>
          <w:rFonts w:ascii="Arial" w:hAnsi="Arial" w:cs="Arial"/>
          <w:color w:val="333333"/>
          <w:shd w:val="clear" w:color="auto" w:fill="FFFFFF"/>
        </w:rPr>
        <w:t xml:space="preserve"> and drift term </w:t>
      </w:r>
      <w:r w:rsidRPr="00267FC5">
        <w:rPr>
          <w:rFonts w:ascii="Arial" w:hAnsi="Arial" w:cs="Arial"/>
          <w:i/>
          <w:iCs/>
          <w:color w:val="333333"/>
          <w:shd w:val="clear" w:color="auto" w:fill="FFFFFF"/>
        </w:rPr>
        <w:t>μ</w:t>
      </w:r>
      <w:r w:rsidRPr="00684FBC">
        <w:rPr>
          <w:rFonts w:ascii="Arial" w:hAnsi="Arial" w:cs="Arial"/>
          <w:color w:val="333333"/>
          <w:shd w:val="clear" w:color="auto" w:fill="FFFFFF"/>
        </w:rPr>
        <w:t xml:space="preserve"> are no longer fixed but represented by fuzzy sets or intervals. While fuzziness increases model complexity, it also introduces robustness in modelling real-world uncertainty. By modelling this uncertainty explicitly through fuzziness, the framework becomes mathematically richer and computationally more intensive, but these challenges are balanced by the model’s ability to capture real-world phenomenon where precise information is often unavailable or delayed.</w:t>
      </w:r>
    </w:p>
    <w:p w14:paraId="6AD35DB9" w14:textId="77777777" w:rsidR="008D1943" w:rsidRDefault="008D1943" w:rsidP="008D1943">
      <w:pPr>
        <w:pStyle w:val="Heading3"/>
        <w:spacing w:line="360" w:lineRule="auto"/>
      </w:pPr>
      <w:r>
        <w:t xml:space="preserve">5.1.9 INTRODUCING FUZZY WHEN H </w:t>
      </w:r>
      <w:proofErr w:type="gramStart"/>
      <w:r>
        <w:t>&lt;  ½</w:t>
      </w:r>
      <w:proofErr w:type="gramEnd"/>
      <w:r>
        <w:t xml:space="preserve">   </w:t>
      </w:r>
    </w:p>
    <w:p w14:paraId="49BF61BE" w14:textId="77777777" w:rsidR="008D1943"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U</w:t>
      </w:r>
      <w:r w:rsidRPr="00267FC5">
        <w:rPr>
          <w:rFonts w:ascii="Arial" w:hAnsi="Arial" w:cs="Arial"/>
          <w:color w:val="333333"/>
          <w:shd w:val="clear" w:color="auto" w:fill="FFFFFF"/>
        </w:rPr>
        <w:t>nder the assumption that the fuzzy aspect lives in the amplitude/kernels</w:t>
      </w:r>
      <w:r w:rsidRPr="000071EF">
        <w:rPr>
          <w:rFonts w:ascii="Arial" w:hAnsi="Arial" w:cs="Arial"/>
          <w:color w:val="333333"/>
          <w:shd w:val="clear" w:color="auto" w:fill="FFFFFF"/>
        </w:rPr>
        <w:t xml:space="preserve"> and that the underlying driving noise </w:t>
      </w:r>
      <m:oMath>
        <m:acc>
          <m:accPr>
            <m:chr m:val="̃"/>
            <m:ctrlPr>
              <w:rPr>
                <w:rFonts w:ascii="Cambria Math" w:hAnsi="Cambria Math" w:cs="Arial"/>
                <w:i/>
                <w:color w:val="333333"/>
                <w:sz w:val="28"/>
                <w:szCs w:val="28"/>
                <w:shd w:val="clear" w:color="auto" w:fill="FFFFFF"/>
              </w:rPr>
            </m:ctrlPr>
          </m:accPr>
          <m:e>
            <m:r>
              <w:rPr>
                <w:rFonts w:ascii="Cambria Math" w:hAnsi="Cambria Math" w:cs="Arial"/>
                <w:color w:val="333333"/>
                <w:sz w:val="28"/>
                <w:szCs w:val="28"/>
                <w:shd w:val="clear" w:color="auto" w:fill="FFFFFF"/>
              </w:rPr>
              <m:t>B</m:t>
            </m:r>
          </m:e>
        </m:acc>
      </m:oMath>
      <w:r w:rsidRPr="000071EF">
        <w:rPr>
          <w:rFonts w:ascii="Arial" w:hAnsi="Arial" w:cs="Arial"/>
          <w:color w:val="333333"/>
          <w:shd w:val="clear" w:color="auto" w:fill="FFFFFF"/>
        </w:rPr>
        <w:t xml:space="preserve"> is </w:t>
      </w:r>
      <w:proofErr w:type="gramStart"/>
      <w:r w:rsidRPr="000071EF">
        <w:rPr>
          <w:rFonts w:ascii="Arial" w:hAnsi="Arial" w:cs="Arial"/>
          <w:color w:val="333333"/>
          <w:shd w:val="clear" w:color="auto" w:fill="FFFFFF"/>
        </w:rPr>
        <w:t>actually a</w:t>
      </w:r>
      <w:proofErr w:type="gramEnd"/>
      <w:r w:rsidRPr="000071EF">
        <w:rPr>
          <w:rFonts w:ascii="Arial" w:hAnsi="Arial" w:cs="Arial"/>
          <w:color w:val="333333"/>
          <w:shd w:val="clear" w:color="auto" w:fill="FFFFFF"/>
        </w:rPr>
        <w:t xml:space="preserve"> </w:t>
      </w:r>
      <w:r w:rsidRPr="00267FC5">
        <w:rPr>
          <w:rFonts w:ascii="Arial" w:hAnsi="Arial" w:cs="Arial"/>
          <w:color w:val="333333"/>
          <w:shd w:val="clear" w:color="auto" w:fill="FFFFFF"/>
        </w:rPr>
        <w:t>crisp</w:t>
      </w:r>
      <w:r w:rsidRPr="000071EF">
        <w:rPr>
          <w:rFonts w:ascii="Arial" w:hAnsi="Arial" w:cs="Arial"/>
          <w:color w:val="333333"/>
          <w:shd w:val="clear" w:color="auto" w:fill="FFFFFF"/>
        </w:rPr>
        <w:t xml:space="preserve"> fractional Brownian motion. In other words, </w:t>
      </w:r>
      <w:r>
        <w:rPr>
          <w:rFonts w:ascii="Arial" w:hAnsi="Arial" w:cs="Arial"/>
          <w:color w:val="333333"/>
          <w:shd w:val="clear" w:color="auto" w:fill="FFFFFF"/>
        </w:rPr>
        <w:t>we</w:t>
      </w:r>
      <w:r w:rsidRPr="000071EF">
        <w:rPr>
          <w:rFonts w:ascii="Arial" w:hAnsi="Arial" w:cs="Arial"/>
          <w:color w:val="333333"/>
          <w:shd w:val="clear" w:color="auto" w:fill="FFFFFF"/>
        </w:rPr>
        <w:t xml:space="preserve"> are layering fuzziness on the coefficients/functions of the integral but not changing the fundamental measure</w:t>
      </w:r>
      <w:r w:rsidRPr="000071EF">
        <w:rPr>
          <w:rFonts w:ascii="Cambria Math" w:hAnsi="Cambria Math" w:cs="Cambria Math"/>
          <w:color w:val="333333"/>
          <w:shd w:val="clear" w:color="auto" w:fill="FFFFFF"/>
        </w:rPr>
        <w:t>‐</w:t>
      </w:r>
      <w:r w:rsidRPr="000071EF">
        <w:rPr>
          <w:rFonts w:ascii="Arial" w:hAnsi="Arial" w:cs="Arial"/>
          <w:color w:val="333333"/>
          <w:shd w:val="clear" w:color="auto" w:fill="FFFFFF"/>
        </w:rPr>
        <w:t xml:space="preserve">theoretic structure of the noise. This assumption ensures </w:t>
      </w:r>
      <w:r>
        <w:rPr>
          <w:rFonts w:ascii="Arial" w:hAnsi="Arial" w:cs="Arial"/>
          <w:color w:val="333333"/>
          <w:shd w:val="clear" w:color="auto" w:fill="FFFFFF"/>
        </w:rPr>
        <w:t>we</w:t>
      </w:r>
      <w:r w:rsidRPr="000071EF">
        <w:rPr>
          <w:rFonts w:ascii="Arial" w:hAnsi="Arial" w:cs="Arial"/>
          <w:color w:val="333333"/>
          <w:shd w:val="clear" w:color="auto" w:fill="FFFFFF"/>
        </w:rPr>
        <w:t xml:space="preserve"> can leverage </w:t>
      </w:r>
      <w:r w:rsidRPr="00267FC5">
        <w:rPr>
          <w:rFonts w:ascii="Arial" w:hAnsi="Arial" w:cs="Arial"/>
          <w:color w:val="333333"/>
          <w:shd w:val="clear" w:color="auto" w:fill="FFFFFF"/>
        </w:rPr>
        <w:t>classical results</w:t>
      </w:r>
      <w:r w:rsidRPr="000071EF">
        <w:rPr>
          <w:rFonts w:ascii="Arial" w:hAnsi="Arial" w:cs="Arial"/>
          <w:color w:val="333333"/>
          <w:shd w:val="clear" w:color="auto" w:fill="FFFFFF"/>
        </w:rPr>
        <w:t xml:space="preserve"> </w:t>
      </w:r>
      <w:r>
        <w:rPr>
          <w:rFonts w:ascii="Arial" w:hAnsi="Arial" w:cs="Arial"/>
          <w:color w:val="333333"/>
          <w:shd w:val="clear" w:color="auto" w:fill="FFFFFF"/>
        </w:rPr>
        <w:t>such</w:t>
      </w:r>
      <w:r w:rsidRPr="000071EF">
        <w:rPr>
          <w:rFonts w:ascii="Arial" w:hAnsi="Arial" w:cs="Arial"/>
          <w:color w:val="333333"/>
          <w:shd w:val="clear" w:color="auto" w:fill="FFFFFF"/>
        </w:rPr>
        <w:t xml:space="preserve"> </w:t>
      </w:r>
      <w:r>
        <w:rPr>
          <w:rFonts w:ascii="Arial" w:hAnsi="Arial" w:cs="Arial"/>
          <w:color w:val="333333"/>
          <w:shd w:val="clear" w:color="auto" w:fill="FFFFFF"/>
        </w:rPr>
        <w:t xml:space="preserve">as </w:t>
      </w:r>
      <w:proofErr w:type="spellStart"/>
      <w:r w:rsidRPr="000071EF">
        <w:rPr>
          <w:rFonts w:ascii="Arial" w:hAnsi="Arial" w:cs="Arial"/>
          <w:color w:val="333333"/>
          <w:shd w:val="clear" w:color="auto" w:fill="FFFFFF"/>
        </w:rPr>
        <w:t>Itô</w:t>
      </w:r>
      <w:proofErr w:type="spellEnd"/>
      <w:r w:rsidRPr="000071EF">
        <w:rPr>
          <w:rFonts w:ascii="Arial" w:hAnsi="Arial" w:cs="Arial"/>
          <w:color w:val="333333"/>
          <w:shd w:val="clear" w:color="auto" w:fill="FFFFFF"/>
        </w:rPr>
        <w:t xml:space="preserve"> isometry</w:t>
      </w:r>
      <w:r>
        <w:rPr>
          <w:rFonts w:ascii="Arial" w:hAnsi="Arial" w:cs="Arial"/>
          <w:color w:val="333333"/>
          <w:shd w:val="clear" w:color="auto" w:fill="FFFFFF"/>
        </w:rPr>
        <w:t xml:space="preserve"> </w:t>
      </w:r>
      <w:r w:rsidRPr="000071EF">
        <w:rPr>
          <w:rFonts w:ascii="Arial" w:hAnsi="Arial" w:cs="Arial"/>
          <w:color w:val="333333"/>
          <w:shd w:val="clear" w:color="auto" w:fill="FFFFFF"/>
        </w:rPr>
        <w:t>for existence, uniqueness, and bounding integrals</w:t>
      </w:r>
      <w:r>
        <w:rPr>
          <w:rFonts w:ascii="Arial" w:hAnsi="Arial" w:cs="Arial"/>
          <w:color w:val="333333"/>
          <w:shd w:val="clear" w:color="auto" w:fill="FFFFFF"/>
        </w:rPr>
        <w:t xml:space="preserve"> which we proved in 5.1.4</w:t>
      </w:r>
      <w:r w:rsidRPr="000071EF">
        <w:rPr>
          <w:rFonts w:ascii="Arial" w:hAnsi="Arial" w:cs="Arial"/>
          <w:color w:val="333333"/>
          <w:shd w:val="clear" w:color="auto" w:fill="FFFFFF"/>
        </w:rPr>
        <w:t>.</w:t>
      </w:r>
    </w:p>
    <w:p w14:paraId="4E158047" w14:textId="77777777" w:rsidR="008D1943" w:rsidRDefault="008D1943" w:rsidP="008D1943">
      <w:pPr>
        <w:spacing w:after="160" w:line="259" w:lineRule="auto"/>
        <w:ind w:firstLine="720"/>
        <w:rPr>
          <w:rFonts w:ascii="Arial" w:hAnsi="Arial" w:cs="Arial"/>
          <w:color w:val="333333"/>
          <w:shd w:val="clear" w:color="auto" w:fill="FFFFFF"/>
        </w:rPr>
      </w:pPr>
      <w:r>
        <w:rPr>
          <w:rFonts w:ascii="Arial" w:hAnsi="Arial" w:cs="Arial"/>
          <w:color w:val="333333"/>
          <w:shd w:val="clear" w:color="auto" w:fill="FFFFFF"/>
        </w:rPr>
        <w:lastRenderedPageBreak/>
        <w:t xml:space="preserve">For </w:t>
      </w:r>
      <w:r w:rsidRPr="00267FC5">
        <w:rPr>
          <w:rFonts w:ascii="Arial" w:hAnsi="Arial" w:cs="Arial"/>
          <w:i/>
          <w:iCs/>
          <w:color w:val="333333"/>
          <w:shd w:val="clear" w:color="auto" w:fill="FFFFFF"/>
        </w:rPr>
        <w:t>H &lt; ½</w:t>
      </w:r>
      <w:r>
        <w:rPr>
          <w:rFonts w:ascii="Arial" w:hAnsi="Arial" w:cs="Arial"/>
          <w:color w:val="333333"/>
          <w:shd w:val="clear" w:color="auto" w:fill="FFFFFF"/>
        </w:rPr>
        <w:t xml:space="preserve">, the kernel </w:t>
      </w:r>
      <w:proofErr w:type="gramStart"/>
      <w:r w:rsidRPr="00267FC5">
        <w:rPr>
          <w:rFonts w:ascii="Arial" w:hAnsi="Arial" w:cs="Arial"/>
          <w:i/>
          <w:iCs/>
          <w:color w:val="333333"/>
          <w:shd w:val="clear" w:color="auto" w:fill="FFFFFF"/>
        </w:rPr>
        <w:t>K</w:t>
      </w:r>
      <w:r w:rsidRPr="00267FC5">
        <w:rPr>
          <w:rFonts w:ascii="Arial" w:hAnsi="Arial" w:cs="Arial"/>
          <w:i/>
          <w:iCs/>
          <w:color w:val="333333"/>
          <w:shd w:val="clear" w:color="auto" w:fill="FFFFFF"/>
          <w:vertAlign w:val="subscript"/>
        </w:rPr>
        <w:t>H</w:t>
      </w:r>
      <w:r w:rsidRPr="00267FC5">
        <w:rPr>
          <w:rFonts w:ascii="Arial" w:hAnsi="Arial" w:cs="Arial"/>
          <w:i/>
          <w:iCs/>
          <w:color w:val="333333"/>
          <w:shd w:val="clear" w:color="auto" w:fill="FFFFFF"/>
        </w:rPr>
        <w:t>(</w:t>
      </w:r>
      <w:proofErr w:type="gramEnd"/>
      <w:r w:rsidRPr="00267FC5">
        <w:rPr>
          <w:rFonts w:ascii="Arial" w:hAnsi="Arial" w:cs="Arial"/>
          <w:i/>
          <w:iCs/>
          <w:color w:val="333333"/>
          <w:shd w:val="clear" w:color="auto" w:fill="FFFFFF"/>
        </w:rPr>
        <w:t>t, s)</w:t>
      </w:r>
      <w:r>
        <w:rPr>
          <w:rFonts w:ascii="Arial" w:hAnsi="Arial" w:cs="Arial"/>
          <w:color w:val="333333"/>
          <w:shd w:val="clear" w:color="auto" w:fill="FFFFFF"/>
        </w:rPr>
        <w:t xml:space="preserve"> used to construct </w:t>
      </w:r>
      <w:proofErr w:type="spellStart"/>
      <w:r>
        <w:rPr>
          <w:rFonts w:ascii="Arial" w:hAnsi="Arial" w:cs="Arial"/>
          <w:color w:val="333333"/>
          <w:shd w:val="clear" w:color="auto" w:fill="FFFFFF"/>
        </w:rPr>
        <w:t>fBm</w:t>
      </w:r>
      <w:proofErr w:type="spellEnd"/>
      <w:r>
        <w:rPr>
          <w:rFonts w:ascii="Arial" w:hAnsi="Arial" w:cs="Arial"/>
          <w:color w:val="333333"/>
          <w:shd w:val="clear" w:color="auto" w:fill="FFFFFF"/>
        </w:rPr>
        <w:t xml:space="preserve"> was derived by </w:t>
      </w:r>
      <w:sdt>
        <w:sdtPr>
          <w:rPr>
            <w:rFonts w:ascii="Arial" w:hAnsi="Arial" w:cs="Arial"/>
            <w:color w:val="333333"/>
            <w:shd w:val="clear" w:color="auto" w:fill="FFFFFF"/>
          </w:rPr>
          <w:id w:val="-548449451"/>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Ben68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[4]</w:t>
          </w:r>
          <w:r>
            <w:rPr>
              <w:rFonts w:ascii="Arial" w:hAnsi="Arial" w:cs="Arial"/>
              <w:color w:val="333333"/>
              <w:shd w:val="clear" w:color="auto" w:fill="FFFFFF"/>
            </w:rPr>
            <w:fldChar w:fldCharType="end"/>
          </w:r>
        </w:sdtContent>
      </w:sdt>
      <w:r>
        <w:rPr>
          <w:rFonts w:ascii="Arial" w:hAnsi="Arial" w:cs="Arial"/>
          <w:color w:val="333333"/>
          <w:shd w:val="clear" w:color="auto" w:fill="FFFFFF"/>
        </w:rPr>
        <w:t>.</w:t>
      </w:r>
    </w:p>
    <w:p w14:paraId="29E6FDDC" w14:textId="77777777" w:rsidR="008D1943" w:rsidRDefault="00000000" w:rsidP="008D1943">
      <w:pPr>
        <w:spacing w:after="160" w:line="259" w:lineRule="auto"/>
        <w:jc w:val="center"/>
        <w:rPr>
          <w:rFonts w:ascii="Arial" w:hAnsi="Arial" w:cs="Arial"/>
          <w:color w:val="333333"/>
          <w:shd w:val="clear" w:color="auto" w:fill="FFFFFF"/>
        </w:rPr>
      </w:pPr>
      <m:oMathPara>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K</m:t>
              </m:r>
            </m:e>
            <m:sub>
              <m:r>
                <w:rPr>
                  <w:rFonts w:ascii="Cambria Math" w:hAnsi="Cambria Math" w:cs="Arial"/>
                  <w:color w:val="333333"/>
                  <w:shd w:val="clear" w:color="auto" w:fill="FFFFFF"/>
                </w:rPr>
                <m:t>H</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m:t>
              </m:r>
            </m:e>
          </m:d>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c</m:t>
              </m:r>
            </m:e>
            <m:sub>
              <m:r>
                <w:rPr>
                  <w:rFonts w:ascii="Cambria Math" w:hAnsi="Cambria Math" w:cs="Arial"/>
                  <w:color w:val="333333"/>
                  <w:shd w:val="clear" w:color="auto" w:fill="FFFFFF"/>
                </w:rPr>
                <m:t>H</m:t>
              </m:r>
            </m:sub>
          </m:sSub>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t</m:t>
                          </m:r>
                        </m:num>
                        <m:den>
                          <m:r>
                            <w:rPr>
                              <w:rFonts w:ascii="Cambria Math" w:hAnsi="Cambria Math" w:cs="Arial"/>
                              <w:color w:val="333333"/>
                              <w:shd w:val="clear" w:color="auto" w:fill="FFFFFF"/>
                            </w:rPr>
                            <m:t>s</m:t>
                          </m:r>
                        </m:den>
                      </m:f>
                    </m:e>
                  </m:d>
                </m:e>
                <m:sup>
                  <m:r>
                    <w:rPr>
                      <w:rFonts w:ascii="Cambria Math" w:hAnsi="Cambria Math" w:cs="Arial"/>
                      <w:color w:val="333333"/>
                      <w:shd w:val="clear" w:color="auto" w:fill="FFFFFF"/>
                    </w:rPr>
                    <m:t>H-1/2</m:t>
                  </m:r>
                </m:sup>
              </m:s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m:t>
                  </m:r>
                </m:e>
                <m:sup>
                  <m:r>
                    <w:rPr>
                      <w:rFonts w:ascii="Cambria Math" w:hAnsi="Cambria Math" w:cs="Arial"/>
                      <w:color w:val="333333"/>
                      <w:shd w:val="clear" w:color="auto" w:fill="FFFFFF"/>
                    </w:rPr>
                    <m:t>H-1/2</m:t>
                  </m:r>
                </m:sup>
              </m:sSup>
            </m:e>
          </m:d>
        </m:oMath>
      </m:oMathPara>
    </w:p>
    <w:p w14:paraId="1DA5A123" w14:textId="77777777" w:rsidR="008D1943" w:rsidRDefault="008D1943" w:rsidP="008D1943">
      <w:pPr>
        <w:spacing w:after="160" w:line="259" w:lineRule="auto"/>
        <w:jc w:val="center"/>
        <w:rPr>
          <w:rFonts w:ascii="Arial" w:hAnsi="Arial" w:cs="Arial"/>
          <w:color w:val="333333"/>
          <w:shd w:val="clear" w:color="auto" w:fill="FFFFFF"/>
        </w:rPr>
      </w:pPr>
      <w:r>
        <w:rPr>
          <w:rFonts w:ascii="Arial" w:hAnsi="Arial" w:cs="Arial"/>
          <w:color w:val="333333"/>
          <w:shd w:val="clear" w:color="auto" w:fill="FFFFFF"/>
        </w:rPr>
        <w:t xml:space="preserve">where </w:t>
      </w:r>
      <w:r w:rsidRPr="00267FC5">
        <w:rPr>
          <w:rFonts w:ascii="Arial" w:hAnsi="Arial" w:cs="Arial"/>
          <w:i/>
          <w:iCs/>
          <w:color w:val="333333"/>
          <w:shd w:val="clear" w:color="auto" w:fill="FFFFFF"/>
        </w:rPr>
        <w:t>C</w:t>
      </w:r>
      <w:r w:rsidRPr="00267FC5">
        <w:rPr>
          <w:rFonts w:ascii="Arial" w:hAnsi="Arial" w:cs="Arial"/>
          <w:i/>
          <w:iCs/>
          <w:color w:val="333333"/>
          <w:shd w:val="clear" w:color="auto" w:fill="FFFFFF"/>
          <w:vertAlign w:val="subscript"/>
        </w:rPr>
        <w:t>H</w:t>
      </w:r>
      <w:r w:rsidRPr="00267FC5">
        <w:rPr>
          <w:rFonts w:ascii="Arial" w:hAnsi="Arial" w:cs="Arial"/>
          <w:i/>
          <w:iCs/>
          <w:color w:val="333333"/>
          <w:shd w:val="clear" w:color="auto" w:fill="FFFFFF"/>
        </w:rPr>
        <w:t xml:space="preserve"> </w:t>
      </w:r>
      <w:r>
        <w:rPr>
          <w:rFonts w:ascii="Arial" w:hAnsi="Arial" w:cs="Arial"/>
          <w:color w:val="333333"/>
          <w:shd w:val="clear" w:color="auto" w:fill="FFFFFF"/>
        </w:rPr>
        <w:t xml:space="preserve">is a normalising constant given by: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c</m:t>
            </m:r>
          </m:e>
          <m:sub>
            <m:r>
              <w:rPr>
                <w:rFonts w:ascii="Cambria Math" w:hAnsi="Cambria Math" w:cs="Arial"/>
                <w:color w:val="333333"/>
                <w:shd w:val="clear" w:color="auto" w:fill="FFFFFF"/>
              </w:rPr>
              <m:t>H</m:t>
            </m:r>
          </m:sub>
        </m:sSub>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2Hsin(πH)</m:t>
                    </m:r>
                    <m:r>
                      <m:rPr>
                        <m:sty m:val="p"/>
                      </m:rPr>
                      <w:rPr>
                        <w:rFonts w:ascii="Cambria Math" w:hAnsi="Cambria Math" w:cs="Arial"/>
                        <w:color w:val="333333"/>
                        <w:shd w:val="clear" w:color="auto" w:fill="FFFFFF"/>
                      </w:rPr>
                      <m:t>Γ(</m:t>
                    </m:r>
                    <m:f>
                      <m:fPr>
                        <m:ctrlPr>
                          <w:rPr>
                            <w:rFonts w:ascii="Cambria Math" w:hAnsi="Cambria Math" w:cs="Arial"/>
                            <w:color w:val="333333"/>
                            <w:shd w:val="clear" w:color="auto" w:fill="FFFFFF"/>
                          </w:rPr>
                        </m:ctrlPr>
                      </m:fPr>
                      <m:num>
                        <m:r>
                          <m:rPr>
                            <m:sty m:val="p"/>
                          </m:rPr>
                          <w:rPr>
                            <w:rFonts w:ascii="Cambria Math" w:hAnsi="Cambria Math" w:cs="Arial"/>
                            <w:color w:val="333333"/>
                            <w:shd w:val="clear" w:color="auto" w:fill="FFFFFF"/>
                          </w:rPr>
                          <m:t>3</m:t>
                        </m:r>
                      </m:num>
                      <m:den>
                        <m:r>
                          <m:rPr>
                            <m:sty m:val="p"/>
                          </m:rPr>
                          <w:rPr>
                            <w:rFonts w:ascii="Cambria Math" w:hAnsi="Cambria Math" w:cs="Arial"/>
                            <w:color w:val="333333"/>
                            <w:shd w:val="clear" w:color="auto" w:fill="FFFFFF"/>
                          </w:rPr>
                          <m:t>2</m:t>
                        </m:r>
                      </m:den>
                    </m:f>
                    <m:r>
                      <m:rPr>
                        <m:sty m:val="p"/>
                      </m:rPr>
                      <w:rPr>
                        <w:rFonts w:ascii="Cambria Math" w:hAnsi="Cambria Math" w:cs="Arial"/>
                        <w:color w:val="333333"/>
                        <w:shd w:val="clear" w:color="auto" w:fill="FFFFFF"/>
                      </w:rPr>
                      <m:t>-H)</m:t>
                    </m:r>
                  </m:num>
                  <m:den>
                    <m:r>
                      <m:rPr>
                        <m:sty m:val="p"/>
                      </m:rPr>
                      <w:rPr>
                        <w:rFonts w:ascii="Cambria Math" w:hAnsi="Cambria Math" w:cs="Arial"/>
                        <w:color w:val="333333"/>
                        <w:shd w:val="clear" w:color="auto" w:fill="FFFFFF"/>
                      </w:rPr>
                      <m:t>Γ</m:t>
                    </m:r>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m:t>
                    </m:r>
                  </m:den>
                </m:f>
              </m:e>
            </m:d>
          </m:e>
          <m:sup>
            <m:r>
              <w:rPr>
                <w:rFonts w:ascii="Cambria Math" w:hAnsi="Cambria Math" w:cs="Arial"/>
                <w:color w:val="333333"/>
                <w:shd w:val="clear" w:color="auto" w:fill="FFFFFF"/>
              </w:rPr>
              <m:t>1/2</m:t>
            </m:r>
          </m:sup>
        </m:sSup>
        <m:r>
          <w:rPr>
            <w:rFonts w:ascii="Cambria Math" w:hAnsi="Cambria Math" w:cs="Arial"/>
            <w:color w:val="333333"/>
            <w:shd w:val="clear" w:color="auto" w:fill="FFFFFF"/>
          </w:rPr>
          <m:t>.</m:t>
        </m:r>
      </m:oMath>
      <w:r>
        <w:rPr>
          <w:rFonts w:ascii="Arial" w:hAnsi="Arial" w:cs="Arial"/>
          <w:color w:val="333333"/>
          <w:shd w:val="clear" w:color="auto" w:fill="FFFFFF"/>
        </w:rPr>
        <w:t xml:space="preserve"> </w:t>
      </w:r>
    </w:p>
    <w:p w14:paraId="762388BD" w14:textId="77777777" w:rsidR="008D1943" w:rsidRDefault="008D1943" w:rsidP="008D1943">
      <w:pPr>
        <w:spacing w:after="160" w:line="259" w:lineRule="auto"/>
        <w:ind w:firstLine="720"/>
        <w:rPr>
          <w:rFonts w:ascii="Arial" w:hAnsi="Arial" w:cs="Arial"/>
          <w:color w:val="333333"/>
          <w:shd w:val="clear" w:color="auto" w:fill="FFFFFF"/>
        </w:rPr>
      </w:pPr>
      <w:r>
        <w:rPr>
          <w:rFonts w:ascii="Arial" w:hAnsi="Arial" w:cs="Arial"/>
          <w:color w:val="333333"/>
          <w:shd w:val="clear" w:color="auto" w:fill="FFFFFF"/>
        </w:rPr>
        <w:t xml:space="preserve">For practical applications, a more convenient representation of the kernel function for </w:t>
      </w:r>
      <w:r w:rsidRPr="00267FC5">
        <w:rPr>
          <w:rFonts w:ascii="Arial" w:hAnsi="Arial" w:cs="Arial"/>
          <w:i/>
          <w:iCs/>
          <w:color w:val="333333"/>
          <w:shd w:val="clear" w:color="auto" w:fill="FFFFFF"/>
        </w:rPr>
        <w:t>H &lt; ½</w:t>
      </w:r>
      <w:r>
        <w:rPr>
          <w:rFonts w:ascii="Arial" w:hAnsi="Arial" w:cs="Arial"/>
          <w:color w:val="333333"/>
          <w:shd w:val="clear" w:color="auto" w:fill="FFFFFF"/>
        </w:rPr>
        <w:t xml:space="preserve"> can be written as:</w:t>
      </w:r>
    </w:p>
    <w:p w14:paraId="4C41B05F" w14:textId="77777777" w:rsidR="008D1943" w:rsidRPr="00F161B6" w:rsidRDefault="00000000" w:rsidP="008D1943">
      <w:pPr>
        <w:spacing w:after="160" w:line="259" w:lineRule="auto"/>
        <w:jc w:val="center"/>
        <w:rPr>
          <w:rFonts w:ascii="Arial" w:hAnsi="Arial" w:cs="Arial"/>
          <w:color w:val="333333"/>
          <w:shd w:val="clear" w:color="auto" w:fill="FFFFFF"/>
        </w:rPr>
      </w:pPr>
      <m:oMathPara>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K</m:t>
              </m:r>
            </m:e>
            <m:sub>
              <m:r>
                <w:rPr>
                  <w:rFonts w:ascii="Cambria Math" w:hAnsi="Cambria Math" w:cs="Arial"/>
                  <w:color w:val="333333"/>
                  <w:shd w:val="clear" w:color="auto" w:fill="FFFFFF"/>
                </w:rPr>
                <m:t>H</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m:t>
              </m:r>
            </m:e>
          </m:d>
          <m:r>
            <w:rPr>
              <w:rFonts w:ascii="Cambria Math" w:hAnsi="Cambria Math" w:cs="Arial"/>
              <w:color w:val="333333"/>
              <w:shd w:val="clear" w:color="auto" w:fill="FFFFFF"/>
            </w:rPr>
            <m:t xml:space="preserve">=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c</m:t>
              </m:r>
            </m:e>
            <m:sub>
              <m:r>
                <w:rPr>
                  <w:rFonts w:ascii="Cambria Math" w:hAnsi="Cambria Math" w:cs="Arial"/>
                  <w:color w:val="333333"/>
                  <w:shd w:val="clear" w:color="auto" w:fill="FFFFFF"/>
                </w:rPr>
                <m:t>H</m:t>
              </m:r>
            </m:sub>
          </m:sSub>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t-s</m:t>
                      </m:r>
                    </m:e>
                  </m:d>
                </m:e>
                <m:sup>
                  <m:r>
                    <w:rPr>
                      <w:rFonts w:ascii="Cambria Math" w:hAnsi="Cambria Math" w:cs="Arial"/>
                      <w:color w:val="333333"/>
                      <w:shd w:val="clear" w:color="auto" w:fill="FFFFFF"/>
                    </w:rPr>
                    <m:t>H-1/2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H-1/2</m:t>
                  </m:r>
                </m:sup>
              </m:sSup>
            </m:e>
          </m:d>
        </m:oMath>
      </m:oMathPara>
    </w:p>
    <w:p w14:paraId="0F181424"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This ensures the kernel remains well-defined and integrable. To establish upper and lower bounds for the integrals involving fuzzy fractional Brownian motion when </w:t>
      </w:r>
      <w:r w:rsidRPr="00267FC5">
        <w:rPr>
          <w:rFonts w:ascii="Arial" w:hAnsi="Arial" w:cs="Arial"/>
          <w:i/>
          <w:iCs/>
          <w:color w:val="333333"/>
          <w:shd w:val="clear" w:color="auto" w:fill="FFFFFF"/>
        </w:rPr>
        <w:t>H &lt; ½</w:t>
      </w:r>
      <w:r>
        <w:rPr>
          <w:rFonts w:ascii="Arial" w:hAnsi="Arial" w:cs="Arial"/>
          <w:color w:val="333333"/>
          <w:shd w:val="clear" w:color="auto" w:fill="FFFFFF"/>
        </w:rPr>
        <w:t xml:space="preserve">, we need to adapt the existing techniques to handle the fuzzy nature of the random variables. To establish bounds, we need to represent the fuzzy variables as intervals or use membership functions and then analyse these representations. </w:t>
      </w:r>
    </w:p>
    <w:p w14:paraId="29C96493" w14:textId="77777777" w:rsidR="008D1943" w:rsidRPr="00A126EA" w:rsidRDefault="008D1943" w:rsidP="008D1943">
      <w:pPr>
        <w:spacing w:after="160" w:line="360" w:lineRule="auto"/>
        <w:ind w:firstLine="720"/>
        <w:rPr>
          <w:rFonts w:ascii="Arial" w:hAnsi="Arial" w:cs="Arial"/>
          <w:color w:val="333333"/>
          <w:shd w:val="clear" w:color="auto" w:fill="FFFFFF"/>
        </w:rPr>
      </w:pPr>
      <w:r w:rsidRPr="00A126EA">
        <w:rPr>
          <w:rFonts w:ascii="Arial" w:hAnsi="Arial" w:cs="Arial"/>
          <w:color w:val="333333"/>
          <w:shd w:val="clear" w:color="auto" w:fill="FFFFFF"/>
        </w:rPr>
        <w:t xml:space="preserve">An important characteristic of </w:t>
      </w:r>
      <w:proofErr w:type="spellStart"/>
      <w:r w:rsidRPr="00A126EA">
        <w:rPr>
          <w:rFonts w:ascii="Arial" w:hAnsi="Arial" w:cs="Arial"/>
          <w:color w:val="333333"/>
          <w:shd w:val="clear" w:color="auto" w:fill="FFFFFF"/>
        </w:rPr>
        <w:t>fBm</w:t>
      </w:r>
      <w:proofErr w:type="spellEnd"/>
      <w:r w:rsidRPr="00A126EA">
        <w:rPr>
          <w:rFonts w:ascii="Arial" w:hAnsi="Arial" w:cs="Arial"/>
          <w:color w:val="333333"/>
          <w:shd w:val="clear" w:color="auto" w:fill="FFFFFF"/>
        </w:rPr>
        <w:t xml:space="preserve"> that significantly enhances its applicability in financial modelling is its long memory effect, which is governed by the Hurst exponent </w:t>
      </w:r>
      <w:r w:rsidRPr="00A126EA">
        <w:rPr>
          <w:rFonts w:ascii="Arial" w:hAnsi="Arial" w:cs="Arial"/>
          <w:i/>
          <w:iCs/>
          <w:color w:val="333333"/>
          <w:shd w:val="clear" w:color="auto" w:fill="FFFFFF"/>
        </w:rPr>
        <w:t>H</w:t>
      </w:r>
      <w:r w:rsidRPr="00A126EA">
        <w:rPr>
          <w:rFonts w:ascii="Arial" w:hAnsi="Arial" w:cs="Arial"/>
          <w:color w:val="333333"/>
          <w:shd w:val="clear" w:color="auto" w:fill="FFFFFF"/>
        </w:rPr>
        <w:t xml:space="preserve">. The Hurst exponent characterises the autocorrelation structure of increments of the process. If </w:t>
      </w:r>
      <w:r w:rsidRPr="00A126EA">
        <w:rPr>
          <w:rFonts w:ascii="Arial" w:hAnsi="Arial" w:cs="Arial"/>
          <w:i/>
          <w:iCs/>
          <w:color w:val="333333"/>
          <w:shd w:val="clear" w:color="auto" w:fill="FFFFFF"/>
        </w:rPr>
        <w:t>H</w:t>
      </w:r>
      <w:r w:rsidRPr="00A126EA">
        <w:rPr>
          <w:rFonts w:ascii="Arial" w:hAnsi="Arial" w:cs="Arial"/>
          <w:color w:val="333333"/>
          <w:shd w:val="clear" w:color="auto" w:fill="FFFFFF"/>
        </w:rPr>
        <w:t xml:space="preserve"> &gt; ½, this indicates positive correlation and persistent behaviour, meaning past increases or decreases tend to be followed by future movements in the same direction. Financial assets exhibit persistent behaviour, and shocks to be positively correlated over long periods, making </w:t>
      </w:r>
      <w:proofErr w:type="spellStart"/>
      <w:r w:rsidRPr="00A126EA">
        <w:rPr>
          <w:rFonts w:ascii="Arial" w:hAnsi="Arial" w:cs="Arial"/>
          <w:color w:val="333333"/>
          <w:shd w:val="clear" w:color="auto" w:fill="FFFFFF"/>
        </w:rPr>
        <w:t>fBm</w:t>
      </w:r>
      <w:proofErr w:type="spellEnd"/>
      <w:r w:rsidRPr="00A126EA">
        <w:rPr>
          <w:rFonts w:ascii="Arial" w:hAnsi="Arial" w:cs="Arial"/>
          <w:color w:val="333333"/>
          <w:shd w:val="clear" w:color="auto" w:fill="FFFFFF"/>
        </w:rPr>
        <w:t xml:space="preserve"> an ideal model for capturing long-term dependencies observed in bubble dynamics.</w:t>
      </w:r>
    </w:p>
    <w:p w14:paraId="2E24176C" w14:textId="77777777" w:rsidR="008D1943" w:rsidRDefault="008D1943" w:rsidP="008D1943">
      <w:pPr>
        <w:spacing w:after="160" w:line="360" w:lineRule="auto"/>
        <w:ind w:firstLine="720"/>
        <w:rPr>
          <w:rFonts w:ascii="Arial" w:hAnsi="Arial" w:cs="Arial"/>
          <w:color w:val="333333"/>
          <w:shd w:val="clear" w:color="auto" w:fill="FFFFFF"/>
        </w:rPr>
      </w:pPr>
      <w:r w:rsidRPr="00A126EA">
        <w:rPr>
          <w:rFonts w:ascii="Arial" w:hAnsi="Arial" w:cs="Arial"/>
          <w:color w:val="333333"/>
          <w:shd w:val="clear" w:color="auto" w:fill="FFFFFF"/>
        </w:rPr>
        <w:t xml:space="preserve">If </w:t>
      </w:r>
      <w:r w:rsidRPr="00A126EA">
        <w:rPr>
          <w:rFonts w:ascii="Arial" w:hAnsi="Arial" w:cs="Arial"/>
          <w:i/>
          <w:iCs/>
          <w:color w:val="333333"/>
          <w:shd w:val="clear" w:color="auto" w:fill="FFFFFF"/>
        </w:rPr>
        <w:t>H</w:t>
      </w:r>
      <w:r w:rsidRPr="00A126EA">
        <w:rPr>
          <w:rFonts w:ascii="Arial" w:hAnsi="Arial" w:cs="Arial"/>
          <w:color w:val="333333"/>
          <w:shd w:val="clear" w:color="auto" w:fill="FFFFFF"/>
        </w:rPr>
        <w:t xml:space="preserve"> &lt; ½, this corresponds to anti-persistence, or rough path showing mean-reverting behaviour. Such anti persistence phenomena are frequently observed in short-term trading scenarios. In our context, we focus on the case of </w:t>
      </w:r>
      <w:r w:rsidRPr="00A126EA">
        <w:rPr>
          <w:rFonts w:ascii="Arial" w:hAnsi="Arial" w:cs="Arial"/>
          <w:i/>
          <w:iCs/>
          <w:color w:val="333333"/>
          <w:shd w:val="clear" w:color="auto" w:fill="FFFFFF"/>
        </w:rPr>
        <w:t>H</w:t>
      </w:r>
      <w:r w:rsidRPr="00A126EA">
        <w:rPr>
          <w:rFonts w:ascii="Arial" w:hAnsi="Arial" w:cs="Arial"/>
          <w:color w:val="333333"/>
          <w:shd w:val="clear" w:color="auto" w:fill="FFFFFF"/>
        </w:rPr>
        <w:t xml:space="preserve"> &lt; ½, as indicated above, due to its suitability for modelling frequent reversals.</w:t>
      </w:r>
      <w:r>
        <w:rPr>
          <w:rFonts w:ascii="Arial" w:hAnsi="Arial" w:cs="Arial"/>
          <w:color w:val="333333"/>
          <w:shd w:val="clear" w:color="auto" w:fill="FFFFFF"/>
        </w:rPr>
        <w:t xml:space="preserve"> </w:t>
      </w:r>
    </w:p>
    <w:p w14:paraId="39A350AB" w14:textId="77777777" w:rsidR="008D1943" w:rsidRDefault="008D1943" w:rsidP="008D1943">
      <w:pPr>
        <w:pStyle w:val="Heading3"/>
        <w:rPr>
          <w:shd w:val="clear" w:color="auto" w:fill="FFFFFF"/>
        </w:rPr>
      </w:pPr>
      <w:r>
        <w:rPr>
          <w:shd w:val="clear" w:color="auto" w:fill="FFFFFF"/>
        </w:rPr>
        <w:t>5.1.9.1 FUZZY GAUSSIAN DISTRIBUTION</w:t>
      </w:r>
    </w:p>
    <w:p w14:paraId="495A8012" w14:textId="77777777" w:rsidR="008D1943" w:rsidRPr="00267FC5" w:rsidRDefault="008D1943" w:rsidP="008D1943"/>
    <w:p w14:paraId="2FF0051D"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At any fixed time t, the value of the fuzzy Brownian motion </w:t>
      </w:r>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oMath>
      <w:r>
        <w:rPr>
          <w:rFonts w:ascii="Arial" w:hAnsi="Arial" w:cs="Arial"/>
          <w:color w:val="333333"/>
          <w:shd w:val="clear" w:color="auto" w:fill="FFFFFF"/>
        </w:rPr>
        <w:t xml:space="preserve"> is a fuzzy Gaussian variable. This means its probability distribution is a Gaussian distribution with fuzzy mean and variance. </w:t>
      </w:r>
    </w:p>
    <w:p w14:paraId="2600E375" w14:textId="77777777" w:rsidR="008D1943" w:rsidRDefault="008D1943" w:rsidP="008D1943">
      <w:pPr>
        <w:pStyle w:val="Heading4"/>
        <w:spacing w:line="360" w:lineRule="auto"/>
        <w:rPr>
          <w:shd w:val="clear" w:color="auto" w:fill="FFFFFF"/>
        </w:rPr>
      </w:pPr>
      <w:r>
        <w:rPr>
          <w:shd w:val="clear" w:color="auto" w:fill="FFFFFF"/>
        </w:rPr>
        <w:lastRenderedPageBreak/>
        <w:t xml:space="preserve"> Fuzzy Integral Representation</w:t>
      </w:r>
    </w:p>
    <w:p w14:paraId="0B22C2A5"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We denote </w:t>
      </w:r>
      <w:r w:rsidRPr="00262440">
        <w:rPr>
          <w:rFonts w:ascii="Arial" w:hAnsi="Arial" w:cs="Arial"/>
          <w:color w:val="333333"/>
          <w:shd w:val="clear" w:color="auto" w:fill="FFFFFF"/>
        </w:rPr>
        <w:t>the kernel</w:t>
      </w:r>
      <w:r>
        <w:rPr>
          <w:rFonts w:ascii="Arial" w:hAnsi="Arial" w:cs="Arial"/>
          <w:color w:val="333333"/>
          <w:shd w:val="clear" w:color="auto" w:fill="FFFFFF"/>
        </w:rPr>
        <w:t xml:space="preserve"> </w:t>
      </w:r>
      <m:oMath>
        <m:sSub>
          <m:sSubPr>
            <m:ctrlPr>
              <w:rPr>
                <w:rFonts w:ascii="Cambria Math" w:hAnsi="Cambria Math" w:cs="Arial"/>
                <w:i/>
                <w:color w:val="333333"/>
                <w:sz w:val="28"/>
                <w:szCs w:val="28"/>
                <w:shd w:val="clear" w:color="auto" w:fill="FFFFFF"/>
              </w:rPr>
            </m:ctrlPr>
          </m:sSubPr>
          <m:e>
            <m:r>
              <w:rPr>
                <w:rFonts w:ascii="Cambria Math" w:hAnsi="Cambria Math" w:cs="Arial"/>
                <w:color w:val="333333"/>
                <w:sz w:val="28"/>
                <w:szCs w:val="28"/>
                <w:shd w:val="clear" w:color="auto" w:fill="FFFFFF"/>
              </w:rPr>
              <m:t>K</m:t>
            </m:r>
          </m:e>
          <m:sub>
            <m:r>
              <w:rPr>
                <w:rFonts w:ascii="Cambria Math" w:hAnsi="Cambria Math" w:cs="Arial"/>
                <w:color w:val="333333"/>
                <w:sz w:val="28"/>
                <w:szCs w:val="28"/>
                <w:shd w:val="clear" w:color="auto" w:fill="FFFFFF"/>
              </w:rPr>
              <m:t>H</m:t>
            </m:r>
          </m:sub>
        </m:sSub>
        <m:r>
          <w:rPr>
            <w:rFonts w:ascii="Cambria Math" w:hAnsi="Cambria Math" w:cs="Arial"/>
            <w:color w:val="333333"/>
            <w:sz w:val="28"/>
            <w:szCs w:val="28"/>
            <w:shd w:val="clear" w:color="auto" w:fill="FFFFFF"/>
          </w:rPr>
          <m:t>(t, s)</m:t>
        </m:r>
      </m:oMath>
      <w:r w:rsidRPr="00262440">
        <w:rPr>
          <w:rFonts w:ascii="Arial" w:hAnsi="Arial" w:cs="Arial"/>
          <w:color w:val="333333"/>
          <w:shd w:val="clear" w:color="auto" w:fill="FFFFFF"/>
        </w:rPr>
        <w:t xml:space="preserve"> as fuzzy, </w:t>
      </w:r>
      <w:r>
        <w:rPr>
          <w:rFonts w:ascii="Arial" w:hAnsi="Arial" w:cs="Arial"/>
          <w:color w:val="333333"/>
          <w:shd w:val="clear" w:color="auto" w:fill="FFFFFF"/>
        </w:rPr>
        <w:t>which</w:t>
      </w:r>
      <w:r w:rsidRPr="00262440">
        <w:rPr>
          <w:rFonts w:ascii="Arial" w:hAnsi="Arial" w:cs="Arial"/>
          <w:color w:val="333333"/>
          <w:shd w:val="clear" w:color="auto" w:fill="FFFFFF"/>
        </w:rPr>
        <w:t xml:space="preserve"> mean</w:t>
      </w:r>
      <w:r>
        <w:rPr>
          <w:rFonts w:ascii="Arial" w:hAnsi="Arial" w:cs="Arial"/>
          <w:color w:val="333333"/>
          <w:shd w:val="clear" w:color="auto" w:fill="FFFFFF"/>
        </w:rPr>
        <w:t xml:space="preserve">s </w:t>
      </w:r>
      <w:r w:rsidRPr="00262440">
        <w:rPr>
          <w:rFonts w:ascii="Arial" w:hAnsi="Arial" w:cs="Arial"/>
          <w:color w:val="333333"/>
          <w:shd w:val="clear" w:color="auto" w:fill="FFFFFF"/>
        </w:rPr>
        <w:t xml:space="preserve">at each </w:t>
      </w:r>
      <w:r w:rsidRPr="007233C1">
        <w:rPr>
          <w:rFonts w:ascii="Arial" w:hAnsi="Arial" w:cs="Arial"/>
          <w:i/>
          <w:iCs/>
          <w:color w:val="333333"/>
          <w:highlight w:val="green"/>
          <w:shd w:val="clear" w:color="auto" w:fill="FFFFFF"/>
        </w:rPr>
        <w:t>ω</w:t>
      </w:r>
      <w:r w:rsidRPr="007233C1">
        <w:rPr>
          <w:rFonts w:ascii="Cambria Math" w:hAnsi="Cambria Math" w:cs="Cambria Math"/>
          <w:i/>
          <w:iCs/>
          <w:color w:val="333333"/>
          <w:highlight w:val="green"/>
          <w:shd w:val="clear" w:color="auto" w:fill="FFFFFF"/>
        </w:rPr>
        <w:t xml:space="preserve">∈ </w:t>
      </w:r>
      <w:r w:rsidRPr="007233C1">
        <w:rPr>
          <w:rFonts w:ascii="Arial" w:hAnsi="Arial" w:cs="Arial"/>
          <w:i/>
          <w:iCs/>
          <w:color w:val="333333"/>
          <w:highlight w:val="green"/>
          <w:shd w:val="clear" w:color="auto" w:fill="FFFFFF"/>
        </w:rPr>
        <w:t>Ω</w:t>
      </w:r>
      <w:r w:rsidRPr="00262440">
        <w:rPr>
          <w:rFonts w:ascii="Arial" w:hAnsi="Arial" w:cs="Arial"/>
          <w:color w:val="333333"/>
          <w:shd w:val="clear" w:color="auto" w:fill="FFFFFF"/>
        </w:rPr>
        <w:t xml:space="preserve">, the kernel belongs to a </w:t>
      </w:r>
      <w:r w:rsidRPr="00267FC5">
        <w:rPr>
          <w:rFonts w:ascii="Arial" w:hAnsi="Arial" w:cs="Arial"/>
          <w:color w:val="333333"/>
          <w:shd w:val="clear" w:color="auto" w:fill="FFFFFF"/>
        </w:rPr>
        <w:t>set</w:t>
      </w:r>
      <w:r w:rsidRPr="00262440">
        <w:rPr>
          <w:rFonts w:ascii="Arial" w:hAnsi="Arial" w:cs="Arial"/>
          <w:color w:val="333333"/>
          <w:shd w:val="clear" w:color="auto" w:fill="FFFFFF"/>
        </w:rPr>
        <w:t xml:space="preserve"> </w:t>
      </w:r>
      <w:r>
        <w:rPr>
          <w:rFonts w:ascii="Arial" w:hAnsi="Arial" w:cs="Arial"/>
          <w:color w:val="333333"/>
          <w:shd w:val="clear" w:color="auto" w:fill="FFFFFF"/>
        </w:rPr>
        <w:t>and</w:t>
      </w:r>
      <w:r w:rsidRPr="00262440">
        <w:rPr>
          <w:rFonts w:ascii="Arial" w:hAnsi="Arial" w:cs="Arial"/>
          <w:color w:val="333333"/>
          <w:shd w:val="clear" w:color="auto" w:fill="FFFFFF"/>
        </w:rPr>
        <w:t xml:space="preserve"> has a membership function describing possible amplitude values.</w:t>
      </w:r>
    </w:p>
    <w:p w14:paraId="4F91DDD3" w14:textId="77777777" w:rsidR="008D1943" w:rsidRDefault="00000000" w:rsidP="008D1943">
      <w:pPr>
        <w:spacing w:after="160" w:line="360" w:lineRule="auto"/>
      </w:pPr>
      <m:oMathPara>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 s)dB(s)</m:t>
              </m:r>
            </m:e>
          </m:nary>
        </m:oMath>
      </m:oMathPara>
    </w:p>
    <w:p w14:paraId="29F7D619" w14:textId="77777777" w:rsidR="008D1943"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We a</w:t>
      </w:r>
      <w:r w:rsidRPr="00197DE0">
        <w:rPr>
          <w:rFonts w:ascii="Arial" w:hAnsi="Arial" w:cs="Arial"/>
          <w:color w:val="333333"/>
          <w:shd w:val="clear" w:color="auto" w:fill="FFFFFF"/>
        </w:rPr>
        <w:t>ssume the underlying noise is crisp, but the fuzzy aspect is in the amplitude o</w:t>
      </w:r>
      <w:r>
        <w:rPr>
          <w:rFonts w:ascii="Arial" w:hAnsi="Arial" w:cs="Arial"/>
          <w:color w:val="333333"/>
          <w:shd w:val="clear" w:color="auto" w:fill="FFFFFF"/>
        </w:rPr>
        <w:t>f</w:t>
      </w:r>
      <w:r w:rsidRPr="00197DE0">
        <w:rPr>
          <w:rFonts w:ascii="Arial" w:hAnsi="Arial" w:cs="Arial"/>
          <w:color w:val="333333"/>
          <w:shd w:val="clear" w:color="auto" w:fill="FFFFFF"/>
        </w:rPr>
        <w:t xml:space="preserve"> </w:t>
      </w:r>
      <w:r>
        <w:rPr>
          <w:rFonts w:ascii="Arial" w:hAnsi="Arial" w:cs="Arial"/>
          <w:color w:val="333333"/>
          <w:shd w:val="clear" w:color="auto" w:fill="FFFFFF"/>
        </w:rPr>
        <w:t>the kernel. We had earlier proven in 5.1.4 that t</w:t>
      </w:r>
      <w:r w:rsidRPr="00197DE0">
        <w:rPr>
          <w:rFonts w:ascii="Arial" w:hAnsi="Arial" w:cs="Arial"/>
          <w:color w:val="333333"/>
          <w:shd w:val="clear" w:color="auto" w:fill="FFFFFF"/>
        </w:rPr>
        <w:t xml:space="preserve">he </w:t>
      </w:r>
      <w:r w:rsidRPr="00267FC5">
        <w:rPr>
          <w:rFonts w:ascii="Arial" w:hAnsi="Arial" w:cs="Arial"/>
          <w:color w:val="333333"/>
          <w:shd w:val="clear" w:color="auto" w:fill="FFFFFF"/>
        </w:rPr>
        <w:t>classical</w:t>
      </w:r>
      <w:r w:rsidRPr="00197DE0">
        <w:rPr>
          <w:rFonts w:ascii="Arial" w:hAnsi="Arial" w:cs="Arial"/>
          <w:color w:val="333333"/>
          <w:shd w:val="clear" w:color="auto" w:fill="FFFFFF"/>
        </w:rPr>
        <w:t xml:space="preserve"> </w:t>
      </w:r>
      <w:proofErr w:type="spellStart"/>
      <w:r w:rsidRPr="00197DE0">
        <w:rPr>
          <w:rFonts w:ascii="Arial" w:hAnsi="Arial" w:cs="Arial"/>
          <w:color w:val="333333"/>
          <w:shd w:val="clear" w:color="auto" w:fill="FFFFFF"/>
        </w:rPr>
        <w:t>Itô</w:t>
      </w:r>
      <w:proofErr w:type="spellEnd"/>
      <w:r w:rsidRPr="00197DE0">
        <w:rPr>
          <w:rFonts w:ascii="Arial" w:hAnsi="Arial" w:cs="Arial"/>
          <w:color w:val="333333"/>
          <w:shd w:val="clear" w:color="auto" w:fill="FFFFFF"/>
        </w:rPr>
        <w:t xml:space="preserve"> isometry remains perfectly valid for each crisp selection</w:t>
      </w:r>
      <w:r>
        <w:rPr>
          <w:rFonts w:ascii="Arial" w:hAnsi="Arial" w:cs="Arial"/>
          <w:color w:val="333333"/>
          <w:shd w:val="clear" w:color="auto" w:fill="FFFFFF"/>
        </w:rPr>
        <w:t xml:space="preserve"> and</w:t>
      </w:r>
      <w:r w:rsidRPr="00197DE0">
        <w:rPr>
          <w:rFonts w:ascii="Arial" w:hAnsi="Arial" w:cs="Arial"/>
          <w:color w:val="333333"/>
          <w:shd w:val="clear" w:color="auto" w:fill="FFFFFF"/>
        </w:rPr>
        <w:t xml:space="preserve"> each scenario in </w:t>
      </w:r>
      <w:r>
        <w:rPr>
          <w:rFonts w:ascii="Arial" w:hAnsi="Arial" w:cs="Arial"/>
          <w:color w:val="333333"/>
          <w:shd w:val="clear" w:color="auto" w:fill="FFFFFF"/>
        </w:rPr>
        <w:t>our</w:t>
      </w:r>
      <w:r w:rsidRPr="00197DE0">
        <w:rPr>
          <w:rFonts w:ascii="Arial" w:hAnsi="Arial" w:cs="Arial"/>
          <w:color w:val="333333"/>
          <w:shd w:val="clear" w:color="auto" w:fill="FFFFFF"/>
        </w:rPr>
        <w:t xml:space="preserve"> fuzzy ensemble because the </w:t>
      </w:r>
      <w:r w:rsidRPr="00267FC5">
        <w:rPr>
          <w:rFonts w:ascii="Arial" w:hAnsi="Arial" w:cs="Arial"/>
          <w:color w:val="333333"/>
          <w:shd w:val="clear" w:color="auto" w:fill="FFFFFF"/>
        </w:rPr>
        <w:t>noise</w:t>
      </w:r>
      <w:r w:rsidRPr="00197DE0">
        <w:rPr>
          <w:rFonts w:ascii="Arial" w:hAnsi="Arial" w:cs="Arial"/>
          <w:color w:val="333333"/>
          <w:shd w:val="clear" w:color="auto" w:fill="FFFFFF"/>
        </w:rPr>
        <w:t xml:space="preserve"> is crisp. The fuzziness is layered on top by letting the integrand vary in intervals. Nothing breaks the standard measure</w:t>
      </w:r>
      <w:r w:rsidRPr="00287240">
        <w:rPr>
          <w:rFonts w:ascii="Cambria Math" w:hAnsi="Cambria Math" w:cs="Cambria Math"/>
          <w:color w:val="333333"/>
          <w:shd w:val="clear" w:color="auto" w:fill="FFFFFF"/>
        </w:rPr>
        <w:t>‐</w:t>
      </w:r>
      <w:r w:rsidRPr="00197DE0">
        <w:rPr>
          <w:rFonts w:ascii="Arial" w:hAnsi="Arial" w:cs="Arial"/>
          <w:color w:val="333333"/>
          <w:shd w:val="clear" w:color="auto" w:fill="FFFFFF"/>
        </w:rPr>
        <w:t xml:space="preserve">theoretic basis of </w:t>
      </w:r>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oMath>
      <w:r>
        <w:rPr>
          <w:rFonts w:ascii="Arial" w:hAnsi="Arial" w:cs="Arial"/>
          <w:color w:val="333333"/>
          <w:shd w:val="clear" w:color="auto" w:fill="FFFFFF"/>
        </w:rPr>
        <w:t>.</w:t>
      </w:r>
    </w:p>
    <w:p w14:paraId="23DD4CE2" w14:textId="77777777" w:rsidR="008D1943"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Our future work would involve defining the fuzzy fractional Brownian motion </w:t>
      </w:r>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oMath>
      <w:r>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in the sense of fuzzy measure theory, not just a crisp </w:t>
      </w:r>
      <w:r w:rsidRPr="00267FC5">
        <w:rPr>
          <w:rFonts w:ascii="Arial" w:hAnsi="Arial" w:cs="Arial"/>
          <w:i/>
          <w:iCs/>
          <w:color w:val="333333"/>
          <w:shd w:val="clear" w:color="auto" w:fill="FFFFFF"/>
        </w:rPr>
        <w:t>B</w:t>
      </w:r>
      <w:r w:rsidRPr="00267FC5">
        <w:rPr>
          <w:rFonts w:ascii="Arial" w:hAnsi="Arial" w:cs="Arial"/>
          <w:color w:val="333333"/>
          <w:shd w:val="clear" w:color="auto" w:fill="FFFFFF"/>
        </w:rPr>
        <w:t xml:space="preserve"> with fuzzy amplitude. Then the </w:t>
      </w:r>
      <w:r>
        <w:rPr>
          <w:rFonts w:ascii="Arial" w:hAnsi="Arial" w:cs="Arial"/>
          <w:color w:val="333333"/>
          <w:shd w:val="clear" w:color="auto" w:fill="FFFFFF"/>
        </w:rPr>
        <w:t>classical</w:t>
      </w:r>
      <w:r w:rsidRPr="00267FC5">
        <w:rPr>
          <w:rFonts w:ascii="Arial" w:hAnsi="Arial" w:cs="Arial"/>
          <w:color w:val="333333"/>
          <w:shd w:val="clear" w:color="auto" w:fill="FFFFFF"/>
        </w:rPr>
        <w:t xml:space="preserve"> </w:t>
      </w:r>
      <w:proofErr w:type="spellStart"/>
      <w:r w:rsidRPr="00267FC5">
        <w:rPr>
          <w:rFonts w:ascii="Arial" w:hAnsi="Arial" w:cs="Arial"/>
          <w:color w:val="333333"/>
          <w:shd w:val="clear" w:color="auto" w:fill="FFFFFF"/>
        </w:rPr>
        <w:t>Itô</w:t>
      </w:r>
      <w:proofErr w:type="spellEnd"/>
      <w:r w:rsidRPr="00267FC5">
        <w:rPr>
          <w:rFonts w:ascii="Arial" w:hAnsi="Arial" w:cs="Arial"/>
          <w:color w:val="333333"/>
          <w:shd w:val="clear" w:color="auto" w:fill="FFFFFF"/>
        </w:rPr>
        <w:t xml:space="preserve"> isometry is no longer guaranteed. Indeed, </w:t>
      </w:r>
      <w:r>
        <w:rPr>
          <w:rFonts w:ascii="Arial" w:hAnsi="Arial" w:cs="Arial"/>
          <w:color w:val="333333"/>
          <w:shd w:val="clear" w:color="auto" w:fill="FFFFFF"/>
        </w:rPr>
        <w:t>we</w:t>
      </w:r>
      <w:r w:rsidRPr="00267FC5">
        <w:rPr>
          <w:rFonts w:ascii="Arial" w:hAnsi="Arial" w:cs="Arial"/>
          <w:color w:val="333333"/>
          <w:shd w:val="clear" w:color="auto" w:fill="FFFFFF"/>
        </w:rPr>
        <w:t xml:space="preserve"> might not even have a linear–additive expectation </w:t>
      </w:r>
      <w:r w:rsidRPr="00267FC5">
        <w:rPr>
          <w:rFonts w:ascii="Arial" w:hAnsi="Arial" w:cs="Arial"/>
          <w:i/>
          <w:iCs/>
          <w:color w:val="333333"/>
          <w:shd w:val="clear" w:color="auto" w:fill="FFFFFF"/>
        </w:rPr>
        <w:t>E</w:t>
      </w:r>
      <w:r w:rsidRPr="00A32344">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in the sense of Kolmogorov measure theory. Instead, </w:t>
      </w:r>
      <w:r>
        <w:rPr>
          <w:rFonts w:ascii="Arial" w:hAnsi="Arial" w:cs="Arial"/>
          <w:color w:val="333333"/>
          <w:shd w:val="clear" w:color="auto" w:fill="FFFFFF"/>
        </w:rPr>
        <w:t>we</w:t>
      </w:r>
      <w:r w:rsidRPr="00267FC5">
        <w:rPr>
          <w:rFonts w:ascii="Arial" w:hAnsi="Arial" w:cs="Arial"/>
          <w:color w:val="333333"/>
          <w:shd w:val="clear" w:color="auto" w:fill="FFFFFF"/>
        </w:rPr>
        <w:t xml:space="preserve"> have fuzzy expectation </w:t>
      </w:r>
      <w:r>
        <w:rPr>
          <w:rFonts w:ascii="Arial" w:hAnsi="Arial" w:cs="Arial"/>
          <w:color w:val="333333"/>
          <w:shd w:val="clear" w:color="auto" w:fill="FFFFFF"/>
        </w:rPr>
        <w:t>and</w:t>
      </w:r>
      <w:r w:rsidRPr="00267FC5">
        <w:rPr>
          <w:rFonts w:ascii="Arial" w:hAnsi="Arial" w:cs="Arial"/>
          <w:color w:val="333333"/>
          <w:shd w:val="clear" w:color="auto" w:fill="FFFFFF"/>
        </w:rPr>
        <w:t xml:space="preserve"> fuzzy integrals, which typically do not obey </w:t>
      </w:r>
      <w:proofErr w:type="spellStart"/>
      <w:r w:rsidRPr="00197DE0">
        <w:rPr>
          <w:rFonts w:ascii="Arial" w:hAnsi="Arial" w:cs="Arial"/>
          <w:color w:val="333333"/>
          <w:shd w:val="clear" w:color="auto" w:fill="FFFFFF"/>
        </w:rPr>
        <w:t>Itô</w:t>
      </w:r>
      <w:proofErr w:type="spellEnd"/>
      <w:r w:rsidRPr="00197DE0">
        <w:rPr>
          <w:rFonts w:ascii="Arial" w:hAnsi="Arial" w:cs="Arial"/>
          <w:color w:val="333333"/>
          <w:shd w:val="clear" w:color="auto" w:fill="FFFFFF"/>
        </w:rPr>
        <w:t xml:space="preserve"> isometry</w:t>
      </w:r>
      <w:r>
        <w:rPr>
          <w:rFonts w:ascii="Arial" w:hAnsi="Arial" w:cs="Arial"/>
          <w:color w:val="333333"/>
          <w:shd w:val="clear" w:color="auto" w:fill="FFFFFF"/>
        </w:rPr>
        <w:t>.</w:t>
      </w:r>
    </w:p>
    <w:p w14:paraId="7BDB3EBC" w14:textId="77777777" w:rsidR="008D1943" w:rsidRPr="00267FC5" w:rsidRDefault="008D1943" w:rsidP="008D1943">
      <w:pPr>
        <w:spacing w:after="160"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The step</w:t>
      </w:r>
      <w:r>
        <w:rPr>
          <w:rFonts w:ascii="Arial" w:hAnsi="Arial" w:cs="Arial"/>
          <w:color w:val="333333"/>
          <w:shd w:val="clear" w:color="auto" w:fill="FFFFFF"/>
        </w:rPr>
        <w:t>:</w:t>
      </w:r>
    </w:p>
    <w:p w14:paraId="25029AD3" w14:textId="77777777" w:rsidR="008D1943" w:rsidRPr="00A32344" w:rsidRDefault="008D1943" w:rsidP="008D1943">
      <w:pPr>
        <w:spacing w:after="160" w:line="259" w:lineRule="auto"/>
        <w:jc w:val="center"/>
        <w:rPr>
          <w:rFonts w:ascii="Arial" w:hAnsi="Arial" w:cs="Arial"/>
          <w:color w:val="333333"/>
          <w:shd w:val="clear" w:color="auto" w:fill="FFFFFF"/>
        </w:rPr>
      </w:pPr>
      <m:oMathPara>
        <m:oMath>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 xml:space="preserve">(t, s)- </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(t,s)</m:t>
                              </m:r>
                            </m:e>
                          </m:d>
                          <m:r>
                            <w:rPr>
                              <w:rFonts w:ascii="Cambria Math" w:hAnsi="Cambria Math" w:cs="Arial"/>
                              <w:color w:val="333333"/>
                              <w:shd w:val="clear" w:color="auto" w:fill="FFFFFF"/>
                            </w:rPr>
                            <m:t xml:space="preserve"> d</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r>
                            <w:rPr>
                              <w:rFonts w:ascii="Cambria Math" w:hAnsi="Cambria Math" w:cs="Arial"/>
                              <w:color w:val="333333"/>
                              <w:shd w:val="clear" w:color="auto" w:fill="FFFFFF"/>
                            </w:rPr>
                            <m:t>(s)</m:t>
                          </m:r>
                        </m:e>
                      </m:nary>
                    </m:e>
                  </m:d>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1</m:t>
                              </m:r>
                            </m:e>
                          </m:d>
                        </m:sup>
                      </m:sSubSup>
                      <m:r>
                        <w:rPr>
                          <w:rFonts w:ascii="Cambria Math" w:hAnsi="Cambria Math" w:cs="Arial"/>
                          <w:color w:val="333333"/>
                          <w:shd w:val="clear" w:color="auto" w:fill="FFFFFF"/>
                        </w:rPr>
                        <m:t xml:space="preserve">(t, s)- </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2</m:t>
                              </m:r>
                            </m:e>
                          </m:d>
                        </m:sup>
                      </m:sSubSup>
                      <m:r>
                        <w:rPr>
                          <w:rFonts w:ascii="Cambria Math" w:hAnsi="Cambria Math" w:cs="Arial"/>
                          <w:color w:val="333333"/>
                          <w:shd w:val="clear" w:color="auto" w:fill="FFFFFF"/>
                        </w:rPr>
                        <m:t>(t,s))</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e>
              </m:d>
            </m:e>
          </m:nary>
        </m:oMath>
      </m:oMathPara>
    </w:p>
    <w:p w14:paraId="6FFA531C" w14:textId="77777777" w:rsidR="008D1943" w:rsidRDefault="008D1943" w:rsidP="008D1943">
      <w:pPr>
        <w:spacing w:after="160" w:line="360" w:lineRule="auto"/>
        <w:jc w:val="both"/>
        <w:rPr>
          <w:rFonts w:ascii="Arial" w:hAnsi="Arial" w:cs="Arial"/>
          <w:color w:val="333333"/>
          <w:shd w:val="clear" w:color="auto" w:fill="FFFFFF"/>
        </w:rPr>
      </w:pPr>
      <w:r w:rsidRPr="00267FC5">
        <w:rPr>
          <w:rFonts w:ascii="Arial" w:hAnsi="Arial" w:cs="Arial"/>
          <w:color w:val="333333"/>
          <w:shd w:val="clear" w:color="auto" w:fill="FFFFFF"/>
        </w:rPr>
        <w:t xml:space="preserve">would be </w:t>
      </w:r>
      <w:r>
        <w:rPr>
          <w:rFonts w:ascii="Arial" w:hAnsi="Arial" w:cs="Arial"/>
          <w:color w:val="333333"/>
          <w:shd w:val="clear" w:color="auto" w:fill="FFFFFF"/>
        </w:rPr>
        <w:t>wrong as indicated by ≠</w:t>
      </w:r>
      <w:r w:rsidRPr="00267FC5">
        <w:rPr>
          <w:rFonts w:ascii="Arial" w:hAnsi="Arial" w:cs="Arial"/>
          <w:color w:val="333333"/>
          <w:shd w:val="clear" w:color="auto" w:fill="FFFFFF"/>
        </w:rPr>
        <w:t xml:space="preserve">, because the left side uses a fuzzy integral </w:t>
      </w:r>
      <w:r>
        <w:rPr>
          <w:rFonts w:ascii="Arial" w:hAnsi="Arial" w:cs="Arial"/>
          <w:color w:val="333333"/>
          <w:shd w:val="clear" w:color="auto" w:fill="FFFFFF"/>
        </w:rPr>
        <w:t>and</w:t>
      </w:r>
      <w:r w:rsidRPr="00267FC5">
        <w:rPr>
          <w:rFonts w:ascii="Arial" w:hAnsi="Arial" w:cs="Arial"/>
          <w:color w:val="333333"/>
          <w:shd w:val="clear" w:color="auto" w:fill="FFFFFF"/>
        </w:rPr>
        <w:t xml:space="preserve"> fuzzy expectation. Typically, a pure fuzzy measure does not preserve linear </w:t>
      </w:r>
      <w:r w:rsidRPr="006E5223">
        <w:rPr>
          <w:rFonts w:ascii="Arial" w:hAnsi="Arial" w:cs="Arial"/>
          <w:color w:val="333333"/>
          <w:shd w:val="clear" w:color="auto" w:fill="FFFFFF"/>
        </w:rPr>
        <w:t>additivity,</w:t>
      </w:r>
      <w:r w:rsidRPr="00267FC5">
        <w:rPr>
          <w:rFonts w:ascii="Arial" w:hAnsi="Arial" w:cs="Arial"/>
          <w:color w:val="333333"/>
          <w:shd w:val="clear" w:color="auto" w:fill="FFFFFF"/>
        </w:rPr>
        <w:t xml:space="preserve"> </w:t>
      </w:r>
      <w:r>
        <w:rPr>
          <w:rFonts w:ascii="Arial" w:hAnsi="Arial" w:cs="Arial"/>
          <w:color w:val="333333"/>
          <w:shd w:val="clear" w:color="auto" w:fill="FFFFFF"/>
        </w:rPr>
        <w:t>and</w:t>
      </w:r>
      <w:r w:rsidRPr="00267FC5">
        <w:rPr>
          <w:rFonts w:ascii="Arial" w:hAnsi="Arial" w:cs="Arial"/>
          <w:color w:val="333333"/>
          <w:shd w:val="clear" w:color="auto" w:fill="FFFFFF"/>
        </w:rPr>
        <w:t xml:space="preserve"> it uses a non</w:t>
      </w:r>
      <w:r w:rsidRPr="00267FC5">
        <w:rPr>
          <w:rFonts w:ascii="Cambria Math" w:hAnsi="Cambria Math" w:cs="Cambria Math"/>
          <w:color w:val="333333"/>
          <w:shd w:val="clear" w:color="auto" w:fill="FFFFFF"/>
        </w:rPr>
        <w:t>‐</w:t>
      </w:r>
      <w:r w:rsidRPr="00267FC5">
        <w:rPr>
          <w:rFonts w:ascii="Arial" w:hAnsi="Arial" w:cs="Arial"/>
          <w:color w:val="333333"/>
          <w:shd w:val="clear" w:color="auto" w:fill="FFFFFF"/>
        </w:rPr>
        <w:t>classical integral Choquet,</w:t>
      </w:r>
      <w:r>
        <w:rPr>
          <w:rFonts w:ascii="Arial" w:hAnsi="Arial" w:cs="Arial"/>
          <w:color w:val="333333"/>
          <w:shd w:val="clear" w:color="auto" w:fill="FFFFFF"/>
        </w:rPr>
        <w:t xml:space="preserve"> or</w:t>
      </w:r>
      <w:r w:rsidRPr="00267FC5">
        <w:rPr>
          <w:rFonts w:ascii="Arial" w:hAnsi="Arial" w:cs="Arial"/>
          <w:color w:val="333333"/>
          <w:shd w:val="clear" w:color="auto" w:fill="FFFFFF"/>
        </w:rPr>
        <w:t xml:space="preserve"> </w:t>
      </w:r>
      <w:proofErr w:type="spellStart"/>
      <w:r w:rsidRPr="00267FC5">
        <w:rPr>
          <w:rFonts w:ascii="Arial" w:hAnsi="Arial" w:cs="Arial"/>
          <w:color w:val="333333"/>
          <w:shd w:val="clear" w:color="auto" w:fill="FFFFFF"/>
        </w:rPr>
        <w:t>Sugeno</w:t>
      </w:r>
      <w:proofErr w:type="spellEnd"/>
      <w:r w:rsidRPr="00267FC5">
        <w:rPr>
          <w:rFonts w:ascii="Arial" w:hAnsi="Arial" w:cs="Arial"/>
          <w:color w:val="333333"/>
          <w:shd w:val="clear" w:color="auto" w:fill="FFFFFF"/>
        </w:rPr>
        <w:t xml:space="preserve">. The isometry is not guaranteed. </w:t>
      </w:r>
    </w:p>
    <w:p w14:paraId="71535DCB" w14:textId="77777777" w:rsidR="008D1943" w:rsidRDefault="008D1943" w:rsidP="008D1943">
      <w:pPr>
        <w:spacing w:after="160" w:line="259" w:lineRule="auto"/>
        <w:ind w:firstLine="720"/>
        <w:jc w:val="both"/>
        <w:rPr>
          <w:rFonts w:ascii="Arial" w:hAnsi="Arial" w:cs="Arial"/>
          <w:color w:val="333333"/>
          <w:shd w:val="clear" w:color="auto" w:fill="FFFFFF"/>
          <w:lang w:eastAsia="en-US"/>
        </w:rPr>
      </w:pPr>
      <w:r>
        <w:rPr>
          <w:rFonts w:ascii="Arial" w:hAnsi="Arial" w:cs="Arial"/>
          <w:color w:val="333333"/>
          <w:shd w:val="clear" w:color="auto" w:fill="FFFFFF"/>
          <w:lang w:eastAsia="en-US"/>
        </w:rPr>
        <w:t>We need to analyse:</w:t>
      </w:r>
    </w:p>
    <w:p w14:paraId="264221EB" w14:textId="77777777" w:rsidR="008D1943" w:rsidRDefault="008D1943" w:rsidP="008D1943">
      <w:pPr>
        <w:spacing w:after="160" w:line="259" w:lineRule="auto"/>
        <w:jc w:val="both"/>
        <w:rPr>
          <w:rFonts w:ascii="Arial" w:hAnsi="Arial" w:cs="Arial"/>
          <w:color w:val="333333"/>
          <w:shd w:val="clear" w:color="auto" w:fill="FFFFFF"/>
          <w:lang w:eastAsia="en-US"/>
        </w:rPr>
      </w:pPr>
    </w:p>
    <w:p w14:paraId="521C00DF" w14:textId="77777777" w:rsidR="008D1943" w:rsidRDefault="008D1943" w:rsidP="008D1943">
      <w:pPr>
        <w:spacing w:after="160" w:line="360" w:lineRule="auto"/>
        <w:jc w:val="center"/>
        <w:rPr>
          <w:rFonts w:ascii="Arial" w:hAnsi="Arial" w:cs="Arial"/>
          <w:color w:val="333333"/>
          <w:shd w:val="clear" w:color="auto" w:fill="FFFFFF"/>
        </w:rPr>
      </w:pPr>
      <m:oMathPara>
        <m:oMath>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 xml:space="preserve"> 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e>
                  </m:d>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 xml:space="preserve"> =E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 s)dB(s)</m:t>
                          </m:r>
                        </m:e>
                      </m:nary>
                    </m:e>
                  </m:d>
                </m:e>
                <m:sup>
                  <m:r>
                    <w:rPr>
                      <w:rFonts w:ascii="Cambria Math" w:hAnsi="Cambria Math" w:cs="Arial"/>
                      <w:color w:val="333333"/>
                      <w:shd w:val="clear" w:color="auto" w:fill="FFFFFF"/>
                    </w:rPr>
                    <m:t>2</m:t>
                  </m:r>
                </m:sup>
              </m:sSup>
            </m:e>
          </m:d>
        </m:oMath>
      </m:oMathPara>
    </w:p>
    <w:p w14:paraId="175A5650" w14:textId="77777777" w:rsidR="008D1943"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Since both </w:t>
      </w:r>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(t,s)</m:t>
        </m:r>
      </m:oMath>
      <w:r>
        <w:rPr>
          <w:rFonts w:ascii="Arial" w:hAnsi="Arial" w:cs="Arial"/>
          <w:color w:val="333333"/>
          <w:shd w:val="clear" w:color="auto" w:fill="FFFFFF"/>
        </w:rPr>
        <w:t xml:space="preserve"> and </w:t>
      </w:r>
      <m:oMath>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r>
          <w:rPr>
            <w:rFonts w:ascii="Cambria Math" w:hAnsi="Cambria Math" w:cs="Arial"/>
            <w:color w:val="333333"/>
            <w:shd w:val="clear" w:color="auto" w:fill="FFFFFF"/>
          </w:rPr>
          <m:t>(s)</m:t>
        </m:r>
      </m:oMath>
      <w:r>
        <w:rPr>
          <w:rFonts w:ascii="Arial" w:hAnsi="Arial" w:cs="Arial"/>
          <w:color w:val="333333"/>
          <w:shd w:val="clear" w:color="auto" w:fill="FFFFFF"/>
        </w:rPr>
        <w:t xml:space="preserve"> are fuzzy, we can represent them as intervals for analysis. </w:t>
      </w:r>
    </w:p>
    <w:p w14:paraId="7FADF2BB" w14:textId="77777777" w:rsidR="008D1943" w:rsidRDefault="008D1943" w:rsidP="008D1943">
      <w:pPr>
        <w:spacing w:after="160" w:line="360" w:lineRule="auto"/>
        <w:ind w:firstLine="720"/>
        <w:jc w:val="both"/>
        <w:rPr>
          <w:rFonts w:ascii="Arial" w:hAnsi="Arial" w:cs="Arial"/>
          <w:color w:val="333333"/>
          <w:shd w:val="clear" w:color="auto" w:fill="FFFFFF"/>
        </w:rPr>
      </w:pPr>
      <w:r w:rsidRPr="00477701">
        <w:rPr>
          <w:rFonts w:ascii="Arial" w:hAnsi="Arial" w:cs="Arial"/>
          <w:color w:val="333333"/>
          <w:shd w:val="clear" w:color="auto" w:fill="FFFFFF"/>
        </w:rPr>
        <w:lastRenderedPageBreak/>
        <w:t>The fuzzy label</w:t>
      </w:r>
      <w:r>
        <w:rPr>
          <w:rFonts w:ascii="Arial" w:hAnsi="Arial" w:cs="Arial"/>
          <w:color w:val="333333"/>
          <w:shd w:val="clear" w:color="auto" w:fill="FFFFFF"/>
        </w:rPr>
        <w:t>s</w:t>
      </w:r>
      <w:r w:rsidRPr="00477701">
        <w:rPr>
          <w:rFonts w:ascii="Arial" w:hAnsi="Arial" w:cs="Arial"/>
          <w:color w:val="333333"/>
          <w:shd w:val="clear" w:color="auto" w:fill="FFFFFF"/>
        </w:rPr>
        <w:t xml:space="preserve"> on </w:t>
      </w:r>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(t,s)</m:t>
        </m:r>
      </m:oMath>
      <w:r w:rsidRPr="00477701">
        <w:rPr>
          <w:rFonts w:ascii="Arial" w:hAnsi="Arial" w:cs="Arial"/>
          <w:color w:val="333333"/>
          <w:shd w:val="clear" w:color="auto" w:fill="FFFFFF"/>
        </w:rPr>
        <w:t xml:space="preserve"> does </w:t>
      </w:r>
      <w:r w:rsidRPr="00267FC5">
        <w:rPr>
          <w:rFonts w:ascii="Arial" w:hAnsi="Arial" w:cs="Arial"/>
          <w:color w:val="333333"/>
          <w:shd w:val="clear" w:color="auto" w:fill="FFFFFF"/>
        </w:rPr>
        <w:t>not</w:t>
      </w:r>
      <w:r w:rsidRPr="00477701">
        <w:rPr>
          <w:rFonts w:ascii="Arial" w:hAnsi="Arial" w:cs="Arial"/>
          <w:color w:val="333333"/>
          <w:shd w:val="clear" w:color="auto" w:fill="FFFFFF"/>
        </w:rPr>
        <w:t xml:space="preserve"> break linearity or additivity</w:t>
      </w:r>
      <w:r>
        <w:rPr>
          <w:rFonts w:ascii="Arial" w:hAnsi="Arial" w:cs="Arial"/>
          <w:color w:val="333333"/>
          <w:shd w:val="clear" w:color="auto" w:fill="FFFFFF"/>
        </w:rPr>
        <w:t xml:space="preserve"> of the expectations and the integrals</w:t>
      </w:r>
      <w:r w:rsidRPr="00477701">
        <w:rPr>
          <w:rFonts w:ascii="Arial" w:hAnsi="Arial" w:cs="Arial"/>
          <w:color w:val="333333"/>
          <w:shd w:val="clear" w:color="auto" w:fill="FFFFFF"/>
        </w:rPr>
        <w:t>, because fuzziness is above the measure level.</w:t>
      </w:r>
    </w:p>
    <w:p w14:paraId="4F45EE90" w14:textId="77777777" w:rsidR="008D1943"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For uniqueness proofs, we define upper and lower bounds for Fuzzy Gaussian Increments:</w:t>
      </w:r>
    </w:p>
    <w:p w14:paraId="48DDE31A" w14:textId="77777777" w:rsidR="008D1943" w:rsidRPr="006F74B4" w:rsidRDefault="00000000" w:rsidP="008D1943">
      <w:pPr>
        <w:spacing w:after="160" w:line="360" w:lineRule="auto"/>
        <w:jc w:val="center"/>
        <w:rPr>
          <w:rFonts w:ascii="Arial" w:hAnsi="Arial" w:cs="Arial"/>
          <w:color w:val="333333"/>
          <w:shd w:val="clear" w:color="auto" w:fill="FFFFFF"/>
        </w:rPr>
      </w:pPr>
      <m:oMathPara>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(t,s)=</m:t>
          </m:r>
          <m:d>
            <m:dPr>
              <m:begChr m:val="["/>
              <m:endChr m:val="]"/>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K</m:t>
                  </m:r>
                </m:e>
                <m:sub>
                  <m:r>
                    <w:rPr>
                      <w:rFonts w:ascii="Cambria Math" w:hAnsi="Cambria Math" w:cs="Arial"/>
                      <w:color w:val="333333"/>
                      <w:shd w:val="clear" w:color="auto" w:fill="FFFFFF"/>
                    </w:rPr>
                    <m:t>H, L</m:t>
                  </m:r>
                </m:sub>
              </m:sSub>
              <m:r>
                <w:rPr>
                  <w:rFonts w:ascii="Cambria Math" w:hAnsi="Cambria Math" w:cs="Arial"/>
                  <w:color w:val="333333"/>
                  <w:shd w:val="clear" w:color="auto" w:fill="FFFFFF"/>
                </w:rPr>
                <m:t xml:space="preserve">(t, s),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K</m:t>
                  </m:r>
                </m:e>
                <m:sub>
                  <m:r>
                    <w:rPr>
                      <w:rFonts w:ascii="Cambria Math" w:hAnsi="Cambria Math" w:cs="Arial"/>
                      <w:color w:val="333333"/>
                      <w:shd w:val="clear" w:color="auto" w:fill="FFFFFF"/>
                    </w:rPr>
                    <m:t>H, U</m:t>
                  </m:r>
                </m:sub>
              </m:sSub>
              <m:r>
                <w:rPr>
                  <w:rFonts w:ascii="Cambria Math" w:hAnsi="Cambria Math" w:cs="Arial"/>
                  <w:color w:val="333333"/>
                  <w:shd w:val="clear" w:color="auto" w:fill="FFFFFF"/>
                </w:rPr>
                <m:t xml:space="preserve">(t, s) </m:t>
              </m:r>
            </m:e>
          </m:d>
        </m:oMath>
      </m:oMathPara>
    </w:p>
    <w:p w14:paraId="035E3FA8" w14:textId="77777777" w:rsidR="008D1943" w:rsidRPr="005369AE" w:rsidRDefault="00000000" w:rsidP="008D1943">
      <w:pPr>
        <w:spacing w:after="160" w:line="360" w:lineRule="auto"/>
        <w:jc w:val="center"/>
        <w:rPr>
          <w:rFonts w:ascii="Arial" w:hAnsi="Arial" w:cs="Arial"/>
          <w:strike/>
          <w:color w:val="333333"/>
          <w:shd w:val="clear" w:color="auto" w:fill="FFFFFF"/>
          <w:rPrChange w:id="1466" w:author="George Urumov" w:date="2025-10-30T16:27:00Z" w16du:dateUtc="2025-10-30T16:27:00Z">
            <w:rPr>
              <w:rFonts w:ascii="Arial" w:hAnsi="Arial" w:cs="Arial"/>
              <w:color w:val="333333"/>
              <w:shd w:val="clear" w:color="auto" w:fill="FFFFFF"/>
            </w:rPr>
          </w:rPrChange>
        </w:rPr>
      </w:pPr>
      <m:oMathPara>
        <m:oMath>
          <m:acc>
            <m:accPr>
              <m:chr m:val="̃"/>
              <m:ctrlPr>
                <w:rPr>
                  <w:rFonts w:ascii="Cambria Math" w:hAnsi="Cambria Math" w:cs="Arial"/>
                  <w:i/>
                  <w:strike/>
                  <w:color w:val="333333"/>
                  <w:highlight w:val="green"/>
                  <w:shd w:val="clear" w:color="auto" w:fill="FFFFFF"/>
                  <w:rPrChange w:id="1467" w:author="George Urumov" w:date="2025-10-30T16:27:00Z" w16du:dateUtc="2025-10-30T16:27:00Z">
                    <w:rPr>
                      <w:rFonts w:ascii="Cambria Math" w:hAnsi="Cambria Math" w:cs="Arial"/>
                      <w:i/>
                      <w:color w:val="333333"/>
                      <w:shd w:val="clear" w:color="auto" w:fill="FFFFFF"/>
                    </w:rPr>
                  </w:rPrChange>
                </w:rPr>
              </m:ctrlPr>
            </m:accPr>
            <m:e>
              <m:r>
                <w:rPr>
                  <w:rFonts w:ascii="Cambria Math" w:hAnsi="Cambria Math" w:cs="Arial"/>
                  <w:strike/>
                  <w:color w:val="333333"/>
                  <w:highlight w:val="green"/>
                  <w:shd w:val="clear" w:color="auto" w:fill="FFFFFF"/>
                  <w:rPrChange w:id="1468" w:author="George Urumov" w:date="2025-10-30T16:27:00Z" w16du:dateUtc="2025-10-30T16:27:00Z">
                    <w:rPr>
                      <w:rFonts w:ascii="Cambria Math" w:hAnsi="Cambria Math" w:cs="Arial"/>
                      <w:color w:val="333333"/>
                      <w:shd w:val="clear" w:color="auto" w:fill="FFFFFF"/>
                    </w:rPr>
                  </w:rPrChange>
                </w:rPr>
                <m:t>B</m:t>
              </m:r>
            </m:e>
          </m:acc>
          <m:r>
            <w:rPr>
              <w:rFonts w:ascii="Cambria Math" w:hAnsi="Cambria Math" w:cs="Arial"/>
              <w:strike/>
              <w:color w:val="333333"/>
              <w:highlight w:val="green"/>
              <w:shd w:val="clear" w:color="auto" w:fill="FFFFFF"/>
              <w:rPrChange w:id="1469" w:author="George Urumov" w:date="2025-10-30T16:27:00Z" w16du:dateUtc="2025-10-30T16:27:00Z">
                <w:rPr>
                  <w:rFonts w:ascii="Cambria Math" w:hAnsi="Cambria Math" w:cs="Arial"/>
                  <w:color w:val="333333"/>
                  <w:shd w:val="clear" w:color="auto" w:fill="FFFFFF"/>
                </w:rPr>
              </w:rPrChange>
            </w:rPr>
            <m:t>(s)=</m:t>
          </m:r>
          <m:d>
            <m:dPr>
              <m:begChr m:val="["/>
              <m:endChr m:val="]"/>
              <m:ctrlPr>
                <w:rPr>
                  <w:rFonts w:ascii="Cambria Math" w:hAnsi="Cambria Math" w:cs="Arial"/>
                  <w:i/>
                  <w:strike/>
                  <w:color w:val="333333"/>
                  <w:highlight w:val="green"/>
                  <w:shd w:val="clear" w:color="auto" w:fill="FFFFFF"/>
                  <w:rPrChange w:id="1470" w:author="George Urumov" w:date="2025-10-30T16:27:00Z" w16du:dateUtc="2025-10-30T16:27:00Z">
                    <w:rPr>
                      <w:rFonts w:ascii="Cambria Math" w:hAnsi="Cambria Math" w:cs="Arial"/>
                      <w:i/>
                      <w:color w:val="333333"/>
                      <w:shd w:val="clear" w:color="auto" w:fill="FFFFFF"/>
                    </w:rPr>
                  </w:rPrChange>
                </w:rPr>
              </m:ctrlPr>
            </m:dPr>
            <m:e>
              <m:sSub>
                <m:sSubPr>
                  <m:ctrlPr>
                    <w:rPr>
                      <w:rFonts w:ascii="Cambria Math" w:hAnsi="Cambria Math" w:cs="Arial"/>
                      <w:i/>
                      <w:strike/>
                      <w:color w:val="333333"/>
                      <w:highlight w:val="green"/>
                      <w:shd w:val="clear" w:color="auto" w:fill="FFFFFF"/>
                      <w:rPrChange w:id="1471" w:author="George Urumov" w:date="2025-10-30T16:27:00Z" w16du:dateUtc="2025-10-30T16:27:00Z">
                        <w:rPr>
                          <w:rFonts w:ascii="Cambria Math" w:hAnsi="Cambria Math" w:cs="Arial"/>
                          <w:i/>
                          <w:color w:val="333333"/>
                          <w:shd w:val="clear" w:color="auto" w:fill="FFFFFF"/>
                        </w:rPr>
                      </w:rPrChange>
                    </w:rPr>
                  </m:ctrlPr>
                </m:sSubPr>
                <m:e>
                  <m:r>
                    <w:rPr>
                      <w:rFonts w:ascii="Cambria Math" w:hAnsi="Cambria Math" w:cs="Arial"/>
                      <w:strike/>
                      <w:color w:val="333333"/>
                      <w:highlight w:val="green"/>
                      <w:shd w:val="clear" w:color="auto" w:fill="FFFFFF"/>
                      <w:rPrChange w:id="1472" w:author="George Urumov" w:date="2025-10-30T16:27:00Z" w16du:dateUtc="2025-10-30T16:27:00Z">
                        <w:rPr>
                          <w:rFonts w:ascii="Cambria Math" w:hAnsi="Cambria Math" w:cs="Arial"/>
                          <w:color w:val="333333"/>
                          <w:shd w:val="clear" w:color="auto" w:fill="FFFFFF"/>
                        </w:rPr>
                      </w:rPrChange>
                    </w:rPr>
                    <m:t>B</m:t>
                  </m:r>
                </m:e>
                <m:sub>
                  <m:r>
                    <w:rPr>
                      <w:rFonts w:ascii="Cambria Math" w:hAnsi="Cambria Math" w:cs="Arial"/>
                      <w:strike/>
                      <w:color w:val="333333"/>
                      <w:highlight w:val="green"/>
                      <w:shd w:val="clear" w:color="auto" w:fill="FFFFFF"/>
                      <w:rPrChange w:id="1473" w:author="George Urumov" w:date="2025-10-30T16:27:00Z" w16du:dateUtc="2025-10-30T16:27:00Z">
                        <w:rPr>
                          <w:rFonts w:ascii="Cambria Math" w:hAnsi="Cambria Math" w:cs="Arial"/>
                          <w:color w:val="333333"/>
                          <w:shd w:val="clear" w:color="auto" w:fill="FFFFFF"/>
                        </w:rPr>
                      </w:rPrChange>
                    </w:rPr>
                    <m:t>L</m:t>
                  </m:r>
                </m:sub>
              </m:sSub>
              <m:r>
                <w:rPr>
                  <w:rFonts w:ascii="Cambria Math" w:hAnsi="Cambria Math" w:cs="Arial"/>
                  <w:strike/>
                  <w:color w:val="333333"/>
                  <w:highlight w:val="green"/>
                  <w:shd w:val="clear" w:color="auto" w:fill="FFFFFF"/>
                  <w:rPrChange w:id="1474" w:author="George Urumov" w:date="2025-10-30T16:27:00Z" w16du:dateUtc="2025-10-30T16:27:00Z">
                    <w:rPr>
                      <w:rFonts w:ascii="Cambria Math" w:hAnsi="Cambria Math" w:cs="Arial"/>
                      <w:color w:val="333333"/>
                      <w:shd w:val="clear" w:color="auto" w:fill="FFFFFF"/>
                    </w:rPr>
                  </w:rPrChange>
                </w:rPr>
                <m:t xml:space="preserve">(s), </m:t>
              </m:r>
              <m:sSub>
                <m:sSubPr>
                  <m:ctrlPr>
                    <w:rPr>
                      <w:rFonts w:ascii="Cambria Math" w:hAnsi="Cambria Math" w:cs="Arial"/>
                      <w:i/>
                      <w:strike/>
                      <w:color w:val="333333"/>
                      <w:highlight w:val="green"/>
                      <w:shd w:val="clear" w:color="auto" w:fill="FFFFFF"/>
                      <w:rPrChange w:id="1475" w:author="George Urumov" w:date="2025-10-30T16:27:00Z" w16du:dateUtc="2025-10-30T16:27:00Z">
                        <w:rPr>
                          <w:rFonts w:ascii="Cambria Math" w:hAnsi="Cambria Math" w:cs="Arial"/>
                          <w:i/>
                          <w:color w:val="333333"/>
                          <w:shd w:val="clear" w:color="auto" w:fill="FFFFFF"/>
                        </w:rPr>
                      </w:rPrChange>
                    </w:rPr>
                  </m:ctrlPr>
                </m:sSubPr>
                <m:e>
                  <m:r>
                    <w:rPr>
                      <w:rFonts w:ascii="Cambria Math" w:hAnsi="Cambria Math" w:cs="Arial"/>
                      <w:strike/>
                      <w:color w:val="333333"/>
                      <w:highlight w:val="green"/>
                      <w:shd w:val="clear" w:color="auto" w:fill="FFFFFF"/>
                      <w:rPrChange w:id="1476" w:author="George Urumov" w:date="2025-10-30T16:27:00Z" w16du:dateUtc="2025-10-30T16:27:00Z">
                        <w:rPr>
                          <w:rFonts w:ascii="Cambria Math" w:hAnsi="Cambria Math" w:cs="Arial"/>
                          <w:color w:val="333333"/>
                          <w:shd w:val="clear" w:color="auto" w:fill="FFFFFF"/>
                        </w:rPr>
                      </w:rPrChange>
                    </w:rPr>
                    <m:t>B</m:t>
                  </m:r>
                </m:e>
                <m:sub>
                  <m:r>
                    <w:rPr>
                      <w:rFonts w:ascii="Cambria Math" w:hAnsi="Cambria Math" w:cs="Arial"/>
                      <w:strike/>
                      <w:color w:val="333333"/>
                      <w:highlight w:val="green"/>
                      <w:shd w:val="clear" w:color="auto" w:fill="FFFFFF"/>
                      <w:rPrChange w:id="1477" w:author="George Urumov" w:date="2025-10-30T16:27:00Z" w16du:dateUtc="2025-10-30T16:27:00Z">
                        <w:rPr>
                          <w:rFonts w:ascii="Cambria Math" w:hAnsi="Cambria Math" w:cs="Arial"/>
                          <w:color w:val="333333"/>
                          <w:shd w:val="clear" w:color="auto" w:fill="FFFFFF"/>
                        </w:rPr>
                      </w:rPrChange>
                    </w:rPr>
                    <m:t>U</m:t>
                  </m:r>
                </m:sub>
              </m:sSub>
              <m:r>
                <w:rPr>
                  <w:rFonts w:ascii="Cambria Math" w:hAnsi="Cambria Math" w:cs="Arial"/>
                  <w:strike/>
                  <w:color w:val="333333"/>
                  <w:highlight w:val="green"/>
                  <w:shd w:val="clear" w:color="auto" w:fill="FFFFFF"/>
                  <w:rPrChange w:id="1478" w:author="George Urumov" w:date="2025-10-30T16:27:00Z" w16du:dateUtc="2025-10-30T16:27:00Z">
                    <w:rPr>
                      <w:rFonts w:ascii="Cambria Math" w:hAnsi="Cambria Math" w:cs="Arial"/>
                      <w:color w:val="333333"/>
                      <w:shd w:val="clear" w:color="auto" w:fill="FFFFFF"/>
                    </w:rPr>
                  </w:rPrChange>
                </w:rPr>
                <m:t>(s)</m:t>
              </m:r>
            </m:e>
          </m:d>
        </m:oMath>
      </m:oMathPara>
    </w:p>
    <w:p w14:paraId="51BCB006" w14:textId="3DFEFF42"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Here,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K</m:t>
            </m:r>
          </m:e>
          <m:sub>
            <m:r>
              <w:rPr>
                <w:rFonts w:ascii="Cambria Math" w:hAnsi="Cambria Math" w:cs="Arial"/>
                <w:color w:val="333333"/>
                <w:shd w:val="clear" w:color="auto" w:fill="FFFFFF"/>
              </w:rPr>
              <m:t>H, L</m:t>
            </m:r>
          </m:sub>
        </m:sSub>
        <m:r>
          <w:rPr>
            <w:rFonts w:ascii="Cambria Math" w:hAnsi="Cambria Math" w:cs="Arial"/>
            <w:color w:val="333333"/>
            <w:shd w:val="clear" w:color="auto" w:fill="FFFFFF"/>
          </w:rPr>
          <m:t xml:space="preserve">(t, s) and </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K</m:t>
            </m:r>
          </m:e>
          <m:sub>
            <m:r>
              <w:rPr>
                <w:rFonts w:ascii="Cambria Math" w:hAnsi="Cambria Math" w:cs="Arial"/>
                <w:color w:val="333333"/>
                <w:shd w:val="clear" w:color="auto" w:fill="FFFFFF"/>
              </w:rPr>
              <m:t>H, U</m:t>
            </m:r>
          </m:sub>
        </m:sSub>
        <m:r>
          <w:rPr>
            <w:rFonts w:ascii="Cambria Math" w:hAnsi="Cambria Math" w:cs="Arial"/>
            <w:color w:val="333333"/>
            <w:shd w:val="clear" w:color="auto" w:fill="FFFFFF"/>
          </w:rPr>
          <m:t>(t, s)</m:t>
        </m:r>
      </m:oMath>
      <w:r>
        <w:rPr>
          <w:rFonts w:ascii="Arial" w:hAnsi="Arial" w:cs="Arial"/>
          <w:color w:val="333333"/>
          <w:shd w:val="clear" w:color="auto" w:fill="FFFFFF"/>
        </w:rPr>
        <w:t xml:space="preserve"> represent the lower and upper bounds of the fuzzy kernel function</w:t>
      </w:r>
      <w:ins w:id="1479" w:author="George Urumov" w:date="2025-10-30T16:27:00Z" w16du:dateUtc="2025-10-30T16:27:00Z">
        <w:r w:rsidR="005369AE">
          <w:rPr>
            <w:rFonts w:ascii="Arial" w:hAnsi="Arial" w:cs="Arial"/>
            <w:color w:val="333333"/>
            <w:shd w:val="clear" w:color="auto" w:fill="FFFFFF"/>
          </w:rPr>
          <w:t>.</w:t>
        </w:r>
      </w:ins>
      <w:del w:id="1480" w:author="George Urumov" w:date="2025-10-30T16:27:00Z" w16du:dateUtc="2025-10-30T16:27:00Z">
        <w:r w:rsidDel="005369AE">
          <w:rPr>
            <w:rFonts w:ascii="Arial" w:hAnsi="Arial" w:cs="Arial"/>
            <w:color w:val="333333"/>
            <w:shd w:val="clear" w:color="auto" w:fill="FFFFFF"/>
          </w:rPr>
          <w:delText>,</w:delText>
        </w:r>
      </w:del>
      <w:r w:rsidRPr="005369AE">
        <w:rPr>
          <w:rFonts w:ascii="Arial" w:hAnsi="Arial" w:cs="Arial"/>
          <w:strike/>
          <w:color w:val="333333"/>
          <w:shd w:val="clear" w:color="auto" w:fill="FFFFFF"/>
          <w:rPrChange w:id="1481" w:author="George Urumov" w:date="2025-10-30T16:27:00Z" w16du:dateUtc="2025-10-30T16:27:00Z">
            <w:rPr>
              <w:rFonts w:ascii="Arial" w:hAnsi="Arial" w:cs="Arial"/>
              <w:color w:val="333333"/>
              <w:shd w:val="clear" w:color="auto" w:fill="FFFFFF"/>
            </w:rPr>
          </w:rPrChange>
        </w:rPr>
        <w:t xml:space="preserve"> </w:t>
      </w:r>
      <w:r w:rsidRPr="005369AE">
        <w:rPr>
          <w:rFonts w:ascii="Arial" w:hAnsi="Arial" w:cs="Arial"/>
          <w:strike/>
          <w:color w:val="333333"/>
          <w:highlight w:val="green"/>
          <w:shd w:val="clear" w:color="auto" w:fill="FFFFFF"/>
          <w:rPrChange w:id="1482" w:author="George Urumov" w:date="2025-10-30T16:27:00Z" w16du:dateUtc="2025-10-30T16:27:00Z">
            <w:rPr>
              <w:rFonts w:ascii="Arial" w:hAnsi="Arial" w:cs="Arial"/>
              <w:color w:val="333333"/>
              <w:shd w:val="clear" w:color="auto" w:fill="FFFFFF"/>
            </w:rPr>
          </w:rPrChange>
        </w:rPr>
        <w:t xml:space="preserve">and </w:t>
      </w:r>
      <m:oMath>
        <m:sSub>
          <m:sSubPr>
            <m:ctrlPr>
              <w:rPr>
                <w:rFonts w:ascii="Cambria Math" w:hAnsi="Cambria Math" w:cs="Arial"/>
                <w:i/>
                <w:strike/>
                <w:color w:val="333333"/>
                <w:highlight w:val="green"/>
                <w:shd w:val="clear" w:color="auto" w:fill="FFFFFF"/>
                <w:rPrChange w:id="1483" w:author="George Urumov" w:date="2025-10-30T16:27:00Z" w16du:dateUtc="2025-10-30T16:27:00Z">
                  <w:rPr>
                    <w:rFonts w:ascii="Cambria Math" w:hAnsi="Cambria Math" w:cs="Arial"/>
                    <w:i/>
                    <w:color w:val="333333"/>
                    <w:shd w:val="clear" w:color="auto" w:fill="FFFFFF"/>
                  </w:rPr>
                </w:rPrChange>
              </w:rPr>
            </m:ctrlPr>
          </m:sSubPr>
          <m:e>
            <m:r>
              <w:rPr>
                <w:rFonts w:ascii="Cambria Math" w:hAnsi="Cambria Math" w:cs="Arial"/>
                <w:strike/>
                <w:color w:val="333333"/>
                <w:highlight w:val="green"/>
                <w:shd w:val="clear" w:color="auto" w:fill="FFFFFF"/>
                <w:rPrChange w:id="1484" w:author="George Urumov" w:date="2025-10-30T16:27:00Z" w16du:dateUtc="2025-10-30T16:27:00Z">
                  <w:rPr>
                    <w:rFonts w:ascii="Cambria Math" w:hAnsi="Cambria Math" w:cs="Arial"/>
                    <w:color w:val="333333"/>
                    <w:shd w:val="clear" w:color="auto" w:fill="FFFFFF"/>
                  </w:rPr>
                </w:rPrChange>
              </w:rPr>
              <m:t>B</m:t>
            </m:r>
          </m:e>
          <m:sub>
            <m:r>
              <w:rPr>
                <w:rFonts w:ascii="Cambria Math" w:hAnsi="Cambria Math" w:cs="Arial"/>
                <w:strike/>
                <w:color w:val="333333"/>
                <w:highlight w:val="green"/>
                <w:shd w:val="clear" w:color="auto" w:fill="FFFFFF"/>
                <w:rPrChange w:id="1485" w:author="George Urumov" w:date="2025-10-30T16:27:00Z" w16du:dateUtc="2025-10-30T16:27:00Z">
                  <w:rPr>
                    <w:rFonts w:ascii="Cambria Math" w:hAnsi="Cambria Math" w:cs="Arial"/>
                    <w:color w:val="333333"/>
                    <w:shd w:val="clear" w:color="auto" w:fill="FFFFFF"/>
                  </w:rPr>
                </w:rPrChange>
              </w:rPr>
              <m:t>L</m:t>
            </m:r>
          </m:sub>
        </m:sSub>
        <m:r>
          <w:rPr>
            <w:rFonts w:ascii="Cambria Math" w:hAnsi="Cambria Math" w:cs="Arial"/>
            <w:strike/>
            <w:color w:val="333333"/>
            <w:highlight w:val="green"/>
            <w:shd w:val="clear" w:color="auto" w:fill="FFFFFF"/>
            <w:rPrChange w:id="1486" w:author="George Urumov" w:date="2025-10-30T16:27:00Z" w16du:dateUtc="2025-10-30T16:27:00Z">
              <w:rPr>
                <w:rFonts w:ascii="Cambria Math" w:hAnsi="Cambria Math" w:cs="Arial"/>
                <w:color w:val="333333"/>
                <w:shd w:val="clear" w:color="auto" w:fill="FFFFFF"/>
              </w:rPr>
            </w:rPrChange>
          </w:rPr>
          <m:t xml:space="preserve">(s) and </m:t>
        </m:r>
        <m:sSub>
          <m:sSubPr>
            <m:ctrlPr>
              <w:rPr>
                <w:rFonts w:ascii="Cambria Math" w:hAnsi="Cambria Math" w:cs="Arial"/>
                <w:i/>
                <w:strike/>
                <w:color w:val="333333"/>
                <w:highlight w:val="green"/>
                <w:shd w:val="clear" w:color="auto" w:fill="FFFFFF"/>
                <w:rPrChange w:id="1487" w:author="George Urumov" w:date="2025-10-30T16:27:00Z" w16du:dateUtc="2025-10-30T16:27:00Z">
                  <w:rPr>
                    <w:rFonts w:ascii="Cambria Math" w:hAnsi="Cambria Math" w:cs="Arial"/>
                    <w:i/>
                    <w:color w:val="333333"/>
                    <w:shd w:val="clear" w:color="auto" w:fill="FFFFFF"/>
                  </w:rPr>
                </w:rPrChange>
              </w:rPr>
            </m:ctrlPr>
          </m:sSubPr>
          <m:e>
            <m:r>
              <w:rPr>
                <w:rFonts w:ascii="Cambria Math" w:hAnsi="Cambria Math" w:cs="Arial"/>
                <w:strike/>
                <w:color w:val="333333"/>
                <w:highlight w:val="green"/>
                <w:shd w:val="clear" w:color="auto" w:fill="FFFFFF"/>
                <w:rPrChange w:id="1488" w:author="George Urumov" w:date="2025-10-30T16:27:00Z" w16du:dateUtc="2025-10-30T16:27:00Z">
                  <w:rPr>
                    <w:rFonts w:ascii="Cambria Math" w:hAnsi="Cambria Math" w:cs="Arial"/>
                    <w:color w:val="333333"/>
                    <w:shd w:val="clear" w:color="auto" w:fill="FFFFFF"/>
                  </w:rPr>
                </w:rPrChange>
              </w:rPr>
              <m:t>B</m:t>
            </m:r>
          </m:e>
          <m:sub>
            <m:r>
              <w:rPr>
                <w:rFonts w:ascii="Cambria Math" w:hAnsi="Cambria Math" w:cs="Arial"/>
                <w:strike/>
                <w:color w:val="333333"/>
                <w:highlight w:val="green"/>
                <w:shd w:val="clear" w:color="auto" w:fill="FFFFFF"/>
                <w:rPrChange w:id="1489" w:author="George Urumov" w:date="2025-10-30T16:27:00Z" w16du:dateUtc="2025-10-30T16:27:00Z">
                  <w:rPr>
                    <w:rFonts w:ascii="Cambria Math" w:hAnsi="Cambria Math" w:cs="Arial"/>
                    <w:color w:val="333333"/>
                    <w:shd w:val="clear" w:color="auto" w:fill="FFFFFF"/>
                  </w:rPr>
                </w:rPrChange>
              </w:rPr>
              <m:t>U</m:t>
            </m:r>
          </m:sub>
        </m:sSub>
        <m:r>
          <w:rPr>
            <w:rFonts w:ascii="Cambria Math" w:hAnsi="Cambria Math" w:cs="Arial"/>
            <w:strike/>
            <w:color w:val="333333"/>
            <w:highlight w:val="green"/>
            <w:shd w:val="clear" w:color="auto" w:fill="FFFFFF"/>
            <w:rPrChange w:id="1490" w:author="George Urumov" w:date="2025-10-30T16:27:00Z" w16du:dateUtc="2025-10-30T16:27:00Z">
              <w:rPr>
                <w:rFonts w:ascii="Cambria Math" w:hAnsi="Cambria Math" w:cs="Arial"/>
                <w:color w:val="333333"/>
                <w:shd w:val="clear" w:color="auto" w:fill="FFFFFF"/>
              </w:rPr>
            </w:rPrChange>
          </w:rPr>
          <m:t>(s)</m:t>
        </m:r>
      </m:oMath>
      <w:r w:rsidRPr="005369AE">
        <w:rPr>
          <w:rFonts w:ascii="Arial" w:hAnsi="Arial" w:cs="Arial"/>
          <w:strike/>
          <w:color w:val="333333"/>
          <w:highlight w:val="green"/>
          <w:shd w:val="clear" w:color="auto" w:fill="FFFFFF"/>
          <w:rPrChange w:id="1491" w:author="George Urumov" w:date="2025-10-30T16:27:00Z" w16du:dateUtc="2025-10-30T16:27:00Z">
            <w:rPr>
              <w:rFonts w:ascii="Arial" w:hAnsi="Arial" w:cs="Arial"/>
              <w:color w:val="333333"/>
              <w:shd w:val="clear" w:color="auto" w:fill="FFFFFF"/>
            </w:rPr>
          </w:rPrChange>
        </w:rPr>
        <w:t xml:space="preserve"> represent the lower and upper bounds of the fuzzy Gaussian process.</w:t>
      </w:r>
      <w:r w:rsidRPr="005369AE">
        <w:rPr>
          <w:rFonts w:ascii="Arial" w:hAnsi="Arial" w:cs="Arial"/>
          <w:strike/>
          <w:color w:val="333333"/>
          <w:shd w:val="clear" w:color="auto" w:fill="FFFFFF"/>
          <w:rPrChange w:id="1492" w:author="George Urumov" w:date="2025-10-30T16:27:00Z" w16du:dateUtc="2025-10-30T16:27:00Z">
            <w:rPr>
              <w:rFonts w:ascii="Arial" w:hAnsi="Arial" w:cs="Arial"/>
              <w:color w:val="333333"/>
              <w:shd w:val="clear" w:color="auto" w:fill="FFFFFF"/>
            </w:rPr>
          </w:rPrChange>
        </w:rPr>
        <w:t xml:space="preserve"> </w:t>
      </w:r>
      <w:r>
        <w:rPr>
          <w:rFonts w:ascii="Arial" w:hAnsi="Arial" w:cs="Arial"/>
          <w:color w:val="333333"/>
          <w:shd w:val="clear" w:color="auto" w:fill="FFFFFF"/>
        </w:rPr>
        <w:t>The upper and lower bounds for the fuzzy fractional Brownian motion integrals are determined by analysing the bounds of the kernel function and the Gaussian process separately.</w:t>
      </w:r>
    </w:p>
    <w:p w14:paraId="4EB9C586" w14:textId="77777777" w:rsidR="008D1943" w:rsidRDefault="00000000" w:rsidP="008D1943">
      <w:pPr>
        <w:spacing w:after="160" w:line="360" w:lineRule="auto"/>
        <w:rPr>
          <w:rFonts w:ascii="Arial" w:hAnsi="Arial" w:cs="Arial"/>
          <w:color w:val="333333"/>
          <w:shd w:val="clear" w:color="auto" w:fill="FFFFFF"/>
        </w:rPr>
      </w:pPr>
      <m:oMathPara>
        <m:oMath>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H,L</m:t>
                          </m:r>
                        </m:sub>
                      </m:sSub>
                      <m:r>
                        <w:rPr>
                          <w:rFonts w:ascii="Cambria Math" w:hAnsi="Cambria Math" w:cs="Arial"/>
                          <w:color w:val="333333"/>
                          <w:shd w:val="clear" w:color="auto" w:fill="FFFFFF"/>
                        </w:rPr>
                        <m:t>(t, s)</m:t>
                      </m:r>
                    </m:e>
                  </m:nary>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 s)d</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r>
                            <w:rPr>
                              <w:rFonts w:ascii="Cambria Math" w:hAnsi="Cambria Math" w:cs="Arial"/>
                              <w:color w:val="333333"/>
                              <w:shd w:val="clear" w:color="auto" w:fill="FFFFFF"/>
                            </w:rPr>
                            <m:t>(s)</m:t>
                          </m:r>
                        </m:e>
                      </m:nary>
                    </m:e>
                  </m:d>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m:t>
          </m:r>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sSup>
                <m:sSupPr>
                  <m:ctrlPr>
                    <w:rPr>
                      <w:rFonts w:ascii="Cambria Math" w:hAnsi="Cambria Math" w:cs="Arial"/>
                      <w:i/>
                      <w:color w:val="333333"/>
                      <w:highlight w:val="green"/>
                      <w:shd w:val="clear" w:color="auto" w:fill="FFFFFF"/>
                    </w:rPr>
                  </m:ctrlPr>
                </m:sSupPr>
                <m:e>
                  <m:sSub>
                    <m:sSubPr>
                      <m:ctrlPr>
                        <w:rPr>
                          <w:rFonts w:ascii="Cambria Math" w:hAnsi="Cambria Math" w:cs="Arial"/>
                          <w:i/>
                          <w:color w:val="333333"/>
                          <w:highlight w:val="green"/>
                          <w:shd w:val="clear" w:color="auto" w:fill="FFFFFF"/>
                        </w:rPr>
                      </m:ctrlPr>
                    </m:sSubPr>
                    <m:e>
                      <m:acc>
                        <m:accPr>
                          <m:chr m:val="̃"/>
                          <m:ctrlPr>
                            <w:rPr>
                              <w:rFonts w:ascii="Cambria Math" w:hAnsi="Cambria Math" w:cs="Arial"/>
                              <w:i/>
                              <w:color w:val="333333"/>
                              <w:highlight w:val="green"/>
                              <w:shd w:val="clear" w:color="auto" w:fill="FFFFFF"/>
                            </w:rPr>
                          </m:ctrlPr>
                        </m:accPr>
                        <m:e>
                          <m:r>
                            <w:rPr>
                              <w:rFonts w:ascii="Cambria Math" w:hAnsi="Cambria Math" w:cs="Arial"/>
                              <w:color w:val="333333"/>
                              <w:highlight w:val="green"/>
                              <w:shd w:val="clear" w:color="auto" w:fill="FFFFFF"/>
                            </w:rPr>
                            <m:t>K</m:t>
                          </m:r>
                        </m:e>
                      </m:acc>
                    </m:e>
                    <m:sub>
                      <m:r>
                        <w:rPr>
                          <w:rFonts w:ascii="Cambria Math" w:hAnsi="Cambria Math" w:cs="Arial"/>
                          <w:color w:val="333333"/>
                          <w:highlight w:val="green"/>
                          <w:shd w:val="clear" w:color="auto" w:fill="FFFFFF"/>
                        </w:rPr>
                        <m:t>H,U</m:t>
                      </m:r>
                    </m:sub>
                  </m:sSub>
                  <m:r>
                    <w:rPr>
                      <w:rFonts w:ascii="Cambria Math" w:hAnsi="Cambria Math" w:cs="Arial"/>
                      <w:color w:val="333333"/>
                      <w:highlight w:val="green"/>
                      <w:shd w:val="clear" w:color="auto" w:fill="FFFFFF"/>
                    </w:rPr>
                    <m:t>(t, s)</m:t>
                  </m:r>
                </m:e>
                <m:sup>
                  <m:r>
                    <w:rPr>
                      <w:rFonts w:ascii="Cambria Math" w:hAnsi="Cambria Math" w:cs="Arial"/>
                      <w:color w:val="333333"/>
                      <w:highlight w:val="green"/>
                      <w:shd w:val="clear" w:color="auto" w:fill="FFFFFF"/>
                    </w:rPr>
                    <m:t>2</m:t>
                  </m:r>
                </m:sup>
              </m:sSup>
            </m:e>
          </m:nary>
          <m:r>
            <w:rPr>
              <w:rFonts w:ascii="Cambria Math" w:hAnsi="Cambria Math" w:cs="Arial"/>
              <w:color w:val="333333"/>
              <w:shd w:val="clear" w:color="auto" w:fill="FFFFFF"/>
            </w:rPr>
            <m:t>ds</m:t>
          </m:r>
        </m:oMath>
      </m:oMathPara>
    </w:p>
    <w:p w14:paraId="47DB7C5F"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By ensuring that these integrals are finite, we will demonstrate the existence of the solution. Uniqueness will be shown by proving that the fuzzy integrals converge uniquely under the given conditions - i</w:t>
      </w:r>
      <w:r w:rsidRPr="00267FC5">
        <w:rPr>
          <w:rFonts w:ascii="Arial" w:hAnsi="Arial" w:cs="Arial"/>
          <w:color w:val="333333"/>
          <w:shd w:val="clear" w:color="auto" w:fill="FFFFFF"/>
        </w:rPr>
        <w:t xml:space="preserve">f that difference of kernels is zero </w:t>
      </w:r>
      <w:proofErr w:type="spellStart"/>
      <w:r w:rsidRPr="00267FC5">
        <w:rPr>
          <w:rFonts w:ascii="Arial" w:hAnsi="Arial" w:cs="Arial"/>
          <w:color w:val="333333"/>
          <w:shd w:val="clear" w:color="auto" w:fill="FFFFFF"/>
        </w:rPr>
        <w:t>a.s.</w:t>
      </w:r>
      <w:proofErr w:type="spellEnd"/>
      <w:r w:rsidRPr="00267FC5">
        <w:rPr>
          <w:rFonts w:ascii="Arial" w:hAnsi="Arial" w:cs="Arial"/>
          <w:color w:val="333333"/>
          <w:shd w:val="clear" w:color="auto" w:fill="FFFFFF"/>
        </w:rPr>
        <w:t xml:space="preserve"> owing to identical initial data and integrable constraints, </w:t>
      </w:r>
      <w:r>
        <w:rPr>
          <w:rFonts w:ascii="Arial" w:hAnsi="Arial" w:cs="Arial"/>
          <w:color w:val="333333"/>
          <w:shd w:val="clear" w:color="auto" w:fill="FFFFFF"/>
        </w:rPr>
        <w:t>we obtain</w:t>
      </w:r>
      <w:r w:rsidRPr="00267FC5">
        <w:rPr>
          <w:rFonts w:ascii="Arial" w:hAnsi="Arial" w:cs="Arial"/>
          <w:color w:val="333333"/>
          <w:shd w:val="clear" w:color="auto" w:fill="FFFFFF"/>
        </w:rPr>
        <w:t xml:space="preserve"> uniqueness.</w:t>
      </w:r>
      <w:r>
        <w:rPr>
          <w:rFonts w:ascii="Arial" w:hAnsi="Arial" w:cs="Arial"/>
          <w:color w:val="333333"/>
          <w:shd w:val="clear" w:color="auto" w:fill="FFFFFF"/>
        </w:rPr>
        <w:t xml:space="preserve"> </w:t>
      </w:r>
    </w:p>
    <w:p w14:paraId="4A3F286B"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In other words, we need to show that: </w:t>
      </w:r>
    </w:p>
    <w:p w14:paraId="73FE7DE4" w14:textId="77777777" w:rsidR="008D1943" w:rsidRDefault="00000000" w:rsidP="008D1943">
      <w:pPr>
        <w:spacing w:after="160" w:line="360" w:lineRule="auto"/>
        <w:jc w:val="center"/>
        <w:rPr>
          <w:rFonts w:ascii="Arial" w:hAnsi="Arial" w:cs="Arial"/>
          <w:color w:val="333333"/>
          <w:shd w:val="clear" w:color="auto" w:fill="FFFFFF"/>
        </w:rPr>
      </w:pPr>
      <m:oMath>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H,L</m:t>
                        </m:r>
                      </m:sub>
                    </m:sSub>
                    <m:r>
                      <w:rPr>
                        <w:rFonts w:ascii="Cambria Math" w:hAnsi="Cambria Math" w:cs="Arial"/>
                        <w:color w:val="333333"/>
                        <w:shd w:val="clear" w:color="auto" w:fill="FFFFFF"/>
                      </w:rPr>
                      <m:t>(t, s)</m:t>
                    </m:r>
                  </m:e>
                </m:nary>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ds&lt;∞</m:t>
        </m:r>
      </m:oMath>
      <w:r w:rsidR="008D1943">
        <w:rPr>
          <w:rFonts w:ascii="Arial" w:hAnsi="Arial" w:cs="Arial"/>
          <w:color w:val="333333"/>
          <w:shd w:val="clear" w:color="auto" w:fill="FFFFFF"/>
        </w:rPr>
        <w:t xml:space="preserve"> and </w:t>
      </w:r>
      <m:oMath>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H,U</m:t>
                        </m:r>
                      </m:sub>
                    </m:sSub>
                    <m:r>
                      <w:rPr>
                        <w:rFonts w:ascii="Cambria Math" w:hAnsi="Cambria Math" w:cs="Arial"/>
                        <w:color w:val="333333"/>
                        <w:shd w:val="clear" w:color="auto" w:fill="FFFFFF"/>
                      </w:rPr>
                      <m:t>(t, s)</m:t>
                    </m:r>
                  </m:e>
                </m:nary>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 &lt; ∞</m:t>
        </m:r>
      </m:oMath>
    </w:p>
    <w:p w14:paraId="053078AF" w14:textId="77777777" w:rsidR="008D1943" w:rsidRDefault="008D1943" w:rsidP="008D1943">
      <w:pPr>
        <w:spacing w:after="160" w:line="360" w:lineRule="auto"/>
        <w:rPr>
          <w:rFonts w:ascii="Arial" w:hAnsi="Arial" w:cs="Arial"/>
          <w:color w:val="333333"/>
          <w:shd w:val="clear" w:color="auto" w:fill="FFFFFF"/>
        </w:rPr>
      </w:pPr>
      <w:r>
        <w:rPr>
          <w:rFonts w:ascii="Arial" w:hAnsi="Arial" w:cs="Arial"/>
          <w:color w:val="333333"/>
          <w:shd w:val="clear" w:color="auto" w:fill="FFFFFF"/>
        </w:rPr>
        <w:t xml:space="preserve">For  </w:t>
      </w:r>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H,L</m:t>
            </m:r>
          </m:sub>
        </m:sSub>
        <m:r>
          <w:rPr>
            <w:rFonts w:ascii="Cambria Math" w:hAnsi="Cambria Math" w:cs="Arial"/>
            <w:color w:val="333333"/>
            <w:shd w:val="clear" w:color="auto" w:fill="FFFFFF"/>
          </w:rPr>
          <m:t>(t, s</m:t>
        </m:r>
      </m:oMath>
      <w:r>
        <w:rPr>
          <w:rFonts w:ascii="Arial" w:hAnsi="Arial" w:cs="Arial"/>
          <w:color w:val="333333"/>
          <w:shd w:val="clear" w:color="auto" w:fill="FFFFFF"/>
        </w:rPr>
        <w:t>):</w:t>
      </w:r>
    </w:p>
    <w:p w14:paraId="2F9297C9" w14:textId="77777777" w:rsidR="008D1943" w:rsidRDefault="00000000" w:rsidP="008D1943">
      <w:pPr>
        <w:spacing w:after="160" w:line="360" w:lineRule="auto"/>
        <w:jc w:val="center"/>
        <w:rPr>
          <w:rFonts w:ascii="Arial" w:hAnsi="Arial" w:cs="Arial"/>
          <w:color w:val="333333"/>
          <w:shd w:val="clear" w:color="auto" w:fill="FFFFFF"/>
        </w:rPr>
      </w:pPr>
      <m:oMath>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H,L</m:t>
                    </m:r>
                  </m:sub>
                </m:sSub>
                <m:r>
                  <w:rPr>
                    <w:rFonts w:ascii="Cambria Math" w:hAnsi="Cambria Math" w:cs="Arial"/>
                    <w:color w:val="333333"/>
                    <w:shd w:val="clear" w:color="auto" w:fill="FFFFFF"/>
                  </w:rPr>
                  <m:t>(t, s)</m:t>
                </m:r>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c</m:t>
                </m:r>
              </m:e>
              <m:sub>
                <m:r>
                  <w:rPr>
                    <w:rFonts w:ascii="Cambria Math" w:hAnsi="Cambria Math" w:cs="Arial"/>
                    <w:color w:val="333333"/>
                    <w:shd w:val="clear" w:color="auto" w:fill="FFFFFF"/>
                  </w:rPr>
                  <m:t>H</m:t>
                </m:r>
              </m:sub>
            </m:sSub>
          </m:e>
          <m:sup>
            <m:r>
              <w:rPr>
                <w:rFonts w:ascii="Cambria Math" w:hAnsi="Cambria Math" w:cs="Arial"/>
                <w:color w:val="333333"/>
                <w:shd w:val="clear" w:color="auto" w:fill="FFFFFF"/>
              </w:rPr>
              <m:t>2</m:t>
            </m:r>
          </m:sup>
        </m:sSup>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m:t>
                    </m:r>
                  </m:e>
                  <m:sup>
                    <m:r>
                      <w:rPr>
                        <w:rFonts w:ascii="Cambria Math" w:hAnsi="Cambria Math" w:cs="Arial"/>
                        <w:color w:val="333333"/>
                        <w:shd w:val="clear" w:color="auto" w:fill="FFFFFF"/>
                      </w:rPr>
                      <m:t>H-1/2</m:t>
                    </m:r>
                  </m:sup>
                </m:sSup>
                <m:r>
                  <w:rPr>
                    <w:rFonts w:ascii="Cambria Math" w:hAnsi="Cambria Math" w:cs="Arial"/>
                    <w:strike/>
                    <w:color w:val="333333"/>
                    <w:highlight w:val="green"/>
                    <w:shd w:val="clear" w:color="auto" w:fill="FFFFFF"/>
                  </w:rPr>
                  <m:t>-</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(-s)</m:t>
                    </m:r>
                  </m:e>
                  <m:sup>
                    <m:r>
                      <w:rPr>
                        <w:rFonts w:ascii="Cambria Math" w:hAnsi="Cambria Math" w:cs="Arial"/>
                        <w:strike/>
                        <w:color w:val="333333"/>
                        <w:highlight w:val="green"/>
                        <w:shd w:val="clear" w:color="auto" w:fill="FFFFFF"/>
                      </w:rPr>
                      <m:t>H-1/2</m:t>
                    </m:r>
                  </m:sup>
                </m:sSup>
              </m:e>
            </m:d>
          </m:e>
          <m:sup>
            <m:r>
              <w:rPr>
                <w:rFonts w:ascii="Cambria Math" w:hAnsi="Cambria Math" w:cs="Arial"/>
                <w:color w:val="333333"/>
                <w:shd w:val="clear" w:color="auto" w:fill="FFFFFF"/>
              </w:rPr>
              <m:t>2</m:t>
            </m:r>
          </m:sup>
        </m:sSup>
      </m:oMath>
      <w:r w:rsidR="008D1943">
        <w:rPr>
          <w:rFonts w:ascii="Arial" w:hAnsi="Arial" w:cs="Arial"/>
          <w:color w:val="333333"/>
          <w:shd w:val="clear" w:color="auto" w:fill="FFFFFF"/>
        </w:rPr>
        <w:t xml:space="preserve"> </w:t>
      </w:r>
    </w:p>
    <w:p w14:paraId="25D5B511" w14:textId="77777777" w:rsidR="008D1943" w:rsidRDefault="008D1943" w:rsidP="008D1943">
      <w:pPr>
        <w:spacing w:after="160" w:line="360" w:lineRule="auto"/>
        <w:rPr>
          <w:rFonts w:ascii="Arial" w:hAnsi="Arial" w:cs="Arial"/>
          <w:color w:val="333333"/>
          <w:shd w:val="clear" w:color="auto" w:fill="FFFFFF"/>
        </w:rPr>
      </w:pPr>
      <w:r>
        <w:rPr>
          <w:rFonts w:ascii="Arial" w:hAnsi="Arial" w:cs="Arial"/>
          <w:color w:val="333333"/>
          <w:shd w:val="clear" w:color="auto" w:fill="FFFFFF"/>
        </w:rPr>
        <w:t>Integrate this:</w:t>
      </w:r>
    </w:p>
    <w:p w14:paraId="129005C0" w14:textId="77777777" w:rsidR="008D1943" w:rsidRDefault="00000000" w:rsidP="008D1943">
      <w:pPr>
        <w:spacing w:after="160" w:line="360" w:lineRule="auto"/>
        <w:jc w:val="center"/>
        <w:rPr>
          <w:rFonts w:ascii="Arial" w:hAnsi="Arial" w:cs="Arial"/>
          <w:color w:val="333333"/>
          <w:shd w:val="clear" w:color="auto" w:fill="FFFFFF"/>
        </w:rPr>
      </w:pPr>
      <m:oMathPara>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H,L</m:t>
                          </m:r>
                        </m:sub>
                      </m:sSub>
                      <m:r>
                        <w:rPr>
                          <w:rFonts w:ascii="Cambria Math" w:hAnsi="Cambria Math" w:cs="Arial"/>
                          <w:color w:val="333333"/>
                          <w:shd w:val="clear" w:color="auto" w:fill="FFFFFF"/>
                        </w:rPr>
                        <m:t>(t, s)</m:t>
                      </m:r>
                    </m:e>
                  </m:d>
                </m:e>
                <m:sup>
                  <m:r>
                    <w:rPr>
                      <w:rFonts w:ascii="Cambria Math" w:hAnsi="Cambria Math" w:cs="Arial"/>
                      <w:color w:val="333333"/>
                      <w:shd w:val="clear" w:color="auto" w:fill="FFFFFF"/>
                    </w:rPr>
                    <m:t>2</m:t>
                  </m:r>
                </m:sup>
              </m:sSup>
            </m:e>
          </m:nary>
          <m:r>
            <w:rPr>
              <w:rFonts w:ascii="Cambria Math" w:hAnsi="Cambria Math" w:cs="Arial"/>
              <w:color w:val="333333"/>
              <w:shd w:val="clear" w:color="auto" w:fill="FFFFFF"/>
            </w:rPr>
            <m:t>ds=</m:t>
          </m:r>
          <m:sSup>
            <m:sSupPr>
              <m:ctrlPr>
                <w:rPr>
                  <w:rFonts w:ascii="Cambria Math" w:hAnsi="Cambria Math" w:cs="Arial"/>
                  <w:i/>
                  <w:color w:val="333333"/>
                  <w:shd w:val="clear" w:color="auto" w:fill="FFFFFF"/>
                </w:rPr>
              </m:ctrlPr>
            </m:sSup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c</m:t>
                  </m:r>
                </m:e>
                <m:sub>
                  <m:r>
                    <w:rPr>
                      <w:rFonts w:ascii="Cambria Math" w:hAnsi="Cambria Math" w:cs="Arial"/>
                      <w:color w:val="333333"/>
                      <w:shd w:val="clear" w:color="auto" w:fill="FFFFFF"/>
                    </w:rPr>
                    <m:t>H</m:t>
                  </m:r>
                </m:sub>
              </m:sSub>
            </m:e>
            <m:sup>
              <m:r>
                <w:rPr>
                  <w:rFonts w:ascii="Cambria Math" w:hAnsi="Cambria Math" w:cs="Arial"/>
                  <w:color w:val="333333"/>
                  <w:shd w:val="clear" w:color="auto" w:fill="FFFFFF"/>
                </w:rPr>
                <m:t>2</m:t>
              </m:r>
            </m:sup>
          </m:s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m:t>
                          </m:r>
                        </m:e>
                        <m:sup>
                          <m:r>
                            <w:rPr>
                              <w:rFonts w:ascii="Cambria Math" w:hAnsi="Cambria Math" w:cs="Arial"/>
                              <w:color w:val="333333"/>
                              <w:shd w:val="clear" w:color="auto" w:fill="FFFFFF"/>
                            </w:rPr>
                            <m:t>H-1/2</m:t>
                          </m:r>
                        </m:sup>
                      </m:sSup>
                      <m:r>
                        <w:rPr>
                          <w:rFonts w:ascii="Cambria Math" w:hAnsi="Cambria Math" w:cs="Arial"/>
                          <w:strike/>
                          <w:color w:val="333333"/>
                          <w:highlight w:val="green"/>
                          <w:shd w:val="clear" w:color="auto" w:fill="FFFFFF"/>
                        </w:rPr>
                        <m:t>-</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(-s)</m:t>
                          </m:r>
                        </m:e>
                        <m:sup>
                          <m:r>
                            <w:rPr>
                              <w:rFonts w:ascii="Cambria Math" w:hAnsi="Cambria Math" w:cs="Arial"/>
                              <w:strike/>
                              <w:color w:val="333333"/>
                              <w:highlight w:val="green"/>
                              <w:shd w:val="clear" w:color="auto" w:fill="FFFFFF"/>
                            </w:rPr>
                            <m:t>H-1/2</m:t>
                          </m:r>
                        </m:sup>
                      </m:sSup>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e>
          </m:nary>
          <m:r>
            <w:rPr>
              <w:rFonts w:ascii="Cambria Math" w:hAnsi="Cambria Math" w:cs="Arial"/>
              <w:color w:val="333333"/>
              <w:shd w:val="clear" w:color="auto" w:fill="FFFFFF"/>
            </w:rPr>
            <m:t xml:space="preserve">= </m:t>
          </m:r>
          <m:sSup>
            <m:sSupPr>
              <m:ctrlPr>
                <w:rPr>
                  <w:rFonts w:ascii="Cambria Math" w:hAnsi="Cambria Math" w:cs="Arial"/>
                  <w:i/>
                  <w:color w:val="333333"/>
                  <w:highlight w:val="green"/>
                  <w:shd w:val="clear" w:color="auto" w:fill="FFFFFF"/>
                </w:rPr>
              </m:ctrlPr>
            </m:sSupPr>
            <m:e>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c</m:t>
                  </m:r>
                </m:e>
                <m:sub>
                  <m:r>
                    <w:rPr>
                      <w:rFonts w:ascii="Cambria Math" w:hAnsi="Cambria Math" w:cs="Arial"/>
                      <w:color w:val="333333"/>
                      <w:highlight w:val="green"/>
                      <w:shd w:val="clear" w:color="auto" w:fill="FFFFFF"/>
                    </w:rPr>
                    <m:t>H</m:t>
                  </m:r>
                </m:sub>
              </m:sSub>
            </m:e>
            <m:sup>
              <m:r>
                <w:rPr>
                  <w:rFonts w:ascii="Cambria Math" w:hAnsi="Cambria Math" w:cs="Arial"/>
                  <w:color w:val="333333"/>
                  <w:highlight w:val="green"/>
                  <w:shd w:val="clear" w:color="auto" w:fill="FFFFFF"/>
                </w:rPr>
                <m:t>2</m:t>
              </m:r>
            </m:sup>
          </m:sSup>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(t-s)</m:t>
                      </m:r>
                    </m:e>
                    <m:sup>
                      <m:r>
                        <w:rPr>
                          <w:rFonts w:ascii="Cambria Math" w:hAnsi="Cambria Math" w:cs="Arial"/>
                          <w:color w:val="333333"/>
                          <w:highlight w:val="green"/>
                          <w:shd w:val="clear" w:color="auto" w:fill="FFFFFF"/>
                        </w:rPr>
                        <m:t>2H-1</m:t>
                      </m:r>
                    </m:sup>
                  </m:sSup>
                </m:e>
              </m:d>
              <m:r>
                <w:rPr>
                  <w:rFonts w:ascii="Cambria Math" w:hAnsi="Cambria Math" w:cs="Arial"/>
                  <w:color w:val="333333"/>
                  <w:highlight w:val="green"/>
                  <w:shd w:val="clear" w:color="auto" w:fill="FFFFFF"/>
                </w:rPr>
                <m:t>ds&lt;∞</m:t>
              </m:r>
            </m:e>
          </m:nary>
        </m:oMath>
      </m:oMathPara>
    </w:p>
    <w:p w14:paraId="3A394F8C"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lastRenderedPageBreak/>
        <w:t xml:space="preserve">Both terms inside the integral are finite for </w:t>
      </w:r>
      <w:r w:rsidRPr="00267FC5">
        <w:rPr>
          <w:rFonts w:ascii="Arial" w:hAnsi="Arial" w:cs="Arial"/>
          <w:i/>
          <w:iCs/>
          <w:color w:val="333333"/>
          <w:shd w:val="clear" w:color="auto" w:fill="FFFFFF"/>
        </w:rPr>
        <w:t>H &lt; ½</w:t>
      </w:r>
      <w:r>
        <w:rPr>
          <w:rFonts w:ascii="Arial" w:hAnsi="Arial" w:cs="Arial"/>
          <w:color w:val="333333"/>
          <w:shd w:val="clear" w:color="auto" w:fill="FFFFFF"/>
        </w:rPr>
        <w:t xml:space="preserve">, and the subtraction term also ensures the finiteness of the integral. </w:t>
      </w:r>
    </w:p>
    <w:p w14:paraId="43AD7B8F" w14:textId="77777777" w:rsidR="008D1943" w:rsidRDefault="008D1943" w:rsidP="008D1943">
      <w:pPr>
        <w:spacing w:after="160" w:line="360" w:lineRule="auto"/>
        <w:rPr>
          <w:rFonts w:ascii="Arial" w:hAnsi="Arial" w:cs="Arial"/>
          <w:color w:val="333333"/>
          <w:shd w:val="clear" w:color="auto" w:fill="FFFFFF"/>
        </w:rPr>
      </w:pPr>
      <w:r>
        <w:rPr>
          <w:rFonts w:ascii="Arial" w:hAnsi="Arial" w:cs="Arial"/>
          <w:color w:val="333333"/>
          <w:shd w:val="clear" w:color="auto" w:fill="FFFFFF"/>
        </w:rPr>
        <w:t>Similarly, for the upper bounds:</w:t>
      </w:r>
    </w:p>
    <w:p w14:paraId="716A04A6" w14:textId="77777777" w:rsidR="008D1943" w:rsidRDefault="00000000" w:rsidP="008D1943">
      <w:pPr>
        <w:spacing w:after="160" w:line="360" w:lineRule="auto"/>
        <w:jc w:val="center"/>
        <w:rPr>
          <w:rFonts w:ascii="Arial" w:hAnsi="Arial" w:cs="Arial"/>
          <w:color w:val="333333"/>
          <w:shd w:val="clear" w:color="auto" w:fill="FFFFFF"/>
        </w:rPr>
      </w:pPr>
      <m:oMathPara>
        <m:oMath>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H,U</m:t>
                          </m:r>
                        </m:sub>
                      </m:sSub>
                      <m:r>
                        <w:rPr>
                          <w:rFonts w:ascii="Cambria Math" w:hAnsi="Cambria Math" w:cs="Arial"/>
                          <w:color w:val="333333"/>
                          <w:shd w:val="clear" w:color="auto" w:fill="FFFFFF"/>
                        </w:rPr>
                        <m:t>(t, s)</m:t>
                      </m:r>
                    </m:e>
                  </m:d>
                </m:e>
                <m:sup>
                  <m:r>
                    <w:rPr>
                      <w:rFonts w:ascii="Cambria Math" w:hAnsi="Cambria Math" w:cs="Arial"/>
                      <w:color w:val="333333"/>
                      <w:shd w:val="clear" w:color="auto" w:fill="FFFFFF"/>
                    </w:rPr>
                    <m:t>2</m:t>
                  </m:r>
                </m:sup>
              </m:sSup>
            </m:e>
          </m:nary>
          <m:r>
            <w:rPr>
              <w:rFonts w:ascii="Cambria Math" w:hAnsi="Cambria Math" w:cs="Arial"/>
              <w:color w:val="333333"/>
              <w:shd w:val="clear" w:color="auto" w:fill="FFFFFF"/>
            </w:rPr>
            <m:t>ds=</m:t>
          </m:r>
          <m:sSup>
            <m:sSupPr>
              <m:ctrlPr>
                <w:rPr>
                  <w:rFonts w:ascii="Cambria Math" w:hAnsi="Cambria Math" w:cs="Arial"/>
                  <w:i/>
                  <w:color w:val="333333"/>
                  <w:shd w:val="clear" w:color="auto" w:fill="FFFFFF"/>
                </w:rPr>
              </m:ctrlPr>
            </m:sSup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c</m:t>
                  </m:r>
                </m:e>
                <m:sub>
                  <m:r>
                    <w:rPr>
                      <w:rFonts w:ascii="Cambria Math" w:hAnsi="Cambria Math" w:cs="Arial"/>
                      <w:color w:val="333333"/>
                      <w:shd w:val="clear" w:color="auto" w:fill="FFFFFF"/>
                    </w:rPr>
                    <m:t>H</m:t>
                  </m:r>
                </m:sub>
              </m:sSub>
            </m:e>
            <m:sup>
              <m:r>
                <w:rPr>
                  <w:rFonts w:ascii="Cambria Math" w:hAnsi="Cambria Math" w:cs="Arial"/>
                  <w:color w:val="333333"/>
                  <w:shd w:val="clear" w:color="auto" w:fill="FFFFFF"/>
                </w:rPr>
                <m:t>2</m:t>
              </m:r>
            </m:sup>
          </m:sSup>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(t-s)</m:t>
                          </m:r>
                        </m:e>
                        <m:sup>
                          <m:r>
                            <w:rPr>
                              <w:rFonts w:ascii="Cambria Math" w:hAnsi="Cambria Math" w:cs="Arial"/>
                              <w:color w:val="333333"/>
                              <w:shd w:val="clear" w:color="auto" w:fill="FFFFFF"/>
                            </w:rPr>
                            <m:t>H-1/2</m:t>
                          </m:r>
                        </m:sup>
                      </m:sSup>
                      <m:r>
                        <w:rPr>
                          <w:rFonts w:ascii="Cambria Math" w:hAnsi="Cambria Math" w:cs="Arial"/>
                          <w:strike/>
                          <w:color w:val="333333"/>
                          <w:highlight w:val="green"/>
                          <w:shd w:val="clear" w:color="auto" w:fill="FFFFFF"/>
                        </w:rPr>
                        <m:t>-</m:t>
                      </m:r>
                      <m:sSup>
                        <m:sSupPr>
                          <m:ctrlPr>
                            <w:rPr>
                              <w:rFonts w:ascii="Cambria Math" w:hAnsi="Cambria Math" w:cs="Arial"/>
                              <w:i/>
                              <w:strike/>
                              <w:color w:val="333333"/>
                              <w:highlight w:val="green"/>
                              <w:shd w:val="clear" w:color="auto" w:fill="FFFFFF"/>
                            </w:rPr>
                          </m:ctrlPr>
                        </m:sSupPr>
                        <m:e>
                          <m:r>
                            <w:rPr>
                              <w:rFonts w:ascii="Cambria Math" w:hAnsi="Cambria Math" w:cs="Arial"/>
                              <w:strike/>
                              <w:color w:val="333333"/>
                              <w:highlight w:val="green"/>
                              <w:shd w:val="clear" w:color="auto" w:fill="FFFFFF"/>
                            </w:rPr>
                            <m:t>(-s)</m:t>
                          </m:r>
                        </m:e>
                        <m:sup>
                          <m:r>
                            <w:rPr>
                              <w:rFonts w:ascii="Cambria Math" w:hAnsi="Cambria Math" w:cs="Arial"/>
                              <w:strike/>
                              <w:color w:val="333333"/>
                              <w:highlight w:val="green"/>
                              <w:shd w:val="clear" w:color="auto" w:fill="FFFFFF"/>
                            </w:rPr>
                            <m:t>H-1/2</m:t>
                          </m:r>
                        </m:sup>
                      </m:sSup>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ds=</m:t>
              </m:r>
              <m:sSup>
                <m:sSupPr>
                  <m:ctrlPr>
                    <w:rPr>
                      <w:rFonts w:ascii="Cambria Math" w:hAnsi="Cambria Math" w:cs="Arial"/>
                      <w:i/>
                      <w:color w:val="333333"/>
                      <w:highlight w:val="green"/>
                      <w:shd w:val="clear" w:color="auto" w:fill="FFFFFF"/>
                    </w:rPr>
                  </m:ctrlPr>
                </m:sSupPr>
                <m:e>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c</m:t>
                      </m:r>
                    </m:e>
                    <m:sub>
                      <m:r>
                        <w:rPr>
                          <w:rFonts w:ascii="Cambria Math" w:hAnsi="Cambria Math" w:cs="Arial"/>
                          <w:color w:val="333333"/>
                          <w:highlight w:val="green"/>
                          <w:shd w:val="clear" w:color="auto" w:fill="FFFFFF"/>
                        </w:rPr>
                        <m:t>H</m:t>
                      </m:r>
                    </m:sub>
                  </m:sSub>
                </m:e>
                <m:sup>
                  <m:r>
                    <w:rPr>
                      <w:rFonts w:ascii="Cambria Math" w:hAnsi="Cambria Math" w:cs="Arial"/>
                      <w:color w:val="333333"/>
                      <w:highlight w:val="green"/>
                      <w:shd w:val="clear" w:color="auto" w:fill="FFFFFF"/>
                    </w:rPr>
                    <m:t>2</m:t>
                  </m:r>
                </m:sup>
              </m:sSup>
              <m:nary>
                <m:naryPr>
                  <m:limLoc m:val="subSup"/>
                  <m:ctrlPr>
                    <w:rPr>
                      <w:rFonts w:ascii="Cambria Math" w:hAnsi="Cambria Math" w:cs="Arial"/>
                      <w:i/>
                      <w:color w:val="333333"/>
                      <w:highlight w:val="green"/>
                      <w:shd w:val="clear" w:color="auto" w:fill="FFFFFF"/>
                    </w:rPr>
                  </m:ctrlPr>
                </m:naryPr>
                <m:sub>
                  <m:r>
                    <w:rPr>
                      <w:rFonts w:ascii="Cambria Math" w:hAnsi="Cambria Math" w:cs="Arial"/>
                      <w:color w:val="333333"/>
                      <w:highlight w:val="green"/>
                      <w:shd w:val="clear" w:color="auto" w:fill="FFFFFF"/>
                    </w:rPr>
                    <m:t>0</m:t>
                  </m:r>
                </m:sub>
                <m:sup>
                  <m:r>
                    <w:rPr>
                      <w:rFonts w:ascii="Cambria Math" w:hAnsi="Cambria Math" w:cs="Arial"/>
                      <w:color w:val="333333"/>
                      <w:highlight w:val="green"/>
                      <w:shd w:val="clear" w:color="auto" w:fill="FFFFFF"/>
                    </w:rPr>
                    <m:t>t</m:t>
                  </m:r>
                </m:sup>
                <m:e>
                  <m:d>
                    <m:dPr>
                      <m:ctrlPr>
                        <w:rPr>
                          <w:rFonts w:ascii="Cambria Math" w:hAnsi="Cambria Math" w:cs="Arial"/>
                          <w:i/>
                          <w:color w:val="333333"/>
                          <w:highlight w:val="green"/>
                          <w:shd w:val="clear" w:color="auto" w:fill="FFFFFF"/>
                        </w:rPr>
                      </m:ctrlPr>
                    </m:dPr>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(t-s)</m:t>
                          </m:r>
                        </m:e>
                        <m:sup>
                          <m:r>
                            <w:rPr>
                              <w:rFonts w:ascii="Cambria Math" w:hAnsi="Cambria Math" w:cs="Arial"/>
                              <w:color w:val="333333"/>
                              <w:highlight w:val="green"/>
                              <w:shd w:val="clear" w:color="auto" w:fill="FFFFFF"/>
                            </w:rPr>
                            <m:t>2H-1</m:t>
                          </m:r>
                        </m:sup>
                      </m:sSup>
                    </m:e>
                  </m:d>
                  <m:r>
                    <w:rPr>
                      <w:rFonts w:ascii="Cambria Math" w:hAnsi="Cambria Math" w:cs="Arial"/>
                      <w:color w:val="333333"/>
                      <w:highlight w:val="green"/>
                      <w:shd w:val="clear" w:color="auto" w:fill="FFFFFF"/>
                    </w:rPr>
                    <m:t>ds&lt;∞</m:t>
                  </m:r>
                </m:e>
              </m:nary>
            </m:e>
          </m:nary>
        </m:oMath>
      </m:oMathPara>
    </w:p>
    <w:p w14:paraId="0B413D22"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The same reasoning applies here, both terms inside the integral are finite, and their subtraction ensures the integrals are finite. Therefore, both the upper and lower bounds are finite. </w:t>
      </w:r>
    </w:p>
    <w:p w14:paraId="60D2F952"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To show uniqueness, we need to prove that the fuzzy integral representation converges uniquely under the given conditions. We assume that there are two fuzzy fractional Brownian motions </w:t>
      </w:r>
      <m:oMath>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(t)</m:t>
        </m:r>
      </m:oMath>
      <w:r>
        <w:rPr>
          <w:rFonts w:ascii="Arial" w:hAnsi="Arial" w:cs="Arial"/>
          <w:color w:val="333333"/>
          <w:shd w:val="clear" w:color="auto" w:fill="FFFFFF"/>
        </w:rPr>
        <w:t xml:space="preserve"> and </w:t>
      </w:r>
      <m:oMath>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(t)</m:t>
        </m:r>
      </m:oMath>
      <w:r>
        <w:rPr>
          <w:rFonts w:ascii="Arial" w:hAnsi="Arial" w:cs="Arial"/>
          <w:color w:val="333333"/>
          <w:shd w:val="clear" w:color="auto" w:fill="FFFFFF"/>
        </w:rPr>
        <w:t xml:space="preserve"> with the same initial conditions</w:t>
      </w:r>
      <w:r w:rsidRPr="007233C1">
        <w:rPr>
          <w:rFonts w:ascii="Arial" w:hAnsi="Arial" w:cs="Arial"/>
          <w:color w:val="333333"/>
          <w:highlight w:val="green"/>
          <w:shd w:val="clear" w:color="auto" w:fill="FFFFFF"/>
        </w:rPr>
        <w:t xml:space="preserve">. Fix </w:t>
      </w:r>
      <w:r w:rsidRPr="007233C1">
        <w:rPr>
          <w:rFonts w:ascii="Arial" w:eastAsiaTheme="majorEastAsia" w:hAnsi="Arial" w:cs="Arial"/>
          <w:color w:val="333333"/>
          <w:highlight w:val="green"/>
          <w:shd w:val="clear" w:color="auto" w:fill="FFFFFF"/>
        </w:rPr>
        <w:t>α</w:t>
      </w:r>
      <w:r w:rsidRPr="007233C1">
        <w:rPr>
          <w:rFonts w:ascii="Arial" w:hAnsi="Arial" w:cs="Arial"/>
          <w:color w:val="333333"/>
          <w:highlight w:val="green"/>
          <w:shd w:val="clear" w:color="auto" w:fill="FFFFFF"/>
        </w:rPr>
        <w:t xml:space="preserve"> </w:t>
      </w:r>
      <w:r w:rsidRPr="007233C1">
        <w:rPr>
          <w:rFonts w:ascii="Cambria Math" w:eastAsiaTheme="majorEastAsia" w:hAnsi="Cambria Math" w:cs="Cambria Math"/>
          <w:color w:val="333333"/>
          <w:highlight w:val="green"/>
          <w:shd w:val="clear" w:color="auto" w:fill="FFFFFF"/>
        </w:rPr>
        <w:t>∈</w:t>
      </w:r>
      <w:r w:rsidRPr="007233C1">
        <w:rPr>
          <w:rFonts w:ascii="Cambria Math" w:hAnsi="Cambria Math" w:cs="Cambria Math"/>
          <w:color w:val="333333"/>
          <w:highlight w:val="green"/>
          <w:shd w:val="clear" w:color="auto" w:fill="FFFFFF"/>
        </w:rPr>
        <w:t xml:space="preserve"> </w:t>
      </w:r>
      <w:r w:rsidRPr="007233C1">
        <w:rPr>
          <w:rFonts w:ascii="Arial" w:eastAsiaTheme="majorEastAsia" w:hAnsi="Arial" w:cs="Arial"/>
          <w:color w:val="333333"/>
          <w:highlight w:val="green"/>
          <w:shd w:val="clear" w:color="auto" w:fill="FFFFFF"/>
        </w:rPr>
        <w:t>(0</w:t>
      </w:r>
      <w:r w:rsidRPr="007233C1">
        <w:rPr>
          <w:rFonts w:ascii="Arial" w:hAnsi="Arial" w:cs="Arial"/>
          <w:color w:val="333333"/>
          <w:highlight w:val="green"/>
          <w:shd w:val="clear" w:color="auto" w:fill="FFFFFF"/>
        </w:rPr>
        <w:t>,</w:t>
      </w:r>
      <w:r w:rsidRPr="007233C1">
        <w:rPr>
          <w:rFonts w:ascii="Arial" w:eastAsiaTheme="majorEastAsia" w:hAnsi="Arial" w:cs="Arial"/>
          <w:color w:val="333333"/>
          <w:highlight w:val="green"/>
          <w:shd w:val="clear" w:color="auto" w:fill="FFFFFF"/>
        </w:rPr>
        <w:t>1]</w:t>
      </w:r>
      <w:r w:rsidRPr="007233C1">
        <w:rPr>
          <w:rFonts w:ascii="Arial" w:hAnsi="Arial" w:cs="Arial"/>
          <w:color w:val="333333"/>
          <w:highlight w:val="green"/>
          <w:shd w:val="clear" w:color="auto" w:fill="FFFFFF"/>
        </w:rPr>
        <w:t xml:space="preserve"> and suppose two solutions have the same initial data and yield the same crisp kernel selection </w:t>
      </w:r>
      <m:oMath>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K</m:t>
            </m:r>
          </m:e>
          <m:sub>
            <m:r>
              <w:rPr>
                <w:rFonts w:ascii="Cambria Math" w:hAnsi="Cambria Math" w:cs="Arial"/>
                <w:color w:val="333333"/>
                <w:highlight w:val="green"/>
                <w:shd w:val="clear" w:color="auto" w:fill="FFFFFF"/>
              </w:rPr>
              <m:t>H,α</m:t>
            </m:r>
          </m:sub>
          <m:sup>
            <m:r>
              <w:rPr>
                <w:rFonts w:ascii="Cambria Math" w:hAnsi="Cambria Math" w:cs="Arial"/>
                <w:color w:val="333333"/>
                <w:highlight w:val="green"/>
                <w:shd w:val="clear" w:color="auto" w:fill="FFFFFF"/>
              </w:rPr>
              <m:t>(1)</m:t>
            </m:r>
          </m:sup>
        </m:sSubSup>
        <m:r>
          <w:rPr>
            <w:rFonts w:ascii="Cambria Math" w:hAnsi="Cambria Math" w:cs="Arial"/>
            <w:color w:val="333333"/>
            <w:highlight w:val="green"/>
            <w:shd w:val="clear" w:color="auto" w:fill="FFFFFF"/>
          </w:rPr>
          <m:t xml:space="preserve"> ​≡ </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K</m:t>
            </m:r>
          </m:e>
          <m:sub>
            <m:r>
              <w:rPr>
                <w:rFonts w:ascii="Cambria Math" w:hAnsi="Cambria Math" w:cs="Arial"/>
                <w:color w:val="333333"/>
                <w:highlight w:val="green"/>
                <w:shd w:val="clear" w:color="auto" w:fill="FFFFFF"/>
              </w:rPr>
              <m:t>H,α</m:t>
            </m:r>
          </m:sub>
          <m:sup>
            <m:r>
              <w:rPr>
                <w:rFonts w:ascii="Cambria Math" w:hAnsi="Cambria Math" w:cs="Arial"/>
                <w:color w:val="333333"/>
                <w:highlight w:val="green"/>
                <w:shd w:val="clear" w:color="auto" w:fill="FFFFFF"/>
              </w:rPr>
              <m:t>(2)</m:t>
            </m:r>
          </m:sup>
        </m:sSubSup>
        <m:r>
          <w:rPr>
            <w:rFonts w:ascii="Cambria Math" w:hAnsi="Cambria Math" w:cs="Arial"/>
            <w:color w:val="333333"/>
            <w:highlight w:val="green"/>
            <w:shd w:val="clear" w:color="auto" w:fill="FFFFFF"/>
          </w:rPr>
          <m:t>​</m:t>
        </m:r>
      </m:oMath>
      <w:r w:rsidRPr="007233C1">
        <w:rPr>
          <w:highlight w:val="green"/>
        </w:rPr>
        <w:t xml:space="preserve"> </w:t>
      </w:r>
      <w:r w:rsidRPr="007233C1">
        <w:rPr>
          <w:rFonts w:ascii="Arial" w:hAnsi="Arial" w:cs="Arial"/>
          <w:color w:val="333333"/>
          <w:highlight w:val="green"/>
          <w:shd w:val="clear" w:color="auto" w:fill="FFFFFF"/>
        </w:rPr>
        <w:t xml:space="preserve"> </w:t>
      </w:r>
      <w:proofErr w:type="spellStart"/>
      <w:r w:rsidRPr="007233C1">
        <w:rPr>
          <w:rFonts w:ascii="Arial" w:hAnsi="Arial" w:cs="Arial"/>
          <w:color w:val="333333"/>
          <w:highlight w:val="green"/>
          <w:shd w:val="clear" w:color="auto" w:fill="FFFFFF"/>
        </w:rPr>
        <w:t>a.e.</w:t>
      </w:r>
      <w:proofErr w:type="spellEnd"/>
      <w:r w:rsidRPr="007233C1">
        <w:rPr>
          <w:rFonts w:ascii="Arial" w:hAnsi="Arial" w:cs="Arial"/>
          <w:color w:val="333333"/>
          <w:highlight w:val="green"/>
          <w:shd w:val="clear" w:color="auto" w:fill="FFFFFF"/>
        </w:rPr>
        <w:t xml:space="preserve"> on [0, t].</w:t>
      </w:r>
      <w:r>
        <w:rPr>
          <w:rFonts w:ascii="Arial" w:hAnsi="Arial" w:cs="Arial"/>
          <w:color w:val="333333"/>
          <w:shd w:val="clear" w:color="auto" w:fill="FFFFFF"/>
        </w:rPr>
        <w:t xml:space="preserve"> </w:t>
      </w:r>
    </w:p>
    <w:p w14:paraId="18B3B2EE"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For uniqueness, consider the difference:</w:t>
      </w:r>
    </w:p>
    <w:p w14:paraId="40E41CC4" w14:textId="77777777" w:rsidR="008D1943" w:rsidRDefault="00000000" w:rsidP="008D1943">
      <w:pPr>
        <w:spacing w:after="160" w:line="360" w:lineRule="auto"/>
        <w:jc w:val="center"/>
        <w:rPr>
          <w:rFonts w:ascii="Arial" w:hAnsi="Arial" w:cs="Arial"/>
          <w:color w:val="333333"/>
          <w:shd w:val="clear" w:color="auto" w:fill="FFFFFF"/>
        </w:rPr>
      </w:pPr>
      <m:oMathPara>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 xml:space="preserve">(t) - </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(t)</m:t>
          </m:r>
        </m:oMath>
      </m:oMathPara>
    </w:p>
    <w:p w14:paraId="0A306FE9" w14:textId="77777777" w:rsidR="008D1943" w:rsidRDefault="008D1943" w:rsidP="008D1943">
      <w:pPr>
        <w:spacing w:after="160" w:line="360" w:lineRule="auto"/>
        <w:rPr>
          <w:rFonts w:ascii="Arial" w:hAnsi="Arial" w:cs="Arial"/>
          <w:color w:val="333333"/>
          <w:shd w:val="clear" w:color="auto" w:fill="FFFFFF"/>
        </w:rPr>
      </w:pPr>
      <w:r>
        <w:rPr>
          <w:rFonts w:ascii="Arial" w:hAnsi="Arial" w:cs="Arial"/>
          <w:color w:val="333333"/>
          <w:shd w:val="clear" w:color="auto" w:fill="FFFFFF"/>
        </w:rPr>
        <w:t>Then:</w:t>
      </w:r>
    </w:p>
    <w:p w14:paraId="7F41F5EA" w14:textId="77777777" w:rsidR="008D1943" w:rsidRPr="00E822A5" w:rsidRDefault="008D1943" w:rsidP="008D1943">
      <w:pPr>
        <w:spacing w:after="160" w:line="360" w:lineRule="auto"/>
        <w:jc w:val="center"/>
        <w:rPr>
          <w:rFonts w:ascii="Arial" w:hAnsi="Arial" w:cs="Arial"/>
          <w:color w:val="333333"/>
          <w:shd w:val="clear" w:color="auto" w:fill="FFFFFF"/>
        </w:rPr>
      </w:pPr>
      <m:oMathPara>
        <m:oMath>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 xml:space="preserve">(t, s)- </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(t,s)</m:t>
                              </m:r>
                            </m:e>
                          </m:d>
                          <m:r>
                            <w:rPr>
                              <w:rFonts w:ascii="Cambria Math" w:hAnsi="Cambria Math" w:cs="Arial"/>
                              <w:color w:val="333333"/>
                              <w:shd w:val="clear" w:color="auto" w:fill="FFFFFF"/>
                            </w:rPr>
                            <m:t xml:space="preserve"> d</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r>
                            <w:rPr>
                              <w:rFonts w:ascii="Cambria Math" w:hAnsi="Cambria Math" w:cs="Arial"/>
                              <w:color w:val="333333"/>
                              <w:shd w:val="clear" w:color="auto" w:fill="FFFFFF"/>
                            </w:rPr>
                            <m:t>(s)</m:t>
                          </m:r>
                        </m:e>
                      </m:nary>
                    </m:e>
                  </m:d>
                </m:e>
                <m:sup>
                  <m:r>
                    <w:rPr>
                      <w:rFonts w:ascii="Cambria Math" w:hAnsi="Cambria Math" w:cs="Arial"/>
                      <w:color w:val="333333"/>
                      <w:shd w:val="clear" w:color="auto" w:fill="FFFFFF"/>
                    </w:rPr>
                    <m:t>2</m:t>
                  </m:r>
                </m:sup>
              </m:sSup>
            </m:e>
          </m:d>
        </m:oMath>
      </m:oMathPara>
    </w:p>
    <w:p w14:paraId="2083FBA9"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Then we can use </w:t>
      </w:r>
      <w:proofErr w:type="spellStart"/>
      <w:r>
        <w:rPr>
          <w:rFonts w:ascii="Arial" w:hAnsi="Arial" w:cs="Arial"/>
          <w:color w:val="333333"/>
          <w:shd w:val="clear" w:color="auto" w:fill="FFFFFF"/>
        </w:rPr>
        <w:t>Itô’s</w:t>
      </w:r>
      <w:proofErr w:type="spellEnd"/>
      <w:r>
        <w:rPr>
          <w:rFonts w:ascii="Arial" w:hAnsi="Arial" w:cs="Arial"/>
          <w:color w:val="333333"/>
          <w:shd w:val="clear" w:color="auto" w:fill="FFFFFF"/>
        </w:rPr>
        <w:t xml:space="preserve"> isometry:</w:t>
      </w:r>
    </w:p>
    <w:p w14:paraId="025A3A38" w14:textId="77777777" w:rsidR="008D1943" w:rsidRPr="00E822A5" w:rsidRDefault="008D1943" w:rsidP="008D1943">
      <w:pPr>
        <w:spacing w:after="160" w:line="360" w:lineRule="auto"/>
        <w:jc w:val="center"/>
        <w:rPr>
          <w:rFonts w:ascii="Arial" w:hAnsi="Arial" w:cs="Arial"/>
          <w:color w:val="333333"/>
          <w:shd w:val="clear" w:color="auto" w:fill="FFFFFF"/>
        </w:rPr>
      </w:pPr>
      <m:oMathPara>
        <m:oMath>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 xml:space="preserve">(t, s)- </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(t,s)</m:t>
                          </m:r>
                        </m:e>
                      </m:d>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ds</m:t>
              </m:r>
              <m:r>
                <w:rPr>
                  <w:rFonts w:ascii="Cambria Math" w:hAnsi="Cambria Math" w:cs="Arial"/>
                  <w:color w:val="333333"/>
                  <w:highlight w:val="green"/>
                  <w:shd w:val="clear" w:color="auto" w:fill="FFFFFF"/>
                </w:rPr>
                <m:t>=0</m:t>
              </m:r>
              <m:r>
                <w:rPr>
                  <w:rFonts w:ascii="Cambria Math" w:hAnsi="Cambria Math" w:cs="Arial"/>
                  <w:color w:val="333333"/>
                  <w:shd w:val="clear" w:color="auto" w:fill="FFFFFF"/>
                </w:rPr>
                <m:t xml:space="preserve"> </m:t>
              </m:r>
            </m:e>
          </m:nary>
        </m:oMath>
      </m:oMathPara>
    </w:p>
    <w:p w14:paraId="5A78362E"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If </w:t>
      </w:r>
      <m:oMath>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(t)</m:t>
        </m:r>
      </m:oMath>
      <w:r>
        <w:rPr>
          <w:rFonts w:ascii="Arial" w:hAnsi="Arial" w:cs="Arial"/>
          <w:color w:val="333333"/>
          <w:shd w:val="clear" w:color="auto" w:fill="FFFFFF"/>
        </w:rPr>
        <w:t xml:space="preserve"> and </w:t>
      </w:r>
      <m:oMath>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(t)</m:t>
        </m:r>
      </m:oMath>
      <w:r>
        <w:rPr>
          <w:rFonts w:ascii="Arial" w:hAnsi="Arial" w:cs="Arial"/>
          <w:color w:val="333333"/>
          <w:shd w:val="clear" w:color="auto" w:fill="FFFFFF"/>
        </w:rPr>
        <w:t xml:space="preserve"> are solutions, then </w:t>
      </w:r>
      <m:oMath>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 xml:space="preserve">(t, s)= </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K</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(t,s)</m:t>
        </m:r>
      </m:oMath>
      <w:r>
        <w:rPr>
          <w:rFonts w:ascii="Arial" w:hAnsi="Arial" w:cs="Arial"/>
          <w:color w:val="333333"/>
          <w:shd w:val="clear" w:color="auto" w:fill="FFFFFF"/>
        </w:rPr>
        <w:t xml:space="preserve"> a.s. Thus, </w:t>
      </w:r>
      <m:oMath>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e>
              <m:sup>
                <m:r>
                  <w:rPr>
                    <w:rFonts w:ascii="Cambria Math" w:hAnsi="Cambria Math" w:cs="Arial"/>
                    <w:color w:val="333333"/>
                    <w:shd w:val="clear" w:color="auto" w:fill="FFFFFF"/>
                  </w:rPr>
                  <m:t>2</m:t>
                </m:r>
              </m:sup>
            </m:sSup>
          </m:e>
        </m:d>
        <m:r>
          <w:rPr>
            <w:rFonts w:ascii="Cambria Math" w:hAnsi="Cambria Math" w:cs="Arial"/>
            <w:color w:val="333333"/>
            <w:shd w:val="clear" w:color="auto" w:fill="FFFFFF"/>
          </w:rPr>
          <m:t xml:space="preserve">=0. </m:t>
        </m:r>
      </m:oMath>
    </w:p>
    <w:p w14:paraId="50C379A0" w14:textId="77777777" w:rsidR="008D1943" w:rsidRDefault="008D1943" w:rsidP="008D1943">
      <w:pPr>
        <w:spacing w:after="160" w:line="360" w:lineRule="auto"/>
        <w:ind w:firstLine="720"/>
        <w:rPr>
          <w:rFonts w:ascii="Arial" w:hAnsi="Arial" w:cs="Arial"/>
          <w:color w:val="333333"/>
          <w:shd w:val="clear" w:color="auto" w:fill="FFFFFF"/>
        </w:rPr>
      </w:pPr>
      <w:r>
        <w:rPr>
          <w:rFonts w:ascii="Arial" w:hAnsi="Arial" w:cs="Arial"/>
          <w:color w:val="333333"/>
          <w:shd w:val="clear" w:color="auto" w:fill="FFFFFF"/>
        </w:rPr>
        <w:t xml:space="preserve">This implies that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(t)=0</m:t>
        </m:r>
      </m:oMath>
      <w:r>
        <w:rPr>
          <w:rFonts w:ascii="Arial" w:hAnsi="Arial" w:cs="Arial"/>
          <w:color w:val="333333"/>
          <w:shd w:val="clear" w:color="auto" w:fill="FFFFFF"/>
        </w:rPr>
        <w:t xml:space="preserve"> a.s. and </w:t>
      </w:r>
      <m:oMath>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(1)</m:t>
            </m:r>
          </m:sup>
        </m:sSubSup>
        <m:r>
          <w:rPr>
            <w:rFonts w:ascii="Cambria Math" w:hAnsi="Cambria Math" w:cs="Arial"/>
            <w:color w:val="333333"/>
            <w:shd w:val="clear" w:color="auto" w:fill="FFFFFF"/>
          </w:rPr>
          <m:t xml:space="preserve">(t) = </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(t)</m:t>
        </m:r>
      </m:oMath>
      <w:r>
        <w:rPr>
          <w:rFonts w:ascii="Arial" w:hAnsi="Arial" w:cs="Arial"/>
          <w:color w:val="333333"/>
          <w:shd w:val="clear" w:color="auto" w:fill="FFFFFF"/>
        </w:rPr>
        <w:t xml:space="preserve">. Proof complete. Therefore, the solution is unique. </w:t>
      </w:r>
    </w:p>
    <w:p w14:paraId="761DC3B7" w14:textId="77777777" w:rsidR="008D1943" w:rsidRDefault="008D1943" w:rsidP="008D1943">
      <w:pPr>
        <w:pStyle w:val="Heading4"/>
        <w:spacing w:line="360" w:lineRule="auto"/>
        <w:rPr>
          <w:shd w:val="clear" w:color="auto" w:fill="FFFFFF"/>
        </w:rPr>
      </w:pPr>
      <w:r>
        <w:rPr>
          <w:shd w:val="clear" w:color="auto" w:fill="FFFFFF"/>
        </w:rPr>
        <w:lastRenderedPageBreak/>
        <w:t>Membership function</w:t>
      </w:r>
    </w:p>
    <w:p w14:paraId="6EEA4674" w14:textId="77777777" w:rsidR="008D1943" w:rsidRPr="007233C1" w:rsidRDefault="00000000" w:rsidP="008D1943">
      <w:pPr>
        <w:pStyle w:val="NormalWeb"/>
        <w:spacing w:line="360" w:lineRule="auto"/>
        <w:ind w:firstLine="720"/>
        <w:jc w:val="both"/>
        <w:rPr>
          <w:rFonts w:ascii="Arial" w:hAnsi="Arial" w:cs="Arial"/>
          <w:color w:val="333333"/>
          <w:shd w:val="clear" w:color="auto" w:fill="FFFFFF"/>
        </w:rPr>
      </w:pPr>
      <m:oMath>
        <m:acc>
          <m:accPr>
            <m:chr m:val="̃"/>
            <m:ctrlPr>
              <w:rPr>
                <w:rFonts w:ascii="Cambria Math" w:hAnsi="Cambria Math" w:cs="Arial"/>
                <w:i/>
                <w:color w:val="333333"/>
                <w:sz w:val="28"/>
                <w:szCs w:val="28"/>
                <w:shd w:val="clear" w:color="auto" w:fill="FFFFFF"/>
              </w:rPr>
            </m:ctrlPr>
          </m:accPr>
          <m:e>
            <m:r>
              <w:rPr>
                <w:rFonts w:ascii="Cambria Math" w:hAnsi="Cambria Math" w:cs="Arial"/>
                <w:color w:val="333333"/>
                <w:sz w:val="28"/>
                <w:szCs w:val="28"/>
                <w:shd w:val="clear" w:color="auto" w:fill="FFFFFF"/>
              </w:rPr>
              <m:t>X</m:t>
            </m:r>
          </m:e>
        </m:acc>
      </m:oMath>
      <w:r w:rsidR="008D1943" w:rsidRPr="00267FC5">
        <w:rPr>
          <w:rFonts w:ascii="Arial" w:hAnsi="Arial" w:cs="Arial"/>
          <w:color w:val="333333"/>
          <w:shd w:val="clear" w:color="auto" w:fill="FFFFFF"/>
        </w:rPr>
        <w:t xml:space="preserve"> is called a fuzzy normal variable if for each </w:t>
      </w:r>
      <w:r w:rsidR="008D1943" w:rsidRPr="00267FC5">
        <w:rPr>
          <w:rFonts w:ascii="Arial" w:hAnsi="Arial" w:cs="Arial"/>
          <w:i/>
          <w:iCs/>
          <w:color w:val="333333"/>
          <w:shd w:val="clear" w:color="auto" w:fill="FFFFFF"/>
        </w:rPr>
        <w:t xml:space="preserve">α </w:t>
      </w:r>
      <w:r w:rsidR="008D1943" w:rsidRPr="00267FC5">
        <w:rPr>
          <w:rFonts w:ascii="Cambria Math" w:hAnsi="Cambria Math" w:cs="Cambria Math"/>
          <w:i/>
          <w:iCs/>
          <w:color w:val="333333"/>
          <w:shd w:val="clear" w:color="auto" w:fill="FFFFFF"/>
        </w:rPr>
        <w:t xml:space="preserve">∈ </w:t>
      </w:r>
      <w:r w:rsidR="008D1943" w:rsidRPr="00267FC5">
        <w:rPr>
          <w:rFonts w:ascii="Arial" w:hAnsi="Arial" w:cs="Arial"/>
          <w:i/>
          <w:iCs/>
          <w:color w:val="333333"/>
          <w:shd w:val="clear" w:color="auto" w:fill="FFFFFF"/>
        </w:rPr>
        <w:t>(0,1]</w:t>
      </w:r>
      <w:r w:rsidR="008D1943" w:rsidRPr="00267FC5">
        <w:rPr>
          <w:rFonts w:ascii="Arial" w:hAnsi="Arial" w:cs="Arial"/>
          <w:color w:val="333333"/>
          <w:shd w:val="clear" w:color="auto" w:fill="FFFFFF"/>
        </w:rPr>
        <w:t>, we can select a crisp normal distribution</w:t>
      </w:r>
      <w:r w:rsidR="008D1943">
        <w:rPr>
          <w:rFonts w:ascii="Arial" w:hAnsi="Arial" w:cs="Arial"/>
          <w:color w:val="333333"/>
          <w:shd w:val="clear" w:color="auto" w:fill="FFFFFF"/>
        </w:rPr>
        <w:t xml:space="preserve"> </w:t>
      </w:r>
      <m:oMath>
        <m:r>
          <w:rPr>
            <w:rStyle w:val="mord"/>
            <w:rFonts w:ascii="Cambria Math" w:eastAsiaTheme="majorEastAsia" w:hAnsi="Cambria Math"/>
            <w:sz w:val="28"/>
            <w:szCs w:val="28"/>
          </w:rPr>
          <m:t>N</m:t>
        </m:r>
        <m:d>
          <m:dPr>
            <m:ctrlPr>
              <w:rPr>
                <w:rStyle w:val="mopen"/>
                <w:rFonts w:ascii="Cambria Math" w:eastAsiaTheme="majorEastAsia" w:hAnsi="Cambria Math"/>
                <w:i/>
                <w:iCs/>
                <w:sz w:val="28"/>
                <w:szCs w:val="28"/>
              </w:rPr>
            </m:ctrlPr>
          </m:dPr>
          <m:e>
            <m:sSub>
              <m:sSubPr>
                <m:ctrlPr>
                  <w:rPr>
                    <w:rStyle w:val="mord"/>
                    <w:rFonts w:ascii="Cambria Math" w:eastAsiaTheme="majorEastAsia" w:hAnsi="Cambria Math"/>
                    <w:i/>
                    <w:iCs/>
                    <w:sz w:val="28"/>
                    <w:szCs w:val="28"/>
                  </w:rPr>
                </m:ctrlPr>
              </m:sSubPr>
              <m:e>
                <m:r>
                  <w:rPr>
                    <w:rStyle w:val="mord"/>
                    <w:rFonts w:ascii="Cambria Math" w:eastAsiaTheme="majorEastAsia" w:hAnsi="Cambria Math"/>
                    <w:sz w:val="28"/>
                    <w:szCs w:val="28"/>
                  </w:rPr>
                  <m:t>μ</m:t>
                </m:r>
              </m:e>
              <m:sub>
                <m:r>
                  <w:rPr>
                    <w:rStyle w:val="mord"/>
                    <w:rFonts w:ascii="Cambria Math" w:eastAsiaTheme="majorEastAsia" w:hAnsi="Cambria Math"/>
                    <w:sz w:val="28"/>
                    <w:szCs w:val="28"/>
                  </w:rPr>
                  <m:t>α</m:t>
                </m:r>
              </m:sub>
            </m:sSub>
            <m:r>
              <w:rPr>
                <w:rStyle w:val="vlist-s"/>
                <w:rFonts w:ascii="Cambria Math" w:eastAsiaTheme="majorEastAsia" w:hAnsi="Cambria Math"/>
                <w:sz w:val="28"/>
                <w:szCs w:val="28"/>
              </w:rPr>
              <m:t>​</m:t>
            </m:r>
            <m:r>
              <w:rPr>
                <w:rStyle w:val="mpunct"/>
                <w:rFonts w:ascii="Cambria Math" w:eastAsiaTheme="majorEastAsia" w:hAnsi="Cambria Math"/>
                <w:sz w:val="28"/>
                <w:szCs w:val="28"/>
              </w:rPr>
              <m:t>,</m:t>
            </m:r>
            <m:sSubSup>
              <m:sSubSupPr>
                <m:ctrlPr>
                  <w:rPr>
                    <w:rStyle w:val="mord"/>
                    <w:rFonts w:ascii="Cambria Math" w:eastAsiaTheme="majorEastAsia" w:hAnsi="Cambria Math"/>
                    <w:i/>
                    <w:iCs/>
                    <w:sz w:val="28"/>
                    <w:szCs w:val="28"/>
                  </w:rPr>
                </m:ctrlPr>
              </m:sSubSupPr>
              <m:e>
                <m:r>
                  <w:rPr>
                    <w:rStyle w:val="mord"/>
                    <w:rFonts w:ascii="Cambria Math" w:eastAsiaTheme="majorEastAsia" w:hAnsi="Cambria Math"/>
                    <w:sz w:val="28"/>
                    <w:szCs w:val="28"/>
                  </w:rPr>
                  <m:t>σ</m:t>
                </m:r>
              </m:e>
              <m:sub>
                <m:r>
                  <w:rPr>
                    <w:rStyle w:val="mord"/>
                    <w:rFonts w:ascii="Cambria Math" w:eastAsiaTheme="majorEastAsia" w:hAnsi="Cambria Math"/>
                    <w:sz w:val="28"/>
                    <w:szCs w:val="28"/>
                  </w:rPr>
                  <m:t>α</m:t>
                </m:r>
              </m:sub>
              <m:sup>
                <m:r>
                  <w:rPr>
                    <w:rStyle w:val="mord"/>
                    <w:rFonts w:ascii="Cambria Math" w:eastAsiaTheme="majorEastAsia" w:hAnsi="Cambria Math"/>
                    <w:sz w:val="28"/>
                    <w:szCs w:val="28"/>
                  </w:rPr>
                  <m:t>2</m:t>
                </m:r>
              </m:sup>
            </m:sSubSup>
            <m:r>
              <w:rPr>
                <w:rStyle w:val="vlist-s"/>
                <w:rFonts w:ascii="Cambria Math" w:eastAsiaTheme="majorEastAsia" w:hAnsi="Cambria Math"/>
                <w:sz w:val="28"/>
                <w:szCs w:val="28"/>
              </w:rPr>
              <m:t>​</m:t>
            </m:r>
            <m:ctrlPr>
              <w:rPr>
                <w:rStyle w:val="mclose"/>
                <w:rFonts w:ascii="Cambria Math" w:hAnsi="Cambria Math"/>
                <w:i/>
                <w:iCs/>
                <w:sz w:val="28"/>
                <w:szCs w:val="28"/>
              </w:rPr>
            </m:ctrlPr>
          </m:e>
        </m:d>
      </m:oMath>
      <w:r w:rsidR="008D1943" w:rsidRPr="00267FC5">
        <w:rPr>
          <w:rStyle w:val="mclose"/>
          <w:rFonts w:ascii="Arial" w:hAnsi="Arial" w:cs="Arial"/>
          <w:i/>
          <w:iCs/>
        </w:rPr>
        <w:t xml:space="preserve"> </w:t>
      </w:r>
      <w:r w:rsidR="008D1943" w:rsidRPr="00267FC5">
        <w:rPr>
          <w:rFonts w:ascii="Arial" w:hAnsi="Arial" w:cs="Arial"/>
          <w:i/>
          <w:iCs/>
          <w:color w:val="333333"/>
          <w:shd w:val="clear" w:color="auto" w:fill="FFFFFF"/>
        </w:rPr>
        <w:t>s</w:t>
      </w:r>
      <w:r w:rsidR="008D1943" w:rsidRPr="00267FC5">
        <w:rPr>
          <w:rFonts w:ascii="Arial" w:hAnsi="Arial" w:cs="Arial"/>
          <w:color w:val="333333"/>
          <w:shd w:val="clear" w:color="auto" w:fill="FFFFFF"/>
        </w:rPr>
        <w:t xml:space="preserve">uch that </w:t>
      </w:r>
      <w:r w:rsidR="008D1943" w:rsidRPr="00267FC5">
        <w:rPr>
          <w:rFonts w:ascii="Arial" w:hAnsi="Arial" w:cs="Arial"/>
          <w:i/>
          <w:iCs/>
          <w:color w:val="333333"/>
          <w:shd w:val="clear" w:color="auto" w:fill="FFFFFF"/>
        </w:rPr>
        <w:t>μ</w:t>
      </w:r>
      <w:r w:rsidR="008D1943" w:rsidRPr="00267FC5">
        <w:rPr>
          <w:rFonts w:ascii="Arial" w:hAnsi="Arial" w:cs="Arial"/>
          <w:i/>
          <w:iCs/>
          <w:color w:val="333333"/>
          <w:shd w:val="clear" w:color="auto" w:fill="FFFFFF"/>
          <w:vertAlign w:val="subscript"/>
        </w:rPr>
        <w:t>α</w:t>
      </w:r>
      <w:r w:rsidR="008D1943">
        <w:rPr>
          <w:rFonts w:ascii="Arial" w:hAnsi="Arial" w:cs="Arial"/>
          <w:color w:val="333333"/>
          <w:shd w:val="clear" w:color="auto" w:fill="FFFFFF"/>
        </w:rPr>
        <w:t xml:space="preserve">  </w:t>
      </w:r>
      <w:r w:rsidR="008D1943" w:rsidRPr="00267FC5">
        <w:rPr>
          <w:rFonts w:ascii="Arial" w:hAnsi="Arial" w:cs="Arial"/>
          <w:color w:val="333333"/>
          <w:shd w:val="clear" w:color="auto" w:fill="FFFFFF"/>
        </w:rPr>
        <w:t>and</w:t>
      </w:r>
      <w:r w:rsidR="008D1943">
        <w:rPr>
          <w:rFonts w:ascii="Arial" w:hAnsi="Arial" w:cs="Arial"/>
          <w:color w:val="333333"/>
          <w:shd w:val="clear" w:color="auto" w:fill="FFFFFF"/>
        </w:rPr>
        <w:t xml:space="preserve"> </w:t>
      </w:r>
      <m:oMath>
        <m:sSubSup>
          <m:sSubSupPr>
            <m:ctrlPr>
              <w:rPr>
                <w:rStyle w:val="mord"/>
                <w:rFonts w:ascii="Cambria Math" w:eastAsiaTheme="majorEastAsia" w:hAnsi="Cambria Math"/>
                <w:i/>
                <w:sz w:val="28"/>
                <w:szCs w:val="28"/>
              </w:rPr>
            </m:ctrlPr>
          </m:sSubSupPr>
          <m:e>
            <m:r>
              <w:rPr>
                <w:rStyle w:val="mord"/>
                <w:rFonts w:ascii="Cambria Math" w:eastAsiaTheme="majorEastAsia" w:hAnsi="Cambria Math"/>
                <w:sz w:val="28"/>
                <w:szCs w:val="28"/>
              </w:rPr>
              <m:t>σ</m:t>
            </m:r>
          </m:e>
          <m:sub>
            <m:r>
              <w:rPr>
                <w:rStyle w:val="mord"/>
                <w:rFonts w:ascii="Cambria Math" w:eastAsiaTheme="majorEastAsia" w:hAnsi="Cambria Math"/>
                <w:sz w:val="28"/>
                <w:szCs w:val="28"/>
              </w:rPr>
              <m:t>α</m:t>
            </m:r>
          </m:sub>
          <m:sup>
            <m:r>
              <w:rPr>
                <w:rStyle w:val="mord"/>
                <w:rFonts w:ascii="Cambria Math" w:eastAsiaTheme="majorEastAsia" w:hAnsi="Cambria Math"/>
                <w:sz w:val="28"/>
                <w:szCs w:val="28"/>
              </w:rPr>
              <m:t>2</m:t>
            </m:r>
          </m:sup>
        </m:sSubSup>
      </m:oMath>
      <w:r w:rsidR="008D1943" w:rsidRPr="00267FC5">
        <w:rPr>
          <w:rFonts w:ascii="Arial" w:hAnsi="Arial" w:cs="Arial"/>
          <w:color w:val="333333"/>
          <w:shd w:val="clear" w:color="auto" w:fill="FFFFFF"/>
        </w:rPr>
        <w:t xml:space="preserve"> </w:t>
      </w:r>
      <w:r w:rsidR="008D1943">
        <w:rPr>
          <w:rFonts w:ascii="Arial" w:hAnsi="Arial" w:cs="Arial"/>
          <w:color w:val="333333"/>
          <w:shd w:val="clear" w:color="auto" w:fill="FFFFFF"/>
        </w:rPr>
        <w:t xml:space="preserve">come </w:t>
      </w:r>
      <w:r w:rsidR="008D1943" w:rsidRPr="00267FC5">
        <w:rPr>
          <w:rFonts w:ascii="Arial" w:hAnsi="Arial" w:cs="Arial"/>
          <w:color w:val="333333"/>
          <w:shd w:val="clear" w:color="auto" w:fill="FFFFFF"/>
        </w:rPr>
        <w:t xml:space="preserve">from the α-cuts of the fuzzy numbers </w:t>
      </w:r>
      <m:oMath>
        <m:acc>
          <m:accPr>
            <m:chr m:val="̃"/>
            <m:ctrlPr>
              <w:rPr>
                <w:rFonts w:ascii="Cambria Math" w:hAnsi="Cambria Math" w:cs="Arial"/>
                <w:i/>
                <w:color w:val="333333"/>
                <w:sz w:val="28"/>
                <w:szCs w:val="28"/>
                <w:shd w:val="clear" w:color="auto" w:fill="FFFFFF"/>
              </w:rPr>
            </m:ctrlPr>
          </m:accPr>
          <m:e>
            <m:r>
              <w:rPr>
                <w:rFonts w:ascii="Cambria Math" w:hAnsi="Cambria Math" w:cs="Arial"/>
                <w:color w:val="333333"/>
                <w:sz w:val="28"/>
                <w:szCs w:val="28"/>
                <w:shd w:val="clear" w:color="auto" w:fill="FFFFFF"/>
              </w:rPr>
              <m:t>μ</m:t>
            </m:r>
          </m:e>
        </m:acc>
      </m:oMath>
      <w:r w:rsidR="008D1943">
        <w:rPr>
          <w:rFonts w:ascii="Arial" w:hAnsi="Arial" w:cs="Arial"/>
          <w:color w:val="333333"/>
          <w:shd w:val="clear" w:color="auto" w:fill="FFFFFF"/>
        </w:rPr>
        <w:t xml:space="preserve"> and </w:t>
      </w:r>
      <m:oMath>
        <m:acc>
          <m:accPr>
            <m:chr m:val="̃"/>
            <m:ctrlPr>
              <w:rPr>
                <w:rFonts w:ascii="Cambria Math" w:hAnsi="Cambria Math" w:cs="Arial"/>
                <w:i/>
                <w:color w:val="333333"/>
                <w:sz w:val="28"/>
                <w:szCs w:val="28"/>
                <w:shd w:val="clear" w:color="auto" w:fill="FFFFFF"/>
              </w:rPr>
            </m:ctrlPr>
          </m:accPr>
          <m:e>
            <m:sSup>
              <m:sSupPr>
                <m:ctrlPr>
                  <w:rPr>
                    <w:rFonts w:ascii="Cambria Math" w:hAnsi="Cambria Math" w:cs="Arial"/>
                    <w:i/>
                    <w:color w:val="333333"/>
                    <w:sz w:val="28"/>
                    <w:szCs w:val="28"/>
                    <w:shd w:val="clear" w:color="auto" w:fill="FFFFFF"/>
                  </w:rPr>
                </m:ctrlPr>
              </m:sSupPr>
              <m:e>
                <m:r>
                  <w:rPr>
                    <w:rFonts w:ascii="Cambria Math" w:hAnsi="Cambria Math" w:cs="Arial"/>
                    <w:color w:val="333333"/>
                    <w:sz w:val="28"/>
                    <w:szCs w:val="28"/>
                    <w:shd w:val="clear" w:color="auto" w:fill="FFFFFF"/>
                  </w:rPr>
                  <m:t>σ</m:t>
                </m:r>
              </m:e>
              <m:sup>
                <m:r>
                  <w:rPr>
                    <w:rFonts w:ascii="Cambria Math" w:hAnsi="Cambria Math" w:cs="Arial"/>
                    <w:color w:val="333333"/>
                    <w:sz w:val="28"/>
                    <w:szCs w:val="28"/>
                    <w:shd w:val="clear" w:color="auto" w:fill="FFFFFF"/>
                  </w:rPr>
                  <m:t>2</m:t>
                </m:r>
              </m:sup>
            </m:sSup>
          </m:e>
        </m:acc>
        <m:r>
          <w:rPr>
            <w:rFonts w:ascii="Cambria Math" w:hAnsi="Cambria Math" w:cs="Arial"/>
            <w:color w:val="333333"/>
            <w:sz w:val="28"/>
            <w:szCs w:val="28"/>
            <w:shd w:val="clear" w:color="auto" w:fill="FFFFFF"/>
          </w:rPr>
          <m:t>.</m:t>
        </m:r>
      </m:oMath>
      <w:r w:rsidR="008D1943" w:rsidRPr="00267FC5">
        <w:rPr>
          <w:rFonts w:ascii="Arial" w:hAnsi="Arial" w:cs="Arial"/>
          <w:color w:val="333333"/>
          <w:shd w:val="clear" w:color="auto" w:fill="FFFFFF"/>
        </w:rPr>
        <w:t>The</w:t>
      </w:r>
      <w:r w:rsidR="008D1943">
        <w:rPr>
          <w:rFonts w:ascii="Arial" w:hAnsi="Arial" w:cs="Arial"/>
          <w:color w:val="333333"/>
          <w:shd w:val="clear" w:color="auto" w:fill="FFFFFF"/>
        </w:rPr>
        <w:t xml:space="preserve"> nested </w:t>
      </w:r>
      <w:r w:rsidR="008D1943" w:rsidRPr="00267FC5">
        <w:rPr>
          <w:rFonts w:ascii="Arial" w:hAnsi="Arial" w:cs="Arial"/>
          <w:color w:val="333333"/>
          <w:shd w:val="clear" w:color="auto" w:fill="FFFFFF"/>
        </w:rPr>
        <w:t xml:space="preserve">family </w:t>
      </w:r>
      <m:oMath>
        <m:r>
          <w:rPr>
            <w:rFonts w:ascii="Cambria Math" w:hAnsi="Cambria Math" w:cs="Arial"/>
            <w:color w:val="333333"/>
            <w:shd w:val="clear" w:color="auto" w:fill="FFFFFF"/>
          </w:rPr>
          <m:t>{</m:t>
        </m:r>
        <m:r>
          <w:rPr>
            <w:rStyle w:val="mord"/>
            <w:rFonts w:ascii="Cambria Math" w:eastAsiaTheme="majorEastAsia" w:hAnsi="Cambria Math"/>
            <w:sz w:val="28"/>
            <w:szCs w:val="28"/>
          </w:rPr>
          <m:t>N</m:t>
        </m:r>
        <m:sSub>
          <m:sSubPr>
            <m:ctrlPr>
              <w:rPr>
                <w:rStyle w:val="mopen"/>
                <w:rFonts w:ascii="Cambria Math" w:eastAsiaTheme="majorEastAsia" w:hAnsi="Cambria Math"/>
                <w:i/>
                <w:iCs/>
                <w:sz w:val="28"/>
                <w:szCs w:val="28"/>
              </w:rPr>
            </m:ctrlPr>
          </m:sSubPr>
          <m:e>
            <m:d>
              <m:dPr>
                <m:ctrlPr>
                  <w:rPr>
                    <w:rStyle w:val="mopen"/>
                    <w:rFonts w:ascii="Cambria Math" w:eastAsiaTheme="majorEastAsia" w:hAnsi="Cambria Math"/>
                    <w:i/>
                    <w:iCs/>
                    <w:sz w:val="28"/>
                    <w:szCs w:val="28"/>
                  </w:rPr>
                </m:ctrlPr>
              </m:dPr>
              <m:e>
                <m:sSub>
                  <m:sSubPr>
                    <m:ctrlPr>
                      <w:rPr>
                        <w:rStyle w:val="mord"/>
                        <w:rFonts w:ascii="Cambria Math" w:eastAsiaTheme="majorEastAsia" w:hAnsi="Cambria Math"/>
                        <w:i/>
                        <w:iCs/>
                        <w:sz w:val="28"/>
                        <w:szCs w:val="28"/>
                      </w:rPr>
                    </m:ctrlPr>
                  </m:sSubPr>
                  <m:e>
                    <m:r>
                      <w:rPr>
                        <w:rStyle w:val="mord"/>
                        <w:rFonts w:ascii="Cambria Math" w:eastAsiaTheme="majorEastAsia" w:hAnsi="Cambria Math"/>
                        <w:sz w:val="28"/>
                        <w:szCs w:val="28"/>
                      </w:rPr>
                      <m:t>μ</m:t>
                    </m:r>
                  </m:e>
                  <m:sub>
                    <m:r>
                      <w:rPr>
                        <w:rStyle w:val="mord"/>
                        <w:rFonts w:ascii="Cambria Math" w:eastAsiaTheme="majorEastAsia" w:hAnsi="Cambria Math"/>
                        <w:sz w:val="28"/>
                        <w:szCs w:val="28"/>
                      </w:rPr>
                      <m:t>α</m:t>
                    </m:r>
                  </m:sub>
                </m:sSub>
                <m:r>
                  <w:rPr>
                    <w:rStyle w:val="vlist-s"/>
                    <w:rFonts w:ascii="Cambria Math" w:eastAsiaTheme="majorEastAsia" w:hAnsi="Cambria Math"/>
                    <w:sz w:val="28"/>
                    <w:szCs w:val="28"/>
                  </w:rPr>
                  <m:t>​</m:t>
                </m:r>
                <m:r>
                  <w:rPr>
                    <w:rStyle w:val="mpunct"/>
                    <w:rFonts w:ascii="Cambria Math" w:eastAsiaTheme="majorEastAsia" w:hAnsi="Cambria Math"/>
                    <w:sz w:val="28"/>
                    <w:szCs w:val="28"/>
                  </w:rPr>
                  <m:t>,</m:t>
                </m:r>
                <m:sSubSup>
                  <m:sSubSupPr>
                    <m:ctrlPr>
                      <w:rPr>
                        <w:rStyle w:val="mord"/>
                        <w:rFonts w:ascii="Cambria Math" w:eastAsiaTheme="majorEastAsia" w:hAnsi="Cambria Math"/>
                        <w:i/>
                        <w:iCs/>
                        <w:sz w:val="28"/>
                        <w:szCs w:val="28"/>
                      </w:rPr>
                    </m:ctrlPr>
                  </m:sSubSupPr>
                  <m:e>
                    <m:r>
                      <w:rPr>
                        <w:rStyle w:val="mord"/>
                        <w:rFonts w:ascii="Cambria Math" w:eastAsiaTheme="majorEastAsia" w:hAnsi="Cambria Math"/>
                        <w:sz w:val="28"/>
                        <w:szCs w:val="28"/>
                      </w:rPr>
                      <m:t>σ</m:t>
                    </m:r>
                  </m:e>
                  <m:sub>
                    <m:r>
                      <w:rPr>
                        <w:rStyle w:val="mord"/>
                        <w:rFonts w:ascii="Cambria Math" w:eastAsiaTheme="majorEastAsia" w:hAnsi="Cambria Math"/>
                        <w:sz w:val="28"/>
                        <w:szCs w:val="28"/>
                      </w:rPr>
                      <m:t>α</m:t>
                    </m:r>
                  </m:sub>
                  <m:sup>
                    <m:r>
                      <w:rPr>
                        <w:rStyle w:val="mord"/>
                        <w:rFonts w:ascii="Cambria Math" w:eastAsiaTheme="majorEastAsia" w:hAnsi="Cambria Math"/>
                        <w:sz w:val="28"/>
                        <w:szCs w:val="28"/>
                      </w:rPr>
                      <m:t>2</m:t>
                    </m:r>
                  </m:sup>
                </m:sSubSup>
                <m:r>
                  <w:rPr>
                    <w:rStyle w:val="vlist-s"/>
                    <w:rFonts w:ascii="Cambria Math" w:eastAsiaTheme="majorEastAsia" w:hAnsi="Cambria Math"/>
                    <w:sz w:val="28"/>
                    <w:szCs w:val="28"/>
                  </w:rPr>
                  <m:t>​</m:t>
                </m:r>
                <m:ctrlPr>
                  <w:rPr>
                    <w:rStyle w:val="mclose"/>
                    <w:rFonts w:ascii="Cambria Math" w:hAnsi="Cambria Math"/>
                    <w:i/>
                    <w:iCs/>
                    <w:sz w:val="28"/>
                    <w:szCs w:val="28"/>
                  </w:rPr>
                </m:ctrlPr>
              </m:e>
            </m:d>
            <m:r>
              <w:rPr>
                <w:rStyle w:val="mclose"/>
                <w:rFonts w:ascii="Cambria Math" w:hAnsi="Cambria Math"/>
                <w:sz w:val="28"/>
                <w:szCs w:val="28"/>
              </w:rPr>
              <m:t>}</m:t>
            </m:r>
          </m:e>
          <m:sub>
            <m:r>
              <w:rPr>
                <w:rStyle w:val="mopen"/>
                <w:rFonts w:ascii="Cambria Math" w:eastAsiaTheme="majorEastAsia" w:hAnsi="Cambria Math"/>
                <w:sz w:val="28"/>
                <w:szCs w:val="28"/>
              </w:rPr>
              <m:t>αϵ</m:t>
            </m:r>
            <m:d>
              <m:dPr>
                <m:endChr m:val="]"/>
                <m:ctrlPr>
                  <w:rPr>
                    <w:rStyle w:val="mopen"/>
                    <w:rFonts w:ascii="Cambria Math" w:eastAsiaTheme="majorEastAsia" w:hAnsi="Cambria Math"/>
                    <w:i/>
                    <w:iCs/>
                    <w:sz w:val="28"/>
                    <w:szCs w:val="28"/>
                  </w:rPr>
                </m:ctrlPr>
              </m:dPr>
              <m:e>
                <m:r>
                  <w:rPr>
                    <w:rStyle w:val="mopen"/>
                    <w:rFonts w:ascii="Cambria Math" w:eastAsiaTheme="majorEastAsia" w:hAnsi="Cambria Math"/>
                    <w:sz w:val="28"/>
                    <w:szCs w:val="28"/>
                  </w:rPr>
                  <m:t>0,1</m:t>
                </m:r>
              </m:e>
            </m:d>
          </m:sub>
        </m:sSub>
      </m:oMath>
      <w:r w:rsidR="008D1943" w:rsidRPr="00267FC5">
        <w:rPr>
          <w:rFonts w:ascii="Arial" w:hAnsi="Arial" w:cs="Arial"/>
          <w:i/>
          <w:iCs/>
          <w:color w:val="333333"/>
          <w:shd w:val="clear" w:color="auto" w:fill="FFFFFF"/>
        </w:rPr>
        <w:t xml:space="preserve"> i</w:t>
      </w:r>
      <w:r w:rsidR="008D1943" w:rsidRPr="00267FC5">
        <w:rPr>
          <w:rFonts w:ascii="Arial" w:hAnsi="Arial" w:cs="Arial"/>
          <w:color w:val="333333"/>
          <w:shd w:val="clear" w:color="auto" w:fill="FFFFFF"/>
        </w:rPr>
        <w:t>s consistent in the sense that if</w:t>
      </w:r>
      <w:r w:rsidR="008D1943">
        <w:rPr>
          <w:rFonts w:ascii="Arial" w:hAnsi="Arial" w:cs="Arial"/>
          <w:color w:val="333333"/>
          <w:shd w:val="clear" w:color="auto" w:fill="FFFFFF"/>
        </w:rPr>
        <w:t xml:space="preserve"> </w:t>
      </w:r>
      <w:r w:rsidR="008D1943" w:rsidRPr="00267FC5">
        <w:rPr>
          <w:rFonts w:ascii="Cambria Math" w:hAnsi="Cambria Math" w:cs="Arial"/>
          <w:color w:val="333333"/>
          <w:sz w:val="28"/>
          <w:szCs w:val="28"/>
          <w:shd w:val="clear" w:color="auto" w:fill="FFFFFF"/>
        </w:rPr>
        <w:t>⍺</w:t>
      </w:r>
      <w:r w:rsidR="008D1943">
        <w:rPr>
          <w:rFonts w:ascii="Cambria Math" w:hAnsi="Cambria Math" w:cs="Arial"/>
          <w:color w:val="333333"/>
          <w:sz w:val="28"/>
          <w:szCs w:val="28"/>
          <w:shd w:val="clear" w:color="auto" w:fill="FFFFFF"/>
          <w:vertAlign w:val="subscript"/>
        </w:rPr>
        <w:t>2 &lt;</w:t>
      </w:r>
      <w:r w:rsidR="008D1943">
        <w:rPr>
          <w:rFonts w:ascii="Cambria Math" w:hAnsi="Cambria Math" w:cs="Arial"/>
          <w:color w:val="333333"/>
          <w:sz w:val="28"/>
          <w:szCs w:val="28"/>
          <w:shd w:val="clear" w:color="auto" w:fill="FFFFFF"/>
        </w:rPr>
        <w:t xml:space="preserve"> </w:t>
      </w:r>
      <w:r w:rsidR="008D1943" w:rsidRPr="00D843E3">
        <w:rPr>
          <w:rFonts w:ascii="Cambria Math" w:hAnsi="Cambria Math" w:cs="Arial"/>
          <w:color w:val="333333"/>
          <w:sz w:val="28"/>
          <w:szCs w:val="28"/>
          <w:shd w:val="clear" w:color="auto" w:fill="FFFFFF"/>
        </w:rPr>
        <w:t>⍺</w:t>
      </w:r>
      <w:r w:rsidR="008D1943">
        <w:rPr>
          <w:rFonts w:ascii="Cambria Math" w:hAnsi="Cambria Math" w:cs="Arial"/>
          <w:color w:val="333333"/>
          <w:sz w:val="28"/>
          <w:szCs w:val="28"/>
          <w:shd w:val="clear" w:color="auto" w:fill="FFFFFF"/>
          <w:vertAlign w:val="subscript"/>
        </w:rPr>
        <w:t>1</w:t>
      </w:r>
      <w:r w:rsidR="008D1943" w:rsidRPr="00267FC5">
        <w:rPr>
          <w:rFonts w:ascii="Arial" w:hAnsi="Arial" w:cs="Arial"/>
          <w:color w:val="333333"/>
          <w:shd w:val="clear" w:color="auto" w:fill="FFFFFF"/>
        </w:rPr>
        <w:t xml:space="preserve"> ​, then </w:t>
      </w:r>
      <w:r w:rsidR="008D1943" w:rsidRPr="00267FC5">
        <w:rPr>
          <w:rFonts w:ascii="Cambria Math" w:hAnsi="Cambria Math" w:cs="Cambria Math"/>
          <w:i/>
          <w:iCs/>
          <w:color w:val="333333"/>
          <w:shd w:val="clear" w:color="auto" w:fill="FFFFFF"/>
        </w:rPr>
        <w:t xml:space="preserve"> </w:t>
      </w:r>
      <w:r w:rsidR="008D1943" w:rsidRPr="007233C1">
        <w:rPr>
          <w:rFonts w:ascii="Arial" w:hAnsi="Arial" w:cs="Arial"/>
          <w:i/>
          <w:iCs/>
          <w:color w:val="333333"/>
          <w:highlight w:val="green"/>
          <w:shd w:val="clear" w:color="auto" w:fill="FFFFFF"/>
        </w:rPr>
        <w:t>μ</w:t>
      </w:r>
      <w:r w:rsidR="008D1943" w:rsidRPr="007233C1">
        <w:rPr>
          <w:rFonts w:ascii="Arial" w:hAnsi="Arial" w:cs="Arial"/>
          <w:i/>
          <w:iCs/>
          <w:color w:val="333333"/>
          <w:highlight w:val="green"/>
          <w:shd w:val="clear" w:color="auto" w:fill="FFFFFF"/>
          <w:vertAlign w:val="subscript"/>
        </w:rPr>
        <w:t>α1</w:t>
      </w:r>
      <w:r w:rsidR="008D1943" w:rsidRPr="007233C1">
        <w:rPr>
          <w:rFonts w:ascii="Arial" w:hAnsi="Arial" w:cs="Arial"/>
          <w:color w:val="333333"/>
          <w:highlight w:val="green"/>
          <w:shd w:val="clear" w:color="auto" w:fill="FFFFFF"/>
        </w:rPr>
        <w:t xml:space="preserve">​ </w:t>
      </w:r>
      <w:r w:rsidR="008D1943" w:rsidRPr="007233C1">
        <w:rPr>
          <w:rFonts w:ascii="Cambria Math" w:hAnsi="Cambria Math" w:cs="Cambria Math"/>
          <w:i/>
          <w:iCs/>
          <w:color w:val="333333"/>
          <w:highlight w:val="green"/>
          <w:shd w:val="clear" w:color="auto" w:fill="FFFFFF"/>
        </w:rPr>
        <w:t>⊆</w:t>
      </w:r>
      <w:r w:rsidR="008D1943" w:rsidRPr="007233C1">
        <w:rPr>
          <w:rFonts w:ascii="Arial" w:hAnsi="Arial" w:cs="Arial"/>
          <w:color w:val="333333"/>
          <w:highlight w:val="green"/>
          <w:shd w:val="clear" w:color="auto" w:fill="FFFFFF"/>
        </w:rPr>
        <w:t xml:space="preserve"> </w:t>
      </w:r>
      <w:r w:rsidR="008D1943" w:rsidRPr="007233C1">
        <w:rPr>
          <w:rFonts w:ascii="Arial" w:hAnsi="Arial" w:cs="Arial"/>
          <w:i/>
          <w:iCs/>
          <w:color w:val="333333"/>
          <w:sz w:val="28"/>
          <w:szCs w:val="28"/>
          <w:highlight w:val="green"/>
          <w:shd w:val="clear" w:color="auto" w:fill="FFFFFF"/>
        </w:rPr>
        <w:t>μ</w:t>
      </w:r>
      <w:r w:rsidR="008D1943" w:rsidRPr="007233C1">
        <w:rPr>
          <w:rFonts w:ascii="Arial" w:hAnsi="Arial" w:cs="Arial"/>
          <w:i/>
          <w:iCs/>
          <w:color w:val="333333"/>
          <w:highlight w:val="green"/>
          <w:shd w:val="clear" w:color="auto" w:fill="FFFFFF"/>
          <w:vertAlign w:val="subscript"/>
        </w:rPr>
        <w:t>α2</w:t>
      </w:r>
      <w:r w:rsidR="008D1943">
        <w:rPr>
          <w:rFonts w:ascii="Arial" w:hAnsi="Arial" w:cs="Arial"/>
          <w:i/>
          <w:iCs/>
          <w:color w:val="333333"/>
          <w:shd w:val="clear" w:color="auto" w:fill="FFFFFF"/>
          <w:vertAlign w:val="subscript"/>
        </w:rPr>
        <w:t xml:space="preserve"> </w:t>
      </w:r>
      <w:r w:rsidR="008D1943" w:rsidRPr="00267FC5">
        <w:rPr>
          <w:rFonts w:ascii="Arial" w:hAnsi="Arial" w:cs="Arial"/>
          <w:color w:val="333333"/>
          <w:shd w:val="clear" w:color="auto" w:fill="FFFFFF"/>
        </w:rPr>
        <w:t>as interval</w:t>
      </w:r>
      <w:r w:rsidR="008D1943">
        <w:rPr>
          <w:rFonts w:ascii="Arial" w:hAnsi="Arial" w:cs="Arial"/>
          <w:color w:val="333333"/>
          <w:shd w:val="clear" w:color="auto" w:fill="FFFFFF"/>
        </w:rPr>
        <w:t>s</w:t>
      </w:r>
      <w:r w:rsidR="008D1943" w:rsidRPr="00267FC5">
        <w:rPr>
          <w:rFonts w:ascii="Arial" w:hAnsi="Arial" w:cs="Arial"/>
          <w:color w:val="333333"/>
          <w:shd w:val="clear" w:color="auto" w:fill="FFFFFF"/>
        </w:rPr>
        <w:t>.</w:t>
      </w:r>
      <w:r w:rsidR="008D1943">
        <w:rPr>
          <w:rFonts w:ascii="Arial" w:hAnsi="Arial" w:cs="Arial"/>
          <w:color w:val="333333"/>
          <w:shd w:val="clear" w:color="auto" w:fill="FFFFFF"/>
        </w:rPr>
        <w:t xml:space="preserve"> </w:t>
      </w:r>
      <w:r w:rsidR="008D1943" w:rsidRPr="007233C1">
        <w:rPr>
          <w:rFonts w:ascii="Arial" w:hAnsi="Arial" w:cs="Arial"/>
          <w:color w:val="333333"/>
          <w:highlight w:val="green"/>
          <w:shd w:val="clear" w:color="auto" w:fill="FFFFFF"/>
        </w:rPr>
        <w:t xml:space="preserve">Higher </w:t>
      </w:r>
      <w:r w:rsidR="008D1943" w:rsidRPr="007233C1">
        <w:rPr>
          <w:rFonts w:ascii="Cambria Math" w:hAnsi="Cambria Math" w:cs="Cambria Math"/>
          <w:i/>
          <w:iCs/>
          <w:color w:val="333333"/>
          <w:sz w:val="28"/>
          <w:szCs w:val="28"/>
          <w:highlight w:val="green"/>
          <w:shd w:val="clear" w:color="auto" w:fill="FFFFFF"/>
        </w:rPr>
        <w:t>⍺</w:t>
      </w:r>
      <w:r w:rsidR="008D1943" w:rsidRPr="007233C1">
        <w:rPr>
          <w:rFonts w:ascii="Arial" w:hAnsi="Arial" w:cs="Arial"/>
          <w:color w:val="333333"/>
          <w:highlight w:val="green"/>
          <w:shd w:val="clear" w:color="auto" w:fill="FFFFFF"/>
        </w:rPr>
        <w:t xml:space="preserve"> means tighter, more trusted interval whereas lower </w:t>
      </w:r>
      <w:r w:rsidR="008D1943" w:rsidRPr="007233C1">
        <w:rPr>
          <w:rFonts w:ascii="Cambria Math" w:hAnsi="Cambria Math" w:cs="Cambria Math"/>
          <w:i/>
          <w:iCs/>
          <w:color w:val="333333"/>
          <w:sz w:val="28"/>
          <w:szCs w:val="28"/>
          <w:highlight w:val="green"/>
          <w:shd w:val="clear" w:color="auto" w:fill="FFFFFF"/>
        </w:rPr>
        <w:t>⍺</w:t>
      </w:r>
      <w:r w:rsidR="008D1943" w:rsidRPr="007233C1">
        <w:rPr>
          <w:rFonts w:ascii="Arial" w:hAnsi="Arial" w:cs="Arial"/>
          <w:color w:val="333333"/>
          <w:highlight w:val="green"/>
          <w:shd w:val="clear" w:color="auto" w:fill="FFFFFF"/>
        </w:rPr>
        <w:t xml:space="preserve"> wider, more permissive interval. For a fixed </w:t>
      </w:r>
      <w:r w:rsidR="008D1943" w:rsidRPr="007233C1">
        <w:rPr>
          <w:rFonts w:ascii="Arial" w:hAnsi="Arial" w:cs="Arial"/>
          <w:i/>
          <w:iCs/>
          <w:color w:val="333333"/>
          <w:highlight w:val="green"/>
          <w:shd w:val="clear" w:color="auto" w:fill="FFFFFF"/>
        </w:rPr>
        <w:t>x</w:t>
      </w:r>
      <w:r w:rsidR="008D1943" w:rsidRPr="007233C1">
        <w:rPr>
          <w:rFonts w:ascii="Arial" w:hAnsi="Arial" w:cs="Arial"/>
          <w:color w:val="333333"/>
          <w:highlight w:val="green"/>
          <w:shd w:val="clear" w:color="auto" w:fill="FFFFFF"/>
        </w:rPr>
        <w:t xml:space="preserve">, each crisp pair </w:t>
      </w:r>
      <w:r w:rsidR="008D1943" w:rsidRPr="007233C1">
        <w:rPr>
          <w:rFonts w:ascii="Arial" w:hAnsi="Arial" w:cs="Arial"/>
          <w:i/>
          <w:iCs/>
          <w:color w:val="333333"/>
          <w:highlight w:val="green"/>
          <w:shd w:val="clear" w:color="auto" w:fill="FFFFFF"/>
        </w:rPr>
        <w:t>μ</w:t>
      </w:r>
      <w:r w:rsidR="008D1943" w:rsidRPr="007233C1">
        <w:rPr>
          <w:rFonts w:ascii="Arial" w:hAnsi="Arial" w:cs="Arial"/>
          <w:color w:val="333333"/>
          <w:highlight w:val="green"/>
          <w:shd w:val="clear" w:color="auto" w:fill="FFFFFF"/>
        </w:rPr>
        <w:t xml:space="preserve"> and </w:t>
      </w:r>
      <m:oMath>
        <m:sSup>
          <m:sSupPr>
            <m:ctrlPr>
              <w:rPr>
                <w:rStyle w:val="mord"/>
                <w:rFonts w:ascii="Cambria Math" w:eastAsiaTheme="majorEastAsia" w:hAnsi="Cambria Math"/>
                <w:i/>
                <w:sz w:val="28"/>
                <w:szCs w:val="28"/>
                <w:highlight w:val="green"/>
              </w:rPr>
            </m:ctrlPr>
          </m:sSupPr>
          <m:e>
            <m:r>
              <w:rPr>
                <w:rStyle w:val="mord"/>
                <w:rFonts w:ascii="Cambria Math" w:eastAsiaTheme="majorEastAsia" w:hAnsi="Cambria Math"/>
                <w:sz w:val="28"/>
                <w:szCs w:val="28"/>
                <w:highlight w:val="green"/>
              </w:rPr>
              <m:t>σ</m:t>
            </m:r>
          </m:e>
          <m:sup>
            <m:r>
              <w:rPr>
                <w:rStyle w:val="mord"/>
                <w:rFonts w:ascii="Cambria Math" w:eastAsiaTheme="majorEastAsia" w:hAnsi="Cambria Math"/>
                <w:sz w:val="28"/>
                <w:szCs w:val="28"/>
                <w:highlight w:val="green"/>
              </w:rPr>
              <m:t>2</m:t>
            </m:r>
          </m:sup>
        </m:sSup>
      </m:oMath>
      <w:r w:rsidR="008D1943" w:rsidRPr="007233C1">
        <w:rPr>
          <w:rFonts w:ascii="Arial" w:hAnsi="Arial" w:cs="Arial"/>
          <w:color w:val="333333"/>
          <w:highlight w:val="green"/>
          <w:shd w:val="clear" w:color="auto" w:fill="FFFFFF"/>
        </w:rPr>
        <w:t xml:space="preserve"> gives a Gaussian density </w:t>
      </w:r>
      <m:oMath>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f</m:t>
            </m:r>
          </m:e>
          <m:sub>
            <m:r>
              <w:rPr>
                <w:rFonts w:ascii="Cambria Math" w:hAnsi="Cambria Math" w:cs="Arial"/>
                <w:color w:val="333333"/>
                <w:highlight w:val="green"/>
                <w:shd w:val="clear" w:color="auto" w:fill="FFFFFF"/>
              </w:rPr>
              <m:t>(μ,</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r>
              <w:rPr>
                <w:rFonts w:ascii="Cambria Math" w:hAnsi="Cambria Math" w:cs="Arial"/>
                <w:color w:val="333333"/>
                <w:highlight w:val="green"/>
                <w:shd w:val="clear" w:color="auto" w:fill="FFFFFF"/>
              </w:rPr>
              <m:t>)</m:t>
            </m:r>
          </m:sub>
        </m:sSub>
        <m:r>
          <w:rPr>
            <w:rFonts w:ascii="Cambria Math" w:hAnsi="Cambria Math" w:cs="Arial"/>
            <w:color w:val="333333"/>
            <w:highlight w:val="green"/>
            <w:shd w:val="clear" w:color="auto" w:fill="FFFFFF"/>
          </w:rPr>
          <m:t>(x)​.</m:t>
        </m:r>
      </m:oMath>
      <w:r w:rsidR="008D1943" w:rsidRPr="007233C1">
        <w:rPr>
          <w:rFonts w:ascii="Arial" w:hAnsi="Arial" w:cs="Arial"/>
          <w:color w:val="333333"/>
          <w:highlight w:val="green"/>
          <w:shd w:val="clear" w:color="auto" w:fill="FFFFFF"/>
        </w:rPr>
        <w:t xml:space="preserve"> We need a single membership value </w:t>
      </w:r>
      <m:oMath>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μ</m:t>
            </m:r>
          </m:e>
          <m:sub>
            <m:acc>
              <m:accPr>
                <m:chr m:val="̃"/>
                <m:ctrlPr>
                  <w:rPr>
                    <w:rFonts w:ascii="Cambria Math" w:hAnsi="Cambria Math" w:cs="Arial"/>
                    <w:i/>
                    <w:color w:val="333333"/>
                    <w:highlight w:val="green"/>
                    <w:shd w:val="clear" w:color="auto" w:fill="FFFFFF"/>
                  </w:rPr>
                </m:ctrlPr>
              </m:accPr>
              <m:e>
                <m:r>
                  <w:rPr>
                    <w:rFonts w:ascii="Cambria Math" w:hAnsi="Cambria Math" w:cs="Arial"/>
                    <w:color w:val="333333"/>
                    <w:highlight w:val="green"/>
                    <w:shd w:val="clear" w:color="auto" w:fill="FFFFFF"/>
                  </w:rPr>
                  <m:t>X</m:t>
                </m:r>
              </m:e>
            </m:acc>
          </m:sub>
        </m:sSub>
        <m:r>
          <w:rPr>
            <w:rFonts w:ascii="Cambria Math" w:hAnsi="Cambria Math" w:cs="Arial"/>
            <w:color w:val="333333"/>
            <w:highlight w:val="green"/>
            <w:shd w:val="clear" w:color="auto" w:fill="FFFFFF"/>
          </w:rPr>
          <m:t>(x)</m:t>
        </m:r>
      </m:oMath>
      <w:r w:rsidR="008D1943" w:rsidRPr="007233C1">
        <w:rPr>
          <w:rFonts w:ascii="Arial" w:hAnsi="Arial" w:cs="Arial"/>
          <w:color w:val="333333"/>
          <w:highlight w:val="green"/>
          <w:shd w:val="clear" w:color="auto" w:fill="FFFFFF"/>
        </w:rPr>
        <w:t xml:space="preserve"> </w:t>
      </w:r>
      <w:r w:rsidR="008D1943" w:rsidRPr="007233C1">
        <w:rPr>
          <w:rFonts w:ascii="Cambria Math" w:hAnsi="Cambria Math" w:cs="Cambria Math"/>
          <w:color w:val="333333"/>
          <w:highlight w:val="green"/>
          <w:shd w:val="clear" w:color="auto" w:fill="FFFFFF"/>
        </w:rPr>
        <w:t>∈</w:t>
      </w:r>
      <w:r w:rsidR="008D1943" w:rsidRPr="007233C1">
        <w:rPr>
          <w:rFonts w:ascii="Arial" w:eastAsiaTheme="majorEastAsia" w:hAnsi="Arial" w:cs="Arial"/>
          <w:color w:val="333333"/>
          <w:highlight w:val="green"/>
          <w:shd w:val="clear" w:color="auto" w:fill="FFFFFF"/>
        </w:rPr>
        <w:t>[0,1]</w:t>
      </w:r>
      <w:r w:rsidR="008D1943" w:rsidRPr="007233C1">
        <w:rPr>
          <w:rFonts w:ascii="Arial" w:hAnsi="Arial" w:cs="Arial"/>
          <w:color w:val="333333"/>
          <w:highlight w:val="green"/>
          <w:shd w:val="clear" w:color="auto" w:fill="FFFFFF"/>
        </w:rPr>
        <w:t xml:space="preserve"> that informs how compatible is </w:t>
      </w:r>
      <w:r w:rsidR="008D1943" w:rsidRPr="007233C1">
        <w:rPr>
          <w:rFonts w:ascii="Arial" w:eastAsiaTheme="majorEastAsia" w:hAnsi="Arial" w:cs="Arial"/>
          <w:i/>
          <w:iCs/>
          <w:color w:val="333333"/>
          <w:highlight w:val="green"/>
          <w:shd w:val="clear" w:color="auto" w:fill="FFFFFF"/>
        </w:rPr>
        <w:t>x</w:t>
      </w:r>
      <w:r w:rsidR="008D1943" w:rsidRPr="007233C1">
        <w:rPr>
          <w:rFonts w:ascii="Arial" w:hAnsi="Arial" w:cs="Arial"/>
          <w:color w:val="333333"/>
          <w:highlight w:val="green"/>
          <w:shd w:val="clear" w:color="auto" w:fill="FFFFFF"/>
        </w:rPr>
        <w:t xml:space="preserve"> with the fuzzy Gaussian. At level α, is there some</w:t>
      </w:r>
      <w:r w:rsidR="008D1943" w:rsidRPr="007233C1">
        <w:rPr>
          <w:rFonts w:ascii="Arial" w:hAnsi="Arial" w:cs="Arial"/>
          <w:i/>
          <w:iCs/>
          <w:color w:val="333333"/>
          <w:highlight w:val="green"/>
          <w:shd w:val="clear" w:color="auto" w:fill="FFFFFF"/>
        </w:rPr>
        <w:t xml:space="preserve"> μ</w:t>
      </w:r>
      <w:r w:rsidR="008D1943" w:rsidRPr="007233C1">
        <w:rPr>
          <w:rFonts w:ascii="Arial" w:hAnsi="Arial" w:cs="Arial"/>
          <w:color w:val="333333"/>
          <w:highlight w:val="green"/>
          <w:shd w:val="clear" w:color="auto" w:fill="FFFFFF"/>
        </w:rPr>
        <w:t xml:space="preserve"> and </w:t>
      </w:r>
      <m:oMath>
        <m:sSup>
          <m:sSupPr>
            <m:ctrlPr>
              <w:rPr>
                <w:rStyle w:val="mord"/>
                <w:rFonts w:ascii="Cambria Math" w:eastAsiaTheme="majorEastAsia" w:hAnsi="Cambria Math"/>
                <w:i/>
                <w:sz w:val="28"/>
                <w:szCs w:val="28"/>
                <w:highlight w:val="green"/>
              </w:rPr>
            </m:ctrlPr>
          </m:sSupPr>
          <m:e>
            <m:r>
              <w:rPr>
                <w:rStyle w:val="mord"/>
                <w:rFonts w:ascii="Cambria Math" w:eastAsiaTheme="majorEastAsia" w:hAnsi="Cambria Math"/>
                <w:sz w:val="28"/>
                <w:szCs w:val="28"/>
                <w:highlight w:val="green"/>
              </w:rPr>
              <m:t>σ</m:t>
            </m:r>
          </m:e>
          <m:sup>
            <m:r>
              <w:rPr>
                <w:rStyle w:val="mord"/>
                <w:rFonts w:ascii="Cambria Math" w:eastAsiaTheme="majorEastAsia" w:hAnsi="Cambria Math"/>
                <w:sz w:val="28"/>
                <w:szCs w:val="28"/>
                <w:highlight w:val="green"/>
              </w:rPr>
              <m:t>2</m:t>
            </m:r>
          </m:sup>
        </m:sSup>
      </m:oMath>
      <w:r w:rsidR="008D1943" w:rsidRPr="007233C1">
        <w:rPr>
          <w:rFonts w:ascii="Arial" w:hAnsi="Arial" w:cs="Arial"/>
          <w:color w:val="333333"/>
          <w:highlight w:val="green"/>
          <w:shd w:val="clear" w:color="auto" w:fill="FFFFFF"/>
        </w:rPr>
        <w:t xml:space="preserve"> in the α-cut intervals for which the pdf at </w:t>
      </w:r>
      <w:r w:rsidR="008D1943" w:rsidRPr="007233C1">
        <w:rPr>
          <w:rFonts w:ascii="Arial" w:hAnsi="Arial" w:cs="Arial"/>
          <w:i/>
          <w:iCs/>
          <w:color w:val="333333"/>
          <w:highlight w:val="green"/>
          <w:shd w:val="clear" w:color="auto" w:fill="FFFFFF"/>
        </w:rPr>
        <w:t>x</w:t>
      </w:r>
      <w:r w:rsidR="008D1943" w:rsidRPr="007233C1">
        <w:rPr>
          <w:rFonts w:ascii="Arial" w:hAnsi="Arial" w:cs="Arial"/>
          <w:color w:val="333333"/>
          <w:highlight w:val="green"/>
          <w:shd w:val="clear" w:color="auto" w:fill="FFFFFF"/>
        </w:rPr>
        <w:t xml:space="preserve"> is large enough. If it is then x is at least α-compatible with the fuzzy Gaussian. The membership </w:t>
      </w:r>
      <m:oMath>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μ</m:t>
            </m:r>
          </m:e>
          <m:sub>
            <m:acc>
              <m:accPr>
                <m:chr m:val="̃"/>
                <m:ctrlPr>
                  <w:rPr>
                    <w:rFonts w:ascii="Cambria Math" w:hAnsi="Cambria Math" w:cs="Arial"/>
                    <w:i/>
                    <w:color w:val="333333"/>
                    <w:highlight w:val="green"/>
                    <w:shd w:val="clear" w:color="auto" w:fill="FFFFFF"/>
                  </w:rPr>
                </m:ctrlPr>
              </m:accPr>
              <m:e>
                <m:r>
                  <w:rPr>
                    <w:rFonts w:ascii="Cambria Math" w:hAnsi="Cambria Math" w:cs="Arial"/>
                    <w:color w:val="333333"/>
                    <w:highlight w:val="green"/>
                    <w:shd w:val="clear" w:color="auto" w:fill="FFFFFF"/>
                  </w:rPr>
                  <m:t>X</m:t>
                </m:r>
              </m:e>
            </m:acc>
          </m:sub>
        </m:sSub>
        <m:r>
          <w:rPr>
            <w:rFonts w:ascii="Cambria Math" w:hAnsi="Cambria Math" w:cs="Arial"/>
            <w:color w:val="333333"/>
            <w:highlight w:val="green"/>
            <w:shd w:val="clear" w:color="auto" w:fill="FFFFFF"/>
          </w:rPr>
          <m:t>(x)</m:t>
        </m:r>
      </m:oMath>
      <w:r w:rsidR="008D1943" w:rsidRPr="007233C1">
        <w:rPr>
          <w:rFonts w:ascii="Arial" w:hAnsi="Arial" w:cs="Arial"/>
          <w:color w:val="333333"/>
          <w:highlight w:val="green"/>
          <w:shd w:val="clear" w:color="auto" w:fill="FFFFFF"/>
        </w:rPr>
        <w:t xml:space="preserve"> is the largest α for which that statement holds. Pick a threshold </w:t>
      </w:r>
      <w:r w:rsidR="008D1943" w:rsidRPr="007233C1">
        <w:rPr>
          <w:rFonts w:ascii="Arial" w:hAnsi="Arial" w:cs="Arial"/>
          <w:i/>
          <w:iCs/>
          <w:color w:val="333333"/>
          <w:highlight w:val="green"/>
          <w:shd w:val="clear" w:color="auto" w:fill="FFFFFF"/>
        </w:rPr>
        <w:t>τ</w:t>
      </w:r>
      <w:r w:rsidR="008D1943" w:rsidRPr="007233C1">
        <w:rPr>
          <w:rFonts w:ascii="Arial" w:hAnsi="Arial" w:cs="Arial"/>
          <w:color w:val="333333"/>
          <w:highlight w:val="green"/>
          <w:shd w:val="clear" w:color="auto" w:fill="FFFFFF"/>
        </w:rPr>
        <w:t xml:space="preserve">, which is typically a </w:t>
      </w:r>
      <w:r w:rsidR="008D1943" w:rsidRPr="007233C1">
        <w:rPr>
          <w:rFonts w:ascii="Arial" w:eastAsiaTheme="majorEastAsia" w:hAnsi="Arial" w:cs="Arial"/>
          <w:color w:val="333333"/>
          <w:highlight w:val="green"/>
          <w:shd w:val="clear" w:color="auto" w:fill="FFFFFF"/>
        </w:rPr>
        <w:t>normalised</w:t>
      </w:r>
      <w:r w:rsidR="008D1943" w:rsidRPr="007233C1">
        <w:rPr>
          <w:rFonts w:ascii="Arial" w:hAnsi="Arial" w:cs="Arial"/>
          <w:color w:val="333333"/>
          <w:highlight w:val="green"/>
          <w:shd w:val="clear" w:color="auto" w:fill="FFFFFF"/>
        </w:rPr>
        <w:t xml:space="preserve"> pdf score so </w:t>
      </w:r>
      <w:r w:rsidR="008D1943" w:rsidRPr="007233C1">
        <w:rPr>
          <w:rFonts w:ascii="Arial" w:hAnsi="Arial" w:cs="Arial"/>
          <w:i/>
          <w:iCs/>
          <w:color w:val="333333"/>
          <w:highlight w:val="green"/>
          <w:shd w:val="clear" w:color="auto" w:fill="FFFFFF"/>
        </w:rPr>
        <w:t>τ</w:t>
      </w:r>
      <w:proofErr w:type="gramStart"/>
      <w:r w:rsidR="008D1943" w:rsidRPr="007233C1">
        <w:rPr>
          <w:rFonts w:ascii="Cambria Math" w:hAnsi="Cambria Math" w:cs="Cambria Math"/>
          <w:i/>
          <w:iCs/>
          <w:color w:val="333333"/>
          <w:highlight w:val="green"/>
          <w:shd w:val="clear" w:color="auto" w:fill="FFFFFF"/>
        </w:rPr>
        <w:t>∈</w:t>
      </w:r>
      <w:r w:rsidR="008D1943" w:rsidRPr="007233C1">
        <w:rPr>
          <w:rFonts w:ascii="Arial" w:hAnsi="Arial" w:cs="Arial"/>
          <w:i/>
          <w:iCs/>
          <w:color w:val="333333"/>
          <w:highlight w:val="green"/>
          <w:shd w:val="clear" w:color="auto" w:fill="FFFFFF"/>
        </w:rPr>
        <w:t>(</w:t>
      </w:r>
      <w:proofErr w:type="gramEnd"/>
      <w:r w:rsidR="008D1943" w:rsidRPr="007233C1">
        <w:rPr>
          <w:rFonts w:ascii="Arial" w:hAnsi="Arial" w:cs="Arial"/>
          <w:i/>
          <w:iCs/>
          <w:color w:val="333333"/>
          <w:highlight w:val="green"/>
          <w:shd w:val="clear" w:color="auto" w:fill="FFFFFF"/>
        </w:rPr>
        <w:t>0,1]</w:t>
      </w:r>
      <w:r w:rsidR="008D1943" w:rsidRPr="007233C1">
        <w:rPr>
          <w:rFonts w:ascii="Arial" w:hAnsi="Arial" w:cs="Arial"/>
          <w:color w:val="333333"/>
          <w:highlight w:val="green"/>
          <w:shd w:val="clear" w:color="auto" w:fill="FFFFFF"/>
        </w:rPr>
        <w:t xml:space="preserve">. Then x passes the </w:t>
      </w:r>
      <w:r w:rsidR="008D1943" w:rsidRPr="007233C1">
        <w:rPr>
          <w:rFonts w:ascii="Cambria Math" w:hAnsi="Cambria Math" w:cs="Arial"/>
          <w:color w:val="333333"/>
          <w:highlight w:val="green"/>
          <w:shd w:val="clear" w:color="auto" w:fill="FFFFFF"/>
        </w:rPr>
        <w:t>⍺-</w:t>
      </w:r>
      <w:r w:rsidR="008D1943" w:rsidRPr="007233C1">
        <w:rPr>
          <w:rFonts w:ascii="Arial" w:hAnsi="Arial" w:cs="Arial"/>
          <w:color w:val="333333"/>
          <w:highlight w:val="green"/>
          <w:shd w:val="clear" w:color="auto" w:fill="FFFFFF"/>
        </w:rPr>
        <w:t xml:space="preserve">test if </w:t>
      </w:r>
      <m:oMath>
        <m:r>
          <w:rPr>
            <w:rStyle w:val="mord"/>
            <w:rFonts w:ascii="Cambria Math" w:eastAsiaTheme="majorEastAsia" w:hAnsi="Cambria Math" w:cs="Cambria Math"/>
            <w:highlight w:val="green"/>
          </w:rPr>
          <m:t>∃</m:t>
        </m:r>
        <m:d>
          <m:dPr>
            <m:ctrlPr>
              <w:rPr>
                <w:rStyle w:val="mopen"/>
                <w:rFonts w:ascii="Cambria Math" w:eastAsiaTheme="majorEastAsia" w:hAnsi="Cambria Math"/>
                <w:i/>
                <w:iCs/>
                <w:highlight w:val="green"/>
              </w:rPr>
            </m:ctrlPr>
          </m:dPr>
          <m:e>
            <m:r>
              <w:rPr>
                <w:rStyle w:val="mord"/>
                <w:rFonts w:ascii="Cambria Math" w:eastAsiaTheme="majorEastAsia" w:hAnsi="Cambria Math"/>
                <w:highlight w:val="green"/>
              </w:rPr>
              <m:t>μ</m:t>
            </m:r>
            <m:r>
              <w:rPr>
                <w:rStyle w:val="mpunct"/>
                <w:rFonts w:ascii="Cambria Math" w:eastAsiaTheme="majorEastAsia" w:hAnsi="Cambria Math"/>
                <w:highlight w:val="green"/>
              </w:rPr>
              <m:t>,</m:t>
            </m:r>
            <m:sSup>
              <m:sSupPr>
                <m:ctrlPr>
                  <w:rPr>
                    <w:rStyle w:val="mord"/>
                    <w:rFonts w:ascii="Cambria Math" w:eastAsiaTheme="majorEastAsia" w:hAnsi="Cambria Math"/>
                    <w:i/>
                    <w:iCs/>
                    <w:highlight w:val="green"/>
                  </w:rPr>
                </m:ctrlPr>
              </m:sSupPr>
              <m:e>
                <m:r>
                  <w:rPr>
                    <w:rStyle w:val="mord"/>
                    <w:rFonts w:ascii="Cambria Math" w:eastAsiaTheme="majorEastAsia" w:hAnsi="Cambria Math"/>
                    <w:highlight w:val="green"/>
                  </w:rPr>
                  <m:t>σ</m:t>
                </m:r>
              </m:e>
              <m:sup>
                <m:r>
                  <w:rPr>
                    <w:rStyle w:val="mord"/>
                    <w:rFonts w:ascii="Cambria Math" w:eastAsiaTheme="majorEastAsia" w:hAnsi="Cambria Math"/>
                    <w:highlight w:val="green"/>
                  </w:rPr>
                  <m:t>2</m:t>
                </m:r>
              </m:sup>
            </m:sSup>
            <m:ctrlPr>
              <w:rPr>
                <w:rStyle w:val="mclose"/>
                <w:rFonts w:ascii="Cambria Math" w:eastAsiaTheme="majorEastAsia" w:hAnsi="Cambria Math"/>
                <w:i/>
                <w:iCs/>
                <w:highlight w:val="green"/>
              </w:rPr>
            </m:ctrlPr>
          </m:e>
        </m:d>
        <m:r>
          <w:rPr>
            <w:rStyle w:val="mrel"/>
            <w:rFonts w:ascii="Cambria Math" w:hAnsi="Cambria Math" w:cs="Cambria Math"/>
            <w:highlight w:val="green"/>
          </w:rPr>
          <m:t>∈</m:t>
        </m:r>
        <m:sSub>
          <m:sSubPr>
            <m:ctrlPr>
              <w:rPr>
                <w:rStyle w:val="mord"/>
                <w:rFonts w:ascii="Cambria Math" w:eastAsiaTheme="majorEastAsia" w:hAnsi="Cambria Math"/>
                <w:i/>
                <w:iCs/>
                <w:highlight w:val="green"/>
              </w:rPr>
            </m:ctrlPr>
          </m:sSubPr>
          <m:e>
            <m:r>
              <w:rPr>
                <w:rStyle w:val="mord"/>
                <w:rFonts w:ascii="Cambria Math" w:eastAsiaTheme="majorEastAsia" w:hAnsi="Cambria Math"/>
                <w:highlight w:val="green"/>
              </w:rPr>
              <m:t>μ</m:t>
            </m:r>
          </m:e>
          <m:sub>
            <m:r>
              <w:rPr>
                <w:rStyle w:val="mord"/>
                <w:rFonts w:ascii="Cambria Math" w:eastAsiaTheme="majorEastAsia" w:hAnsi="Cambria Math"/>
                <w:highlight w:val="green"/>
              </w:rPr>
              <m:t>α</m:t>
            </m:r>
          </m:sub>
        </m:sSub>
        <m:r>
          <w:rPr>
            <w:rStyle w:val="vlist-s"/>
            <w:rFonts w:ascii="Cambria Math" w:hAnsi="Cambria Math"/>
            <w:highlight w:val="green"/>
          </w:rPr>
          <m:t>​</m:t>
        </m:r>
        <m:r>
          <w:rPr>
            <w:rStyle w:val="mbin"/>
            <w:rFonts w:ascii="Cambria Math" w:hAnsi="Cambria Math"/>
            <w:highlight w:val="green"/>
          </w:rPr>
          <m:t>×</m:t>
        </m:r>
        <m:sSubSup>
          <m:sSubSupPr>
            <m:ctrlPr>
              <w:rPr>
                <w:rStyle w:val="mord"/>
                <w:rFonts w:ascii="Cambria Math" w:eastAsiaTheme="majorEastAsia" w:hAnsi="Cambria Math"/>
                <w:i/>
                <w:iCs/>
                <w:highlight w:val="green"/>
              </w:rPr>
            </m:ctrlPr>
          </m:sSubSupPr>
          <m:e>
            <m:r>
              <w:rPr>
                <w:rStyle w:val="mord"/>
                <w:rFonts w:ascii="Cambria Math" w:eastAsiaTheme="majorEastAsia" w:hAnsi="Cambria Math"/>
                <w:highlight w:val="green"/>
              </w:rPr>
              <m:t>σ</m:t>
            </m:r>
          </m:e>
          <m:sub>
            <m:r>
              <w:rPr>
                <w:rStyle w:val="mord"/>
                <w:rFonts w:ascii="Cambria Math" w:eastAsiaTheme="majorEastAsia" w:hAnsi="Cambria Math"/>
                <w:highlight w:val="green"/>
              </w:rPr>
              <m:t>α</m:t>
            </m:r>
          </m:sub>
          <m:sup>
            <m:r>
              <w:rPr>
                <w:rStyle w:val="mord"/>
                <w:rFonts w:ascii="Cambria Math" w:eastAsiaTheme="majorEastAsia" w:hAnsi="Cambria Math"/>
                <w:highlight w:val="green"/>
              </w:rPr>
              <m:t>2</m:t>
            </m:r>
          </m:sup>
        </m:sSubSup>
        <m:r>
          <m:rPr>
            <m:sty m:val="p"/>
          </m:rPr>
          <w:rPr>
            <w:rStyle w:val="vlist-s"/>
            <w:rFonts w:ascii="Cambria Math" w:hAnsi="Cambria Math"/>
            <w:highlight w:val="green"/>
          </w:rPr>
          <m:t>​</m:t>
        </m:r>
      </m:oMath>
      <w:r w:rsidR="008D1943" w:rsidRPr="007233C1">
        <w:rPr>
          <w:rStyle w:val="vlist-s"/>
          <w:rFonts w:ascii="Arial" w:hAnsi="Arial" w:cs="Arial"/>
          <w:highlight w:val="green"/>
        </w:rPr>
        <w:t xml:space="preserve"> such that </w:t>
      </w:r>
      <m:oMath>
        <m:sSub>
          <m:sSubPr>
            <m:ctrlPr>
              <w:rPr>
                <w:rStyle w:val="vlist-s"/>
                <w:rFonts w:ascii="Cambria Math" w:hAnsi="Cambria Math" w:cs="Arial"/>
                <w:i/>
                <w:highlight w:val="green"/>
              </w:rPr>
            </m:ctrlPr>
          </m:sSubPr>
          <m:e>
            <m:r>
              <w:rPr>
                <w:rStyle w:val="vlist-s"/>
                <w:rFonts w:ascii="Cambria Math" w:hAnsi="Cambria Math" w:cs="Arial"/>
                <w:highlight w:val="green"/>
              </w:rPr>
              <m:t>f</m:t>
            </m:r>
          </m:e>
          <m:sub>
            <m:r>
              <w:rPr>
                <w:rStyle w:val="vlist-s"/>
                <w:rFonts w:ascii="Cambria Math" w:hAnsi="Cambria Math" w:cs="Arial"/>
                <w:highlight w:val="green"/>
              </w:rPr>
              <m:t>μ,</m:t>
            </m:r>
            <m:sSup>
              <m:sSupPr>
                <m:ctrlPr>
                  <w:rPr>
                    <w:rStyle w:val="vlist-s"/>
                    <w:rFonts w:ascii="Cambria Math" w:hAnsi="Cambria Math" w:cs="Arial"/>
                    <w:i/>
                    <w:highlight w:val="green"/>
                  </w:rPr>
                </m:ctrlPr>
              </m:sSupPr>
              <m:e>
                <m:r>
                  <w:rPr>
                    <w:rStyle w:val="vlist-s"/>
                    <w:rFonts w:ascii="Cambria Math" w:hAnsi="Cambria Math" w:cs="Arial"/>
                    <w:highlight w:val="green"/>
                  </w:rPr>
                  <m:t>σ</m:t>
                </m:r>
              </m:e>
              <m:sup>
                <m:r>
                  <w:rPr>
                    <w:rStyle w:val="vlist-s"/>
                    <w:rFonts w:ascii="Cambria Math" w:hAnsi="Cambria Math" w:cs="Arial"/>
                    <w:highlight w:val="green"/>
                  </w:rPr>
                  <m:t>2</m:t>
                </m:r>
              </m:sup>
            </m:sSup>
          </m:sub>
        </m:sSub>
        <m:r>
          <w:rPr>
            <w:rStyle w:val="vlist-s"/>
            <w:rFonts w:ascii="Cambria Math" w:hAnsi="Cambria Math" w:cs="Arial"/>
            <w:highlight w:val="green"/>
          </w:rPr>
          <m:t>(x)≥τ</m:t>
        </m:r>
      </m:oMath>
      <w:r w:rsidR="008D1943" w:rsidRPr="007233C1">
        <w:rPr>
          <w:rStyle w:val="vlist-s"/>
          <w:rFonts w:ascii="Arial" w:hAnsi="Arial" w:cs="Arial"/>
          <w:highlight w:val="green"/>
        </w:rPr>
        <w:t xml:space="preserve">. </w:t>
      </w:r>
      <w:r w:rsidR="008D1943" w:rsidRPr="007233C1">
        <w:rPr>
          <w:rFonts w:ascii="Arial" w:hAnsi="Arial" w:cs="Arial"/>
          <w:color w:val="333333"/>
          <w:highlight w:val="green"/>
          <w:shd w:val="clear" w:color="auto" w:fill="FFFFFF"/>
        </w:rPr>
        <w:t xml:space="preserve">Higher </w:t>
      </w:r>
      <w:r w:rsidR="008D1943" w:rsidRPr="007233C1">
        <w:rPr>
          <w:rFonts w:ascii="Arial" w:hAnsi="Arial" w:cs="Arial"/>
          <w:i/>
          <w:iCs/>
          <w:color w:val="333333"/>
          <w:highlight w:val="green"/>
          <w:shd w:val="clear" w:color="auto" w:fill="FFFFFF"/>
        </w:rPr>
        <w:t>α</w:t>
      </w:r>
      <w:r w:rsidR="008D1943" w:rsidRPr="007233C1">
        <w:rPr>
          <w:rFonts w:ascii="Arial" w:hAnsi="Arial" w:cs="Arial"/>
          <w:color w:val="333333"/>
          <w:highlight w:val="green"/>
          <w:shd w:val="clear" w:color="auto" w:fill="FFFFFF"/>
        </w:rPr>
        <w:t xml:space="preserve"> means tighter parameter intervals, so it is harder to find a parameter pair that makes </w:t>
      </w:r>
      <w:r w:rsidR="008D1943" w:rsidRPr="007233C1">
        <w:rPr>
          <w:rFonts w:ascii="Arial" w:eastAsiaTheme="majorEastAsia" w:hAnsi="Arial" w:cs="Arial"/>
          <w:i/>
          <w:iCs/>
          <w:color w:val="333333"/>
          <w:highlight w:val="green"/>
          <w:shd w:val="clear" w:color="auto" w:fill="FFFFFF"/>
        </w:rPr>
        <w:t>x</w:t>
      </w:r>
      <w:r w:rsidR="008D1943" w:rsidRPr="007233C1">
        <w:rPr>
          <w:rFonts w:ascii="Arial" w:hAnsi="Arial" w:cs="Arial"/>
          <w:color w:val="333333"/>
          <w:highlight w:val="green"/>
          <w:shd w:val="clear" w:color="auto" w:fill="FFFFFF"/>
        </w:rPr>
        <w:t xml:space="preserve"> look likely. If </w:t>
      </w:r>
      <w:r w:rsidR="008D1943" w:rsidRPr="007233C1">
        <w:rPr>
          <w:rFonts w:ascii="Arial" w:hAnsi="Arial" w:cs="Arial"/>
          <w:i/>
          <w:iCs/>
          <w:color w:val="333333"/>
          <w:highlight w:val="green"/>
          <w:shd w:val="clear" w:color="auto" w:fill="FFFFFF"/>
        </w:rPr>
        <w:t>x</w:t>
      </w:r>
      <w:r w:rsidR="008D1943" w:rsidRPr="007233C1">
        <w:rPr>
          <w:rFonts w:ascii="Arial" w:hAnsi="Arial" w:cs="Arial"/>
          <w:color w:val="333333"/>
          <w:highlight w:val="green"/>
          <w:shd w:val="clear" w:color="auto" w:fill="FFFFFF"/>
        </w:rPr>
        <w:t xml:space="preserve"> still looks likely even under tight intervals, it deserves a high membership. If we can only make x look likely by allowing very loose intervals (small α), then x’s membership is low. It aligns perfectly with α-cut computation</w:t>
      </w:r>
      <w:r w:rsidR="008D1943">
        <w:rPr>
          <w:rFonts w:ascii="Arial" w:hAnsi="Arial" w:cs="Arial"/>
          <w:color w:val="333333"/>
          <w:highlight w:val="green"/>
          <w:shd w:val="clear" w:color="auto" w:fill="FFFFFF"/>
        </w:rPr>
        <w:t xml:space="preserve"> -</w:t>
      </w:r>
      <w:r w:rsidR="008D1943" w:rsidRPr="007233C1">
        <w:rPr>
          <w:rFonts w:ascii="Arial" w:hAnsi="Arial" w:cs="Arial"/>
          <w:color w:val="333333"/>
          <w:highlight w:val="green"/>
          <w:shd w:val="clear" w:color="auto" w:fill="FFFFFF"/>
        </w:rPr>
        <w:t xml:space="preserve"> everything is done per α, then aggregated by taking the supremum α that still validates x.</w:t>
      </w:r>
    </w:p>
    <w:p w14:paraId="2C9DBD76" w14:textId="77777777" w:rsidR="008D1943" w:rsidRDefault="008D1943" w:rsidP="008D1943">
      <w:pPr>
        <w:spacing w:after="160" w:line="360" w:lineRule="auto"/>
        <w:jc w:val="both"/>
        <w:rPr>
          <w:rFonts w:ascii="Arial" w:hAnsi="Arial" w:cs="Arial"/>
          <w:color w:val="333333"/>
          <w:shd w:val="clear" w:color="auto" w:fill="FFFFFF"/>
        </w:rPr>
      </w:pPr>
      <w:r>
        <w:rPr>
          <w:rFonts w:ascii="Arial" w:hAnsi="Arial" w:cs="Arial"/>
          <w:color w:val="333333"/>
          <w:shd w:val="clear" w:color="auto" w:fill="FFFFFF"/>
        </w:rPr>
        <w:tab/>
      </w:r>
      <w:r w:rsidRPr="00267FC5">
        <w:rPr>
          <w:rFonts w:ascii="Arial" w:hAnsi="Arial" w:cs="Arial"/>
          <w:color w:val="333333"/>
          <w:shd w:val="clear" w:color="auto" w:fill="FFFFFF"/>
        </w:rPr>
        <w:t xml:space="preserve">Hence, </w:t>
      </w:r>
      <w:r>
        <w:rPr>
          <w:rFonts w:ascii="Arial" w:hAnsi="Arial" w:cs="Arial"/>
          <w:color w:val="333333"/>
          <w:shd w:val="clear" w:color="auto" w:fill="FFFFFF"/>
        </w:rPr>
        <w:t>we</w:t>
      </w:r>
      <w:r w:rsidRPr="00267FC5">
        <w:rPr>
          <w:rFonts w:ascii="Arial" w:hAnsi="Arial" w:cs="Arial"/>
          <w:color w:val="333333"/>
          <w:shd w:val="clear" w:color="auto" w:fill="FFFFFF"/>
        </w:rPr>
        <w:t xml:space="preserve"> represent </w:t>
      </w:r>
      <w:r>
        <w:rPr>
          <w:rFonts w:ascii="Arial" w:hAnsi="Arial" w:cs="Arial"/>
          <w:color w:val="333333"/>
          <w:shd w:val="clear" w:color="auto" w:fill="FFFFFF"/>
        </w:rPr>
        <w:t>our</w:t>
      </w:r>
      <w:r w:rsidRPr="00267FC5">
        <w:rPr>
          <w:rFonts w:ascii="Arial" w:hAnsi="Arial" w:cs="Arial"/>
          <w:color w:val="333333"/>
          <w:shd w:val="clear" w:color="auto" w:fill="FFFFFF"/>
        </w:rPr>
        <w:t xml:space="preserve"> fuzzy normal by the entire nested family of classical normal distributions, one for each level of membership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w:t>
      </w:r>
      <w:r>
        <w:rPr>
          <w:rFonts w:ascii="Arial" w:hAnsi="Arial" w:cs="Arial"/>
          <w:color w:val="333333"/>
          <w:shd w:val="clear" w:color="auto" w:fill="FFFFFF"/>
        </w:rPr>
        <w:t xml:space="preserve"> Next, we </w:t>
      </w:r>
      <w:r w:rsidRPr="00267FC5">
        <w:rPr>
          <w:rFonts w:ascii="Arial" w:hAnsi="Arial" w:cs="Arial"/>
          <w:color w:val="333333"/>
          <w:shd w:val="clear" w:color="auto" w:fill="FFFFFF"/>
        </w:rPr>
        <w:t>apply the Zadeh extension principle (or an interval</w:t>
      </w:r>
      <w:r w:rsidRPr="00267FC5">
        <w:rPr>
          <w:rFonts w:ascii="Cambria Math" w:hAnsi="Cambria Math" w:cs="Cambria Math"/>
          <w:color w:val="333333"/>
          <w:shd w:val="clear" w:color="auto" w:fill="FFFFFF"/>
        </w:rPr>
        <w:t>‐</w:t>
      </w:r>
      <w:r w:rsidRPr="00267FC5">
        <w:rPr>
          <w:rFonts w:ascii="Arial" w:hAnsi="Arial" w:cs="Arial"/>
          <w:color w:val="333333"/>
          <w:shd w:val="clear" w:color="auto" w:fill="FFFFFF"/>
        </w:rPr>
        <w:t>based extension principle) to unify fuzzy parameters</w:t>
      </w:r>
      <w:r>
        <w:rPr>
          <w:rFonts w:ascii="Arial" w:hAnsi="Arial" w:cs="Arial"/>
          <w:color w:val="333333"/>
          <w:shd w:val="clear" w:color="auto" w:fill="FFFFFF"/>
        </w:rPr>
        <w:t xml:space="preserve"> </w:t>
      </w:r>
      <m:oMath>
        <m:acc>
          <m:accPr>
            <m:chr m:val="̃"/>
            <m:ctrlPr>
              <w:rPr>
                <w:rFonts w:ascii="Cambria Math" w:hAnsi="Cambria Math" w:cs="Arial"/>
                <w:i/>
                <w:color w:val="333333"/>
                <w:sz w:val="28"/>
                <w:szCs w:val="28"/>
                <w:shd w:val="clear" w:color="auto" w:fill="FFFFFF"/>
              </w:rPr>
            </m:ctrlPr>
          </m:accPr>
          <m:e>
            <m:r>
              <w:rPr>
                <w:rFonts w:ascii="Cambria Math" w:hAnsi="Cambria Math" w:cs="Arial"/>
                <w:color w:val="333333"/>
                <w:sz w:val="28"/>
                <w:szCs w:val="28"/>
                <w:shd w:val="clear" w:color="auto" w:fill="FFFFFF"/>
              </w:rPr>
              <m:t>μ</m:t>
            </m:r>
          </m:e>
        </m:acc>
      </m:oMath>
      <w:r>
        <w:rPr>
          <w:rFonts w:ascii="Arial" w:hAnsi="Arial" w:cs="Arial"/>
          <w:color w:val="333333"/>
          <w:shd w:val="clear" w:color="auto" w:fill="FFFFFF"/>
        </w:rPr>
        <w:t xml:space="preserve"> and </w:t>
      </w:r>
      <m:oMath>
        <m:acc>
          <m:accPr>
            <m:chr m:val="̃"/>
            <m:ctrlPr>
              <w:rPr>
                <w:rFonts w:ascii="Cambria Math" w:hAnsi="Cambria Math" w:cs="Arial"/>
                <w:i/>
                <w:color w:val="333333"/>
                <w:sz w:val="28"/>
                <w:szCs w:val="28"/>
                <w:shd w:val="clear" w:color="auto" w:fill="FFFFFF"/>
              </w:rPr>
            </m:ctrlPr>
          </m:accPr>
          <m:e>
            <m:sSup>
              <m:sSupPr>
                <m:ctrlPr>
                  <w:rPr>
                    <w:rFonts w:ascii="Cambria Math" w:hAnsi="Cambria Math" w:cs="Arial"/>
                    <w:i/>
                    <w:color w:val="333333"/>
                    <w:sz w:val="28"/>
                    <w:szCs w:val="28"/>
                    <w:shd w:val="clear" w:color="auto" w:fill="FFFFFF"/>
                  </w:rPr>
                </m:ctrlPr>
              </m:sSupPr>
              <m:e>
                <m:r>
                  <w:rPr>
                    <w:rFonts w:ascii="Cambria Math" w:hAnsi="Cambria Math" w:cs="Arial"/>
                    <w:color w:val="333333"/>
                    <w:sz w:val="28"/>
                    <w:szCs w:val="28"/>
                    <w:shd w:val="clear" w:color="auto" w:fill="FFFFFF"/>
                  </w:rPr>
                  <m:t>σ</m:t>
                </m:r>
              </m:e>
              <m:sup>
                <m:r>
                  <w:rPr>
                    <w:rFonts w:ascii="Cambria Math" w:hAnsi="Cambria Math" w:cs="Arial"/>
                    <w:color w:val="333333"/>
                    <w:sz w:val="28"/>
                    <w:szCs w:val="28"/>
                    <w:shd w:val="clear" w:color="auto" w:fill="FFFFFF"/>
                  </w:rPr>
                  <m:t>2</m:t>
                </m:r>
              </m:sup>
            </m:sSup>
          </m:e>
        </m:acc>
      </m:oMath>
      <w:r w:rsidRPr="00267FC5">
        <w:rPr>
          <w:rFonts w:ascii="Arial" w:hAnsi="Arial" w:cs="Arial"/>
          <w:color w:val="333333"/>
          <w:shd w:val="clear" w:color="auto" w:fill="FFFFFF"/>
        </w:rPr>
        <w:t xml:space="preserve"> into one membership function </w:t>
      </w:r>
      <w:proofErr w:type="spellStart"/>
      <w:r w:rsidRPr="00267FC5">
        <w:rPr>
          <w:rFonts w:ascii="Arial" w:hAnsi="Arial" w:cs="Arial"/>
          <w:i/>
          <w:iCs/>
          <w:color w:val="333333"/>
          <w:shd w:val="clear" w:color="auto" w:fill="FFFFFF"/>
        </w:rPr>
        <w:t>μ</w:t>
      </w:r>
      <w:r w:rsidRPr="00267FC5">
        <w:rPr>
          <w:rFonts w:ascii="Arial" w:hAnsi="Arial" w:cs="Arial"/>
          <w:i/>
          <w:iCs/>
          <w:color w:val="333333"/>
          <w:shd w:val="clear" w:color="auto" w:fill="FFFFFF"/>
          <w:vertAlign w:val="subscript"/>
        </w:rPr>
        <w:t>X</w:t>
      </w:r>
      <w:proofErr w:type="spellEnd"/>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for a fuzzy normal distribution. The key idea is once </w:t>
      </w:r>
      <w:r>
        <w:rPr>
          <w:rFonts w:ascii="Arial" w:hAnsi="Arial" w:cs="Arial"/>
          <w:color w:val="333333"/>
          <w:shd w:val="clear" w:color="auto" w:fill="FFFFFF"/>
        </w:rPr>
        <w:t>we</w:t>
      </w:r>
      <w:r w:rsidRPr="00267FC5">
        <w:rPr>
          <w:rFonts w:ascii="Arial" w:hAnsi="Arial" w:cs="Arial"/>
          <w:color w:val="333333"/>
          <w:shd w:val="clear" w:color="auto" w:fill="FFFFFF"/>
        </w:rPr>
        <w:t xml:space="preserve"> have fuzzy sets for mean and variance, </w:t>
      </w:r>
      <w:r>
        <w:rPr>
          <w:rFonts w:ascii="Arial" w:hAnsi="Arial" w:cs="Arial"/>
          <w:color w:val="333333"/>
          <w:shd w:val="clear" w:color="auto" w:fill="FFFFFF"/>
        </w:rPr>
        <w:t>we</w:t>
      </w:r>
      <w:r w:rsidRPr="00267FC5">
        <w:rPr>
          <w:rFonts w:ascii="Arial" w:hAnsi="Arial" w:cs="Arial"/>
          <w:color w:val="333333"/>
          <w:shd w:val="clear" w:color="auto" w:fill="FFFFFF"/>
        </w:rPr>
        <w:t xml:space="preserve"> want a single fuzzy set in </w:t>
      </w:r>
      <w:r w:rsidRPr="00267FC5">
        <w:rPr>
          <w:rFonts w:ascii="Arial" w:hAnsi="Arial" w:cs="Arial"/>
          <w:b/>
          <w:bCs/>
          <w:i/>
          <w:iCs/>
          <w:color w:val="333333"/>
          <w:shd w:val="clear" w:color="auto" w:fill="FFFFFF"/>
        </w:rPr>
        <w:t>R</w:t>
      </w:r>
      <w:r w:rsidRPr="00267FC5">
        <w:rPr>
          <w:rFonts w:ascii="Arial" w:hAnsi="Arial" w:cs="Arial"/>
          <w:color w:val="333333"/>
          <w:shd w:val="clear" w:color="auto" w:fill="FFFFFF"/>
        </w:rPr>
        <w:t xml:space="preserve"> describing how likely it is for </w:t>
      </w:r>
      <w:r>
        <w:rPr>
          <w:rFonts w:ascii="Arial" w:hAnsi="Arial" w:cs="Arial"/>
          <w:color w:val="333333"/>
          <w:shd w:val="clear" w:color="auto" w:fill="FFFFFF"/>
        </w:rPr>
        <w:t>our</w:t>
      </w:r>
      <w:r w:rsidRPr="00267FC5">
        <w:rPr>
          <w:rFonts w:ascii="Arial" w:hAnsi="Arial" w:cs="Arial"/>
          <w:color w:val="333333"/>
          <w:shd w:val="clear" w:color="auto" w:fill="FFFFFF"/>
        </w:rPr>
        <w:t xml:space="preserve"> fuzzy normal to take each real value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Th</w:t>
      </w:r>
      <w:r>
        <w:rPr>
          <w:rFonts w:ascii="Arial" w:hAnsi="Arial" w:cs="Arial"/>
          <w:color w:val="333333"/>
          <w:shd w:val="clear" w:color="auto" w:fill="FFFFFF"/>
        </w:rPr>
        <w:t>is</w:t>
      </w:r>
      <w:r w:rsidRPr="00267FC5">
        <w:rPr>
          <w:rFonts w:ascii="Arial" w:hAnsi="Arial" w:cs="Arial"/>
          <w:color w:val="333333"/>
          <w:shd w:val="clear" w:color="auto" w:fill="FFFFFF"/>
        </w:rPr>
        <w:t xml:space="preserve"> demands a recogni</w:t>
      </w:r>
      <w:r>
        <w:rPr>
          <w:rFonts w:ascii="Arial" w:hAnsi="Arial" w:cs="Arial"/>
          <w:color w:val="333333"/>
          <w:shd w:val="clear" w:color="auto" w:fill="FFFFFF"/>
        </w:rPr>
        <w:t>s</w:t>
      </w:r>
      <w:r w:rsidRPr="00267FC5">
        <w:rPr>
          <w:rFonts w:ascii="Arial" w:hAnsi="Arial" w:cs="Arial"/>
          <w:color w:val="333333"/>
          <w:shd w:val="clear" w:color="auto" w:fill="FFFFFF"/>
        </w:rPr>
        <w:t>ed fuzzy extension approach that merges the fuzzy parameters into a single fuzzy set of real outputs.</w:t>
      </w:r>
      <w:r>
        <w:rPr>
          <w:rFonts w:ascii="Arial" w:hAnsi="Arial" w:cs="Arial"/>
          <w:color w:val="333333"/>
          <w:shd w:val="clear" w:color="auto" w:fill="FFFFFF"/>
        </w:rPr>
        <w:t xml:space="preserve"> Generally, for each </w:t>
      </w:r>
      <m:oMath>
        <m:sSub>
          <m:sSubPr>
            <m:ctrlPr>
              <w:rPr>
                <w:rStyle w:val="mord"/>
                <w:rFonts w:ascii="Cambria Math" w:eastAsiaTheme="majorEastAsia" w:hAnsi="Cambria Math"/>
                <w:i/>
                <w:sz w:val="28"/>
                <w:szCs w:val="28"/>
              </w:rPr>
            </m:ctrlPr>
          </m:sSubPr>
          <m:e>
            <m:r>
              <w:rPr>
                <w:rStyle w:val="mord"/>
                <w:rFonts w:ascii="Cambria Math" w:eastAsiaTheme="majorEastAsia" w:hAnsi="Cambria Math"/>
                <w:sz w:val="28"/>
                <w:szCs w:val="28"/>
              </w:rPr>
              <m:t>α⟶[μ</m:t>
            </m:r>
          </m:e>
          <m:sub>
            <m:r>
              <w:rPr>
                <w:rStyle w:val="mord"/>
                <w:rFonts w:ascii="Cambria Math" w:eastAsiaTheme="majorEastAsia" w:hAnsi="Cambria Math"/>
                <w:sz w:val="28"/>
                <w:szCs w:val="28"/>
              </w:rPr>
              <m:t>α</m:t>
            </m:r>
          </m:sub>
        </m:sSub>
        <m:r>
          <w:rPr>
            <w:rStyle w:val="vlist-s"/>
            <w:rFonts w:ascii="Cambria Math" w:eastAsiaTheme="majorEastAsia" w:hAnsi="Cambria Math"/>
            <w:sz w:val="28"/>
            <w:szCs w:val="28"/>
          </w:rPr>
          <m:t>​</m:t>
        </m:r>
        <m:r>
          <w:rPr>
            <w:rStyle w:val="mpunct"/>
            <w:rFonts w:ascii="Cambria Math" w:eastAsiaTheme="majorEastAsia" w:hAnsi="Cambria Math"/>
            <w:sz w:val="28"/>
            <w:szCs w:val="28"/>
          </w:rPr>
          <m:t>,</m:t>
        </m:r>
        <m:sSubSup>
          <m:sSubSupPr>
            <m:ctrlPr>
              <w:rPr>
                <w:rStyle w:val="mord"/>
                <w:rFonts w:ascii="Cambria Math" w:eastAsiaTheme="majorEastAsia" w:hAnsi="Cambria Math"/>
                <w:i/>
                <w:sz w:val="28"/>
                <w:szCs w:val="28"/>
              </w:rPr>
            </m:ctrlPr>
          </m:sSubSupPr>
          <m:e>
            <m:r>
              <w:rPr>
                <w:rStyle w:val="mord"/>
                <w:rFonts w:ascii="Cambria Math" w:eastAsiaTheme="majorEastAsia" w:hAnsi="Cambria Math"/>
                <w:sz w:val="28"/>
                <w:szCs w:val="28"/>
              </w:rPr>
              <m:t>σ</m:t>
            </m:r>
          </m:e>
          <m:sub>
            <m:r>
              <w:rPr>
                <w:rStyle w:val="mord"/>
                <w:rFonts w:ascii="Cambria Math" w:eastAsiaTheme="majorEastAsia" w:hAnsi="Cambria Math"/>
                <w:sz w:val="28"/>
                <w:szCs w:val="28"/>
              </w:rPr>
              <m:t>α</m:t>
            </m:r>
          </m:sub>
          <m:sup>
            <m:r>
              <w:rPr>
                <w:rStyle w:val="mord"/>
                <w:rFonts w:ascii="Cambria Math" w:eastAsiaTheme="majorEastAsia" w:hAnsi="Cambria Math"/>
                <w:sz w:val="28"/>
                <w:szCs w:val="28"/>
              </w:rPr>
              <m:t>2</m:t>
            </m:r>
          </m:sup>
        </m:sSubSup>
        <m:r>
          <w:rPr>
            <w:rStyle w:val="mord"/>
            <w:rFonts w:ascii="Cambria Math" w:eastAsiaTheme="majorEastAsia" w:hAnsi="Cambria Math"/>
            <w:sz w:val="28"/>
            <w:szCs w:val="28"/>
          </w:rPr>
          <m:t>]</m:t>
        </m:r>
      </m:oMath>
      <w:r w:rsidRPr="00267FC5">
        <w:rPr>
          <w:rFonts w:ascii="Arial" w:hAnsi="Arial" w:cs="Arial"/>
          <w:i/>
          <w:color w:val="333333"/>
          <w:shd w:val="clear" w:color="auto" w:fill="FFFFFF"/>
        </w:rPr>
        <w:t xml:space="preserve"> </w:t>
      </w:r>
      <w:r>
        <w:rPr>
          <w:rFonts w:ascii="Arial" w:hAnsi="Arial" w:cs="Arial"/>
          <w:color w:val="333333"/>
          <w:shd w:val="clear" w:color="auto" w:fill="FFFFFF"/>
        </w:rPr>
        <w:t xml:space="preserve">and </w:t>
      </w:r>
      <w:r w:rsidRPr="00267FC5">
        <w:rPr>
          <w:rFonts w:ascii="Arial" w:hAnsi="Arial" w:cs="Arial"/>
          <w:i/>
          <w:iCs/>
          <w:color w:val="333333"/>
          <w:shd w:val="clear" w:color="auto" w:fill="FFFFFF"/>
        </w:rPr>
        <w:t>t</w:t>
      </w:r>
      <w:r>
        <w:rPr>
          <w:rFonts w:ascii="Arial" w:hAnsi="Arial" w:cs="Arial"/>
          <w:color w:val="333333"/>
          <w:shd w:val="clear" w:color="auto" w:fill="FFFFFF"/>
        </w:rPr>
        <w:t>, the value</w:t>
      </w:r>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 xml:space="preserve"> 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oMath>
      <w:r>
        <w:rPr>
          <w:rFonts w:ascii="Arial" w:hAnsi="Arial" w:cs="Arial"/>
          <w:color w:val="333333"/>
          <w:shd w:val="clear" w:color="auto" w:fill="FFFFFF"/>
        </w:rPr>
        <w:t xml:space="preserve"> has membership function describing the degree to which it belongs to the fuzzy set </w:t>
      </w:r>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oMath>
    </w:p>
    <w:p w14:paraId="3A7A324E" w14:textId="77777777" w:rsidR="008D1943" w:rsidRPr="00C3092E" w:rsidRDefault="00000000" w:rsidP="008D1943">
      <w:pPr>
        <w:spacing w:after="160" w:line="360" w:lineRule="auto"/>
        <w:jc w:val="center"/>
        <w:rPr>
          <w:rFonts w:ascii="Arial" w:hAnsi="Arial" w:cs="Arial"/>
          <w:color w:val="333333"/>
          <w:shd w:val="clear" w:color="auto" w:fill="FFFFFF"/>
        </w:rPr>
      </w:pPr>
      <m:oMathPara>
        <m:oMath>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ψ</m:t>
              </m:r>
            </m:e>
            <m:sub>
              <m:r>
                <w:rPr>
                  <w:rFonts w:ascii="Cambria Math" w:hAnsi="Cambria Math" w:cs="Arial"/>
                  <w:color w:val="333333"/>
                  <w:highlight w:val="green"/>
                  <w:shd w:val="clear" w:color="auto" w:fill="FFFFFF"/>
                </w:rPr>
                <m:t>x</m:t>
              </m:r>
            </m:sub>
          </m:sSub>
          <m:r>
            <w:rPr>
              <w:rFonts w:ascii="Cambria Math" w:hAnsi="Cambria Math" w:cs="Arial"/>
              <w:color w:val="333333"/>
              <w:highlight w:val="green"/>
              <w:shd w:val="clear" w:color="auto" w:fill="FFFFFF"/>
            </w:rPr>
            <m:t>=</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e</m:t>
              </m:r>
            </m:e>
            <m:sup>
              <m:r>
                <w:rPr>
                  <w:rFonts w:ascii="Cambria Math" w:hAnsi="Cambria Math" w:cs="Arial"/>
                  <w:color w:val="333333"/>
                  <w:highlight w:val="green"/>
                  <w:shd w:val="clear" w:color="auto" w:fill="FFFFFF"/>
                </w:rPr>
                <m:t xml:space="preserve">- </m:t>
              </m:r>
              <m:f>
                <m:fPr>
                  <m:ctrlPr>
                    <w:rPr>
                      <w:rFonts w:ascii="Cambria Math" w:hAnsi="Cambria Math" w:cs="Arial"/>
                      <w:i/>
                      <w:color w:val="333333"/>
                      <w:highlight w:val="green"/>
                      <w:shd w:val="clear" w:color="auto" w:fill="FFFFFF"/>
                    </w:rPr>
                  </m:ctrlPr>
                </m:fPr>
                <m:num>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(x-μ</m:t>
                      </m:r>
                    </m:e>
                    <m:sup>
                      <m:r>
                        <w:rPr>
                          <w:rFonts w:ascii="Cambria Math" w:hAnsi="Cambria Math" w:cs="Arial"/>
                          <w:color w:val="333333"/>
                          <w:highlight w:val="green"/>
                          <w:shd w:val="clear" w:color="auto" w:fill="FFFFFF"/>
                        </w:rPr>
                        <m:t>2</m:t>
                      </m:r>
                    </m:sup>
                  </m:sSup>
                </m:num>
                <m:den>
                  <m:r>
                    <w:rPr>
                      <w:rFonts w:ascii="Cambria Math" w:hAnsi="Cambria Math" w:cs="Arial"/>
                      <w:color w:val="333333"/>
                      <w:highlight w:val="green"/>
                      <w:shd w:val="clear" w:color="auto" w:fill="FFFFFF"/>
                    </w:rPr>
                    <m:t>2</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σ</m:t>
                      </m:r>
                    </m:e>
                    <m:sup>
                      <m:r>
                        <w:rPr>
                          <w:rFonts w:ascii="Cambria Math" w:hAnsi="Cambria Math" w:cs="Arial"/>
                          <w:color w:val="333333"/>
                          <w:highlight w:val="green"/>
                          <w:shd w:val="clear" w:color="auto" w:fill="FFFFFF"/>
                        </w:rPr>
                        <m:t>2</m:t>
                      </m:r>
                    </m:sup>
                  </m:sSup>
                </m:den>
              </m:f>
            </m:sup>
          </m:sSup>
        </m:oMath>
      </m:oMathPara>
    </w:p>
    <w:p w14:paraId="7CE8BD63" w14:textId="77777777" w:rsidR="008D1943" w:rsidRDefault="008D1943" w:rsidP="008D1943">
      <w:pPr>
        <w:pStyle w:val="NormalWeb"/>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 xml:space="preserve">When we have intervals of means </w:t>
      </w:r>
      <w:r w:rsidRPr="00267FC5">
        <w:rPr>
          <w:rFonts w:ascii="Arial" w:hAnsi="Arial" w:cs="Arial"/>
          <w:i/>
          <w:iCs/>
          <w:color w:val="333333"/>
          <w:shd w:val="clear" w:color="auto" w:fill="FFFFFF"/>
        </w:rPr>
        <w:t xml:space="preserve">μ </w:t>
      </w:r>
      <w:r w:rsidRPr="00267FC5">
        <w:rPr>
          <w:rFonts w:ascii="Cambria Math" w:hAnsi="Cambria Math" w:cs="Cambria Math"/>
          <w:i/>
          <w:iCs/>
          <w:color w:val="333333"/>
          <w:shd w:val="clear" w:color="auto" w:fill="FFFFFF"/>
        </w:rPr>
        <w:t xml:space="preserve">∈ </w:t>
      </w:r>
      <m:oMath>
        <m:r>
          <w:rPr>
            <w:rStyle w:val="mord"/>
            <w:rFonts w:ascii="Cambria Math" w:eastAsiaTheme="majorEastAsia" w:hAnsi="Cambria Math"/>
            <w:sz w:val="28"/>
            <w:szCs w:val="28"/>
          </w:rPr>
          <m:t>[</m:t>
        </m:r>
        <m:sSubSup>
          <m:sSubSupPr>
            <m:ctrlPr>
              <w:rPr>
                <w:rStyle w:val="mord"/>
                <w:rFonts w:ascii="Cambria Math" w:eastAsiaTheme="majorEastAsia" w:hAnsi="Cambria Math"/>
                <w:i/>
                <w:iCs/>
                <w:sz w:val="28"/>
                <w:szCs w:val="28"/>
              </w:rPr>
            </m:ctrlPr>
          </m:sSubSupPr>
          <m:e>
            <m:r>
              <w:rPr>
                <w:rStyle w:val="mord"/>
                <w:rFonts w:ascii="Cambria Math" w:eastAsiaTheme="majorEastAsia" w:hAnsi="Cambria Math"/>
                <w:sz w:val="28"/>
                <w:szCs w:val="28"/>
              </w:rPr>
              <m:t>μ</m:t>
            </m:r>
          </m:e>
          <m:sub>
            <m:r>
              <w:rPr>
                <w:rStyle w:val="mord"/>
                <w:rFonts w:ascii="Cambria Math" w:eastAsiaTheme="majorEastAsia" w:hAnsi="Cambria Math"/>
                <w:sz w:val="28"/>
                <w:szCs w:val="28"/>
              </w:rPr>
              <m:t>α</m:t>
            </m:r>
          </m:sub>
          <m:sup>
            <m:r>
              <w:rPr>
                <w:rStyle w:val="mord"/>
                <w:rFonts w:ascii="Cambria Math" w:eastAsiaTheme="majorEastAsia" w:hAnsi="Cambria Math"/>
                <w:sz w:val="28"/>
                <w:szCs w:val="28"/>
              </w:rPr>
              <m:t>-</m:t>
            </m:r>
          </m:sup>
        </m:sSubSup>
        <m:r>
          <w:rPr>
            <w:rStyle w:val="vlist-s"/>
            <w:rFonts w:ascii="Cambria Math" w:eastAsiaTheme="majorEastAsia" w:hAnsi="Cambria Math"/>
            <w:sz w:val="28"/>
            <w:szCs w:val="28"/>
          </w:rPr>
          <m:t>​</m:t>
        </m:r>
        <m:r>
          <w:rPr>
            <w:rStyle w:val="mpunct"/>
            <w:rFonts w:ascii="Cambria Math" w:eastAsiaTheme="majorEastAsia" w:hAnsi="Cambria Math"/>
            <w:sz w:val="28"/>
            <w:szCs w:val="28"/>
          </w:rPr>
          <m:t>,</m:t>
        </m:r>
        <m:sSubSup>
          <m:sSubSupPr>
            <m:ctrlPr>
              <w:rPr>
                <w:rStyle w:val="mord"/>
                <w:rFonts w:ascii="Cambria Math" w:eastAsiaTheme="majorEastAsia" w:hAnsi="Cambria Math"/>
                <w:i/>
                <w:iCs/>
                <w:sz w:val="28"/>
                <w:szCs w:val="28"/>
              </w:rPr>
            </m:ctrlPr>
          </m:sSubSupPr>
          <m:e>
            <m:r>
              <w:rPr>
                <w:rStyle w:val="mord"/>
                <w:rFonts w:ascii="Cambria Math" w:eastAsiaTheme="majorEastAsia" w:hAnsi="Cambria Math"/>
                <w:sz w:val="28"/>
                <w:szCs w:val="28"/>
              </w:rPr>
              <m:t>μ</m:t>
            </m:r>
          </m:e>
          <m:sub>
            <m:r>
              <w:rPr>
                <w:rStyle w:val="mord"/>
                <w:rFonts w:ascii="Cambria Math" w:eastAsiaTheme="majorEastAsia" w:hAnsi="Cambria Math"/>
                <w:sz w:val="28"/>
                <w:szCs w:val="28"/>
              </w:rPr>
              <m:t>α</m:t>
            </m:r>
          </m:sub>
          <m:sup>
            <m:r>
              <w:rPr>
                <w:rStyle w:val="mord"/>
                <w:rFonts w:ascii="Cambria Math" w:eastAsiaTheme="majorEastAsia" w:hAnsi="Cambria Math"/>
                <w:sz w:val="28"/>
                <w:szCs w:val="28"/>
              </w:rPr>
              <m:t>+</m:t>
            </m:r>
          </m:sup>
        </m:sSubSup>
        <m:r>
          <w:rPr>
            <w:rStyle w:val="mord"/>
            <w:rFonts w:ascii="Cambria Math" w:eastAsiaTheme="majorEastAsia" w:hAnsi="Cambria Math"/>
            <w:sz w:val="28"/>
            <w:szCs w:val="28"/>
          </w:rPr>
          <m:t>]</m:t>
        </m:r>
      </m:oMath>
      <w:r>
        <w:rPr>
          <w:rStyle w:val="mord"/>
          <w:rFonts w:ascii="Cambria Math" w:hAnsi="Cambria Math" w:cs="Cambria Math"/>
          <w:sz w:val="28"/>
          <w:szCs w:val="28"/>
        </w:rPr>
        <w:t xml:space="preserve"> </w:t>
      </w:r>
      <w:r w:rsidRPr="00267FC5">
        <w:rPr>
          <w:rFonts w:ascii="Arial" w:hAnsi="Arial" w:cs="Arial"/>
          <w:color w:val="333333"/>
          <w:shd w:val="clear" w:color="auto" w:fill="FFFFFF"/>
        </w:rPr>
        <w:t xml:space="preserve">and variances </w:t>
      </w:r>
      <w:r w:rsidRPr="00267FC5">
        <w:rPr>
          <w:rFonts w:ascii="Arial" w:hAnsi="Arial" w:cs="Arial"/>
          <w:i/>
          <w:iCs/>
          <w:color w:val="333333"/>
          <w:shd w:val="clear" w:color="auto" w:fill="FFFFFF"/>
        </w:rPr>
        <w:t xml:space="preserve">σ </w:t>
      </w:r>
      <w:r w:rsidRPr="00267FC5">
        <w:rPr>
          <w:rFonts w:ascii="Cambria Math" w:hAnsi="Cambria Math" w:cs="Cambria Math"/>
          <w:i/>
          <w:iCs/>
          <w:color w:val="333333"/>
          <w:shd w:val="clear" w:color="auto" w:fill="FFFFFF"/>
        </w:rPr>
        <w:t xml:space="preserve">∈ </w:t>
      </w:r>
      <m:oMath>
        <m:r>
          <w:rPr>
            <w:rStyle w:val="mord"/>
            <w:rFonts w:ascii="Cambria Math" w:eastAsiaTheme="majorEastAsia" w:hAnsi="Cambria Math"/>
            <w:sz w:val="28"/>
            <w:szCs w:val="28"/>
          </w:rPr>
          <m:t>[</m:t>
        </m:r>
        <m:sSubSup>
          <m:sSubSupPr>
            <m:ctrlPr>
              <w:rPr>
                <w:rStyle w:val="mord"/>
                <w:rFonts w:ascii="Cambria Math" w:eastAsiaTheme="majorEastAsia" w:hAnsi="Cambria Math"/>
                <w:i/>
                <w:iCs/>
                <w:sz w:val="28"/>
                <w:szCs w:val="28"/>
              </w:rPr>
            </m:ctrlPr>
          </m:sSubSupPr>
          <m:e>
            <m:r>
              <w:rPr>
                <w:rStyle w:val="mord"/>
                <w:rFonts w:ascii="Cambria Math" w:eastAsiaTheme="majorEastAsia" w:hAnsi="Cambria Math"/>
                <w:sz w:val="28"/>
                <w:szCs w:val="28"/>
              </w:rPr>
              <m:t>σ</m:t>
            </m:r>
          </m:e>
          <m:sub>
            <m:r>
              <w:rPr>
                <w:rStyle w:val="mord"/>
                <w:rFonts w:ascii="Cambria Math" w:eastAsiaTheme="majorEastAsia" w:hAnsi="Cambria Math"/>
                <w:sz w:val="28"/>
                <w:szCs w:val="28"/>
              </w:rPr>
              <m:t>α</m:t>
            </m:r>
          </m:sub>
          <m:sup>
            <m:r>
              <w:rPr>
                <w:rStyle w:val="mord"/>
                <w:rFonts w:ascii="Cambria Math" w:eastAsiaTheme="majorEastAsia" w:hAnsi="Cambria Math"/>
                <w:sz w:val="28"/>
                <w:szCs w:val="28"/>
              </w:rPr>
              <m:t>2, -</m:t>
            </m:r>
          </m:sup>
        </m:sSubSup>
        <m:r>
          <w:rPr>
            <w:rStyle w:val="vlist-s"/>
            <w:rFonts w:ascii="Cambria Math" w:eastAsiaTheme="majorEastAsia" w:hAnsi="Cambria Math"/>
            <w:sz w:val="28"/>
            <w:szCs w:val="28"/>
          </w:rPr>
          <m:t>​</m:t>
        </m:r>
        <m:r>
          <w:rPr>
            <w:rStyle w:val="mpunct"/>
            <w:rFonts w:ascii="Cambria Math" w:eastAsiaTheme="majorEastAsia" w:hAnsi="Cambria Math"/>
            <w:sz w:val="28"/>
            <w:szCs w:val="28"/>
          </w:rPr>
          <m:t>,</m:t>
        </m:r>
        <m:sSubSup>
          <m:sSubSupPr>
            <m:ctrlPr>
              <w:rPr>
                <w:rStyle w:val="mord"/>
                <w:rFonts w:ascii="Cambria Math" w:eastAsiaTheme="majorEastAsia" w:hAnsi="Cambria Math"/>
                <w:i/>
                <w:iCs/>
                <w:sz w:val="28"/>
                <w:szCs w:val="28"/>
              </w:rPr>
            </m:ctrlPr>
          </m:sSubSupPr>
          <m:e>
            <m:r>
              <w:rPr>
                <w:rStyle w:val="mord"/>
                <w:rFonts w:ascii="Cambria Math" w:eastAsiaTheme="majorEastAsia" w:hAnsi="Cambria Math"/>
                <w:sz w:val="28"/>
                <w:szCs w:val="28"/>
              </w:rPr>
              <m:t>σ</m:t>
            </m:r>
          </m:e>
          <m:sub>
            <m:r>
              <w:rPr>
                <w:rStyle w:val="mord"/>
                <w:rFonts w:ascii="Cambria Math" w:eastAsiaTheme="majorEastAsia" w:hAnsi="Cambria Math"/>
                <w:sz w:val="28"/>
                <w:szCs w:val="28"/>
              </w:rPr>
              <m:t>α</m:t>
            </m:r>
          </m:sub>
          <m:sup>
            <m:r>
              <w:rPr>
                <w:rStyle w:val="mord"/>
                <w:rFonts w:ascii="Cambria Math" w:eastAsiaTheme="majorEastAsia" w:hAnsi="Cambria Math"/>
                <w:sz w:val="28"/>
                <w:szCs w:val="28"/>
              </w:rPr>
              <m:t>2,+</m:t>
            </m:r>
          </m:sup>
        </m:sSubSup>
        <m:r>
          <w:rPr>
            <w:rStyle w:val="mord"/>
            <w:rFonts w:ascii="Cambria Math" w:eastAsiaTheme="majorEastAsia" w:hAnsi="Cambria Math"/>
            <w:sz w:val="28"/>
            <w:szCs w:val="28"/>
          </w:rPr>
          <m:t>]</m:t>
        </m:r>
      </m:oMath>
      <w:r>
        <w:rPr>
          <w:rStyle w:val="mord"/>
          <w:rFonts w:ascii="Cambria Math" w:hAnsi="Cambria Math" w:cs="Cambria Math"/>
          <w:sz w:val="28"/>
          <w:szCs w:val="28"/>
        </w:rPr>
        <w:t xml:space="preserve">, </w:t>
      </w:r>
      <w:r w:rsidRPr="00267FC5">
        <w:rPr>
          <w:rFonts w:ascii="Arial" w:hAnsi="Arial" w:cs="Arial"/>
          <w:color w:val="333333"/>
          <w:shd w:val="clear" w:color="auto" w:fill="FFFFFF"/>
        </w:rPr>
        <w:t>the pdf can vary accordingly.</w:t>
      </w:r>
      <w:r>
        <w:rPr>
          <w:rFonts w:ascii="Arial" w:hAnsi="Arial" w:cs="Arial"/>
          <w:color w:val="333333"/>
          <w:shd w:val="clear" w:color="auto" w:fill="FFFFFF"/>
        </w:rPr>
        <w:t xml:space="preserve"> To find unified pdf we implement</w:t>
      </w:r>
      <w:r w:rsidRPr="00267FC5">
        <w:rPr>
          <w:rFonts w:ascii="Arial" w:hAnsi="Arial" w:cs="Arial"/>
          <w:color w:val="333333"/>
          <w:shd w:val="clear" w:color="auto" w:fill="FFFFFF"/>
        </w:rPr>
        <w:t xml:space="preserve"> the</w:t>
      </w:r>
      <w:r>
        <w:rPr>
          <w:rFonts w:ascii="Arial" w:hAnsi="Arial" w:cs="Arial"/>
          <w:color w:val="333333"/>
          <w:shd w:val="clear" w:color="auto" w:fill="FFFFFF"/>
        </w:rPr>
        <w:t xml:space="preserve"> t</w:t>
      </w:r>
      <w:r w:rsidRPr="00267FC5">
        <w:rPr>
          <w:rFonts w:ascii="Arial" w:hAnsi="Arial" w:cs="Arial"/>
          <w:color w:val="333333"/>
          <w:shd w:val="clear" w:color="auto" w:fill="FFFFFF"/>
        </w:rPr>
        <w:t>hreshold aggregator approach that merges the entire alpha</w:t>
      </w:r>
      <w:r w:rsidRPr="00267FC5">
        <w:rPr>
          <w:rFonts w:ascii="Cambria Math" w:hAnsi="Cambria Math" w:cs="Cambria Math"/>
          <w:color w:val="333333"/>
          <w:shd w:val="clear" w:color="auto" w:fill="FFFFFF"/>
        </w:rPr>
        <w:t>‐</w:t>
      </w:r>
      <w:r w:rsidRPr="00267FC5">
        <w:rPr>
          <w:rFonts w:ascii="Arial" w:hAnsi="Arial" w:cs="Arial"/>
          <w:color w:val="333333"/>
          <w:shd w:val="clear" w:color="auto" w:fill="FFFFFF"/>
        </w:rPr>
        <w:t xml:space="preserve">cut family into one membership function by </w:t>
      </w:r>
      <w:r>
        <w:rPr>
          <w:rFonts w:ascii="Arial" w:hAnsi="Arial" w:cs="Arial"/>
          <w:color w:val="333333"/>
          <w:shd w:val="clear" w:color="auto" w:fill="FFFFFF"/>
        </w:rPr>
        <w:t xml:space="preserve">allowing us to </w:t>
      </w:r>
      <w:r w:rsidRPr="00267FC5">
        <w:rPr>
          <w:rFonts w:ascii="Arial" w:hAnsi="Arial" w:cs="Arial"/>
          <w:color w:val="333333"/>
          <w:shd w:val="clear" w:color="auto" w:fill="FFFFFF"/>
        </w:rPr>
        <w:t xml:space="preserve">climb up alpha levels as far as possible, subject to the pdf condition. A bigger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 xml:space="preserve"> indicates a narrower region for</w:t>
      </w:r>
      <w:r>
        <w:rPr>
          <w:rFonts w:ascii="Arial" w:hAnsi="Arial" w:cs="Arial"/>
          <w:color w:val="333333"/>
          <w:shd w:val="clear" w:color="auto" w:fill="FFFFFF"/>
        </w:rPr>
        <w:t xml:space="preserve"> </w:t>
      </w:r>
      <w:r w:rsidRPr="00267FC5">
        <w:rPr>
          <w:rFonts w:ascii="Arial" w:hAnsi="Arial" w:cs="Arial"/>
          <w:i/>
          <w:iCs/>
          <w:color w:val="333333"/>
          <w:shd w:val="clear" w:color="auto" w:fill="FFFFFF"/>
        </w:rPr>
        <w:t>μ</w:t>
      </w:r>
      <w:r w:rsidRPr="00267FC5">
        <w:rPr>
          <w:rFonts w:ascii="Arial" w:hAnsi="Arial" w:cs="Arial"/>
          <w:i/>
          <w:iCs/>
          <w:color w:val="333333"/>
          <w:shd w:val="clear" w:color="auto" w:fill="FFFFFF"/>
          <w:vertAlign w:val="subscript"/>
        </w:rPr>
        <w:t>α</w:t>
      </w:r>
      <w:r>
        <w:rPr>
          <w:rFonts w:ascii="Arial" w:hAnsi="Arial" w:cs="Arial"/>
          <w:color w:val="333333"/>
          <w:shd w:val="clear" w:color="auto" w:fill="FFFFFF"/>
        </w:rPr>
        <w:t xml:space="preserve"> </w:t>
      </w:r>
      <w:r w:rsidRPr="00D843E3">
        <w:rPr>
          <w:rFonts w:ascii="Arial" w:hAnsi="Arial" w:cs="Arial"/>
          <w:color w:val="333333"/>
          <w:shd w:val="clear" w:color="auto" w:fill="FFFFFF"/>
        </w:rPr>
        <w:t>and</w:t>
      </w:r>
      <w:r>
        <w:rPr>
          <w:rFonts w:ascii="Arial" w:hAnsi="Arial" w:cs="Arial"/>
          <w:color w:val="333333"/>
          <w:shd w:val="clear" w:color="auto" w:fill="FFFFFF"/>
        </w:rPr>
        <w:t xml:space="preserve"> </w:t>
      </w:r>
      <m:oMath>
        <m:sSubSup>
          <m:sSubSupPr>
            <m:ctrlPr>
              <w:rPr>
                <w:rStyle w:val="mord"/>
                <w:rFonts w:ascii="Cambria Math" w:eastAsiaTheme="majorEastAsia" w:hAnsi="Cambria Math"/>
                <w:i/>
                <w:sz w:val="28"/>
                <w:szCs w:val="28"/>
              </w:rPr>
            </m:ctrlPr>
          </m:sSubSupPr>
          <m:e>
            <m:r>
              <w:rPr>
                <w:rStyle w:val="mord"/>
                <w:rFonts w:ascii="Cambria Math" w:eastAsiaTheme="majorEastAsia" w:hAnsi="Cambria Math"/>
                <w:sz w:val="28"/>
                <w:szCs w:val="28"/>
              </w:rPr>
              <m:t>σ</m:t>
            </m:r>
          </m:e>
          <m:sub>
            <m:r>
              <w:rPr>
                <w:rStyle w:val="mord"/>
                <w:rFonts w:ascii="Cambria Math" w:eastAsiaTheme="majorEastAsia" w:hAnsi="Cambria Math"/>
                <w:sz w:val="28"/>
                <w:szCs w:val="28"/>
              </w:rPr>
              <m:t>α</m:t>
            </m:r>
          </m:sub>
          <m:sup>
            <m:r>
              <w:rPr>
                <w:rStyle w:val="mord"/>
                <w:rFonts w:ascii="Cambria Math" w:eastAsiaTheme="majorEastAsia" w:hAnsi="Cambria Math"/>
                <w:sz w:val="28"/>
                <w:szCs w:val="28"/>
              </w:rPr>
              <m:t>2</m:t>
            </m:r>
          </m:sup>
        </m:sSubSup>
      </m:oMath>
      <w:r w:rsidRPr="00267FC5">
        <w:rPr>
          <w:rFonts w:ascii="Arial" w:hAnsi="Arial" w:cs="Arial"/>
          <w:i/>
          <w:color w:val="333333"/>
          <w:shd w:val="clear" w:color="auto" w:fill="FFFFFF"/>
        </w:rPr>
        <w:t>,</w:t>
      </w:r>
      <w:r>
        <w:rPr>
          <w:rFonts w:ascii="Arial" w:hAnsi="Arial" w:cs="Arial"/>
          <w:color w:val="333333"/>
          <w:shd w:val="clear" w:color="auto" w:fill="FFFFFF"/>
        </w:rPr>
        <w:t xml:space="preserve"> </w:t>
      </w:r>
      <w:r w:rsidRPr="00267FC5">
        <w:rPr>
          <w:rFonts w:ascii="Arial" w:hAnsi="Arial" w:cs="Arial"/>
          <w:color w:val="333333"/>
          <w:shd w:val="clear" w:color="auto" w:fill="FFFFFF"/>
        </w:rPr>
        <w:t>so it</w:t>
      </w:r>
      <w:r>
        <w:rPr>
          <w:rFonts w:ascii="Arial" w:hAnsi="Arial" w:cs="Arial"/>
          <w:color w:val="333333"/>
          <w:shd w:val="clear" w:color="auto" w:fill="FFFFFF"/>
        </w:rPr>
        <w:t xml:space="preserve"> i</w:t>
      </w:r>
      <w:r w:rsidRPr="00267FC5">
        <w:rPr>
          <w:rFonts w:ascii="Arial" w:hAnsi="Arial" w:cs="Arial"/>
          <w:color w:val="333333"/>
          <w:shd w:val="clear" w:color="auto" w:fill="FFFFFF"/>
        </w:rPr>
        <w:t xml:space="preserve">s more demanding that we still get </w:t>
      </w:r>
      <w:r>
        <w:rPr>
          <w:rFonts w:ascii="Arial" w:hAnsi="Arial" w:cs="Arial"/>
          <w:color w:val="333333"/>
          <w:shd w:val="clear" w:color="auto" w:fill="FFFFFF"/>
        </w:rPr>
        <w:t>bigger threshold</w:t>
      </w:r>
      <w:r w:rsidRPr="00267FC5">
        <w:rPr>
          <w:rFonts w:ascii="Arial" w:hAnsi="Arial" w:cs="Arial"/>
          <w:color w:val="333333"/>
          <w:shd w:val="clear" w:color="auto" w:fill="FFFFFF"/>
        </w:rPr>
        <w:t xml:space="preserve"> in the pdf. The result is a single </w:t>
      </w:r>
      <w:r>
        <w:rPr>
          <w:rFonts w:ascii="Arial" w:hAnsi="Arial" w:cs="Arial"/>
          <w:color w:val="333333"/>
          <w:shd w:val="clear" w:color="auto" w:fill="FFFFFF"/>
        </w:rPr>
        <w:t xml:space="preserve">membership at </w:t>
      </w:r>
      <w:r w:rsidRPr="00267FC5">
        <w:rPr>
          <w:rFonts w:ascii="Arial" w:hAnsi="Arial" w:cs="Arial"/>
          <w:i/>
          <w:iCs/>
          <w:color w:val="333333"/>
          <w:shd w:val="clear" w:color="auto" w:fill="FFFFFF"/>
        </w:rPr>
        <w:t xml:space="preserve">x </w:t>
      </w:r>
      <w:r w:rsidRPr="00267FC5">
        <w:rPr>
          <w:rFonts w:ascii="Cambria Math" w:hAnsi="Cambria Math" w:cs="Cambria Math"/>
          <w:i/>
          <w:iCs/>
          <w:color w:val="333333"/>
          <w:shd w:val="clear" w:color="auto" w:fill="FFFFFF"/>
        </w:rPr>
        <w:t xml:space="preserve">∈ </w:t>
      </w:r>
      <w:r w:rsidRPr="00267FC5">
        <w:rPr>
          <w:rFonts w:ascii="Arial" w:hAnsi="Arial" w:cs="Arial"/>
          <w:i/>
          <w:iCs/>
          <w:color w:val="333333"/>
          <w:shd w:val="clear" w:color="auto" w:fill="FFFFFF"/>
        </w:rPr>
        <w:t>[0,1]</w:t>
      </w:r>
      <w:r w:rsidRPr="00267FC5">
        <w:rPr>
          <w:rFonts w:ascii="Arial" w:hAnsi="Arial" w:cs="Arial"/>
          <w:color w:val="333333"/>
          <w:shd w:val="clear" w:color="auto" w:fill="FFFFFF"/>
        </w:rPr>
        <w:t>.</w:t>
      </w:r>
      <w:r>
        <w:rPr>
          <w:rFonts w:ascii="Arial" w:hAnsi="Arial" w:cs="Arial"/>
          <w:color w:val="333333"/>
          <w:shd w:val="clear" w:color="auto" w:fill="FFFFFF"/>
        </w:rPr>
        <w:t xml:space="preserve"> If we define </w:t>
      </w:r>
      <w:r w:rsidRPr="00267FC5">
        <w:rPr>
          <w:rFonts w:ascii="Cambria Math" w:hAnsi="Cambria Math" w:cs="Arial"/>
          <w:i/>
          <w:iCs/>
          <w:color w:val="333333"/>
          <w:shd w:val="clear" w:color="auto" w:fill="FFFFFF"/>
        </w:rPr>
        <w:t>𝜏</w:t>
      </w:r>
      <w:r>
        <w:rPr>
          <w:rFonts w:ascii="Cambria Math" w:hAnsi="Cambria Math" w:cs="Arial"/>
          <w:color w:val="333333"/>
          <w:shd w:val="clear" w:color="auto" w:fill="FFFFFF"/>
        </w:rPr>
        <w:t xml:space="preserve"> </w:t>
      </w:r>
      <w:r w:rsidRPr="00267FC5">
        <w:rPr>
          <w:rFonts w:ascii="Arial" w:hAnsi="Arial" w:cs="Arial"/>
          <w:color w:val="333333"/>
          <w:shd w:val="clear" w:color="auto" w:fill="FFFFFF"/>
        </w:rPr>
        <w:t xml:space="preserve">as some </w:t>
      </w:r>
      <w:r>
        <w:rPr>
          <w:rFonts w:ascii="Arial" w:hAnsi="Arial" w:cs="Arial"/>
          <w:color w:val="333333"/>
          <w:shd w:val="clear" w:color="auto" w:fill="FFFFFF"/>
        </w:rPr>
        <w:t xml:space="preserve">threshold then </w:t>
      </w:r>
      <w:r w:rsidRPr="00267FC5">
        <w:rPr>
          <w:rFonts w:ascii="Arial" w:hAnsi="Arial" w:cs="Arial"/>
          <w:i/>
          <w:iCs/>
          <w:color w:val="333333"/>
          <w:shd w:val="clear" w:color="auto" w:fill="FFFFFF"/>
        </w:rPr>
        <w:t>x</w:t>
      </w:r>
      <w:r w:rsidRPr="00267FC5">
        <w:rPr>
          <w:rFonts w:ascii="Arial" w:hAnsi="Arial" w:cs="Arial"/>
          <w:color w:val="333333"/>
          <w:shd w:val="clear" w:color="auto" w:fill="FFFFFF"/>
        </w:rPr>
        <w:t xml:space="preserve"> has membership ≥</w:t>
      </w:r>
      <w:r>
        <w:rPr>
          <w:rFonts w:ascii="Arial" w:hAnsi="Arial" w:cs="Arial"/>
          <w:color w:val="333333"/>
          <w:shd w:val="clear" w:color="auto" w:fill="FFFFFF"/>
        </w:rPr>
        <w:t xml:space="preserve">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 xml:space="preserve"> if we can find a parameter pair in α-cuts that yields ≥</w:t>
      </w:r>
      <w:r>
        <w:rPr>
          <w:rFonts w:ascii="Arial" w:hAnsi="Arial" w:cs="Arial"/>
          <w:color w:val="333333"/>
          <w:shd w:val="clear" w:color="auto" w:fill="FFFFFF"/>
        </w:rPr>
        <w:t xml:space="preserve"> </w:t>
      </w:r>
      <w:r w:rsidRPr="00267FC5">
        <w:rPr>
          <w:rFonts w:ascii="Cambria Math" w:hAnsi="Cambria Math" w:cs="Cambria Math"/>
          <w:i/>
          <w:iCs/>
          <w:color w:val="333333"/>
          <w:shd w:val="clear" w:color="auto" w:fill="FFFFFF"/>
        </w:rPr>
        <w:t>𝜏</w:t>
      </w:r>
      <w:r>
        <w:rPr>
          <w:rFonts w:ascii="Arial" w:hAnsi="Arial" w:cs="Arial"/>
          <w:color w:val="333333"/>
          <w:shd w:val="clear" w:color="auto" w:fill="FFFFFF"/>
        </w:rPr>
        <w:t xml:space="preserve"> </w:t>
      </w:r>
      <w:r w:rsidRPr="00267FC5">
        <w:rPr>
          <w:rFonts w:ascii="Arial" w:hAnsi="Arial" w:cs="Arial"/>
          <w:color w:val="333333"/>
          <w:shd w:val="clear" w:color="auto" w:fill="FFFFFF"/>
        </w:rPr>
        <w:t>pdf. So</w:t>
      </w:r>
      <w:r>
        <w:rPr>
          <w:rFonts w:ascii="Arial" w:hAnsi="Arial" w:cs="Arial"/>
          <w:color w:val="333333"/>
          <w:shd w:val="clear" w:color="auto" w:fill="FFFFFF"/>
        </w:rPr>
        <w:t>,</w:t>
      </w:r>
      <w:r w:rsidRPr="00267FC5">
        <w:rPr>
          <w:rFonts w:ascii="Arial" w:hAnsi="Arial" w:cs="Arial"/>
          <w:color w:val="333333"/>
          <w:shd w:val="clear" w:color="auto" w:fill="FFFFFF"/>
        </w:rPr>
        <w:t xml:space="preserve"> membership is the sup</w:t>
      </w:r>
      <w:r>
        <w:rPr>
          <w:rFonts w:ascii="Arial" w:hAnsi="Arial" w:cs="Arial"/>
          <w:color w:val="333333"/>
          <w:shd w:val="clear" w:color="auto" w:fill="FFFFFF"/>
        </w:rPr>
        <w:t>remum</w:t>
      </w:r>
      <w:r w:rsidRPr="00267FC5">
        <w:rPr>
          <w:rFonts w:ascii="Arial" w:hAnsi="Arial" w:cs="Arial"/>
          <w:color w:val="333333"/>
          <w:shd w:val="clear" w:color="auto" w:fill="FFFFFF"/>
        </w:rPr>
        <w:t xml:space="preserve"> of all such </w:t>
      </w:r>
      <w:r w:rsidRPr="00267FC5">
        <w:rPr>
          <w:rFonts w:ascii="Arial" w:hAnsi="Arial" w:cs="Arial"/>
          <w:i/>
          <w:iCs/>
          <w:color w:val="333333"/>
          <w:shd w:val="clear" w:color="auto" w:fill="FFFFFF"/>
        </w:rPr>
        <w:t>α</w:t>
      </w:r>
      <w:r w:rsidRPr="00267FC5">
        <w:rPr>
          <w:rFonts w:ascii="Arial" w:hAnsi="Arial" w:cs="Arial"/>
          <w:color w:val="333333"/>
          <w:shd w:val="clear" w:color="auto" w:fill="FFFFFF"/>
        </w:rPr>
        <w:t xml:space="preserve">. </w:t>
      </w:r>
      <w:r>
        <w:rPr>
          <w:rFonts w:ascii="Arial" w:hAnsi="Arial" w:cs="Arial"/>
          <w:color w:val="333333"/>
          <w:shd w:val="clear" w:color="auto" w:fill="FFFFFF"/>
        </w:rPr>
        <w:t>T</w:t>
      </w:r>
      <w:r w:rsidRPr="00267FC5">
        <w:rPr>
          <w:rFonts w:ascii="Arial" w:hAnsi="Arial" w:cs="Arial"/>
          <w:color w:val="333333"/>
          <w:shd w:val="clear" w:color="auto" w:fill="FFFFFF"/>
        </w:rPr>
        <w:t xml:space="preserve">his is a version of the Zadeh extension principle, </w:t>
      </w:r>
      <w:r>
        <w:rPr>
          <w:rFonts w:ascii="Arial" w:hAnsi="Arial" w:cs="Arial"/>
          <w:color w:val="333333"/>
          <w:shd w:val="clear" w:color="auto" w:fill="FFFFFF"/>
        </w:rPr>
        <w:t>adopted</w:t>
      </w:r>
      <w:r w:rsidRPr="00267FC5">
        <w:rPr>
          <w:rFonts w:ascii="Arial" w:hAnsi="Arial" w:cs="Arial"/>
          <w:color w:val="333333"/>
          <w:shd w:val="clear" w:color="auto" w:fill="FFFFFF"/>
        </w:rPr>
        <w:t xml:space="preserve"> to the pdf is above threshold </w:t>
      </w:r>
      <w:r>
        <w:rPr>
          <w:rFonts w:ascii="Cambria Math" w:hAnsi="Cambria Math" w:cs="Cambria Math"/>
          <w:color w:val="333333"/>
          <w:shd w:val="clear" w:color="auto" w:fill="FFFFFF"/>
        </w:rPr>
        <w:t>𝜏</w:t>
      </w:r>
      <w:r w:rsidRPr="00267FC5">
        <w:rPr>
          <w:rFonts w:ascii="Arial" w:hAnsi="Arial" w:cs="Arial"/>
          <w:color w:val="333333"/>
          <w:shd w:val="clear" w:color="auto" w:fill="FFFFFF"/>
        </w:rPr>
        <w:t xml:space="preserve"> condition.</w:t>
      </w:r>
      <w:r>
        <w:rPr>
          <w:rFonts w:ascii="Arial" w:hAnsi="Arial" w:cs="Arial"/>
          <w:color w:val="333333"/>
          <w:shd w:val="clear" w:color="auto" w:fill="FFFFFF"/>
        </w:rPr>
        <w:t xml:space="preserve"> </w:t>
      </w:r>
    </w:p>
    <w:p w14:paraId="07B6841E" w14:textId="77777777" w:rsidR="008D1943" w:rsidRDefault="008D1943" w:rsidP="008D1943">
      <w:pPr>
        <w:pStyle w:val="NormalWeb"/>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We now formalise these concepts mathematically. </w:t>
      </w:r>
      <w:r w:rsidRPr="00267FC5">
        <w:rPr>
          <w:rFonts w:ascii="Arial" w:hAnsi="Arial" w:cs="Arial"/>
          <w:color w:val="333333"/>
          <w:shd w:val="clear" w:color="auto" w:fill="FFFFFF"/>
        </w:rPr>
        <w:t xml:space="preserve">Let </w:t>
      </w:r>
      <m:oMath>
        <m:acc>
          <m:accPr>
            <m:chr m:val="̃"/>
            <m:ctrlPr>
              <w:rPr>
                <w:rFonts w:ascii="Cambria Math" w:hAnsi="Cambria Math" w:cs="Arial"/>
                <w:i/>
                <w:color w:val="333333"/>
                <w:sz w:val="28"/>
                <w:szCs w:val="28"/>
                <w:shd w:val="clear" w:color="auto" w:fill="FFFFFF"/>
              </w:rPr>
            </m:ctrlPr>
          </m:accPr>
          <m:e>
            <m:r>
              <w:rPr>
                <w:rFonts w:ascii="Cambria Math" w:hAnsi="Cambria Math" w:cs="Arial"/>
                <w:color w:val="333333"/>
                <w:sz w:val="28"/>
                <w:szCs w:val="28"/>
                <w:shd w:val="clear" w:color="auto" w:fill="FFFFFF"/>
              </w:rPr>
              <m:t>μ</m:t>
            </m:r>
          </m:e>
        </m:acc>
      </m:oMath>
      <w:r>
        <w:rPr>
          <w:rFonts w:ascii="Arial" w:hAnsi="Arial" w:cs="Arial"/>
          <w:color w:val="333333"/>
          <w:shd w:val="clear" w:color="auto" w:fill="FFFFFF"/>
        </w:rPr>
        <w:t xml:space="preserve"> be a fuzzy mean and </w:t>
      </w:r>
      <m:oMath>
        <m:acc>
          <m:accPr>
            <m:chr m:val="̃"/>
            <m:ctrlPr>
              <w:rPr>
                <w:rFonts w:ascii="Cambria Math" w:hAnsi="Cambria Math" w:cs="Arial"/>
                <w:i/>
                <w:color w:val="333333"/>
                <w:sz w:val="28"/>
                <w:szCs w:val="28"/>
                <w:shd w:val="clear" w:color="auto" w:fill="FFFFFF"/>
              </w:rPr>
            </m:ctrlPr>
          </m:accPr>
          <m:e>
            <m:sSup>
              <m:sSupPr>
                <m:ctrlPr>
                  <w:rPr>
                    <w:rFonts w:ascii="Cambria Math" w:hAnsi="Cambria Math" w:cs="Arial"/>
                    <w:i/>
                    <w:color w:val="333333"/>
                    <w:sz w:val="28"/>
                    <w:szCs w:val="28"/>
                    <w:shd w:val="clear" w:color="auto" w:fill="FFFFFF"/>
                  </w:rPr>
                </m:ctrlPr>
              </m:sSupPr>
              <m:e>
                <m:r>
                  <w:rPr>
                    <w:rFonts w:ascii="Cambria Math" w:hAnsi="Cambria Math" w:cs="Arial"/>
                    <w:color w:val="333333"/>
                    <w:sz w:val="28"/>
                    <w:szCs w:val="28"/>
                    <w:shd w:val="clear" w:color="auto" w:fill="FFFFFF"/>
                  </w:rPr>
                  <m:t>σ</m:t>
                </m:r>
              </m:e>
              <m:sup>
                <m:r>
                  <w:rPr>
                    <w:rFonts w:ascii="Cambria Math" w:hAnsi="Cambria Math" w:cs="Arial"/>
                    <w:color w:val="333333"/>
                    <w:sz w:val="28"/>
                    <w:szCs w:val="28"/>
                    <w:shd w:val="clear" w:color="auto" w:fill="FFFFFF"/>
                  </w:rPr>
                  <m:t>2</m:t>
                </m:r>
              </m:sup>
            </m:sSup>
          </m:e>
        </m:acc>
      </m:oMath>
      <w:r w:rsidRPr="00267FC5">
        <w:rPr>
          <w:rFonts w:ascii="Arial" w:hAnsi="Arial" w:cs="Arial"/>
          <w:color w:val="333333"/>
          <w:shd w:val="clear" w:color="auto" w:fill="FFFFFF"/>
        </w:rPr>
        <w:t xml:space="preserve"> </w:t>
      </w:r>
      <w:r>
        <w:rPr>
          <w:rFonts w:ascii="Arial" w:hAnsi="Arial" w:cs="Arial"/>
          <w:color w:val="333333"/>
          <w:shd w:val="clear" w:color="auto" w:fill="FFFFFF"/>
        </w:rPr>
        <w:t xml:space="preserve">be a </w:t>
      </w:r>
      <w:r w:rsidRPr="00267FC5">
        <w:rPr>
          <w:rFonts w:ascii="Arial" w:hAnsi="Arial" w:cs="Arial"/>
          <w:color w:val="333333"/>
          <w:shd w:val="clear" w:color="auto" w:fill="FFFFFF"/>
        </w:rPr>
        <w:t>fuzzy variance</w:t>
      </w:r>
      <w:r>
        <w:rPr>
          <w:rFonts w:ascii="Arial" w:hAnsi="Arial" w:cs="Arial"/>
          <w:color w:val="333333"/>
          <w:shd w:val="clear" w:color="auto" w:fill="FFFFFF"/>
        </w:rPr>
        <w:t xml:space="preserve">. </w:t>
      </w:r>
      <m:oMath>
        <m:acc>
          <m:accPr>
            <m:chr m:val="̃"/>
            <m:ctrlPr>
              <w:rPr>
                <w:rFonts w:ascii="Cambria Math" w:hAnsi="Cambria Math" w:cs="Arial"/>
                <w:i/>
                <w:color w:val="333333"/>
                <w:sz w:val="28"/>
                <w:szCs w:val="28"/>
                <w:shd w:val="clear" w:color="auto" w:fill="FFFFFF"/>
              </w:rPr>
            </m:ctrlPr>
          </m:accPr>
          <m:e>
            <m:r>
              <w:rPr>
                <w:rFonts w:ascii="Cambria Math" w:hAnsi="Cambria Math" w:cs="Arial"/>
                <w:color w:val="333333"/>
                <w:sz w:val="28"/>
                <w:szCs w:val="28"/>
                <w:shd w:val="clear" w:color="auto" w:fill="FFFFFF"/>
              </w:rPr>
              <m:t>μ</m:t>
            </m:r>
          </m:e>
        </m:acc>
      </m:oMath>
      <w:r>
        <w:rPr>
          <w:rFonts w:ascii="Arial" w:hAnsi="Arial" w:cs="Arial"/>
          <w:color w:val="333333"/>
          <w:shd w:val="clear" w:color="auto" w:fill="FFFFFF"/>
        </w:rPr>
        <w:t xml:space="preserve"> and </w:t>
      </w:r>
      <m:oMath>
        <m:acc>
          <m:accPr>
            <m:chr m:val="̃"/>
            <m:ctrlPr>
              <w:rPr>
                <w:rFonts w:ascii="Cambria Math" w:hAnsi="Cambria Math" w:cs="Arial"/>
                <w:i/>
                <w:color w:val="333333"/>
                <w:sz w:val="28"/>
                <w:szCs w:val="28"/>
                <w:shd w:val="clear" w:color="auto" w:fill="FFFFFF"/>
              </w:rPr>
            </m:ctrlPr>
          </m:accPr>
          <m:e>
            <m:sSup>
              <m:sSupPr>
                <m:ctrlPr>
                  <w:rPr>
                    <w:rFonts w:ascii="Cambria Math" w:hAnsi="Cambria Math" w:cs="Arial"/>
                    <w:i/>
                    <w:color w:val="333333"/>
                    <w:sz w:val="28"/>
                    <w:szCs w:val="28"/>
                    <w:shd w:val="clear" w:color="auto" w:fill="FFFFFF"/>
                  </w:rPr>
                </m:ctrlPr>
              </m:sSupPr>
              <m:e>
                <m:r>
                  <w:rPr>
                    <w:rFonts w:ascii="Cambria Math" w:hAnsi="Cambria Math" w:cs="Arial"/>
                    <w:color w:val="333333"/>
                    <w:sz w:val="28"/>
                    <w:szCs w:val="28"/>
                    <w:shd w:val="clear" w:color="auto" w:fill="FFFFFF"/>
                  </w:rPr>
                  <m:t>σ</m:t>
                </m:r>
              </m:e>
              <m:sup>
                <m:r>
                  <w:rPr>
                    <w:rFonts w:ascii="Cambria Math" w:hAnsi="Cambria Math" w:cs="Arial"/>
                    <w:color w:val="333333"/>
                    <w:sz w:val="28"/>
                    <w:szCs w:val="28"/>
                    <w:shd w:val="clear" w:color="auto" w:fill="FFFFFF"/>
                  </w:rPr>
                  <m:t>2</m:t>
                </m:r>
              </m:sup>
            </m:sSup>
          </m:e>
        </m:acc>
      </m:oMath>
      <w:r w:rsidRPr="00267FC5">
        <w:rPr>
          <w:rFonts w:ascii="Arial" w:hAnsi="Arial" w:cs="Arial"/>
          <w:color w:val="333333"/>
          <w:shd w:val="clear" w:color="auto" w:fill="FFFFFF"/>
        </w:rPr>
        <w:t xml:space="preserve"> </w:t>
      </w:r>
      <w:r>
        <w:rPr>
          <w:rFonts w:ascii="Arial" w:hAnsi="Arial" w:cs="Arial"/>
          <w:color w:val="333333"/>
          <w:shd w:val="clear" w:color="auto" w:fill="FFFFFF"/>
        </w:rPr>
        <w:t xml:space="preserve">are </w:t>
      </w:r>
      <w:r w:rsidRPr="00267FC5">
        <w:rPr>
          <w:rFonts w:ascii="Arial" w:hAnsi="Arial" w:cs="Arial"/>
          <w:color w:val="333333"/>
          <w:shd w:val="clear" w:color="auto" w:fill="FFFFFF"/>
        </w:rPr>
        <w:t>fuzzy numbers in R and (</w:t>
      </w:r>
      <w:proofErr w:type="gramStart"/>
      <w:r w:rsidRPr="00267FC5">
        <w:rPr>
          <w:rFonts w:ascii="Arial" w:hAnsi="Arial" w:cs="Arial"/>
          <w:color w:val="333333"/>
          <w:shd w:val="clear" w:color="auto" w:fill="FFFFFF"/>
        </w:rPr>
        <w:t>0,∞</w:t>
      </w:r>
      <w:proofErr w:type="gramEnd"/>
      <w:r w:rsidRPr="00267FC5">
        <w:rPr>
          <w:rFonts w:ascii="Arial" w:hAnsi="Arial" w:cs="Arial"/>
          <w:color w:val="333333"/>
          <w:shd w:val="clear" w:color="auto" w:fill="FFFFFF"/>
        </w:rPr>
        <w:t>)</w:t>
      </w:r>
      <w:r>
        <w:rPr>
          <w:rFonts w:ascii="Arial" w:hAnsi="Arial" w:cs="Arial"/>
          <w:color w:val="333333"/>
          <w:shd w:val="clear" w:color="auto" w:fill="FFFFFF"/>
        </w:rPr>
        <w:t xml:space="preserve"> </w:t>
      </w:r>
      <w:r w:rsidRPr="00267FC5">
        <w:rPr>
          <w:rFonts w:ascii="Arial" w:hAnsi="Arial" w:cs="Arial"/>
          <w:color w:val="333333"/>
          <w:shd w:val="clear" w:color="auto" w:fill="FFFFFF"/>
        </w:rPr>
        <w:t>respectively.</w:t>
      </w:r>
      <w:r>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Fix a threshold </w:t>
      </w:r>
      <w:r>
        <w:rPr>
          <w:rFonts w:ascii="Cambria Math" w:hAnsi="Cambria Math" w:cs="Cambria Math"/>
          <w:color w:val="333333"/>
          <w:shd w:val="clear" w:color="auto" w:fill="FFFFFF"/>
        </w:rPr>
        <w:t xml:space="preserve">𝜏 </w:t>
      </w:r>
      <w:r w:rsidRPr="00267FC5">
        <w:rPr>
          <w:rFonts w:ascii="Cambria Math" w:hAnsi="Cambria Math" w:cs="Cambria Math"/>
          <w:color w:val="333333"/>
          <w:shd w:val="clear" w:color="auto" w:fill="FFFFFF"/>
        </w:rPr>
        <w:t>∈</w:t>
      </w:r>
      <w:r>
        <w:rPr>
          <w:rFonts w:ascii="Cambria Math" w:hAnsi="Cambria Math" w:cs="Cambria Math"/>
          <w:color w:val="333333"/>
          <w:shd w:val="clear" w:color="auto" w:fill="FFFFFF"/>
        </w:rPr>
        <w:t xml:space="preserve"> </w:t>
      </w:r>
      <w:r w:rsidRPr="00267FC5">
        <w:rPr>
          <w:rFonts w:ascii="Arial" w:hAnsi="Arial" w:cs="Arial"/>
          <w:color w:val="333333"/>
          <w:shd w:val="clear" w:color="auto" w:fill="FFFFFF"/>
        </w:rPr>
        <w:t>(</w:t>
      </w:r>
      <w:proofErr w:type="gramStart"/>
      <w:r w:rsidRPr="00267FC5">
        <w:rPr>
          <w:rFonts w:ascii="Arial" w:hAnsi="Arial" w:cs="Arial"/>
          <w:color w:val="333333"/>
          <w:shd w:val="clear" w:color="auto" w:fill="FFFFFF"/>
        </w:rPr>
        <w:t>0,∞</w:t>
      </w:r>
      <w:proofErr w:type="gramEnd"/>
      <w:r w:rsidRPr="00267FC5">
        <w:rPr>
          <w:rFonts w:ascii="Arial" w:hAnsi="Arial" w:cs="Arial"/>
          <w:color w:val="333333"/>
          <w:shd w:val="clear" w:color="auto" w:fill="FFFFFF"/>
        </w:rPr>
        <w:t>). For each α</w:t>
      </w:r>
      <w:r>
        <w:rPr>
          <w:rFonts w:ascii="Arial" w:hAnsi="Arial" w:cs="Arial"/>
          <w:color w:val="333333"/>
          <w:shd w:val="clear" w:color="auto" w:fill="FFFFFF"/>
        </w:rPr>
        <w:t xml:space="preserve"> </w:t>
      </w:r>
      <w:r w:rsidRPr="00267FC5">
        <w:rPr>
          <w:rFonts w:ascii="Cambria Math" w:hAnsi="Cambria Math" w:cs="Cambria Math"/>
          <w:color w:val="333333"/>
          <w:shd w:val="clear" w:color="auto" w:fill="FFFFFF"/>
        </w:rPr>
        <w:t>∈</w:t>
      </w:r>
      <w:r>
        <w:rPr>
          <w:rFonts w:ascii="Cambria Math" w:hAnsi="Cambria Math" w:cs="Cambria Math"/>
          <w:color w:val="333333"/>
          <w:shd w:val="clear" w:color="auto" w:fill="FFFFFF"/>
        </w:rPr>
        <w:t xml:space="preserve"> </w:t>
      </w:r>
      <w:r w:rsidRPr="00267FC5">
        <w:rPr>
          <w:rFonts w:ascii="Arial" w:hAnsi="Arial" w:cs="Arial"/>
          <w:color w:val="333333"/>
          <w:shd w:val="clear" w:color="auto" w:fill="FFFFFF"/>
        </w:rPr>
        <w:t xml:space="preserve">(0,1], define intervals </w:t>
      </w:r>
      <m:oMath>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μ</m:t>
            </m:r>
          </m:e>
          <m:sub>
            <m:r>
              <w:rPr>
                <w:rFonts w:ascii="Cambria Math" w:hAnsi="Cambria Math" w:cs="Arial"/>
                <w:color w:val="333333"/>
                <w:shd w:val="clear" w:color="auto" w:fill="FFFFFF"/>
              </w:rPr>
              <m:t>α</m:t>
            </m:r>
          </m:sub>
        </m:sSub>
        <m:r>
          <w:rPr>
            <w:rFonts w:ascii="Cambria Math" w:hAnsi="Cambria Math" w:cs="Arial"/>
            <w:color w:val="333333"/>
            <w:shd w:val="clear" w:color="auto" w:fill="FFFFFF"/>
          </w:rPr>
          <m:t xml:space="preserve">ϵ </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μ</m:t>
                </m:r>
              </m:e>
            </m:acc>
          </m:e>
          <m:sup>
            <m:r>
              <w:rPr>
                <w:rFonts w:ascii="Cambria Math" w:hAnsi="Cambria Math" w:cs="Arial"/>
                <w:color w:val="333333"/>
                <w:shd w:val="clear" w:color="auto" w:fill="FFFFFF"/>
              </w:rPr>
              <m:t>α</m:t>
            </m:r>
          </m:sup>
        </m:sSup>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σ</m:t>
            </m:r>
          </m:e>
          <m:sub>
            <m:r>
              <w:rPr>
                <w:rFonts w:ascii="Cambria Math" w:hAnsi="Cambria Math" w:cs="Arial"/>
                <w:color w:val="333333"/>
                <w:shd w:val="clear" w:color="auto" w:fill="FFFFFF"/>
              </w:rPr>
              <m:t>α</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 xml:space="preserve">ϵ </m:t>
        </m:r>
        <m:sSup>
          <m:sSupPr>
            <m:ctrlPr>
              <w:rPr>
                <w:rFonts w:ascii="Cambria Math" w:hAnsi="Cambria Math" w:cs="Arial"/>
                <w:i/>
                <w:color w:val="333333"/>
                <w:shd w:val="clear" w:color="auto" w:fill="FFFFFF"/>
              </w:rPr>
            </m:ctrlPr>
          </m:sSupPr>
          <m:e>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μ</m:t>
                    </m:r>
                  </m:e>
                </m:acc>
              </m:e>
              <m:sup>
                <m:r>
                  <w:rPr>
                    <w:rFonts w:ascii="Cambria Math" w:hAnsi="Cambria Math" w:cs="Arial"/>
                    <w:color w:val="333333"/>
                    <w:shd w:val="clear" w:color="auto" w:fill="FFFFFF"/>
                  </w:rPr>
                  <m:t>2</m:t>
                </m:r>
              </m:sup>
            </m:sSup>
          </m:e>
          <m:sup>
            <m:r>
              <w:rPr>
                <w:rFonts w:ascii="Cambria Math" w:hAnsi="Cambria Math" w:cs="Arial"/>
                <w:color w:val="333333"/>
                <w:shd w:val="clear" w:color="auto" w:fill="FFFFFF"/>
              </w:rPr>
              <m:t>α</m:t>
            </m:r>
          </m:sup>
        </m:sSup>
      </m:oMath>
      <w:r>
        <w:rPr>
          <w:rFonts w:ascii="Arial" w:hAnsi="Arial" w:cs="Arial"/>
          <w:color w:val="333333"/>
          <w:shd w:val="clear" w:color="auto" w:fill="FFFFFF"/>
        </w:rPr>
        <w:t xml:space="preserve">. </w:t>
      </w:r>
    </w:p>
    <w:p w14:paraId="7FF71DD4" w14:textId="77777777" w:rsidR="008D1943" w:rsidRDefault="008D1943" w:rsidP="008D1943">
      <w:pPr>
        <w:pStyle w:val="NormalWeb"/>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 xml:space="preserve">We say </w:t>
      </w:r>
      <w:r w:rsidRPr="00267FC5">
        <w:rPr>
          <w:rFonts w:ascii="Arial" w:hAnsi="Arial" w:cs="Arial"/>
          <w:i/>
          <w:iCs/>
          <w:color w:val="333333"/>
          <w:shd w:val="clear" w:color="auto" w:fill="FFFFFF"/>
        </w:rPr>
        <w:t xml:space="preserve">x </w:t>
      </w:r>
      <w:r w:rsidRPr="00267FC5">
        <w:rPr>
          <w:rFonts w:ascii="Cambria Math" w:hAnsi="Cambria Math" w:cs="Cambria Math"/>
          <w:i/>
          <w:iCs/>
          <w:color w:val="333333"/>
          <w:shd w:val="clear" w:color="auto" w:fill="FFFFFF"/>
        </w:rPr>
        <w:t xml:space="preserve">∈ </w:t>
      </w:r>
      <m:oMath>
        <m:acc>
          <m:accPr>
            <m:chr m:val="̃"/>
            <m:ctrlPr>
              <w:rPr>
                <w:rFonts w:ascii="Cambria Math" w:hAnsi="Cambria Math" w:cs="Arial"/>
                <w:i/>
                <w:iCs/>
                <w:color w:val="333333"/>
                <w:sz w:val="28"/>
                <w:szCs w:val="28"/>
                <w:shd w:val="clear" w:color="auto" w:fill="FFFFFF"/>
              </w:rPr>
            </m:ctrlPr>
          </m:accPr>
          <m:e>
            <m:sSup>
              <m:sSupPr>
                <m:ctrlPr>
                  <w:rPr>
                    <w:rFonts w:ascii="Cambria Math" w:hAnsi="Cambria Math" w:cs="Arial"/>
                    <w:i/>
                    <w:iCs/>
                    <w:color w:val="333333"/>
                    <w:sz w:val="28"/>
                    <w:szCs w:val="28"/>
                    <w:shd w:val="clear" w:color="auto" w:fill="FFFFFF"/>
                  </w:rPr>
                </m:ctrlPr>
              </m:sSupPr>
              <m:e>
                <m:r>
                  <w:rPr>
                    <w:rFonts w:ascii="Cambria Math" w:hAnsi="Cambria Math" w:cs="Arial"/>
                    <w:color w:val="333333"/>
                    <w:sz w:val="28"/>
                    <w:szCs w:val="28"/>
                    <w:shd w:val="clear" w:color="auto" w:fill="FFFFFF"/>
                  </w:rPr>
                  <m:t>X</m:t>
                </m:r>
              </m:e>
              <m:sup>
                <m:r>
                  <w:rPr>
                    <w:rFonts w:ascii="Cambria Math" w:hAnsi="Cambria Math" w:cs="Arial"/>
                    <w:color w:val="333333"/>
                    <w:sz w:val="28"/>
                    <w:szCs w:val="28"/>
                    <w:shd w:val="clear" w:color="auto" w:fill="FFFFFF"/>
                  </w:rPr>
                  <m:t>α</m:t>
                </m:r>
              </m:sup>
            </m:sSup>
          </m:e>
        </m:acc>
      </m:oMath>
      <w:r w:rsidRPr="00267FC5">
        <w:rPr>
          <w:rFonts w:ascii="Arial" w:hAnsi="Arial" w:cs="Arial"/>
          <w:color w:val="333333"/>
          <w:shd w:val="clear" w:color="auto" w:fill="FFFFFF"/>
        </w:rPr>
        <w:t xml:space="preserve"> if</w:t>
      </w:r>
      <w:r>
        <w:rPr>
          <w:rFonts w:ascii="Arial" w:hAnsi="Arial" w:cs="Arial"/>
          <w:color w:val="333333"/>
          <w:shd w:val="clear" w:color="auto" w:fill="FFFFFF"/>
        </w:rPr>
        <w:t>:</w:t>
      </w:r>
    </w:p>
    <w:p w14:paraId="4640514A" w14:textId="77777777" w:rsidR="008D1943" w:rsidRPr="00267FC5" w:rsidRDefault="008D1943" w:rsidP="008D1943">
      <w:pPr>
        <w:pStyle w:val="NormalWeb"/>
        <w:spacing w:line="360" w:lineRule="auto"/>
        <w:jc w:val="center"/>
        <w:rPr>
          <w:rFonts w:ascii="Arial" w:hAnsi="Arial" w:cs="Arial"/>
        </w:rPr>
      </w:pPr>
      <m:oMath>
        <m:r>
          <w:rPr>
            <w:rStyle w:val="mord"/>
            <w:rFonts w:ascii="Cambria Math" w:eastAsiaTheme="majorEastAsia" w:hAnsi="Cambria Math" w:cs="Cambria Math"/>
          </w:rPr>
          <m:t>∃</m:t>
        </m:r>
        <m:d>
          <m:dPr>
            <m:ctrlPr>
              <w:rPr>
                <w:rStyle w:val="mopen"/>
                <w:rFonts w:ascii="Cambria Math" w:eastAsiaTheme="majorEastAsia" w:hAnsi="Cambria Math"/>
                <w:i/>
                <w:iCs/>
              </w:rPr>
            </m:ctrlPr>
          </m:dPr>
          <m:e>
            <m:r>
              <w:rPr>
                <w:rStyle w:val="mord"/>
                <w:rFonts w:ascii="Cambria Math" w:eastAsiaTheme="majorEastAsia" w:hAnsi="Cambria Math"/>
              </w:rPr>
              <m:t>μ</m:t>
            </m:r>
            <m:r>
              <w:rPr>
                <w:rStyle w:val="mpunct"/>
                <w:rFonts w:ascii="Cambria Math" w:eastAsiaTheme="majorEastAsia" w:hAnsi="Cambria Math"/>
              </w:rPr>
              <m:t>,</m:t>
            </m:r>
            <m:sSup>
              <m:sSupPr>
                <m:ctrlPr>
                  <w:rPr>
                    <w:rStyle w:val="mord"/>
                    <w:rFonts w:ascii="Cambria Math" w:eastAsiaTheme="majorEastAsia" w:hAnsi="Cambria Math"/>
                    <w:i/>
                    <w:iCs/>
                  </w:rPr>
                </m:ctrlPr>
              </m:sSupPr>
              <m:e>
                <m:r>
                  <w:rPr>
                    <w:rStyle w:val="mord"/>
                    <w:rFonts w:ascii="Cambria Math" w:eastAsiaTheme="majorEastAsia" w:hAnsi="Cambria Math"/>
                  </w:rPr>
                  <m:t>σ</m:t>
                </m:r>
              </m:e>
              <m:sup>
                <m:r>
                  <w:rPr>
                    <w:rStyle w:val="mord"/>
                    <w:rFonts w:ascii="Cambria Math" w:eastAsiaTheme="majorEastAsia" w:hAnsi="Cambria Math"/>
                  </w:rPr>
                  <m:t>2</m:t>
                </m:r>
              </m:sup>
            </m:sSup>
            <m:ctrlPr>
              <w:rPr>
                <w:rStyle w:val="mclose"/>
                <w:rFonts w:ascii="Cambria Math" w:eastAsiaTheme="majorEastAsia" w:hAnsi="Cambria Math"/>
                <w:i/>
                <w:iCs/>
              </w:rPr>
            </m:ctrlPr>
          </m:e>
        </m:d>
        <m:r>
          <w:rPr>
            <w:rStyle w:val="mrel"/>
            <w:rFonts w:ascii="Cambria Math" w:hAnsi="Cambria Math" w:cs="Cambria Math"/>
          </w:rPr>
          <m:t>∈</m:t>
        </m:r>
        <m:sSub>
          <m:sSubPr>
            <m:ctrlPr>
              <w:rPr>
                <w:rStyle w:val="mord"/>
                <w:rFonts w:ascii="Cambria Math" w:eastAsiaTheme="majorEastAsia" w:hAnsi="Cambria Math"/>
                <w:i/>
                <w:iCs/>
              </w:rPr>
            </m:ctrlPr>
          </m:sSubPr>
          <m:e>
            <m:r>
              <w:rPr>
                <w:rStyle w:val="mord"/>
                <w:rFonts w:ascii="Cambria Math" w:eastAsiaTheme="majorEastAsia" w:hAnsi="Cambria Math"/>
              </w:rPr>
              <m:t>μ</m:t>
            </m:r>
          </m:e>
          <m:sub>
            <m:r>
              <w:rPr>
                <w:rStyle w:val="mord"/>
                <w:rFonts w:ascii="Cambria Math" w:eastAsiaTheme="majorEastAsia" w:hAnsi="Cambria Math"/>
              </w:rPr>
              <m:t>α</m:t>
            </m:r>
          </m:sub>
        </m:sSub>
        <m:r>
          <w:rPr>
            <w:rStyle w:val="vlist-s"/>
            <w:rFonts w:ascii="Cambria Math" w:hAnsi="Cambria Math"/>
          </w:rPr>
          <m:t>​</m:t>
        </m:r>
        <m:r>
          <w:rPr>
            <w:rStyle w:val="mbin"/>
            <w:rFonts w:ascii="Cambria Math" w:hAnsi="Cambria Math"/>
          </w:rPr>
          <m:t>×</m:t>
        </m:r>
        <m:sSubSup>
          <m:sSubSupPr>
            <m:ctrlPr>
              <w:rPr>
                <w:rStyle w:val="mord"/>
                <w:rFonts w:ascii="Cambria Math" w:eastAsiaTheme="majorEastAsia" w:hAnsi="Cambria Math"/>
                <w:i/>
                <w:iCs/>
              </w:rPr>
            </m:ctrlPr>
          </m:sSubSupPr>
          <m:e>
            <m:r>
              <w:rPr>
                <w:rStyle w:val="mord"/>
                <w:rFonts w:ascii="Cambria Math" w:eastAsiaTheme="majorEastAsia" w:hAnsi="Cambria Math"/>
              </w:rPr>
              <m:t>σ</m:t>
            </m:r>
          </m:e>
          <m:sub>
            <m:r>
              <w:rPr>
                <w:rStyle w:val="mord"/>
                <w:rFonts w:ascii="Cambria Math" w:eastAsiaTheme="majorEastAsia" w:hAnsi="Cambria Math"/>
              </w:rPr>
              <m:t>α</m:t>
            </m:r>
          </m:sub>
          <m:sup>
            <m:r>
              <w:rPr>
                <w:rStyle w:val="mord"/>
                <w:rFonts w:ascii="Cambria Math" w:eastAsiaTheme="majorEastAsia" w:hAnsi="Cambria Math"/>
              </w:rPr>
              <m:t>2</m:t>
            </m:r>
          </m:sup>
        </m:sSubSup>
        <m:r>
          <m:rPr>
            <m:sty m:val="p"/>
          </m:rPr>
          <w:rPr>
            <w:rStyle w:val="vlist-s"/>
            <w:rFonts w:ascii="Cambria Math" w:hAnsi="Cambria Math"/>
          </w:rPr>
          <m:t>​</m:t>
        </m:r>
      </m:oMath>
      <w:r>
        <w:rPr>
          <w:rStyle w:val="vlist-s"/>
          <w:rFonts w:ascii="Arial" w:hAnsi="Arial" w:cs="Arial"/>
        </w:rPr>
        <w:t xml:space="preserve"> such that </w:t>
      </w:r>
      <m:oMath>
        <m:sSub>
          <m:sSubPr>
            <m:ctrlPr>
              <w:rPr>
                <w:rStyle w:val="vlist-s"/>
                <w:rFonts w:ascii="Cambria Math" w:hAnsi="Cambria Math" w:cs="Arial"/>
                <w:i/>
              </w:rPr>
            </m:ctrlPr>
          </m:sSubPr>
          <m:e>
            <m:r>
              <w:rPr>
                <w:rStyle w:val="vlist-s"/>
                <w:rFonts w:ascii="Cambria Math" w:hAnsi="Cambria Math" w:cs="Arial"/>
              </w:rPr>
              <m:t>f</m:t>
            </m:r>
          </m:e>
          <m:sub>
            <m:r>
              <w:rPr>
                <w:rStyle w:val="vlist-s"/>
                <w:rFonts w:ascii="Cambria Math" w:hAnsi="Cambria Math" w:cs="Arial"/>
              </w:rPr>
              <m:t>μ,</m:t>
            </m:r>
            <m:sSup>
              <m:sSupPr>
                <m:ctrlPr>
                  <w:rPr>
                    <w:rStyle w:val="vlist-s"/>
                    <w:rFonts w:ascii="Cambria Math" w:hAnsi="Cambria Math" w:cs="Arial"/>
                    <w:i/>
                  </w:rPr>
                </m:ctrlPr>
              </m:sSupPr>
              <m:e>
                <m:r>
                  <w:rPr>
                    <w:rStyle w:val="vlist-s"/>
                    <w:rFonts w:ascii="Cambria Math" w:hAnsi="Cambria Math" w:cs="Arial"/>
                  </w:rPr>
                  <m:t>σ</m:t>
                </m:r>
              </m:e>
              <m:sup>
                <m:r>
                  <w:rPr>
                    <w:rStyle w:val="vlist-s"/>
                    <w:rFonts w:ascii="Cambria Math" w:hAnsi="Cambria Math" w:cs="Arial"/>
                  </w:rPr>
                  <m:t>2</m:t>
                </m:r>
              </m:sup>
            </m:sSup>
          </m:sub>
        </m:sSub>
        <m:r>
          <w:rPr>
            <w:rStyle w:val="vlist-s"/>
            <w:rFonts w:ascii="Cambria Math" w:hAnsi="Cambria Math" w:cs="Arial"/>
          </w:rPr>
          <m:t>(x)≥τ</m:t>
        </m:r>
      </m:oMath>
      <w:r>
        <w:rPr>
          <w:rStyle w:val="vlist-s"/>
          <w:rFonts w:ascii="Arial" w:hAnsi="Arial" w:cs="Arial"/>
        </w:rPr>
        <w:t>.</w:t>
      </w:r>
    </w:p>
    <w:p w14:paraId="2C7B66B7" w14:textId="77777777" w:rsidR="008D1943" w:rsidRDefault="008D1943" w:rsidP="008D1943">
      <w:pPr>
        <w:pStyle w:val="NormalWeb"/>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 xml:space="preserve">Then the membership function for </w:t>
      </w:r>
      <m:oMath>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X</m:t>
            </m:r>
          </m:e>
        </m:acc>
      </m:oMath>
      <w:r w:rsidRPr="00267FC5">
        <w:rPr>
          <w:rFonts w:ascii="Arial" w:hAnsi="Arial" w:cs="Arial"/>
          <w:color w:val="333333"/>
          <w:shd w:val="clear" w:color="auto" w:fill="FFFFFF"/>
        </w:rPr>
        <w:t xml:space="preserve"> is</w:t>
      </w:r>
      <w:r>
        <w:rPr>
          <w:rFonts w:ascii="Arial" w:hAnsi="Arial" w:cs="Arial"/>
          <w:color w:val="333333"/>
          <w:shd w:val="clear" w:color="auto" w:fill="FFFFFF"/>
        </w:rPr>
        <w:t>:</w:t>
      </w:r>
    </w:p>
    <w:p w14:paraId="1520445D" w14:textId="77777777" w:rsidR="008D1943" w:rsidRPr="00267FC5" w:rsidRDefault="00000000" w:rsidP="008D1943">
      <w:pPr>
        <w:pStyle w:val="NormalWeb"/>
        <w:spacing w:line="360" w:lineRule="auto"/>
        <w:jc w:val="center"/>
        <w:rPr>
          <w:rFonts w:ascii="Arial" w:hAnsi="Arial" w:cs="Arial"/>
        </w:rPr>
      </w:pPr>
      <m:oMathPara>
        <m:oMath>
          <m:sSub>
            <m:sSubPr>
              <m:ctrlPr>
                <w:rPr>
                  <w:rStyle w:val="mord"/>
                  <w:rFonts w:ascii="Cambria Math" w:eastAsiaTheme="majorEastAsia" w:hAnsi="Cambria Math"/>
                  <w:highlight w:val="green"/>
                </w:rPr>
              </m:ctrlPr>
            </m:sSubPr>
            <m:e>
              <m:r>
                <m:rPr>
                  <m:sty m:val="p"/>
                </m:rPr>
                <w:rPr>
                  <w:rStyle w:val="mord"/>
                  <w:rFonts w:ascii="Cambria Math" w:eastAsiaTheme="majorEastAsia" w:hAnsi="Cambria Math"/>
                  <w:highlight w:val="green"/>
                </w:rPr>
                <m:t>μ</m:t>
              </m:r>
            </m:e>
            <m:sub>
              <m:acc>
                <m:accPr>
                  <m:chr m:val="̃"/>
                  <m:ctrlPr>
                    <w:rPr>
                      <w:rStyle w:val="mord"/>
                      <w:rFonts w:ascii="Cambria Math" w:eastAsiaTheme="majorEastAsia" w:hAnsi="Cambria Math"/>
                      <w:i/>
                      <w:highlight w:val="green"/>
                    </w:rPr>
                  </m:ctrlPr>
                </m:accPr>
                <m:e>
                  <m:r>
                    <w:rPr>
                      <w:rStyle w:val="mord"/>
                      <w:rFonts w:ascii="Cambria Math" w:eastAsiaTheme="majorEastAsia" w:hAnsi="Cambria Math"/>
                      <w:highlight w:val="green"/>
                    </w:rPr>
                    <m:t>X</m:t>
                  </m:r>
                </m:e>
              </m:acc>
            </m:sub>
          </m:sSub>
          <m:r>
            <m:rPr>
              <m:sty m:val="p"/>
            </m:rPr>
            <w:rPr>
              <w:rStyle w:val="vlist-s"/>
              <w:rFonts w:ascii="Cambria Math" w:eastAsiaTheme="majorEastAsia" w:hAnsi="Cambria Math"/>
              <w:highlight w:val="green"/>
            </w:rPr>
            <m:t>​</m:t>
          </m:r>
          <m:r>
            <m:rPr>
              <m:sty m:val="p"/>
            </m:rPr>
            <w:rPr>
              <w:rStyle w:val="mopen"/>
              <w:rFonts w:ascii="Cambria Math" w:eastAsiaTheme="majorEastAsia" w:hAnsi="Cambria Math"/>
              <w:highlight w:val="green"/>
            </w:rPr>
            <m:t>(</m:t>
          </m:r>
          <m:r>
            <m:rPr>
              <m:sty m:val="p"/>
            </m:rPr>
            <w:rPr>
              <w:rStyle w:val="mord"/>
              <w:rFonts w:ascii="Cambria Math" w:eastAsiaTheme="majorEastAsia" w:hAnsi="Cambria Math"/>
              <w:highlight w:val="green"/>
            </w:rPr>
            <m:t>x</m:t>
          </m:r>
          <m:r>
            <m:rPr>
              <m:sty m:val="p"/>
            </m:rPr>
            <w:rPr>
              <w:rStyle w:val="mclose"/>
              <w:rFonts w:ascii="Cambria Math" w:eastAsiaTheme="majorEastAsia" w:hAnsi="Cambria Math"/>
              <w:highlight w:val="green"/>
            </w:rPr>
            <m:t>)</m:t>
          </m:r>
          <m:r>
            <m:rPr>
              <m:sty m:val="p"/>
            </m:rPr>
            <w:rPr>
              <w:rStyle w:val="mrel"/>
              <w:rFonts w:ascii="Cambria Math" w:hAnsi="Cambria Math"/>
              <w:highlight w:val="green"/>
            </w:rPr>
            <m:t>=</m:t>
          </m:r>
          <m:r>
            <m:rPr>
              <m:sty m:val="p"/>
            </m:rPr>
            <w:rPr>
              <w:rStyle w:val="mop"/>
              <w:rFonts w:ascii="Cambria Math" w:hAnsi="Cambria Math"/>
              <w:highlight w:val="green"/>
            </w:rPr>
            <m:t>sup</m:t>
          </m:r>
          <m:d>
            <m:dPr>
              <m:begChr m:val="{"/>
              <m:endChr m:val="}"/>
              <m:ctrlPr>
                <w:rPr>
                  <w:rStyle w:val="delimsizing"/>
                  <w:rFonts w:ascii="Cambria Math" w:hAnsi="Cambria Math"/>
                  <w:highlight w:val="green"/>
                </w:rPr>
              </m:ctrlPr>
            </m:dPr>
            <m:e>
              <m:r>
                <m:rPr>
                  <m:sty m:val="p"/>
                </m:rPr>
                <w:rPr>
                  <w:rStyle w:val="mord"/>
                  <w:rFonts w:ascii="Cambria Math" w:eastAsiaTheme="majorEastAsia" w:hAnsi="Cambria Math"/>
                  <w:highlight w:val="green"/>
                </w:rPr>
                <m:t>α</m:t>
              </m:r>
              <m:r>
                <m:rPr>
                  <m:sty m:val="p"/>
                </m:rPr>
                <w:rPr>
                  <w:rStyle w:val="mrel"/>
                  <w:rFonts w:ascii="Cambria Math" w:hAnsi="Cambria Math" w:cs="Cambria Math"/>
                  <w:highlight w:val="green"/>
                </w:rPr>
                <m:t>∈</m:t>
              </m:r>
              <m:d>
                <m:dPr>
                  <m:endChr m:val="]"/>
                  <m:ctrlPr>
                    <w:rPr>
                      <w:rStyle w:val="mopen"/>
                      <w:rFonts w:ascii="Cambria Math" w:eastAsiaTheme="majorEastAsia" w:hAnsi="Cambria Math"/>
                      <w:highlight w:val="green"/>
                    </w:rPr>
                  </m:ctrlPr>
                </m:dPr>
                <m:e>
                  <m:r>
                    <m:rPr>
                      <m:sty m:val="p"/>
                    </m:rPr>
                    <w:rPr>
                      <w:rStyle w:val="mord"/>
                      <w:rFonts w:ascii="Cambria Math" w:eastAsiaTheme="majorEastAsia" w:hAnsi="Cambria Math"/>
                      <w:highlight w:val="green"/>
                    </w:rPr>
                    <m:t>0</m:t>
                  </m:r>
                  <m:r>
                    <m:rPr>
                      <m:sty m:val="p"/>
                    </m:rPr>
                    <w:rPr>
                      <w:rStyle w:val="mpunct"/>
                      <w:rFonts w:ascii="Cambria Math" w:hAnsi="Cambria Math"/>
                      <w:highlight w:val="green"/>
                    </w:rPr>
                    <m:t>,</m:t>
                  </m:r>
                  <m:r>
                    <m:rPr>
                      <m:sty m:val="p"/>
                    </m:rPr>
                    <w:rPr>
                      <w:rStyle w:val="mord"/>
                      <w:rFonts w:ascii="Cambria Math" w:eastAsiaTheme="majorEastAsia" w:hAnsi="Cambria Math"/>
                      <w:highlight w:val="green"/>
                    </w:rPr>
                    <m:t>1</m:t>
                  </m:r>
                  <m:ctrlPr>
                    <w:rPr>
                      <w:rStyle w:val="mclose"/>
                      <w:rFonts w:ascii="Cambria Math" w:eastAsiaTheme="majorEastAsia" w:hAnsi="Cambria Math"/>
                      <w:highlight w:val="green"/>
                    </w:rPr>
                  </m:ctrlPr>
                </m:e>
              </m:d>
              <m:r>
                <m:rPr>
                  <m:sty m:val="p"/>
                </m:rPr>
                <w:rPr>
                  <w:rStyle w:val="mrel"/>
                  <w:rFonts w:ascii="Cambria Math" w:hAnsi="Cambria Math"/>
                  <w:highlight w:val="green"/>
                </w:rPr>
                <m:t xml:space="preserve">: </m:t>
              </m:r>
              <m:r>
                <w:rPr>
                  <w:rStyle w:val="mord"/>
                  <w:rFonts w:ascii="Cambria Math" w:eastAsiaTheme="majorEastAsia" w:hAnsi="Cambria Math" w:cs="Cambria Math"/>
                  <w:highlight w:val="green"/>
                </w:rPr>
                <m:t>∃</m:t>
              </m:r>
              <m:d>
                <m:dPr>
                  <m:ctrlPr>
                    <w:rPr>
                      <w:rStyle w:val="mopen"/>
                      <w:rFonts w:ascii="Cambria Math" w:eastAsiaTheme="majorEastAsia" w:hAnsi="Cambria Math"/>
                      <w:i/>
                      <w:iCs/>
                      <w:highlight w:val="green"/>
                    </w:rPr>
                  </m:ctrlPr>
                </m:dPr>
                <m:e>
                  <m:r>
                    <w:rPr>
                      <w:rStyle w:val="mord"/>
                      <w:rFonts w:ascii="Cambria Math" w:eastAsiaTheme="majorEastAsia" w:hAnsi="Cambria Math"/>
                      <w:highlight w:val="green"/>
                    </w:rPr>
                    <m:t>μ</m:t>
                  </m:r>
                  <m:r>
                    <w:rPr>
                      <w:rStyle w:val="mpunct"/>
                      <w:rFonts w:ascii="Cambria Math" w:eastAsiaTheme="majorEastAsia" w:hAnsi="Cambria Math"/>
                      <w:highlight w:val="green"/>
                    </w:rPr>
                    <m:t>,</m:t>
                  </m:r>
                  <m:sSup>
                    <m:sSupPr>
                      <m:ctrlPr>
                        <w:rPr>
                          <w:rStyle w:val="mord"/>
                          <w:rFonts w:ascii="Cambria Math" w:eastAsiaTheme="majorEastAsia" w:hAnsi="Cambria Math"/>
                          <w:i/>
                          <w:iCs/>
                          <w:highlight w:val="green"/>
                        </w:rPr>
                      </m:ctrlPr>
                    </m:sSupPr>
                    <m:e>
                      <m:r>
                        <w:rPr>
                          <w:rStyle w:val="mord"/>
                          <w:rFonts w:ascii="Cambria Math" w:eastAsiaTheme="majorEastAsia" w:hAnsi="Cambria Math"/>
                          <w:highlight w:val="green"/>
                        </w:rPr>
                        <m:t>σ</m:t>
                      </m:r>
                    </m:e>
                    <m:sup>
                      <m:r>
                        <w:rPr>
                          <w:rStyle w:val="mord"/>
                          <w:rFonts w:ascii="Cambria Math" w:eastAsiaTheme="majorEastAsia" w:hAnsi="Cambria Math"/>
                          <w:highlight w:val="green"/>
                        </w:rPr>
                        <m:t>2</m:t>
                      </m:r>
                    </m:sup>
                  </m:sSup>
                  <m:ctrlPr>
                    <w:rPr>
                      <w:rStyle w:val="mclose"/>
                      <w:rFonts w:ascii="Cambria Math" w:eastAsiaTheme="majorEastAsia" w:hAnsi="Cambria Math"/>
                      <w:i/>
                      <w:iCs/>
                      <w:highlight w:val="green"/>
                    </w:rPr>
                  </m:ctrlPr>
                </m:e>
              </m:d>
              <m:r>
                <w:rPr>
                  <w:rStyle w:val="mrel"/>
                  <w:rFonts w:ascii="Cambria Math" w:hAnsi="Cambria Math" w:cs="Cambria Math"/>
                  <w:highlight w:val="green"/>
                </w:rPr>
                <m:t>∈</m:t>
              </m:r>
              <m:sSub>
                <m:sSubPr>
                  <m:ctrlPr>
                    <w:rPr>
                      <w:rStyle w:val="mord"/>
                      <w:rFonts w:ascii="Cambria Math" w:eastAsiaTheme="majorEastAsia" w:hAnsi="Cambria Math"/>
                      <w:i/>
                      <w:iCs/>
                      <w:highlight w:val="green"/>
                    </w:rPr>
                  </m:ctrlPr>
                </m:sSubPr>
                <m:e>
                  <m:r>
                    <w:rPr>
                      <w:rStyle w:val="mord"/>
                      <w:rFonts w:ascii="Cambria Math" w:eastAsiaTheme="majorEastAsia" w:hAnsi="Cambria Math"/>
                      <w:highlight w:val="green"/>
                    </w:rPr>
                    <m:t>μ</m:t>
                  </m:r>
                </m:e>
                <m:sub>
                  <m:r>
                    <w:rPr>
                      <w:rStyle w:val="mord"/>
                      <w:rFonts w:ascii="Cambria Math" w:eastAsiaTheme="majorEastAsia" w:hAnsi="Cambria Math"/>
                      <w:highlight w:val="green"/>
                    </w:rPr>
                    <m:t>α</m:t>
                  </m:r>
                </m:sub>
              </m:sSub>
              <m:r>
                <w:rPr>
                  <w:rStyle w:val="vlist-s"/>
                  <w:rFonts w:ascii="Cambria Math" w:hAnsi="Cambria Math"/>
                  <w:highlight w:val="green"/>
                </w:rPr>
                <m:t>​</m:t>
              </m:r>
              <m:r>
                <w:rPr>
                  <w:rStyle w:val="mbin"/>
                  <w:rFonts w:ascii="Cambria Math" w:hAnsi="Cambria Math"/>
                  <w:highlight w:val="green"/>
                </w:rPr>
                <m:t>×</m:t>
              </m:r>
              <m:sSubSup>
                <m:sSubSupPr>
                  <m:ctrlPr>
                    <w:rPr>
                      <w:rStyle w:val="mord"/>
                      <w:rFonts w:ascii="Cambria Math" w:eastAsiaTheme="majorEastAsia" w:hAnsi="Cambria Math"/>
                      <w:i/>
                      <w:iCs/>
                      <w:highlight w:val="green"/>
                    </w:rPr>
                  </m:ctrlPr>
                </m:sSubSupPr>
                <m:e>
                  <m:r>
                    <w:rPr>
                      <w:rStyle w:val="mord"/>
                      <w:rFonts w:ascii="Cambria Math" w:eastAsiaTheme="majorEastAsia" w:hAnsi="Cambria Math"/>
                      <w:highlight w:val="green"/>
                    </w:rPr>
                    <m:t>σ</m:t>
                  </m:r>
                </m:e>
                <m:sub>
                  <m:r>
                    <w:rPr>
                      <w:rStyle w:val="mord"/>
                      <w:rFonts w:ascii="Cambria Math" w:eastAsiaTheme="majorEastAsia" w:hAnsi="Cambria Math"/>
                      <w:highlight w:val="green"/>
                    </w:rPr>
                    <m:t>α</m:t>
                  </m:r>
                </m:sub>
                <m:sup>
                  <m:r>
                    <w:rPr>
                      <w:rStyle w:val="mord"/>
                      <w:rFonts w:ascii="Cambria Math" w:eastAsiaTheme="majorEastAsia" w:hAnsi="Cambria Math"/>
                      <w:highlight w:val="green"/>
                    </w:rPr>
                    <m:t>2</m:t>
                  </m:r>
                </m:sup>
              </m:sSubSup>
              <m:r>
                <m:rPr>
                  <m:sty m:val="p"/>
                </m:rPr>
                <w:rPr>
                  <w:rStyle w:val="mord"/>
                  <w:rFonts w:ascii="Cambria Math" w:eastAsiaTheme="majorEastAsia" w:hAnsi="Cambria Math"/>
                  <w:highlight w:val="green"/>
                </w:rPr>
                <m:t xml:space="preserve"> s.t. </m:t>
              </m:r>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ψ</m:t>
                  </m:r>
                </m:e>
                <m:sub>
                  <m:r>
                    <w:rPr>
                      <w:rFonts w:ascii="Cambria Math" w:hAnsi="Cambria Math" w:cs="Arial"/>
                      <w:color w:val="333333"/>
                      <w:highlight w:val="green"/>
                      <w:shd w:val="clear" w:color="auto" w:fill="FFFFFF"/>
                    </w:rPr>
                    <m:t>x</m:t>
                  </m:r>
                </m:sub>
              </m:sSub>
              <m:r>
                <m:rPr>
                  <m:sty m:val="p"/>
                </m:rPr>
                <w:rPr>
                  <w:rStyle w:val="mord"/>
                  <w:rFonts w:ascii="Cambria Math" w:eastAsiaTheme="majorEastAsia" w:hAnsi="Cambria Math"/>
                  <w:highlight w:val="green"/>
                </w:rPr>
                <m:t xml:space="preserve"> </m:t>
              </m:r>
              <m:d>
                <m:dPr>
                  <m:ctrlPr>
                    <w:rPr>
                      <w:rStyle w:val="mord"/>
                      <w:rFonts w:ascii="Cambria Math" w:eastAsiaTheme="majorEastAsia" w:hAnsi="Cambria Math"/>
                      <w:highlight w:val="green"/>
                    </w:rPr>
                  </m:ctrlPr>
                </m:dPr>
                <m:e>
                  <m:r>
                    <m:rPr>
                      <m:sty m:val="p"/>
                    </m:rPr>
                    <w:rPr>
                      <w:rStyle w:val="mord"/>
                      <w:rFonts w:ascii="Cambria Math" w:eastAsiaTheme="majorEastAsia" w:hAnsi="Cambria Math"/>
                      <w:highlight w:val="green"/>
                    </w:rPr>
                    <m:t>μ, σ</m:t>
                  </m:r>
                </m:e>
              </m:d>
              <m:r>
                <m:rPr>
                  <m:sty m:val="p"/>
                </m:rPr>
                <w:rPr>
                  <w:rStyle w:val="mord"/>
                  <w:rFonts w:ascii="Cambria Math" w:eastAsiaTheme="majorEastAsia" w:hAnsi="Cambria Math"/>
                  <w:highlight w:val="green"/>
                </w:rPr>
                <m:t>≥α and x</m:t>
              </m:r>
              <m:r>
                <m:rPr>
                  <m:sty m:val="p"/>
                </m:rPr>
                <w:rPr>
                  <w:rStyle w:val="mrel"/>
                  <w:rFonts w:ascii="Cambria Math" w:hAnsi="Cambria Math" w:cs="Cambria Math"/>
                  <w:highlight w:val="green"/>
                </w:rPr>
                <m:t>∈</m:t>
              </m:r>
              <m:acc>
                <m:accPr>
                  <m:chr m:val="̃"/>
                  <m:ctrlPr>
                    <w:rPr>
                      <w:rStyle w:val="mord"/>
                      <w:rFonts w:ascii="Cambria Math" w:eastAsiaTheme="majorEastAsia" w:hAnsi="Cambria Math"/>
                      <w:highlight w:val="green"/>
                    </w:rPr>
                  </m:ctrlPr>
                </m:accPr>
                <m:e>
                  <m:sSup>
                    <m:sSupPr>
                      <m:ctrlPr>
                        <w:rPr>
                          <w:rStyle w:val="mord"/>
                          <w:rFonts w:ascii="Cambria Math" w:eastAsiaTheme="majorEastAsia" w:hAnsi="Cambria Math"/>
                          <w:highlight w:val="green"/>
                        </w:rPr>
                      </m:ctrlPr>
                    </m:sSupPr>
                    <m:e>
                      <m:r>
                        <m:rPr>
                          <m:sty m:val="p"/>
                        </m:rPr>
                        <w:rPr>
                          <w:rStyle w:val="mord"/>
                          <w:rFonts w:ascii="Cambria Math" w:eastAsiaTheme="majorEastAsia" w:hAnsi="Cambria Math"/>
                          <w:highlight w:val="green"/>
                        </w:rPr>
                        <m:t>X</m:t>
                      </m:r>
                    </m:e>
                    <m:sup>
                      <m:r>
                        <w:rPr>
                          <w:rStyle w:val="mord"/>
                          <w:rFonts w:ascii="Cambria Math" w:eastAsiaTheme="majorEastAsia" w:hAnsi="Cambria Math"/>
                          <w:highlight w:val="green"/>
                        </w:rPr>
                        <m:t>α</m:t>
                      </m:r>
                    </m:sup>
                  </m:sSup>
                </m:e>
              </m:acc>
            </m:e>
          </m:d>
        </m:oMath>
      </m:oMathPara>
    </w:p>
    <w:p w14:paraId="11EB5B03" w14:textId="77777777" w:rsidR="008D1943" w:rsidRPr="00267FC5" w:rsidRDefault="008D1943" w:rsidP="008D1943">
      <w:pPr>
        <w:pStyle w:val="NormalWeb"/>
        <w:spacing w:line="360" w:lineRule="auto"/>
        <w:jc w:val="both"/>
        <w:rPr>
          <w:rFonts w:ascii="Arial" w:hAnsi="Arial" w:cs="Arial"/>
          <w:color w:val="333333"/>
          <w:shd w:val="clear" w:color="auto" w:fill="FFFFFF"/>
        </w:rPr>
      </w:pPr>
      <w:r w:rsidRPr="00267FC5">
        <w:rPr>
          <w:rFonts w:ascii="Arial" w:hAnsi="Arial" w:cs="Arial"/>
          <w:color w:val="333333"/>
          <w:shd w:val="clear" w:color="auto" w:fill="FFFFFF"/>
        </w:rPr>
        <w:t xml:space="preserve">We call </w:t>
      </w:r>
      <m:oMath>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X</m:t>
            </m:r>
          </m:e>
        </m:acc>
      </m:oMath>
      <w:r w:rsidRPr="000C1184">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a fuzzy normal variable under threshold </w:t>
      </w:r>
      <w:r>
        <w:rPr>
          <w:rFonts w:ascii="Cambria Math" w:hAnsi="Cambria Math" w:cs="Arial"/>
          <w:color w:val="333333"/>
          <w:shd w:val="clear" w:color="auto" w:fill="FFFFFF"/>
        </w:rPr>
        <w:t>𝜏</w:t>
      </w:r>
      <w:r w:rsidRPr="00267FC5">
        <w:rPr>
          <w:rFonts w:ascii="Arial" w:hAnsi="Arial" w:cs="Arial"/>
          <w:color w:val="333333"/>
          <w:shd w:val="clear" w:color="auto" w:fill="FFFFFF"/>
        </w:rPr>
        <w:t>.</w:t>
      </w:r>
    </w:p>
    <w:p w14:paraId="0D0F308C" w14:textId="77777777" w:rsidR="008D1943" w:rsidRDefault="008D1943" w:rsidP="008D1943">
      <w:pPr>
        <w:pStyle w:val="NormalWeb"/>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 xml:space="preserve">This aggregator is one of many possible. </w:t>
      </w:r>
      <w:r>
        <w:rPr>
          <w:rFonts w:ascii="Arial" w:hAnsi="Arial" w:cs="Arial"/>
          <w:color w:val="333333"/>
          <w:shd w:val="clear" w:color="auto" w:fill="FFFFFF"/>
        </w:rPr>
        <w:t>N</w:t>
      </w:r>
      <w:r w:rsidRPr="00267FC5">
        <w:rPr>
          <w:rFonts w:ascii="Arial" w:hAnsi="Arial" w:cs="Arial"/>
          <w:color w:val="333333"/>
          <w:shd w:val="clear" w:color="auto" w:fill="FFFFFF"/>
        </w:rPr>
        <w:t xml:space="preserve">ow </w:t>
      </w:r>
      <w:r>
        <w:rPr>
          <w:rFonts w:ascii="Arial" w:hAnsi="Arial" w:cs="Arial"/>
          <w:color w:val="333333"/>
          <w:shd w:val="clear" w:color="auto" w:fill="FFFFFF"/>
        </w:rPr>
        <w:t>we</w:t>
      </w:r>
      <w:r w:rsidRPr="00267FC5">
        <w:rPr>
          <w:rFonts w:ascii="Arial" w:hAnsi="Arial" w:cs="Arial"/>
          <w:color w:val="333333"/>
          <w:shd w:val="clear" w:color="auto" w:fill="FFFFFF"/>
        </w:rPr>
        <w:t xml:space="preserve"> have a robust approach</w:t>
      </w:r>
      <w:r>
        <w:rPr>
          <w:rFonts w:ascii="Arial" w:hAnsi="Arial" w:cs="Arial"/>
          <w:color w:val="333333"/>
          <w:shd w:val="clear" w:color="auto" w:fill="FFFFFF"/>
        </w:rPr>
        <w:t xml:space="preserve"> that</w:t>
      </w:r>
      <w:r w:rsidRPr="00267FC5">
        <w:rPr>
          <w:rFonts w:ascii="Arial" w:hAnsi="Arial" w:cs="Arial"/>
          <w:color w:val="333333"/>
          <w:shd w:val="clear" w:color="auto" w:fill="FFFFFF"/>
        </w:rPr>
        <w:t xml:space="preserve"> merges fuzzy</w:t>
      </w:r>
      <w:r>
        <w:rPr>
          <w:rFonts w:ascii="Arial" w:hAnsi="Arial" w:cs="Arial"/>
          <w:color w:val="333333"/>
          <w:shd w:val="clear" w:color="auto" w:fill="FFFFFF"/>
        </w:rPr>
        <w:t xml:space="preserve">  </w:t>
      </w:r>
      <m:oMath>
        <m:acc>
          <m:accPr>
            <m:chr m:val="̃"/>
            <m:ctrlPr>
              <w:rPr>
                <w:rFonts w:ascii="Cambria Math" w:hAnsi="Cambria Math" w:cs="Arial"/>
                <w:i/>
                <w:color w:val="333333"/>
                <w:sz w:val="28"/>
                <w:szCs w:val="28"/>
                <w:shd w:val="clear" w:color="auto" w:fill="FFFFFF"/>
              </w:rPr>
            </m:ctrlPr>
          </m:accPr>
          <m:e>
            <m:r>
              <w:rPr>
                <w:rFonts w:ascii="Cambria Math" w:hAnsi="Cambria Math" w:cs="Arial"/>
                <w:color w:val="333333"/>
                <w:sz w:val="28"/>
                <w:szCs w:val="28"/>
                <w:shd w:val="clear" w:color="auto" w:fill="FFFFFF"/>
              </w:rPr>
              <m:t>μ</m:t>
            </m:r>
          </m:e>
        </m:acc>
      </m:oMath>
      <w:r>
        <w:rPr>
          <w:rFonts w:ascii="Arial" w:hAnsi="Arial" w:cs="Arial"/>
          <w:color w:val="333333"/>
          <w:shd w:val="clear" w:color="auto" w:fill="FFFFFF"/>
        </w:rPr>
        <w:t xml:space="preserve"> and </w:t>
      </w:r>
      <m:oMath>
        <m:acc>
          <m:accPr>
            <m:chr m:val="̃"/>
            <m:ctrlPr>
              <w:rPr>
                <w:rFonts w:ascii="Cambria Math" w:hAnsi="Cambria Math" w:cs="Arial"/>
                <w:i/>
                <w:color w:val="333333"/>
                <w:sz w:val="28"/>
                <w:szCs w:val="28"/>
                <w:shd w:val="clear" w:color="auto" w:fill="FFFFFF"/>
              </w:rPr>
            </m:ctrlPr>
          </m:accPr>
          <m:e>
            <m:sSup>
              <m:sSupPr>
                <m:ctrlPr>
                  <w:rPr>
                    <w:rFonts w:ascii="Cambria Math" w:hAnsi="Cambria Math" w:cs="Arial"/>
                    <w:i/>
                    <w:color w:val="333333"/>
                    <w:sz w:val="28"/>
                    <w:szCs w:val="28"/>
                    <w:shd w:val="clear" w:color="auto" w:fill="FFFFFF"/>
                  </w:rPr>
                </m:ctrlPr>
              </m:sSupPr>
              <m:e>
                <m:r>
                  <w:rPr>
                    <w:rFonts w:ascii="Cambria Math" w:hAnsi="Cambria Math" w:cs="Arial"/>
                    <w:color w:val="333333"/>
                    <w:sz w:val="28"/>
                    <w:szCs w:val="28"/>
                    <w:shd w:val="clear" w:color="auto" w:fill="FFFFFF"/>
                  </w:rPr>
                  <m:t>σ</m:t>
                </m:r>
              </m:e>
              <m:sup>
                <m:r>
                  <w:rPr>
                    <w:rFonts w:ascii="Cambria Math" w:hAnsi="Cambria Math" w:cs="Arial"/>
                    <w:color w:val="333333"/>
                    <w:sz w:val="28"/>
                    <w:szCs w:val="28"/>
                    <w:shd w:val="clear" w:color="auto" w:fill="FFFFFF"/>
                  </w:rPr>
                  <m:t>2</m:t>
                </m:r>
              </m:sup>
            </m:sSup>
          </m:e>
        </m:acc>
      </m:oMath>
      <w:r w:rsidRPr="00267FC5">
        <w:rPr>
          <w:rFonts w:ascii="Arial" w:hAnsi="Arial" w:cs="Arial"/>
          <w:color w:val="333333"/>
          <w:shd w:val="clear" w:color="auto" w:fill="FFFFFF"/>
        </w:rPr>
        <w:t xml:space="preserve"> into a single fuzzy set of real values </w:t>
      </w:r>
      <w:r w:rsidRPr="00267FC5">
        <w:rPr>
          <w:rFonts w:ascii="Arial" w:hAnsi="Arial" w:cs="Arial"/>
          <w:b/>
          <w:bCs/>
          <w:i/>
          <w:iCs/>
          <w:color w:val="333333"/>
          <w:shd w:val="clear" w:color="auto" w:fill="FFFFFF"/>
        </w:rPr>
        <w:t>x</w:t>
      </w:r>
      <w:r w:rsidRPr="00267FC5">
        <w:rPr>
          <w:rFonts w:ascii="Arial" w:hAnsi="Arial" w:cs="Arial"/>
          <w:color w:val="333333"/>
          <w:shd w:val="clear" w:color="auto" w:fill="FFFFFF"/>
        </w:rPr>
        <w:t>. It does so by checking the classical normal pdf at each α</w:t>
      </w:r>
      <w:r w:rsidRPr="000C1184">
        <w:rPr>
          <w:rFonts w:ascii="Arial" w:hAnsi="Arial" w:cs="Arial"/>
          <w:color w:val="333333"/>
          <w:shd w:val="clear" w:color="auto" w:fill="FFFFFF"/>
        </w:rPr>
        <w:t xml:space="preserve"> </w:t>
      </w:r>
      <w:r w:rsidRPr="00267FC5">
        <w:rPr>
          <w:rFonts w:ascii="Arial" w:hAnsi="Arial" w:cs="Arial"/>
          <w:color w:val="333333"/>
          <w:shd w:val="clear" w:color="auto" w:fill="FFFFFF"/>
        </w:rPr>
        <w:t>-cut and picking the sup</w:t>
      </w:r>
      <w:r>
        <w:rPr>
          <w:rFonts w:ascii="Arial" w:hAnsi="Arial" w:cs="Arial"/>
          <w:color w:val="333333"/>
          <w:shd w:val="clear" w:color="auto" w:fill="FFFFFF"/>
        </w:rPr>
        <w:t>remum</w:t>
      </w:r>
      <w:r w:rsidRPr="00267FC5">
        <w:rPr>
          <w:rFonts w:ascii="Arial" w:hAnsi="Arial" w:cs="Arial"/>
          <w:color w:val="333333"/>
          <w:shd w:val="clear" w:color="auto" w:fill="FFFFFF"/>
        </w:rPr>
        <w:t xml:space="preserve"> over α.</w:t>
      </w:r>
    </w:p>
    <w:p w14:paraId="1AC63604" w14:textId="77777777" w:rsidR="008D1943" w:rsidRDefault="008D1943" w:rsidP="008D1943">
      <w:pPr>
        <w:pStyle w:val="Heading4"/>
        <w:spacing w:line="360" w:lineRule="auto"/>
        <w:rPr>
          <w:shd w:val="clear" w:color="auto" w:fill="FFFFFF"/>
        </w:rPr>
      </w:pPr>
      <w:r>
        <w:rPr>
          <w:shd w:val="clear" w:color="auto" w:fill="FFFFFF"/>
        </w:rPr>
        <w:lastRenderedPageBreak/>
        <w:t>Fuzzy Martingale</w:t>
      </w:r>
    </w:p>
    <w:p w14:paraId="4112F20C" w14:textId="77777777" w:rsidR="008D1943" w:rsidRPr="007233C1" w:rsidRDefault="008D1943" w:rsidP="008D1943">
      <w:pPr>
        <w:spacing w:after="160" w:line="360" w:lineRule="auto"/>
        <w:ind w:firstLine="720"/>
        <w:jc w:val="both"/>
        <w:rPr>
          <w:rFonts w:ascii="Arial" w:hAnsi="Arial" w:cs="Arial"/>
          <w:color w:val="333333"/>
          <w:highlight w:val="green"/>
          <w:shd w:val="clear" w:color="auto" w:fill="FFFFFF"/>
        </w:rPr>
      </w:pPr>
      <w:r w:rsidRPr="007233C1">
        <w:rPr>
          <w:rFonts w:ascii="Arial" w:hAnsi="Arial" w:cs="Arial"/>
          <w:b/>
          <w:bCs/>
          <w:color w:val="333333"/>
          <w:highlight w:val="green"/>
          <w:shd w:val="clear" w:color="auto" w:fill="FFFFFF"/>
        </w:rPr>
        <w:t xml:space="preserve">Lemma </w:t>
      </w:r>
      <w:r>
        <w:rPr>
          <w:rFonts w:ascii="Arial" w:hAnsi="Arial" w:cs="Arial"/>
          <w:b/>
          <w:bCs/>
          <w:color w:val="333333"/>
          <w:highlight w:val="green"/>
          <w:shd w:val="clear" w:color="auto" w:fill="FFFFFF"/>
        </w:rPr>
        <w:t>2</w:t>
      </w:r>
      <w:r w:rsidRPr="007233C1">
        <w:rPr>
          <w:rFonts w:ascii="Arial" w:hAnsi="Arial" w:cs="Arial"/>
          <w:color w:val="333333"/>
          <w:highlight w:val="green"/>
          <w:shd w:val="clear" w:color="auto" w:fill="FFFFFF"/>
        </w:rPr>
        <w:t xml:space="preserve"> (BDG for Type-1 Fuzzy Martingales). Let </w:t>
      </w:r>
      <m:oMath>
        <m:acc>
          <m:accPr>
            <m:chr m:val="̃"/>
            <m:ctrlPr>
              <w:rPr>
                <w:rFonts w:ascii="Cambria Math" w:hAnsi="Cambria Math" w:cs="Arial"/>
                <w:i/>
                <w:color w:val="333333"/>
                <w:highlight w:val="green"/>
                <w:shd w:val="clear" w:color="auto" w:fill="FFFFFF"/>
              </w:rPr>
            </m:ctrlPr>
          </m:accPr>
          <m:e>
            <m:r>
              <w:rPr>
                <w:rFonts w:ascii="Cambria Math" w:hAnsi="Cambria Math" w:cs="Arial"/>
                <w:color w:val="333333"/>
                <w:highlight w:val="green"/>
                <w:shd w:val="clear" w:color="auto" w:fill="FFFFFF"/>
              </w:rPr>
              <m:t>M</m:t>
            </m:r>
          </m:e>
        </m:acc>
        <m:r>
          <w:rPr>
            <w:rFonts w:ascii="Cambria Math" w:hAnsi="Cambria Math" w:cs="Arial"/>
            <w:color w:val="333333"/>
            <w:highlight w:val="green"/>
            <w:shd w:val="clear" w:color="auto" w:fill="FFFFFF"/>
          </w:rPr>
          <m:t>=</m:t>
        </m:r>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M</m:t>
                </m:r>
              </m:e>
              <m: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α</m:t>
                    </m:r>
                  </m:e>
                </m:d>
              </m:sup>
            </m:sSup>
            <m:r>
              <w:rPr>
                <w:rFonts w:ascii="Cambria Math" w:hAnsi="Cambria Math" w:cs="Arial"/>
                <w:color w:val="333333"/>
                <w:highlight w:val="green"/>
                <w:shd w:val="clear" w:color="auto" w:fill="FFFFFF"/>
              </w:rPr>
              <m:t>}</m:t>
            </m:r>
          </m:e>
          <m:sub>
            <m:r>
              <w:rPr>
                <w:rFonts w:ascii="Cambria Math" w:hAnsi="Cambria Math" w:cs="Arial"/>
                <w:color w:val="333333"/>
                <w:highlight w:val="green"/>
                <w:shd w:val="clear" w:color="auto" w:fill="FFFFFF"/>
              </w:rPr>
              <m:t>αϵ(0,1]</m:t>
            </m:r>
          </m:sub>
        </m:sSub>
      </m:oMath>
      <w:r w:rsidRPr="007233C1">
        <w:rPr>
          <w:rFonts w:ascii="Arial" w:hAnsi="Arial" w:cs="Arial"/>
          <w:color w:val="333333"/>
          <w:highlight w:val="green"/>
          <w:shd w:val="clear" w:color="auto" w:fill="FFFFFF"/>
        </w:rPr>
        <w:t>be a Type-1 fuzzy process on a filtered probability space (Ω, F, (F</w:t>
      </w:r>
      <w:r w:rsidRPr="007233C1">
        <w:rPr>
          <w:rFonts w:ascii="Arial" w:hAnsi="Arial" w:cs="Arial"/>
          <w:color w:val="333333"/>
          <w:highlight w:val="green"/>
          <w:shd w:val="clear" w:color="auto" w:fill="FFFFFF"/>
          <w:vertAlign w:val="subscript"/>
        </w:rPr>
        <w:t>t</w:t>
      </w:r>
      <w:r w:rsidRPr="007233C1">
        <w:rPr>
          <w:rFonts w:ascii="Arial" w:hAnsi="Arial" w:cs="Arial"/>
          <w:color w:val="333333"/>
          <w:highlight w:val="green"/>
          <w:shd w:val="clear" w:color="auto" w:fill="FFFFFF"/>
        </w:rPr>
        <w:t>), P) such that, for each α, M</w:t>
      </w:r>
      <w:r w:rsidRPr="007233C1">
        <w:rPr>
          <w:rFonts w:ascii="Arial" w:hAnsi="Arial" w:cs="Arial"/>
          <w:color w:val="333333"/>
          <w:highlight w:val="green"/>
          <w:shd w:val="clear" w:color="auto" w:fill="FFFFFF"/>
          <w:vertAlign w:val="superscript"/>
        </w:rPr>
        <w:t>(α)</w:t>
      </w:r>
      <w:r w:rsidRPr="007233C1">
        <w:rPr>
          <w:rFonts w:ascii="Arial" w:hAnsi="Arial" w:cs="Arial"/>
          <w:color w:val="333333"/>
          <w:highlight w:val="green"/>
          <w:shd w:val="clear" w:color="auto" w:fill="FFFFFF"/>
        </w:rPr>
        <w:t xml:space="preserve"> is a continuous local martingale with quadratic variation </w:t>
      </w:r>
      <w:r w:rsidRPr="007233C1">
        <w:rPr>
          <w:rFonts w:ascii="Cambria Math" w:hAnsi="Cambria Math" w:cs="Cambria Math"/>
          <w:color w:val="333333"/>
          <w:highlight w:val="green"/>
          <w:shd w:val="clear" w:color="auto" w:fill="FFFFFF"/>
        </w:rPr>
        <w:t>⟨</w:t>
      </w:r>
      <w:r w:rsidRPr="007233C1">
        <w:rPr>
          <w:rFonts w:ascii="Arial" w:hAnsi="Arial" w:cs="Arial"/>
          <w:color w:val="333333"/>
          <w:highlight w:val="green"/>
          <w:shd w:val="clear" w:color="auto" w:fill="FFFFFF"/>
        </w:rPr>
        <w:t>M</w:t>
      </w:r>
      <w:r w:rsidRPr="007233C1">
        <w:rPr>
          <w:rFonts w:ascii="Arial" w:hAnsi="Arial" w:cs="Arial"/>
          <w:color w:val="333333"/>
          <w:highlight w:val="green"/>
          <w:shd w:val="clear" w:color="auto" w:fill="FFFFFF"/>
          <w:vertAlign w:val="superscript"/>
        </w:rPr>
        <w:t>(α)</w:t>
      </w:r>
      <w:r w:rsidRPr="007233C1">
        <w:rPr>
          <w:rFonts w:ascii="Cambria Math" w:hAnsi="Cambria Math" w:cs="Cambria Math"/>
          <w:color w:val="333333"/>
          <w:highlight w:val="green"/>
          <w:shd w:val="clear" w:color="auto" w:fill="FFFFFF"/>
        </w:rPr>
        <w:t>⟩</w:t>
      </w:r>
      <w:r w:rsidRPr="007233C1">
        <w:rPr>
          <w:rFonts w:ascii="Arial" w:hAnsi="Arial" w:cs="Arial"/>
          <w:color w:val="333333"/>
          <w:highlight w:val="green"/>
          <w:shd w:val="clear" w:color="auto" w:fill="FFFFFF"/>
        </w:rPr>
        <w:t>. Then for any p &gt; 0 there exists a constant C</w:t>
      </w:r>
      <w:r w:rsidRPr="007233C1">
        <w:rPr>
          <w:rFonts w:ascii="Arial" w:hAnsi="Arial" w:cs="Arial"/>
          <w:color w:val="333333"/>
          <w:highlight w:val="green"/>
          <w:shd w:val="clear" w:color="auto" w:fill="FFFFFF"/>
          <w:vertAlign w:val="subscript"/>
        </w:rPr>
        <w:t>p</w:t>
      </w:r>
      <w:r w:rsidRPr="007233C1">
        <w:rPr>
          <w:rFonts w:ascii="Arial" w:hAnsi="Arial" w:cs="Arial"/>
          <w:color w:val="333333"/>
          <w:highlight w:val="green"/>
          <w:shd w:val="clear" w:color="auto" w:fill="FFFFFF"/>
        </w:rPr>
        <w:t xml:space="preserve"> &lt; ∞, independent of α, such that</w:t>
      </w:r>
    </w:p>
    <w:p w14:paraId="0EDC91DA" w14:textId="77777777" w:rsidR="008D1943" w:rsidRDefault="00000000" w:rsidP="008D1943">
      <w:pPr>
        <w:spacing w:after="160" w:line="360" w:lineRule="auto"/>
        <w:ind w:firstLine="720"/>
        <w:jc w:val="center"/>
        <w:rPr>
          <w:rFonts w:ascii="Arial" w:hAnsi="Arial" w:cs="Arial"/>
          <w:color w:val="333333"/>
          <w:shd w:val="clear" w:color="auto" w:fill="FFFFFF"/>
        </w:rPr>
      </w:pPr>
      <m:oMathPara>
        <m:oMath>
          <m:func>
            <m:funcPr>
              <m:ctrlPr>
                <w:rPr>
                  <w:rFonts w:ascii="Cambria Math" w:hAnsi="Cambria Math" w:cs="Arial"/>
                  <w:i/>
                  <w:color w:val="333333"/>
                  <w:highlight w:val="green"/>
                  <w:shd w:val="clear" w:color="auto" w:fill="FFFFFF"/>
                </w:rPr>
              </m:ctrlPr>
            </m:funcPr>
            <m:fName>
              <m:sSub>
                <m:sSubPr>
                  <m:ctrlPr>
                    <w:rPr>
                      <w:rFonts w:ascii="Cambria Math" w:hAnsi="Cambria Math" w:cs="Arial"/>
                      <w:color w:val="333333"/>
                      <w:highlight w:val="green"/>
                      <w:shd w:val="clear" w:color="auto" w:fill="FFFFFF"/>
                    </w:rPr>
                  </m:ctrlPr>
                </m:sSubPr>
                <m:e>
                  <m:r>
                    <m:rPr>
                      <m:sty m:val="p"/>
                    </m:rPr>
                    <w:rPr>
                      <w:rFonts w:ascii="Cambria Math" w:hAnsi="Cambria Math" w:cs="Arial"/>
                      <w:color w:val="333333"/>
                      <w:highlight w:val="green"/>
                      <w:shd w:val="clear" w:color="auto" w:fill="FFFFFF"/>
                    </w:rPr>
                    <m:t>sup</m:t>
                  </m:r>
                </m:e>
                <m:sub>
                  <m:r>
                    <w:rPr>
                      <w:rFonts w:ascii="Cambria Math" w:hAnsi="Cambria Math" w:cs="Arial"/>
                      <w:color w:val="333333"/>
                      <w:highlight w:val="green"/>
                      <w:shd w:val="clear" w:color="auto" w:fill="FFFFFF"/>
                    </w:rPr>
                    <m:t>α∈(0,1]</m:t>
                  </m:r>
                </m:sub>
              </m:sSub>
            </m:fName>
            <m:e>
              <m:r>
                <w:rPr>
                  <w:rFonts w:ascii="Cambria Math" w:hAnsi="Cambria Math" w:cs="Arial"/>
                  <w:color w:val="333333"/>
                  <w:highlight w:val="green"/>
                  <w:shd w:val="clear" w:color="auto" w:fill="FFFFFF"/>
                </w:rPr>
                <m:t>E</m:t>
              </m:r>
              <m:d>
                <m:dPr>
                  <m:begChr m:val="["/>
                  <m:endChr m:val="]"/>
                  <m:ctrlPr>
                    <w:rPr>
                      <w:rFonts w:ascii="Cambria Math" w:hAnsi="Cambria Math" w:cs="Arial"/>
                      <w:i/>
                      <w:color w:val="333333"/>
                      <w:highlight w:val="green"/>
                      <w:shd w:val="clear" w:color="auto" w:fill="FFFFFF"/>
                    </w:rPr>
                  </m:ctrlPr>
                </m:dPr>
                <m:e>
                  <m:sSup>
                    <m:sSupPr>
                      <m:ctrlPr>
                        <w:rPr>
                          <w:rFonts w:ascii="Cambria Math" w:hAnsi="Cambria Math" w:cs="Arial"/>
                          <w:color w:val="333333"/>
                          <w:highlight w:val="green"/>
                          <w:shd w:val="clear" w:color="auto" w:fill="FFFFFF"/>
                        </w:rPr>
                      </m:ctrlPr>
                    </m:sSupPr>
                    <m:e>
                      <m:r>
                        <m:rPr>
                          <m:sty m:val="p"/>
                        </m:rPr>
                        <w:rPr>
                          <w:rFonts w:ascii="Cambria Math" w:hAnsi="Cambria Math" w:cs="Arial"/>
                          <w:color w:val="333333"/>
                          <w:highlight w:val="green"/>
                          <w:shd w:val="clear" w:color="auto" w:fill="FFFFFF"/>
                        </w:rPr>
                        <m:t>sup⁡</m:t>
                      </m:r>
                      <m:r>
                        <w:rPr>
                          <w:rFonts w:ascii="Cambria Math" w:hAnsi="Cambria Math" w:cs="Arial"/>
                          <w:color w:val="333333"/>
                          <w:highlight w:val="green"/>
                          <w:shd w:val="clear" w:color="auto" w:fill="FFFFFF"/>
                        </w:rPr>
                        <m:t>|</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M</m:t>
                          </m:r>
                        </m:e>
                        <m:sub>
                          <m:r>
                            <w:rPr>
                              <w:rFonts w:ascii="Cambria Math" w:hAnsi="Cambria Math" w:cs="Arial"/>
                              <w:color w:val="333333"/>
                              <w:highlight w:val="green"/>
                              <w:shd w:val="clear" w:color="auto" w:fill="FFFFFF"/>
                            </w:rPr>
                            <m:t>t</m:t>
                          </m:r>
                        </m:sub>
                        <m: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α</m:t>
                              </m:r>
                            </m:e>
                          </m:d>
                        </m:sup>
                      </m:sSubSup>
                      <m:r>
                        <w:rPr>
                          <w:rFonts w:ascii="Cambria Math" w:hAnsi="Cambria Math" w:cs="Arial"/>
                          <w:color w:val="333333"/>
                          <w:highlight w:val="green"/>
                          <w:shd w:val="clear" w:color="auto" w:fill="FFFFFF"/>
                        </w:rPr>
                        <m:t>|</m:t>
                      </m:r>
                    </m:e>
                    <m:sup>
                      <m:r>
                        <w:rPr>
                          <w:rFonts w:ascii="Cambria Math" w:hAnsi="Cambria Math" w:cs="Arial"/>
                          <w:color w:val="333333"/>
                          <w:highlight w:val="green"/>
                          <w:shd w:val="clear" w:color="auto" w:fill="FFFFFF"/>
                        </w:rPr>
                        <m:t>p</m:t>
                      </m:r>
                    </m:sup>
                  </m:sSup>
                </m:e>
              </m:d>
            </m:e>
          </m:func>
          <m:r>
            <m:rPr>
              <m:sty m:val="p"/>
            </m:rPr>
            <w:rPr>
              <w:rFonts w:ascii="Cambria Math" w:hAnsi="Cambria Math" w:cs="Arial"/>
              <w:color w:val="333333"/>
              <w:highlight w:val="green"/>
              <w:shd w:val="clear" w:color="auto" w:fill="FFFFFF"/>
            </w:rPr>
            <m:t xml:space="preserve">≤ </m:t>
          </m:r>
          <m:sSub>
            <m:sSubPr>
              <m:ctrlPr>
                <w:rPr>
                  <w:rFonts w:ascii="Cambria Math" w:hAnsi="Cambria Math" w:cs="Arial"/>
                  <w:color w:val="333333"/>
                  <w:highlight w:val="green"/>
                  <w:shd w:val="clear" w:color="auto" w:fill="FFFFFF"/>
                </w:rPr>
              </m:ctrlPr>
            </m:sSubPr>
            <m:e>
              <m:r>
                <w:rPr>
                  <w:rFonts w:ascii="Cambria Math" w:hAnsi="Cambria Math" w:cs="Arial"/>
                  <w:color w:val="333333"/>
                  <w:highlight w:val="green"/>
                  <w:shd w:val="clear" w:color="auto" w:fill="FFFFFF"/>
                </w:rPr>
                <m:t>C</m:t>
              </m:r>
            </m:e>
            <m:sub>
              <m:r>
                <w:rPr>
                  <w:rFonts w:ascii="Cambria Math" w:hAnsi="Cambria Math" w:cs="Arial"/>
                  <w:color w:val="333333"/>
                  <w:highlight w:val="green"/>
                  <w:shd w:val="clear" w:color="auto" w:fill="FFFFFF"/>
                </w:rPr>
                <m:t>p</m:t>
              </m:r>
            </m:sub>
          </m:sSub>
          <m:r>
            <w:rPr>
              <w:rFonts w:ascii="Cambria Math" w:hAnsi="Cambria Math" w:cs="Arial"/>
              <w:color w:val="333333"/>
              <w:highlight w:val="green"/>
              <w:shd w:val="clear" w:color="auto" w:fill="FFFFFF"/>
            </w:rPr>
            <m:t xml:space="preserve"> </m:t>
          </m:r>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sup</m:t>
              </m:r>
            </m:e>
            <m:sub>
              <m:r>
                <w:rPr>
                  <w:rFonts w:ascii="Cambria Math" w:hAnsi="Cambria Math" w:cs="Arial"/>
                  <w:color w:val="333333"/>
                  <w:highlight w:val="green"/>
                  <w:shd w:val="clear" w:color="auto" w:fill="FFFFFF"/>
                </w:rPr>
                <m:t>α∈(0,1]</m:t>
              </m:r>
            </m:sub>
          </m:sSub>
          <m:sSup>
            <m:sSupPr>
              <m:ctrlPr>
                <w:rPr>
                  <w:rFonts w:ascii="Cambria Math" w:hAnsi="Cambria Math" w:cs="Arial"/>
                  <w:color w:val="333333"/>
                  <w:highlight w:val="green"/>
                  <w:shd w:val="clear" w:color="auto" w:fill="FFFFFF"/>
                </w:rPr>
              </m:ctrlPr>
            </m:sSupPr>
            <m:e>
              <m:r>
                <m:rPr>
                  <m:sty m:val="p"/>
                </m:rPr>
                <w:rPr>
                  <w:rFonts w:ascii="Cambria Math" w:hAnsi="Cambria Math" w:cs="Arial"/>
                  <w:color w:val="333333"/>
                  <w:highlight w:val="green"/>
                  <w:shd w:val="clear" w:color="auto" w:fill="FFFFFF"/>
                </w:rPr>
                <m:t xml:space="preserve"> E⁡</m:t>
              </m:r>
              <m:d>
                <m:dPr>
                  <m:begChr m:val="〈"/>
                  <m:endChr m:val="〉"/>
                  <m:ctrlPr>
                    <w:rPr>
                      <w:rFonts w:ascii="Cambria Math" w:hAnsi="Cambria Math" w:cs="Arial"/>
                      <w:i/>
                      <w:color w:val="333333"/>
                      <w:highlight w:val="green"/>
                      <w:shd w:val="clear" w:color="auto" w:fill="FFFFFF"/>
                    </w:rPr>
                  </m:ctrlPr>
                </m:dPr>
                <m:e>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M</m:t>
                      </m:r>
                    </m:e>
                    <m:sub>
                      <m:r>
                        <w:rPr>
                          <w:rFonts w:ascii="Cambria Math" w:hAnsi="Cambria Math" w:cs="Arial"/>
                          <w:color w:val="333333"/>
                          <w:highlight w:val="green"/>
                          <w:shd w:val="clear" w:color="auto" w:fill="FFFFFF"/>
                        </w:rPr>
                        <m:t>T</m:t>
                      </m:r>
                    </m:sub>
                    <m: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α</m:t>
                          </m:r>
                        </m:e>
                      </m:d>
                    </m:sup>
                  </m:sSubSup>
                </m:e>
              </m:d>
            </m:e>
            <m:sup>
              <m:r>
                <w:rPr>
                  <w:rFonts w:ascii="Cambria Math" w:hAnsi="Cambria Math" w:cs="Arial"/>
                  <w:color w:val="333333"/>
                  <w:highlight w:val="green"/>
                  <w:shd w:val="clear" w:color="auto" w:fill="FFFFFF"/>
                </w:rPr>
                <m:t>p/2</m:t>
              </m:r>
            </m:sup>
          </m:sSup>
        </m:oMath>
      </m:oMathPara>
    </w:p>
    <w:p w14:paraId="3ED4035B" w14:textId="77777777" w:rsidR="008D1943" w:rsidRPr="007233C1" w:rsidRDefault="008D1943" w:rsidP="008D1943">
      <w:pPr>
        <w:spacing w:after="160" w:line="360" w:lineRule="auto"/>
        <w:rPr>
          <w:rFonts w:asciiTheme="majorHAnsi" w:eastAsiaTheme="majorEastAsia" w:hAnsiTheme="majorHAnsi" w:cstheme="majorBidi"/>
          <w:color w:val="0A2F40" w:themeColor="accent1" w:themeShade="7F"/>
        </w:rPr>
      </w:pPr>
      <w:r w:rsidRPr="006F7CB6">
        <w:rPr>
          <w:rFonts w:asciiTheme="majorHAnsi" w:eastAsiaTheme="majorEastAsia" w:hAnsiTheme="majorHAnsi" w:cstheme="majorBidi"/>
          <w:color w:val="0A2F40" w:themeColor="accent1" w:themeShade="7F"/>
        </w:rPr>
        <w:t>Proof</w:t>
      </w:r>
      <w:r>
        <w:rPr>
          <w:rFonts w:asciiTheme="majorHAnsi" w:eastAsiaTheme="majorEastAsia" w:hAnsiTheme="majorHAnsi" w:cstheme="majorBidi"/>
          <w:color w:val="0A2F40" w:themeColor="accent1" w:themeShade="7F"/>
        </w:rPr>
        <w:t xml:space="preserve"> f</w:t>
      </w:r>
      <w:r w:rsidRPr="006F7CB6">
        <w:rPr>
          <w:rFonts w:asciiTheme="majorHAnsi" w:eastAsiaTheme="majorEastAsia" w:hAnsiTheme="majorHAnsi" w:cstheme="majorBidi"/>
          <w:color w:val="0A2F40" w:themeColor="accent1" w:themeShade="7F"/>
        </w:rPr>
        <w:t xml:space="preserve">or Fuzzy Fractional Brownian motion when </w:t>
      </w:r>
      <w:r w:rsidRPr="00267FC5">
        <w:rPr>
          <w:rFonts w:asciiTheme="majorHAnsi" w:eastAsiaTheme="majorEastAsia" w:hAnsiTheme="majorHAnsi" w:cstheme="majorBidi"/>
          <w:i/>
          <w:iCs/>
          <w:color w:val="0A2F40" w:themeColor="accent1" w:themeShade="7F"/>
        </w:rPr>
        <w:t>H &lt; ½</w:t>
      </w:r>
      <w:r w:rsidRPr="006F7CB6">
        <w:rPr>
          <w:rFonts w:asciiTheme="majorHAnsi" w:eastAsiaTheme="majorEastAsia" w:hAnsiTheme="majorHAnsi" w:cstheme="majorBidi"/>
          <w:color w:val="0A2F40" w:themeColor="accent1" w:themeShade="7F"/>
        </w:rPr>
        <w:t xml:space="preserve"> with Gaussian membership function</w:t>
      </w:r>
      <w:r>
        <w:rPr>
          <w:rFonts w:asciiTheme="majorHAnsi" w:eastAsiaTheme="majorEastAsia" w:hAnsiTheme="majorHAnsi" w:cstheme="majorBidi"/>
          <w:color w:val="0A2F40" w:themeColor="accent1" w:themeShade="7F"/>
        </w:rPr>
        <w:t>.</w:t>
      </w:r>
    </w:p>
    <w:p w14:paraId="66918582" w14:textId="77777777" w:rsidR="008D1943" w:rsidRDefault="008D1943" w:rsidP="008D1943">
      <w:pPr>
        <w:spacing w:after="160"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A fuzzy martingale </w:t>
      </w:r>
      <m:oMath>
        <m:acc>
          <m:accPr>
            <m:chr m:val="̃"/>
            <m:ctrlPr>
              <w:rPr>
                <w:rFonts w:ascii="Cambria Math" w:hAnsi="Cambria Math" w:cs="Arial"/>
                <w:color w:val="333333"/>
                <w:shd w:val="clear" w:color="auto" w:fill="FFFFFF"/>
              </w:rPr>
            </m:ctrlPr>
          </m:accPr>
          <m:e>
            <m:r>
              <w:rPr>
                <w:rFonts w:ascii="Cambria Math" w:hAnsi="Cambria Math" w:cs="Arial"/>
                <w:color w:val="333333"/>
                <w:shd w:val="clear" w:color="auto" w:fill="FFFFFF"/>
              </w:rPr>
              <m:t>M</m:t>
            </m:r>
          </m:e>
        </m:acc>
      </m:oMath>
      <w:r>
        <w:rPr>
          <w:rFonts w:ascii="Arial" w:hAnsi="Arial" w:cs="Arial"/>
          <w:color w:val="333333"/>
          <w:shd w:val="clear" w:color="auto" w:fill="FFFFFF"/>
        </w:rPr>
        <w:t xml:space="preserve">(t) is a generalisation of a standard martingale, where the values are decribed by fuzzy numbers. For a process to be a fuzzy martingale, it must satisfy the martingale property with respect to fuzzy conditional expectations. So, for </w:t>
      </w:r>
      <m:oMath>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oMath>
      <w:r>
        <w:rPr>
          <w:rFonts w:ascii="Arial" w:hAnsi="Arial" w:cs="Arial"/>
          <w:color w:val="333333"/>
          <w:shd w:val="clear" w:color="auto" w:fill="FFFFFF"/>
        </w:rPr>
        <w:t>(t) to be a fuzzy martingale, it must satify:</w:t>
      </w:r>
    </w:p>
    <w:p w14:paraId="77BBC90E" w14:textId="77777777" w:rsidR="008D1943" w:rsidRPr="00C3092E" w:rsidRDefault="008D1943" w:rsidP="008D1943">
      <w:pPr>
        <w:spacing w:after="160" w:line="360" w:lineRule="auto"/>
        <w:jc w:val="center"/>
        <w:rPr>
          <w:rFonts w:ascii="Arial" w:hAnsi="Arial" w:cs="Arial"/>
          <w:color w:val="333333"/>
          <w:shd w:val="clear" w:color="auto" w:fill="FFFFFF"/>
        </w:rPr>
      </w:pPr>
      <m:oMathPara>
        <m:oMath>
          <m:r>
            <w:rPr>
              <w:rFonts w:ascii="Cambria Math" w:hAnsi="Cambria Math" w:cs="Arial"/>
              <w:color w:val="333333"/>
              <w:shd w:val="clear" w:color="auto" w:fill="FFFFFF"/>
            </w:rPr>
            <m:t>E</m:t>
          </m:r>
          <m:d>
            <m:dPr>
              <m:begChr m:val="["/>
              <m:endChr m:val="]"/>
              <m:ctrlPr>
                <w:rPr>
                  <w:rFonts w:ascii="Cambria Math" w:hAnsi="Cambria Math" w:cs="Arial"/>
                  <w:i/>
                  <w:color w:val="333333"/>
                  <w:shd w:val="clear" w:color="auto" w:fill="FFFFFF"/>
                </w:rPr>
              </m:ctrlPr>
            </m:d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F</m:t>
                  </m:r>
                </m:e>
                <m:sub>
                  <m:r>
                    <w:rPr>
                      <w:rFonts w:ascii="Cambria Math" w:hAnsi="Cambria Math" w:cs="Arial"/>
                      <w:color w:val="333333"/>
                      <w:shd w:val="clear" w:color="auto" w:fill="FFFFFF"/>
                    </w:rPr>
                    <m:t>s</m:t>
                  </m:r>
                </m:sub>
              </m:sSub>
            </m:e>
          </m:d>
          <m:r>
            <w:rPr>
              <w:rFonts w:ascii="Cambria Math" w:hAnsi="Cambria Math" w:cs="Arial"/>
              <w:color w:val="333333"/>
              <w:shd w:val="clear" w:color="auto" w:fill="FFFFFF"/>
            </w:rPr>
            <m:t>=</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r>
            <m:rPr>
              <m:sty m:val="p"/>
            </m:rPr>
            <w:rPr>
              <w:rFonts w:ascii="Cambria Math" w:hAnsi="Cambria Math" w:cs="Arial"/>
              <w:color w:val="333333"/>
              <w:shd w:val="clear" w:color="auto" w:fill="FFFFFF"/>
            </w:rPr>
            <m:t>(s)</m:t>
          </m:r>
          <m:r>
            <w:rPr>
              <w:rFonts w:ascii="Cambria Math" w:hAnsi="Cambria Math" w:cs="Arial"/>
              <w:color w:val="333333"/>
              <w:shd w:val="clear" w:color="auto" w:fill="FFFFFF"/>
            </w:rPr>
            <m:t xml:space="preserve"> </m:t>
          </m:r>
        </m:oMath>
      </m:oMathPara>
    </w:p>
    <w:p w14:paraId="7A1D0F73" w14:textId="77777777" w:rsidR="008D1943" w:rsidRPr="0059746D" w:rsidRDefault="008D1943" w:rsidP="008D1943">
      <w:pPr>
        <w:spacing w:after="160" w:line="360" w:lineRule="auto"/>
        <w:ind w:firstLine="284"/>
        <w:rPr>
          <w:rFonts w:ascii="Arial" w:hAnsi="Arial" w:cs="Arial"/>
          <w:color w:val="333333"/>
          <w:shd w:val="clear" w:color="auto" w:fill="FFFFFF"/>
        </w:rPr>
      </w:pPr>
      <w:r w:rsidRPr="006F7CB6">
        <w:rPr>
          <w:rFonts w:ascii="Arial" w:hAnsi="Arial" w:cs="Arial"/>
          <w:color w:val="333333"/>
          <w:shd w:val="clear" w:color="auto" w:fill="FFFFFF"/>
        </w:rPr>
        <w:t>We der</w:t>
      </w:r>
      <w:r>
        <w:rPr>
          <w:rFonts w:ascii="Arial" w:hAnsi="Arial" w:cs="Arial"/>
          <w:color w:val="333333"/>
          <w:shd w:val="clear" w:color="auto" w:fill="FFFFFF"/>
        </w:rPr>
        <w:t xml:space="preserve">ive step by step proof for </w:t>
      </w:r>
      <w:proofErr w:type="spellStart"/>
      <w:r>
        <w:rPr>
          <w:rFonts w:ascii="Arial" w:hAnsi="Arial" w:cs="Arial"/>
          <w:color w:val="333333"/>
          <w:shd w:val="clear" w:color="auto" w:fill="FFFFFF"/>
        </w:rPr>
        <w:t>ffBm</w:t>
      </w:r>
      <w:proofErr w:type="spellEnd"/>
      <w:r>
        <w:rPr>
          <w:rFonts w:ascii="Arial" w:hAnsi="Arial" w:cs="Arial"/>
          <w:color w:val="333333"/>
          <w:shd w:val="clear" w:color="auto" w:fill="FFFFFF"/>
        </w:rPr>
        <w:t xml:space="preserve"> when </w:t>
      </w:r>
      <w:r w:rsidRPr="00267FC5">
        <w:rPr>
          <w:rFonts w:ascii="Arial" w:hAnsi="Arial" w:cs="Arial"/>
          <w:i/>
          <w:iCs/>
          <w:color w:val="333333"/>
          <w:shd w:val="clear" w:color="auto" w:fill="FFFFFF"/>
        </w:rPr>
        <w:t>H &lt; ½</w:t>
      </w:r>
      <w:r>
        <w:rPr>
          <w:rFonts w:ascii="Arial" w:hAnsi="Arial" w:cs="Arial"/>
          <w:color w:val="333333"/>
          <w:shd w:val="clear" w:color="auto" w:fill="FFFFFF"/>
        </w:rPr>
        <w:t xml:space="preserve"> and Gaussian membership function. </w:t>
      </w:r>
    </w:p>
    <w:p w14:paraId="47E6A83C" w14:textId="77777777" w:rsidR="008D1943" w:rsidRPr="006F7CB6" w:rsidRDefault="008D1943" w:rsidP="008D1943">
      <w:pPr>
        <w:pStyle w:val="ListParagraph"/>
        <w:numPr>
          <w:ilvl w:val="2"/>
          <w:numId w:val="13"/>
        </w:numPr>
        <w:spacing w:after="160" w:line="360" w:lineRule="auto"/>
        <w:ind w:left="284" w:firstLine="0"/>
        <w:jc w:val="both"/>
        <w:rPr>
          <w:rFonts w:ascii="Arial" w:hAnsi="Arial" w:cs="Arial"/>
          <w:color w:val="333333"/>
          <w:shd w:val="clear" w:color="auto" w:fill="FFFFFF"/>
        </w:rPr>
      </w:pPr>
      <w:r>
        <w:rPr>
          <w:rFonts w:ascii="Arial" w:hAnsi="Arial" w:cs="Arial"/>
          <w:color w:val="333333"/>
          <w:shd w:val="clear" w:color="auto" w:fill="FFFFFF"/>
        </w:rPr>
        <w:t>Integration by Parts with Fuzzy Variable:</w:t>
      </w:r>
    </w:p>
    <w:p w14:paraId="76D0F091" w14:textId="77777777" w:rsidR="008D1943" w:rsidRDefault="008D1943" w:rsidP="008D1943">
      <w:pPr>
        <w:spacing w:after="160" w:line="360" w:lineRule="auto"/>
        <w:jc w:val="center"/>
        <w:rPr>
          <w:rFonts w:ascii="Arial" w:hAnsi="Arial" w:cs="Arial"/>
          <w:color w:val="333333"/>
          <w:shd w:val="clear" w:color="auto" w:fill="FFFFFF"/>
        </w:rPr>
      </w:pPr>
      <w:r>
        <w:rPr>
          <w:rFonts w:ascii="Arial" w:hAnsi="Arial" w:cs="Arial"/>
          <w:color w:val="333333"/>
          <w:shd w:val="clear" w:color="auto" w:fill="FFFFFF"/>
        </w:rPr>
        <w:t xml:space="preserve">Let  </w:t>
      </w:r>
      <m:oMath>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Y</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oMath>
      <w:r>
        <w:rPr>
          <w:rFonts w:ascii="Arial" w:hAnsi="Arial" w:cs="Arial"/>
          <w:color w:val="333333"/>
          <w:shd w:val="clear" w:color="auto" w:fill="FFFFFF"/>
        </w:rPr>
        <w:t>. Then:</w:t>
      </w:r>
    </w:p>
    <w:p w14:paraId="48A9E4A9" w14:textId="77777777" w:rsidR="008D1943" w:rsidRDefault="00000000" w:rsidP="008D1943">
      <w:pPr>
        <w:spacing w:after="160" w:line="360" w:lineRule="auto"/>
        <w:jc w:val="center"/>
        <w:rPr>
          <w:rFonts w:ascii="Arial" w:hAnsi="Arial" w:cs="Arial"/>
          <w:color w:val="333333"/>
          <w:shd w:val="clear" w:color="auto" w:fill="FFFFFF"/>
        </w:rPr>
      </w:pPr>
      <m:oMath>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highlight w:val="green"/>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Y</m:t>
                    </m:r>
                  </m:e>
                </m:acc>
              </m:e>
              <m:sub>
                <m:r>
                  <w:rPr>
                    <w:rFonts w:ascii="Cambria Math" w:hAnsi="Cambria Math" w:cs="Arial"/>
                    <w:color w:val="333333"/>
                    <w:shd w:val="clear" w:color="auto" w:fill="FFFFFF"/>
                  </w:rPr>
                  <m:t>s</m:t>
                </m:r>
              </m:sub>
              <m:sup>
                <m:r>
                  <w:rPr>
                    <w:rFonts w:ascii="Cambria Math" w:hAnsi="Cambria Math" w:cs="Arial"/>
                    <w:color w:val="333333"/>
                    <w:shd w:val="clear" w:color="auto" w:fill="FFFFFF"/>
                  </w:rPr>
                  <m:t>H</m:t>
                </m:r>
              </m:sup>
            </m:sSubSup>
          </m:e>
        </m:nary>
        <m:r>
          <w:rPr>
            <w:rFonts w:ascii="Cambria Math" w:hAnsi="Cambria Math" w:cs="Arial"/>
            <w:color w:val="333333"/>
            <w:shd w:val="clear" w:color="auto" w:fill="FFFFFF"/>
          </w:rPr>
          <m:t>.</m:t>
        </m:r>
      </m:oMath>
      <w:r w:rsidR="008D1943">
        <w:rPr>
          <w:rFonts w:ascii="Arial" w:hAnsi="Arial" w:cs="Arial"/>
          <w:color w:val="333333"/>
          <w:shd w:val="clear" w:color="auto" w:fill="FFFFFF"/>
        </w:rPr>
        <w:t xml:space="preserve"> </w:t>
      </w:r>
    </w:p>
    <w:p w14:paraId="38B5F625" w14:textId="77777777" w:rsidR="008D1943" w:rsidRDefault="008D1943" w:rsidP="008D1943">
      <w:pPr>
        <w:spacing w:after="160" w:line="360" w:lineRule="auto"/>
        <w:rPr>
          <w:rFonts w:ascii="Arial" w:hAnsi="Arial" w:cs="Arial"/>
          <w:color w:val="333333"/>
          <w:shd w:val="clear" w:color="auto" w:fill="FFFFFF"/>
        </w:rPr>
      </w:pPr>
      <w:r>
        <w:rPr>
          <w:rFonts w:ascii="Arial" w:hAnsi="Arial" w:cs="Arial"/>
          <w:color w:val="333333"/>
          <w:shd w:val="clear" w:color="auto" w:fill="FFFFFF"/>
        </w:rPr>
        <w:t>Our proof:</w:t>
      </w:r>
    </w:p>
    <w:p w14:paraId="37B0BF9C" w14:textId="77777777" w:rsidR="008D1943" w:rsidRDefault="00000000" w:rsidP="008D1943">
      <w:pPr>
        <w:spacing w:after="160" w:line="360" w:lineRule="auto"/>
        <w:jc w:val="both"/>
        <w:rPr>
          <w:rFonts w:ascii="Arial" w:hAnsi="Arial" w:cs="Arial"/>
          <w:color w:val="333333"/>
          <w:shd w:val="clear" w:color="auto" w:fill="FFFFFF"/>
        </w:rPr>
      </w:pPr>
      <m:oMathPara>
        <m:oMath>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Y</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H-</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sup>
              </m:sSup>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nary>
          <m:r>
            <w:rPr>
              <w:rFonts w:ascii="Cambria Math" w:hAnsi="Cambria Math" w:cs="Arial"/>
              <w:color w:val="333333"/>
              <w:shd w:val="clear" w:color="auto" w:fill="FFFFFF"/>
            </w:rPr>
            <m:t xml:space="preserve">= </m:t>
          </m:r>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d</m:t>
              </m:r>
              <m:d>
                <m:dPr>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d>
                    <m:dPr>
                      <m:begChr m:val="["/>
                      <m:endChr m:val="]"/>
                      <m:ctrlPr>
                        <w:rPr>
                          <w:rFonts w:ascii="Cambria Math" w:hAnsi="Cambria Math" w:cs="Arial"/>
                          <w:i/>
                          <w:color w:val="333333"/>
                          <w:shd w:val="clear" w:color="auto" w:fill="FFFFFF"/>
                        </w:rPr>
                      </m:ctrlPr>
                    </m:dPr>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r>
                    <w:rPr>
                      <w:rFonts w:ascii="Cambria Math" w:hAnsi="Cambria Math" w:cs="Arial"/>
                      <w:color w:val="333333"/>
                      <w:shd w:val="clear" w:color="auto" w:fill="FFFFFF"/>
                    </w:rPr>
                    <m:t>dt</m:t>
                  </m:r>
                </m:e>
              </m:nary>
            </m:e>
          </m:nary>
        </m:oMath>
      </m:oMathPara>
    </w:p>
    <w:p w14:paraId="12B3992B" w14:textId="77777777" w:rsidR="008D1943" w:rsidRDefault="008D1943" w:rsidP="008D1943">
      <w:pPr>
        <w:spacing w:after="160" w:line="360" w:lineRule="auto"/>
        <w:rPr>
          <w:rFonts w:ascii="Arial" w:hAnsi="Arial" w:cs="Arial"/>
          <w:color w:val="333333"/>
          <w:shd w:val="clear" w:color="auto" w:fill="FFFFFF"/>
        </w:rPr>
      </w:pPr>
      <w:r>
        <w:rPr>
          <w:rFonts w:ascii="Arial" w:hAnsi="Arial" w:cs="Arial"/>
          <w:color w:val="333333"/>
          <w:shd w:val="clear" w:color="auto" w:fill="FFFFFF"/>
        </w:rPr>
        <w:t>Apply derivative:</w:t>
      </w:r>
      <w:r w:rsidRPr="006C0BDA">
        <w:rPr>
          <w:rFonts w:ascii="Cambria Math" w:hAnsi="Cambria Math" w:cs="Arial"/>
          <w:i/>
          <w:color w:val="333333"/>
          <w:shd w:val="clear" w:color="auto" w:fill="FFFFFF"/>
        </w:rPr>
        <w:br/>
      </w:r>
      <m:oMathPara>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Y</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 t</m:t>
              </m:r>
            </m:e>
            <m:sup>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r>
            <w:rPr>
              <w:rFonts w:ascii="Cambria Math" w:hAnsi="Cambria Math" w:cs="Arial"/>
              <w:color w:val="333333"/>
              <w:shd w:val="clear" w:color="auto" w:fill="FFFFFF"/>
            </w:rPr>
            <m:t>dt</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d>
            <m:dPr>
              <m:begChr m:val="["/>
              <m:endChr m:val="]"/>
              <m:ctrlPr>
                <w:rPr>
                  <w:rFonts w:ascii="Cambria Math" w:hAnsi="Cambria Math" w:cs="Arial"/>
                  <w:i/>
                  <w:color w:val="333333"/>
                  <w:shd w:val="clear" w:color="auto" w:fill="FFFFFF"/>
                </w:rPr>
              </m:ctrlPr>
            </m:dPr>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m:t>
                  </m:r>
                </m:num>
                <m:den>
                  <m:r>
                    <w:rPr>
                      <w:rFonts w:ascii="Cambria Math" w:hAnsi="Cambria Math" w:cs="Arial"/>
                      <w:color w:val="333333"/>
                      <w:shd w:val="clear" w:color="auto" w:fill="FFFFFF"/>
                    </w:rPr>
                    <m:t>2</m:t>
                  </m:r>
                </m:den>
              </m:f>
              <m:r>
                <w:rPr>
                  <w:rFonts w:ascii="Cambria Math" w:hAnsi="Cambria Math" w:cs="Arial"/>
                  <w:color w:val="333333"/>
                  <w:shd w:val="clear" w:color="auto" w:fill="FFFFFF"/>
                </w:rPr>
                <m:t>-H</m:t>
              </m:r>
            </m:sup>
          </m:sSup>
          <m:r>
            <w:rPr>
              <w:rFonts w:ascii="Cambria Math" w:hAnsi="Cambria Math" w:cs="Arial"/>
              <w:color w:val="333333"/>
              <w:highlight w:val="green"/>
              <w:shd w:val="clear" w:color="auto" w:fill="FFFFFF"/>
            </w:rPr>
            <m:t>dt</m:t>
          </m:r>
          <m:r>
            <w:rPr>
              <w:rFonts w:ascii="Cambria Math" w:hAnsi="Cambria Math" w:cs="Arial"/>
              <w:color w:val="333333"/>
              <w:shd w:val="clear" w:color="auto" w:fill="FFFFFF"/>
            </w:rPr>
            <m:t>= d</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highlight w:val="green"/>
                  <w:shd w:val="clear" w:color="auto" w:fill="FFFFFF"/>
                </w:rPr>
                <m:t>-</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shd w:val="clear" w:color="auto" w:fill="FFFFFF"/>
            </w:rPr>
            <m:t xml:space="preserve"> </m:t>
          </m:r>
        </m:oMath>
      </m:oMathPara>
    </w:p>
    <w:p w14:paraId="0F07C3C4" w14:textId="77777777" w:rsidR="008D1943" w:rsidRPr="006B5EC4" w:rsidRDefault="008D1943" w:rsidP="008D1943">
      <w:pPr>
        <w:spacing w:after="160" w:line="360" w:lineRule="auto"/>
        <w:jc w:val="both"/>
        <w:rPr>
          <w:rFonts w:ascii="Arial" w:hAnsi="Arial" w:cs="Arial"/>
          <w:color w:val="333333"/>
          <w:shd w:val="clear" w:color="auto" w:fill="FFFFFF"/>
        </w:rPr>
      </w:pPr>
      <m:oMathPara>
        <m:oMath>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d</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 d</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Y</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t</m:t>
              </m:r>
            </m:e>
          </m:d>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oMath>
      </m:oMathPara>
    </w:p>
    <w:p w14:paraId="37EDF212" w14:textId="77777777" w:rsidR="008D1943" w:rsidRDefault="008D1943" w:rsidP="008D1943">
      <w:pPr>
        <w:spacing w:after="160" w:line="360" w:lineRule="auto"/>
        <w:jc w:val="both"/>
        <w:rPr>
          <w:rFonts w:ascii="Arial" w:hAnsi="Arial" w:cs="Arial"/>
          <w:color w:val="333333"/>
          <w:shd w:val="clear" w:color="auto" w:fill="FFFFFF"/>
        </w:rPr>
      </w:pPr>
      <w:r>
        <w:rPr>
          <w:rFonts w:ascii="Arial" w:hAnsi="Arial" w:cs="Arial"/>
          <w:color w:val="333333"/>
          <w:shd w:val="clear" w:color="auto" w:fill="FFFFFF"/>
        </w:rPr>
        <w:t>Apply integration:</w:t>
      </w:r>
    </w:p>
    <w:p w14:paraId="3E6C7B66" w14:textId="77777777" w:rsidR="008D1943" w:rsidRDefault="008D1943" w:rsidP="008D1943">
      <w:pPr>
        <w:tabs>
          <w:tab w:val="left" w:pos="8647"/>
        </w:tabs>
        <w:spacing w:after="160" w:line="360" w:lineRule="auto"/>
        <w:ind w:left="3402" w:right="4"/>
        <w:jc w:val="both"/>
        <w:rPr>
          <w:rFonts w:ascii="Arial" w:hAnsi="Arial" w:cs="Arial"/>
          <w:color w:val="333333"/>
          <w:shd w:val="clear" w:color="auto" w:fill="FFFFFF"/>
        </w:rPr>
      </w:pPr>
      <m:oMath>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 xml:space="preserve">=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Y</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e>
        </m:nary>
      </m:oMath>
      <w:r>
        <w:rPr>
          <w:rFonts w:ascii="Arial" w:hAnsi="Arial" w:cs="Arial"/>
          <w:color w:val="333333"/>
          <w:shd w:val="clear" w:color="auto" w:fill="FFFFFF"/>
        </w:rPr>
        <w:tab/>
      </w:r>
      <w:r w:rsidRPr="00267FC5">
        <w:rPr>
          <w:rFonts w:ascii="Arial" w:hAnsi="Arial" w:cs="Arial"/>
          <w:color w:val="333333"/>
          <w:shd w:val="clear" w:color="auto" w:fill="FFFFFF"/>
        </w:rPr>
        <w:t>5.1.42</w:t>
      </w:r>
    </w:p>
    <w:p w14:paraId="62C6D03E" w14:textId="77777777" w:rsidR="008D1943" w:rsidRDefault="008D1943" w:rsidP="008D1943">
      <w:pPr>
        <w:pStyle w:val="ListParagraph"/>
        <w:numPr>
          <w:ilvl w:val="2"/>
          <w:numId w:val="13"/>
        </w:numPr>
        <w:spacing w:after="160" w:line="360" w:lineRule="auto"/>
        <w:ind w:left="284" w:firstLine="0"/>
        <w:jc w:val="both"/>
        <w:rPr>
          <w:rFonts w:ascii="Arial" w:hAnsi="Arial" w:cs="Arial"/>
          <w:color w:val="333333"/>
          <w:shd w:val="clear" w:color="auto" w:fill="FFFFFF"/>
        </w:rPr>
      </w:pPr>
      <w:r>
        <w:rPr>
          <w:rFonts w:ascii="Arial" w:hAnsi="Arial" w:cs="Arial"/>
          <w:color w:val="333333"/>
          <w:shd w:val="clear" w:color="auto" w:fill="FFFFFF"/>
        </w:rPr>
        <w:t xml:space="preserve">Define fuzzy </w:t>
      </w:r>
      <w:r w:rsidRPr="006F7CB6">
        <w:rPr>
          <w:rFonts w:ascii="Arial" w:hAnsi="Arial" w:cs="Arial"/>
          <w:color w:val="333333"/>
          <w:shd w:val="clear" w:color="auto" w:fill="FFFFFF"/>
        </w:rPr>
        <w:t>Molchan martingale</w:t>
      </w:r>
      <w:r>
        <w:rPr>
          <w:rFonts w:ascii="Arial" w:hAnsi="Arial" w:cs="Arial"/>
          <w:color w:val="333333"/>
          <w:shd w:val="clear" w:color="auto" w:fill="FFFFFF"/>
        </w:rPr>
        <w:t>:</w:t>
      </w:r>
    </w:p>
    <w:p w14:paraId="002FD2B6" w14:textId="77777777" w:rsidR="008D1943" w:rsidRDefault="00000000" w:rsidP="008D1943">
      <w:pPr>
        <w:pStyle w:val="ListParagraph"/>
        <w:spacing w:after="160" w:line="360" w:lineRule="auto"/>
        <w:ind w:left="284"/>
        <w:jc w:val="center"/>
        <w:rPr>
          <w:rFonts w:ascii="Arial" w:hAnsi="Arial" w:cs="Arial"/>
          <w:color w:val="333333"/>
          <w:shd w:val="clear" w:color="auto" w:fill="FFFFFF"/>
        </w:rPr>
      </w:pPr>
      <m:oMath>
        <m:sSubSup>
          <m:sSubSupPr>
            <m:ctrlPr>
              <w:rPr>
                <w:rFonts w:ascii="Cambria Math" w:hAnsi="Cambria Math" w:cs="Arial"/>
                <w:color w:val="333333"/>
                <w:shd w:val="clear" w:color="auto" w:fill="FFFFFF"/>
              </w:rPr>
            </m:ctrlPr>
          </m:sSubSupPr>
          <m:e>
            <m:acc>
              <m:accPr>
                <m:chr m:val="̃"/>
                <m:ctrlPr>
                  <w:rPr>
                    <w:rFonts w:ascii="Cambria Math" w:hAnsi="Cambria Math" w:cs="Arial"/>
                    <w:i/>
                    <w:iCs/>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m:rPr>
            <m:sty m:val="p"/>
          </m:rPr>
          <w:rPr>
            <w:rFonts w:ascii="Cambria Math" w:hAnsi="Cambria Math" w:cs="Arial"/>
            <w:color w:val="333333"/>
            <w:shd w:val="clear" w:color="auto" w:fill="FFFFFF"/>
          </w:rPr>
          <m:t xml:space="preserve"> := </m:t>
        </m:r>
        <m:nary>
          <m:naryPr>
            <m:limLoc m:val="subSup"/>
            <m:ctrlPr>
              <w:rPr>
                <w:rFonts w:ascii="Cambria Math" w:hAnsi="Cambria Math" w:cs="Arial"/>
                <w:color w:val="333333"/>
                <w:shd w:val="clear" w:color="auto" w:fill="FFFFFF"/>
              </w:rPr>
            </m:ctrlPr>
          </m:naryPr>
          <m:sub>
            <m:r>
              <m:rPr>
                <m:sty m:val="p"/>
              </m:rP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acc>
              <m:accPr>
                <m:chr m:val="̃"/>
                <m:ctrlPr>
                  <w:rPr>
                    <w:rFonts w:ascii="Cambria Math" w:hAnsi="Cambria Math" w:cs="Arial"/>
                    <w:i/>
                    <w:iCs/>
                    <w:color w:val="333333"/>
                    <w:shd w:val="clear" w:color="auto" w:fill="FFFFFF"/>
                  </w:rPr>
                </m:ctrlPr>
              </m:accPr>
              <m:e>
                <m:r>
                  <w:rPr>
                    <w:rFonts w:ascii="Cambria Math" w:hAnsi="Cambria Math" w:cs="Arial"/>
                    <w:color w:val="333333"/>
                    <w:shd w:val="clear" w:color="auto" w:fill="FFFFFF"/>
                  </w:rPr>
                  <m:t>w</m:t>
                </m:r>
              </m:e>
            </m:acc>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 xml:space="preserve">, </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d</m:t>
                </m:r>
                <m:acc>
                  <m:accPr>
                    <m:chr m:val="̃"/>
                    <m:ctrlPr>
                      <w:rPr>
                        <w:rFonts w:ascii="Cambria Math" w:hAnsi="Cambria Math" w:cs="Arial"/>
                        <w:i/>
                        <w:iCs/>
                        <w:color w:val="333333"/>
                        <w:shd w:val="clear" w:color="auto" w:fill="FFFFFF"/>
                      </w:rPr>
                    </m:ctrlPr>
                  </m:accPr>
                  <m:e>
                    <m:r>
                      <w:rPr>
                        <w:rFonts w:ascii="Cambria Math" w:hAnsi="Cambria Math" w:cs="Arial"/>
                        <w:color w:val="333333"/>
                        <w:shd w:val="clear" w:color="auto" w:fill="FFFFFF"/>
                      </w:rPr>
                      <m:t>B</m:t>
                    </m:r>
                  </m:e>
                </m:acc>
              </m:e>
              <m:sup>
                <m:r>
                  <w:rPr>
                    <w:rFonts w:ascii="Cambria Math" w:hAnsi="Cambria Math" w:cs="Arial"/>
                    <w:color w:val="333333"/>
                    <w:shd w:val="clear" w:color="auto" w:fill="FFFFFF"/>
                  </w:rPr>
                  <m:t>H</m:t>
                </m:r>
              </m:sup>
            </m:sSup>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s</m:t>
                </m:r>
              </m:e>
            </m:d>
          </m:e>
        </m:nary>
      </m:oMath>
      <w:r w:rsidR="008D1943" w:rsidRPr="006F7CB6">
        <w:rPr>
          <w:rFonts w:ascii="Arial" w:hAnsi="Arial" w:cs="Arial"/>
          <w:color w:val="333333"/>
          <w:shd w:val="clear" w:color="auto" w:fill="FFFFFF"/>
        </w:rPr>
        <w:t>,</w:t>
      </w:r>
    </w:p>
    <w:p w14:paraId="45B35114" w14:textId="77777777" w:rsidR="008D1943" w:rsidRDefault="008D1943" w:rsidP="008D1943">
      <w:pPr>
        <w:pStyle w:val="ListParagraph"/>
        <w:spacing w:after="160" w:line="360" w:lineRule="auto"/>
        <w:ind w:left="284"/>
        <w:jc w:val="both"/>
        <w:rPr>
          <w:rFonts w:ascii="Arial" w:hAnsi="Arial" w:cs="Arial"/>
          <w:color w:val="333333"/>
          <w:shd w:val="clear" w:color="auto" w:fill="FFFFFF"/>
        </w:rPr>
      </w:pPr>
      <w:r w:rsidRPr="006F7CB6">
        <w:rPr>
          <w:rFonts w:ascii="Arial" w:hAnsi="Arial" w:cs="Arial"/>
          <w:color w:val="333333"/>
          <w:shd w:val="clear" w:color="auto" w:fill="FFFFFF"/>
        </w:rPr>
        <w:t xml:space="preserve">where </w:t>
      </w:r>
      <m:oMath>
        <m:acc>
          <m:accPr>
            <m:chr m:val="̃"/>
            <m:ctrlPr>
              <w:rPr>
                <w:rFonts w:ascii="Cambria Math" w:hAnsi="Cambria Math" w:cs="Arial"/>
                <w:i/>
                <w:iCs/>
                <w:color w:val="333333"/>
                <w:shd w:val="clear" w:color="auto" w:fill="FFFFFF"/>
              </w:rPr>
            </m:ctrlPr>
          </m:accPr>
          <m:e>
            <m:r>
              <w:rPr>
                <w:rFonts w:ascii="Cambria Math" w:hAnsi="Cambria Math" w:cs="Arial"/>
                <w:color w:val="333333"/>
                <w:shd w:val="clear" w:color="auto" w:fill="FFFFFF"/>
              </w:rPr>
              <m:t>w</m:t>
            </m:r>
          </m:e>
        </m:acc>
        <m:d>
          <m:dPr>
            <m:ctrlPr>
              <w:rPr>
                <w:rFonts w:ascii="Cambria Math" w:hAnsi="Cambria Math" w:cs="Arial"/>
                <w:color w:val="333333"/>
                <w:shd w:val="clear" w:color="auto" w:fill="FFFFFF"/>
              </w:rPr>
            </m:ctrlPr>
          </m:dPr>
          <m:e>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e>
        </m:d>
        <m:r>
          <m:rPr>
            <m:sty m:val="p"/>
          </m:rPr>
          <w:rPr>
            <w:rFonts w:ascii="Cambria Math" w:hAnsi="Cambria Math" w:cs="Arial"/>
            <w:color w:val="333333"/>
            <w:shd w:val="clear" w:color="auto" w:fill="FFFFFF"/>
          </w:rPr>
          <m:t>≐(</m:t>
        </m:r>
        <m:f>
          <m:fPr>
            <m:ctrlPr>
              <w:rPr>
                <w:rFonts w:ascii="Cambria Math" w:hAnsi="Cambria Math" w:cs="Arial"/>
                <w:color w:val="333333"/>
                <w:shd w:val="clear" w:color="auto" w:fill="FFFFFF"/>
              </w:rPr>
            </m:ctrlPr>
          </m:fPr>
          <m:num>
            <m:r>
              <w:rPr>
                <w:rFonts w:ascii="Cambria Math" w:hAnsi="Cambria Math" w:cs="Arial"/>
                <w:color w:val="333333"/>
                <w:shd w:val="clear" w:color="auto" w:fill="FFFFFF"/>
              </w:rPr>
              <m:t>c</m:t>
            </m:r>
          </m:num>
          <m:den>
            <m:r>
              <w:rPr>
                <w:rFonts w:ascii="Cambria Math" w:hAnsi="Cambria Math" w:cs="Arial"/>
                <w:color w:val="333333"/>
                <w:shd w:val="clear" w:color="auto" w:fill="FFFFFF"/>
              </w:rPr>
              <m:t>C</m:t>
            </m:r>
          </m:den>
        </m:f>
        <m:r>
          <m:rPr>
            <m:sty m:val="p"/>
          </m:rPr>
          <w:rPr>
            <w:rFonts w:ascii="Cambria Math" w:hAnsi="Cambria Math" w:cs="Arial"/>
            <w:color w:val="333333"/>
            <w:shd w:val="clear" w:color="auto" w:fill="FFFFFF"/>
          </w:rPr>
          <m:t>)</m:t>
        </m:r>
        <m:sSup>
          <m:sSupPr>
            <m:ctrlPr>
              <w:rPr>
                <w:rFonts w:ascii="Cambria Math" w:hAnsi="Cambria Math" w:cs="Arial"/>
                <w:color w:val="333333"/>
                <w:shd w:val="clear" w:color="auto" w:fill="FFFFFF"/>
              </w:rPr>
            </m:ctrlPr>
          </m:sSupPr>
          <m:e>
            <m:r>
              <w:rPr>
                <w:rFonts w:ascii="Cambria Math" w:hAnsi="Cambria Math" w:cs="Arial"/>
                <w:color w:val="333333"/>
                <w:shd w:val="clear" w:color="auto" w:fill="FFFFFF"/>
              </w:rPr>
              <m:t>s</m:t>
            </m:r>
          </m:e>
          <m:sup>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α</m:t>
            </m:r>
          </m:sup>
        </m:sSup>
        <m:sSup>
          <m:sSupPr>
            <m:ctrlPr>
              <w:rPr>
                <w:rFonts w:ascii="Cambria Math" w:hAnsi="Cambria Math" w:cs="Arial"/>
                <w:color w:val="333333"/>
                <w:shd w:val="clear" w:color="auto" w:fill="FFFFFF"/>
              </w:rPr>
            </m:ctrlPr>
          </m:sSupPr>
          <m:e>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t</m:t>
            </m:r>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s</m:t>
            </m:r>
            <m:r>
              <m:rPr>
                <m:sty m:val="p"/>
              </m:rPr>
              <w:rPr>
                <w:rFonts w:ascii="Cambria Math" w:hAnsi="Cambria Math" w:cs="Arial"/>
                <w:color w:val="333333"/>
                <w:shd w:val="clear" w:color="auto" w:fill="FFFFFF"/>
              </w:rPr>
              <m:t>)</m:t>
            </m:r>
          </m:e>
          <m:sup>
            <m:r>
              <m:rPr>
                <m:sty m:val="p"/>
              </m:rPr>
              <w:rPr>
                <w:rFonts w:ascii="Cambria Math" w:hAnsi="Cambria Math" w:cs="Arial"/>
                <w:color w:val="333333"/>
                <w:shd w:val="clear" w:color="auto" w:fill="FFFFFF"/>
              </w:rPr>
              <m:t>-</m:t>
            </m:r>
            <m:r>
              <w:rPr>
                <w:rFonts w:ascii="Cambria Math" w:hAnsi="Cambria Math" w:cs="Arial"/>
                <w:color w:val="333333"/>
                <w:shd w:val="clear" w:color="auto" w:fill="FFFFFF"/>
              </w:rPr>
              <m:t>α</m:t>
            </m:r>
          </m:sup>
        </m:sSup>
      </m:oMath>
      <w:r w:rsidRPr="006F7CB6">
        <w:rPr>
          <w:rFonts w:ascii="Arial" w:hAnsi="Arial" w:cs="Arial"/>
          <w:color w:val="333333"/>
          <w:shd w:val="clear" w:color="auto" w:fill="FFFFFF"/>
        </w:rPr>
        <w:t xml:space="preserve"> is a scaled beta kernel</w:t>
      </w:r>
      <w:r>
        <w:rPr>
          <w:rFonts w:ascii="Arial" w:hAnsi="Arial" w:cs="Arial"/>
          <w:color w:val="333333"/>
          <w:shd w:val="clear" w:color="auto" w:fill="FFFFFF"/>
        </w:rPr>
        <w:t>.</w:t>
      </w:r>
    </w:p>
    <w:p w14:paraId="0B3A589E" w14:textId="77777777" w:rsidR="008D1943" w:rsidRPr="00D83EA3" w:rsidRDefault="008D1943" w:rsidP="008D1943">
      <w:pPr>
        <w:pStyle w:val="ListParagraph"/>
        <w:numPr>
          <w:ilvl w:val="2"/>
          <w:numId w:val="13"/>
        </w:numPr>
        <w:spacing w:after="160" w:line="360" w:lineRule="auto"/>
        <w:ind w:left="284" w:firstLine="0"/>
        <w:jc w:val="both"/>
        <w:rPr>
          <w:rFonts w:ascii="Arial" w:hAnsi="Arial" w:cs="Arial"/>
          <w:color w:val="333333"/>
          <w:shd w:val="clear" w:color="auto" w:fill="FFFFFF"/>
        </w:rPr>
      </w:pPr>
      <w:r>
        <w:rPr>
          <w:rFonts w:ascii="Arial" w:hAnsi="Arial" w:cs="Arial"/>
          <w:color w:val="333333"/>
          <w:shd w:val="clear" w:color="auto" w:fill="FFFFFF"/>
        </w:rPr>
        <w:t>U</w:t>
      </w:r>
      <w:r w:rsidRPr="006F7CB6">
        <w:rPr>
          <w:rFonts w:ascii="Arial" w:hAnsi="Arial" w:cs="Arial"/>
          <w:color w:val="333333"/>
          <w:shd w:val="clear" w:color="auto" w:fill="FFFFFF"/>
        </w:rPr>
        <w:t>pper bound</w:t>
      </w:r>
      <w:r>
        <w:rPr>
          <w:rFonts w:ascii="Arial" w:hAnsi="Arial" w:cs="Arial"/>
          <w:color w:val="333333"/>
          <w:shd w:val="clear" w:color="auto" w:fill="FFFFFF"/>
        </w:rPr>
        <w:t xml:space="preserve"> for fuzzy </w:t>
      </w:r>
      <m:oMath>
        <m:sSub>
          <m:sSubPr>
            <m:ctrlPr>
              <w:rPr>
                <w:rFonts w:ascii="Cambria Math" w:hAnsi="Cambria Math" w:cs="Arial"/>
                <w:i/>
                <w:color w:val="333333"/>
                <w:shd w:val="clear" w:color="auto" w:fill="FFFFFF"/>
              </w:rPr>
            </m:ctrlPr>
          </m:sSub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oMath>
      <w:r w:rsidRPr="006F7CB6">
        <w:rPr>
          <w:rFonts w:ascii="Arial" w:hAnsi="Arial" w:cs="Arial"/>
          <w:color w:val="333333"/>
          <w:shd w:val="clear" w:color="auto" w:fill="FFFFFF"/>
        </w:rPr>
        <w:t xml:space="preserve"> using integration by parts</w:t>
      </w:r>
      <w:r w:rsidRPr="00D83EA3">
        <w:rPr>
          <w:rFonts w:ascii="Arial" w:hAnsi="Arial" w:cs="Arial"/>
          <w:color w:val="333333"/>
          <w:shd w:val="clear" w:color="auto" w:fill="FFFFFF"/>
        </w:rPr>
        <w:t xml:space="preserve">. </w:t>
      </w:r>
      <w:r w:rsidRPr="00267FC5">
        <w:rPr>
          <w:rFonts w:ascii="Arial" w:hAnsi="Arial" w:cs="Arial"/>
          <w:color w:val="333333"/>
          <w:shd w:val="clear" w:color="auto" w:fill="FFFFFF"/>
        </w:rPr>
        <w:t>From 5.1.41:</w:t>
      </w:r>
    </w:p>
    <w:p w14:paraId="586659EC" w14:textId="77777777" w:rsidR="008D1943" w:rsidRDefault="008D1943" w:rsidP="008D1943">
      <w:pPr>
        <w:spacing w:after="160" w:line="259" w:lineRule="auto"/>
        <w:rPr>
          <w:rFonts w:ascii="Arial" w:hAnsi="Arial" w:cs="Arial"/>
          <w:color w:val="333333"/>
          <w:shd w:val="clear" w:color="auto" w:fill="FFFFFF"/>
        </w:rPr>
      </w:pPr>
      <m:oMathPara>
        <m:oMath>
          <m:r>
            <m:rPr>
              <m:sty m:val="p"/>
            </m:rPr>
            <w:rPr>
              <w:rFonts w:ascii="Cambria Math" w:hAnsi="Cambria Math" w:cs="Arial"/>
              <w:color w:val="333333"/>
              <w:shd w:val="clear" w:color="auto" w:fill="FFFFFF"/>
            </w:rPr>
            <m:t>sup⁡</m:t>
          </m:r>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 xml:space="preserve">|≤sup | </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shd w:val="clear" w:color="auto" w:fill="FFFFFF"/>
                </w:rPr>
                <m:t>d</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Y</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e>
          </m:nary>
          <m:r>
            <w:rPr>
              <w:rFonts w:ascii="Cambria Math" w:hAnsi="Cambria Math" w:cs="Arial"/>
              <w:color w:val="333333"/>
              <w:shd w:val="clear" w:color="auto" w:fill="FFFFFF"/>
            </w:rPr>
            <m:t>sup |</m:t>
          </m:r>
          <m:sSubSup>
            <m:sSubSupPr>
              <m:ctrlPr>
                <w:rPr>
                  <w:rFonts w:ascii="Cambria Math" w:hAnsi="Cambria Math" w:cs="Arial"/>
                  <w:i/>
                  <w:color w:val="333333"/>
                  <w:shd w:val="clear" w:color="auto" w:fill="FFFFFF"/>
                </w:rPr>
              </m:ctrlPr>
            </m:sSubSup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highlight w:val="green"/>
                          <w:shd w:val="clear" w:color="auto" w:fill="FFFFFF"/>
                        </w:rPr>
                        <m:t>-H+</m:t>
                      </m:r>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sup>
                  </m:sSup>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Y</m:t>
                          </m:r>
                        </m:e>
                      </m:acc>
                    </m:e>
                    <m:sub>
                      <m:r>
                        <w:rPr>
                          <w:rFonts w:ascii="Cambria Math" w:hAnsi="Cambria Math" w:cs="Arial"/>
                          <w:color w:val="333333"/>
                          <w:shd w:val="clear" w:color="auto" w:fill="FFFFFF"/>
                        </w:rPr>
                        <m:t>s</m:t>
                      </m:r>
                    </m:sub>
                    <m:sup>
                      <m:r>
                        <w:rPr>
                          <w:rFonts w:ascii="Cambria Math" w:hAnsi="Cambria Math" w:cs="Arial"/>
                          <w:color w:val="333333"/>
                          <w:shd w:val="clear" w:color="auto" w:fill="FFFFFF"/>
                        </w:rPr>
                        <m:t>H</m:t>
                      </m:r>
                    </m:sup>
                  </m:sSubSup>
                </m:e>
              </m:d>
            </m:e>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sSubSup>
          <m:r>
            <w:rPr>
              <w:rFonts w:ascii="Cambria Math" w:hAnsi="Cambria Math" w:cs="Arial"/>
              <w:color w:val="333333"/>
              <w:shd w:val="clear" w:color="auto" w:fill="FFFFFF"/>
            </w:rPr>
            <m:t>-</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d(s</m:t>
                  </m:r>
                </m:e>
                <m:sup>
                  <m:f>
                    <m:fPr>
                      <m:ctrlPr>
                        <w:rPr>
                          <w:rFonts w:ascii="Cambria Math" w:hAnsi="Cambria Math" w:cs="Arial"/>
                          <w:i/>
                          <w:color w:val="333333"/>
                          <w:highlight w:val="green"/>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-H</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Y</m:t>
                      </m:r>
                    </m:e>
                  </m:acc>
                </m:e>
                <m:sup>
                  <m:r>
                    <w:rPr>
                      <w:rFonts w:ascii="Cambria Math" w:hAnsi="Cambria Math" w:cs="Arial"/>
                      <w:color w:val="333333"/>
                      <w:shd w:val="clear" w:color="auto" w:fill="FFFFFF"/>
                    </w:rPr>
                    <m:t>H</m:t>
                  </m:r>
                </m:sup>
              </m:sSup>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s</m:t>
                  </m:r>
                </m:e>
              </m:d>
              <m:r>
                <w:rPr>
                  <w:rFonts w:ascii="Cambria Math" w:hAnsi="Cambria Math" w:cs="Arial"/>
                  <w:color w:val="333333"/>
                  <w:shd w:val="clear" w:color="auto" w:fill="FFFFFF"/>
                </w:rPr>
                <m:t>|</m:t>
              </m:r>
            </m:e>
          </m:nary>
        </m:oMath>
      </m:oMathPara>
    </w:p>
    <w:p w14:paraId="6994993C" w14:textId="77777777" w:rsidR="008D1943" w:rsidRDefault="008D1943" w:rsidP="008D1943">
      <w:pPr>
        <w:spacing w:after="160" w:line="360" w:lineRule="auto"/>
        <w:jc w:val="both"/>
        <w:rPr>
          <w:rFonts w:ascii="Arial" w:hAnsi="Arial" w:cs="Arial"/>
          <w:color w:val="333333"/>
          <w:shd w:val="clear" w:color="auto" w:fill="FFFFFF"/>
        </w:rPr>
      </w:pPr>
      <w:r w:rsidRPr="007233C1">
        <w:rPr>
          <w:rFonts w:ascii="Arial" w:hAnsi="Arial" w:cs="Arial"/>
          <w:strike/>
          <w:color w:val="333333"/>
          <w:highlight w:val="green"/>
          <w:shd w:val="clear" w:color="auto" w:fill="FFFFFF"/>
        </w:rPr>
        <w:t>Since the integral term is positive</w:t>
      </w:r>
      <w:r>
        <w:rPr>
          <w:rFonts w:ascii="Arial" w:hAnsi="Arial" w:cs="Arial"/>
          <w:color w:val="333333"/>
          <w:shd w:val="clear" w:color="auto" w:fill="FFFFFF"/>
        </w:rPr>
        <w:t xml:space="preserve">, </w:t>
      </w:r>
      <w:proofErr w:type="gramStart"/>
      <w:r>
        <w:rPr>
          <w:rFonts w:ascii="Arial" w:hAnsi="Arial" w:cs="Arial"/>
          <w:color w:val="333333"/>
          <w:shd w:val="clear" w:color="auto" w:fill="FFFFFF"/>
        </w:rPr>
        <w:t>Following</w:t>
      </w:r>
      <w:proofErr w:type="gramEnd"/>
      <w:r>
        <w:rPr>
          <w:rFonts w:ascii="Arial" w:hAnsi="Arial" w:cs="Arial"/>
          <w:color w:val="333333"/>
          <w:shd w:val="clear" w:color="auto" w:fill="FFFFFF"/>
        </w:rPr>
        <w:t xml:space="preserve"> triangular inequality bound </w:t>
      </w:r>
      <w:r w:rsidRPr="007233C1">
        <w:rPr>
          <w:rFonts w:ascii="Cambria Math" w:hAnsi="Cambria Math" w:cs="Cambria Math"/>
          <w:color w:val="333333"/>
          <w:shd w:val="clear" w:color="auto" w:fill="FFFFFF"/>
        </w:rPr>
        <w:t>∣</w:t>
      </w:r>
      <w:r w:rsidRPr="007233C1">
        <w:rPr>
          <w:rFonts w:ascii="Arial" w:hAnsi="Arial" w:cs="Arial"/>
          <w:color w:val="333333"/>
          <w:shd w:val="clear" w:color="auto" w:fill="FFFFFF"/>
        </w:rPr>
        <w:t>A−B</w:t>
      </w:r>
      <w:r w:rsidRPr="007233C1">
        <w:rPr>
          <w:rFonts w:ascii="Cambria Math" w:hAnsi="Cambria Math" w:cs="Cambria Math"/>
          <w:color w:val="333333"/>
          <w:shd w:val="clear" w:color="auto" w:fill="FFFFFF"/>
        </w:rPr>
        <w:t>∣</w:t>
      </w:r>
      <w:r>
        <w:rPr>
          <w:rFonts w:ascii="Cambria Math" w:hAnsi="Cambria Math" w:cs="Cambria Math"/>
          <w:color w:val="333333"/>
          <w:shd w:val="clear" w:color="auto" w:fill="FFFFFF"/>
        </w:rPr>
        <w:t xml:space="preserve"> </w:t>
      </w:r>
      <w:r w:rsidRPr="007233C1">
        <w:rPr>
          <w:rFonts w:ascii="Arial" w:hAnsi="Arial" w:cs="Arial"/>
          <w:color w:val="333333"/>
          <w:shd w:val="clear" w:color="auto" w:fill="FFFFFF"/>
        </w:rPr>
        <w:t>≤</w:t>
      </w:r>
      <w:r>
        <w:rPr>
          <w:rFonts w:ascii="Arial" w:hAnsi="Arial" w:cs="Arial"/>
          <w:color w:val="333333"/>
          <w:shd w:val="clear" w:color="auto" w:fill="FFFFFF"/>
        </w:rPr>
        <w:t xml:space="preserve"> </w:t>
      </w:r>
      <w:r w:rsidRPr="007233C1">
        <w:rPr>
          <w:rFonts w:ascii="Cambria Math" w:hAnsi="Cambria Math" w:cs="Cambria Math"/>
          <w:color w:val="333333"/>
          <w:shd w:val="clear" w:color="auto" w:fill="FFFFFF"/>
        </w:rPr>
        <w:t>∣</w:t>
      </w:r>
      <w:r w:rsidRPr="007233C1">
        <w:rPr>
          <w:rFonts w:ascii="Arial" w:hAnsi="Arial" w:cs="Arial"/>
          <w:color w:val="333333"/>
          <w:shd w:val="clear" w:color="auto" w:fill="FFFFFF"/>
        </w:rPr>
        <w:t>A</w:t>
      </w:r>
      <w:r w:rsidRPr="007233C1">
        <w:rPr>
          <w:rFonts w:ascii="Cambria Math" w:hAnsi="Cambria Math" w:cs="Cambria Math"/>
          <w:color w:val="333333"/>
          <w:shd w:val="clear" w:color="auto" w:fill="FFFFFF"/>
        </w:rPr>
        <w:t>∣</w:t>
      </w:r>
      <w:r w:rsidRPr="007233C1">
        <w:rPr>
          <w:rFonts w:ascii="Arial" w:hAnsi="Arial" w:cs="Arial"/>
          <w:color w:val="333333"/>
          <w:shd w:val="clear" w:color="auto" w:fill="FFFFFF"/>
        </w:rPr>
        <w:t>+</w:t>
      </w:r>
      <w:r w:rsidRPr="007233C1">
        <w:rPr>
          <w:rFonts w:ascii="Cambria Math" w:hAnsi="Cambria Math" w:cs="Cambria Math"/>
          <w:color w:val="333333"/>
          <w:shd w:val="clear" w:color="auto" w:fill="FFFFFF"/>
        </w:rPr>
        <w:t>∣</w:t>
      </w:r>
      <w:r w:rsidRPr="007233C1">
        <w:rPr>
          <w:rFonts w:ascii="Arial" w:hAnsi="Arial" w:cs="Arial"/>
          <w:color w:val="333333"/>
          <w:shd w:val="clear" w:color="auto" w:fill="FFFFFF"/>
        </w:rPr>
        <w:t>B</w:t>
      </w:r>
      <w:r w:rsidRPr="007233C1">
        <w:rPr>
          <w:rFonts w:ascii="Cambria Math" w:hAnsi="Cambria Math" w:cs="Cambria Math"/>
          <w:color w:val="333333"/>
          <w:shd w:val="clear" w:color="auto" w:fill="FFFFFF"/>
        </w:rPr>
        <w:t>∣</w:t>
      </w:r>
      <w:r>
        <w:rPr>
          <w:rFonts w:ascii="Cambria Math" w:hAnsi="Cambria Math" w:cs="Cambria Math"/>
          <w:color w:val="333333"/>
          <w:shd w:val="clear" w:color="auto" w:fill="FFFFFF"/>
        </w:rPr>
        <w:t>,</w:t>
      </w:r>
      <w:r>
        <w:rPr>
          <w:rFonts w:ascii="Arial" w:hAnsi="Arial" w:cs="Arial"/>
          <w:color w:val="333333"/>
          <w:shd w:val="clear" w:color="auto" w:fill="FFFFFF"/>
        </w:rPr>
        <w:t xml:space="preserve"> we can bind the absolute value of the difference, therefore: </w:t>
      </w:r>
    </w:p>
    <w:p w14:paraId="04C77F39" w14:textId="77777777" w:rsidR="008D1943" w:rsidRPr="00653666" w:rsidRDefault="008D1943" w:rsidP="008D1943">
      <w:pPr>
        <w:spacing w:after="160" w:line="360" w:lineRule="auto"/>
        <w:jc w:val="both"/>
        <w:rPr>
          <w:rFonts w:ascii="Arial" w:hAnsi="Arial" w:cs="Arial"/>
          <w:color w:val="333333"/>
          <w:highlight w:val="green"/>
          <w:shd w:val="clear" w:color="auto" w:fill="FFFFFF"/>
          <w:rPrChange w:id="1493" w:author="George Urumov" w:date="2025-10-30T10:17:00Z" w16du:dateUtc="2025-10-30T10:17:00Z">
            <w:rPr>
              <w:rFonts w:ascii="Arial" w:hAnsi="Arial" w:cs="Arial"/>
              <w:color w:val="333333"/>
              <w:shd w:val="clear" w:color="auto" w:fill="FFFFFF"/>
            </w:rPr>
          </w:rPrChange>
        </w:rPr>
      </w:pPr>
      <m:oMathPara>
        <m:oMath>
          <m:r>
            <m:rPr>
              <m:sty m:val="p"/>
            </m:rPr>
            <w:rPr>
              <w:rFonts w:ascii="Cambria Math" w:hAnsi="Cambria Math" w:cs="Arial"/>
              <w:color w:val="333333"/>
              <w:shd w:val="clear" w:color="auto" w:fill="FFFFFF"/>
            </w:rPr>
            <m:t>sup⁡</m:t>
          </m:r>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r>
            <m:rPr>
              <m:sty m:val="p"/>
            </m:rPr>
            <w:rPr>
              <w:rFonts w:ascii="Cambria Math" w:hAnsi="Cambria Math" w:cs="Arial"/>
              <w:color w:val="333333"/>
              <w:highlight w:val="green"/>
              <w:shd w:val="clear" w:color="auto" w:fill="FFFFFF"/>
              <w:rPrChange w:id="1494" w:author="George Urumov" w:date="2025-10-30T10:17:00Z" w16du:dateUtc="2025-10-30T10:17:00Z">
                <w:rPr>
                  <w:rFonts w:ascii="Cambria Math" w:hAnsi="Cambria Math" w:cs="Arial"/>
                  <w:color w:val="333333"/>
                  <w:shd w:val="clear" w:color="auto" w:fill="FFFFFF"/>
                </w:rPr>
              </w:rPrChange>
            </w:rPr>
            <m:t>sup⁡</m:t>
          </m:r>
          <m:r>
            <w:rPr>
              <w:rFonts w:ascii="Cambria Math" w:hAnsi="Cambria Math" w:cs="Arial"/>
              <w:color w:val="333333"/>
              <w:highlight w:val="green"/>
              <w:shd w:val="clear" w:color="auto" w:fill="FFFFFF"/>
              <w:rPrChange w:id="1495" w:author="George Urumov" w:date="2025-10-30T10:17:00Z" w16du:dateUtc="2025-10-30T10:17:00Z">
                <w:rPr>
                  <w:rFonts w:ascii="Cambria Math" w:hAnsi="Cambria Math" w:cs="Arial"/>
                  <w:color w:val="333333"/>
                  <w:shd w:val="clear" w:color="auto" w:fill="FFFFFF"/>
                </w:rPr>
              </w:rPrChange>
            </w:rPr>
            <m:t>|</m:t>
          </m:r>
          <m:sSubSup>
            <m:sSubSupPr>
              <m:ctrlPr>
                <w:rPr>
                  <w:rFonts w:ascii="Cambria Math" w:hAnsi="Cambria Math" w:cs="Arial"/>
                  <w:i/>
                  <w:color w:val="333333"/>
                  <w:highlight w:val="green"/>
                  <w:shd w:val="clear" w:color="auto" w:fill="FFFFFF"/>
                  <w:rPrChange w:id="1496" w:author="George Urumov" w:date="2025-10-30T10:17:00Z" w16du:dateUtc="2025-10-30T10:17:00Z">
                    <w:rPr>
                      <w:rFonts w:ascii="Cambria Math" w:hAnsi="Cambria Math" w:cs="Arial"/>
                      <w:i/>
                      <w:color w:val="333333"/>
                      <w:shd w:val="clear" w:color="auto" w:fill="FFFFFF"/>
                    </w:rPr>
                  </w:rPrChange>
                </w:rPr>
              </m:ctrlPr>
            </m:sSubSupPr>
            <m:e>
              <m:d>
                <m:dPr>
                  <m:begChr m:val="["/>
                  <m:endChr m:val="]"/>
                  <m:ctrlPr>
                    <w:rPr>
                      <w:rFonts w:ascii="Cambria Math" w:hAnsi="Cambria Math" w:cs="Arial"/>
                      <w:i/>
                      <w:color w:val="333333"/>
                      <w:highlight w:val="green"/>
                      <w:shd w:val="clear" w:color="auto" w:fill="FFFFFF"/>
                      <w:rPrChange w:id="1497" w:author="George Urumov" w:date="2025-10-30T10:17:00Z" w16du:dateUtc="2025-10-30T10:17:00Z">
                        <w:rPr>
                          <w:rFonts w:ascii="Cambria Math" w:hAnsi="Cambria Math" w:cs="Arial"/>
                          <w:i/>
                          <w:color w:val="333333"/>
                          <w:shd w:val="clear" w:color="auto" w:fill="FFFFFF"/>
                        </w:rPr>
                      </w:rPrChange>
                    </w:rPr>
                  </m:ctrlPr>
                </m:dPr>
                <m:e>
                  <m:sSup>
                    <m:sSupPr>
                      <m:ctrlPr>
                        <w:rPr>
                          <w:rFonts w:ascii="Cambria Math" w:hAnsi="Cambria Math" w:cs="Arial"/>
                          <w:i/>
                          <w:color w:val="333333"/>
                          <w:highlight w:val="green"/>
                          <w:shd w:val="clear" w:color="auto" w:fill="FFFFFF"/>
                          <w:rPrChange w:id="1498" w:author="George Urumov" w:date="2025-10-30T10:17:00Z" w16du:dateUtc="2025-10-30T10:17:00Z">
                            <w:rPr>
                              <w:rFonts w:ascii="Cambria Math" w:hAnsi="Cambria Math" w:cs="Arial"/>
                              <w:i/>
                              <w:color w:val="333333"/>
                              <w:shd w:val="clear" w:color="auto" w:fill="FFFFFF"/>
                            </w:rPr>
                          </w:rPrChange>
                        </w:rPr>
                      </m:ctrlPr>
                    </m:sSupPr>
                    <m:e>
                      <m:r>
                        <w:rPr>
                          <w:rFonts w:ascii="Cambria Math" w:hAnsi="Cambria Math" w:cs="Arial"/>
                          <w:color w:val="333333"/>
                          <w:highlight w:val="green"/>
                          <w:shd w:val="clear" w:color="auto" w:fill="FFFFFF"/>
                          <w:rPrChange w:id="1499" w:author="George Urumov" w:date="2025-10-30T10:17:00Z" w16du:dateUtc="2025-10-30T10:17:00Z">
                            <w:rPr>
                              <w:rFonts w:ascii="Cambria Math" w:hAnsi="Cambria Math" w:cs="Arial"/>
                              <w:color w:val="333333"/>
                              <w:shd w:val="clear" w:color="auto" w:fill="FFFFFF"/>
                            </w:rPr>
                          </w:rPrChange>
                        </w:rPr>
                        <m:t>s</m:t>
                      </m:r>
                    </m:e>
                    <m:sup>
                      <m:r>
                        <w:rPr>
                          <w:rFonts w:ascii="Cambria Math" w:hAnsi="Cambria Math" w:cs="Arial"/>
                          <w:color w:val="333333"/>
                          <w:highlight w:val="green"/>
                          <w:shd w:val="clear" w:color="auto" w:fill="FFFFFF"/>
                          <w:rPrChange w:id="1500" w:author="George Urumov" w:date="2025-10-30T10:17:00Z" w16du:dateUtc="2025-10-30T10:17:00Z">
                            <w:rPr>
                              <w:rFonts w:ascii="Cambria Math" w:hAnsi="Cambria Math" w:cs="Arial"/>
                              <w:color w:val="333333"/>
                              <w:shd w:val="clear" w:color="auto" w:fill="FFFFFF"/>
                            </w:rPr>
                          </w:rPrChange>
                        </w:rPr>
                        <m:t>-H+</m:t>
                      </m:r>
                      <m:f>
                        <m:fPr>
                          <m:ctrlPr>
                            <w:rPr>
                              <w:rFonts w:ascii="Cambria Math" w:hAnsi="Cambria Math" w:cs="Arial"/>
                              <w:i/>
                              <w:color w:val="333333"/>
                              <w:highlight w:val="green"/>
                              <w:shd w:val="clear" w:color="auto" w:fill="FFFFFF"/>
                              <w:rPrChange w:id="1501" w:author="George Urumov" w:date="2025-10-30T10:17:00Z" w16du:dateUtc="2025-10-30T10:17:00Z">
                                <w:rPr>
                                  <w:rFonts w:ascii="Cambria Math" w:hAnsi="Cambria Math" w:cs="Arial"/>
                                  <w:i/>
                                  <w:color w:val="333333"/>
                                  <w:shd w:val="clear" w:color="auto" w:fill="FFFFFF"/>
                                </w:rPr>
                              </w:rPrChange>
                            </w:rPr>
                          </m:ctrlPr>
                        </m:fPr>
                        <m:num>
                          <m:r>
                            <w:rPr>
                              <w:rFonts w:ascii="Cambria Math" w:hAnsi="Cambria Math" w:cs="Arial"/>
                              <w:color w:val="333333"/>
                              <w:highlight w:val="green"/>
                              <w:shd w:val="clear" w:color="auto" w:fill="FFFFFF"/>
                              <w:rPrChange w:id="1502" w:author="George Urumov" w:date="2025-10-30T10:17:00Z" w16du:dateUtc="2025-10-30T10:17:00Z">
                                <w:rPr>
                                  <w:rFonts w:ascii="Cambria Math" w:hAnsi="Cambria Math" w:cs="Arial"/>
                                  <w:color w:val="333333"/>
                                  <w:shd w:val="clear" w:color="auto" w:fill="FFFFFF"/>
                                </w:rPr>
                              </w:rPrChange>
                            </w:rPr>
                            <m:t>1</m:t>
                          </m:r>
                        </m:num>
                        <m:den>
                          <m:r>
                            <w:rPr>
                              <w:rFonts w:ascii="Cambria Math" w:hAnsi="Cambria Math" w:cs="Arial"/>
                              <w:color w:val="333333"/>
                              <w:highlight w:val="green"/>
                              <w:shd w:val="clear" w:color="auto" w:fill="FFFFFF"/>
                              <w:rPrChange w:id="1503" w:author="George Urumov" w:date="2025-10-30T10:17:00Z" w16du:dateUtc="2025-10-30T10:17:00Z">
                                <w:rPr>
                                  <w:rFonts w:ascii="Cambria Math" w:hAnsi="Cambria Math" w:cs="Arial"/>
                                  <w:color w:val="333333"/>
                                  <w:shd w:val="clear" w:color="auto" w:fill="FFFFFF"/>
                                </w:rPr>
                              </w:rPrChange>
                            </w:rPr>
                            <m:t>2</m:t>
                          </m:r>
                        </m:den>
                      </m:f>
                    </m:sup>
                  </m:sSup>
                  <m:sSubSup>
                    <m:sSubSupPr>
                      <m:ctrlPr>
                        <w:rPr>
                          <w:rFonts w:ascii="Cambria Math" w:hAnsi="Cambria Math" w:cs="Arial"/>
                          <w:i/>
                          <w:color w:val="333333"/>
                          <w:highlight w:val="green"/>
                          <w:shd w:val="clear" w:color="auto" w:fill="FFFFFF"/>
                          <w:rPrChange w:id="1504" w:author="George Urumov" w:date="2025-10-30T10:17:00Z" w16du:dateUtc="2025-10-30T10:17:00Z">
                            <w:rPr>
                              <w:rFonts w:ascii="Cambria Math" w:hAnsi="Cambria Math" w:cs="Arial"/>
                              <w:i/>
                              <w:color w:val="333333"/>
                              <w:shd w:val="clear" w:color="auto" w:fill="FFFFFF"/>
                            </w:rPr>
                          </w:rPrChange>
                        </w:rPr>
                      </m:ctrlPr>
                    </m:sSubSupPr>
                    <m:e>
                      <m:acc>
                        <m:accPr>
                          <m:chr m:val="̃"/>
                          <m:ctrlPr>
                            <w:rPr>
                              <w:rFonts w:ascii="Cambria Math" w:hAnsi="Cambria Math" w:cs="Arial"/>
                              <w:i/>
                              <w:color w:val="333333"/>
                              <w:highlight w:val="green"/>
                              <w:shd w:val="clear" w:color="auto" w:fill="FFFFFF"/>
                              <w:rPrChange w:id="1505" w:author="George Urumov" w:date="2025-10-30T10:17:00Z" w16du:dateUtc="2025-10-30T10:17:00Z">
                                <w:rPr>
                                  <w:rFonts w:ascii="Cambria Math" w:hAnsi="Cambria Math" w:cs="Arial"/>
                                  <w:i/>
                                  <w:color w:val="333333"/>
                                  <w:shd w:val="clear" w:color="auto" w:fill="FFFFFF"/>
                                </w:rPr>
                              </w:rPrChange>
                            </w:rPr>
                          </m:ctrlPr>
                        </m:accPr>
                        <m:e>
                          <m:r>
                            <w:rPr>
                              <w:rFonts w:ascii="Cambria Math" w:hAnsi="Cambria Math" w:cs="Arial"/>
                              <w:color w:val="333333"/>
                              <w:highlight w:val="green"/>
                              <w:shd w:val="clear" w:color="auto" w:fill="FFFFFF"/>
                              <w:rPrChange w:id="1506" w:author="George Urumov" w:date="2025-10-30T10:17:00Z" w16du:dateUtc="2025-10-30T10:17:00Z">
                                <w:rPr>
                                  <w:rFonts w:ascii="Cambria Math" w:hAnsi="Cambria Math" w:cs="Arial"/>
                                  <w:color w:val="333333"/>
                                  <w:shd w:val="clear" w:color="auto" w:fill="FFFFFF"/>
                                </w:rPr>
                              </w:rPrChange>
                            </w:rPr>
                            <m:t>Y</m:t>
                          </m:r>
                        </m:e>
                      </m:acc>
                    </m:e>
                    <m:sub>
                      <m:r>
                        <w:rPr>
                          <w:rFonts w:ascii="Cambria Math" w:hAnsi="Cambria Math" w:cs="Arial"/>
                          <w:color w:val="333333"/>
                          <w:highlight w:val="green"/>
                          <w:shd w:val="clear" w:color="auto" w:fill="FFFFFF"/>
                          <w:rPrChange w:id="1507" w:author="George Urumov" w:date="2025-10-30T10:17:00Z" w16du:dateUtc="2025-10-30T10:17:00Z">
                            <w:rPr>
                              <w:rFonts w:ascii="Cambria Math" w:hAnsi="Cambria Math" w:cs="Arial"/>
                              <w:color w:val="333333"/>
                              <w:shd w:val="clear" w:color="auto" w:fill="FFFFFF"/>
                            </w:rPr>
                          </w:rPrChange>
                        </w:rPr>
                        <m:t>s</m:t>
                      </m:r>
                    </m:sub>
                    <m:sup>
                      <m:r>
                        <w:rPr>
                          <w:rFonts w:ascii="Cambria Math" w:hAnsi="Cambria Math" w:cs="Arial"/>
                          <w:color w:val="333333"/>
                          <w:highlight w:val="green"/>
                          <w:shd w:val="clear" w:color="auto" w:fill="FFFFFF"/>
                          <w:rPrChange w:id="1508" w:author="George Urumov" w:date="2025-10-30T10:17:00Z" w16du:dateUtc="2025-10-30T10:17:00Z">
                            <w:rPr>
                              <w:rFonts w:ascii="Cambria Math" w:hAnsi="Cambria Math" w:cs="Arial"/>
                              <w:color w:val="333333"/>
                              <w:shd w:val="clear" w:color="auto" w:fill="FFFFFF"/>
                            </w:rPr>
                          </w:rPrChange>
                        </w:rPr>
                        <m:t>H</m:t>
                      </m:r>
                    </m:sup>
                  </m:sSubSup>
                </m:e>
              </m:d>
            </m:e>
            <m:sub>
              <m:r>
                <w:rPr>
                  <w:rFonts w:ascii="Cambria Math" w:hAnsi="Cambria Math" w:cs="Arial"/>
                  <w:color w:val="333333"/>
                  <w:highlight w:val="green"/>
                  <w:shd w:val="clear" w:color="auto" w:fill="FFFFFF"/>
                  <w:rPrChange w:id="1509" w:author="George Urumov" w:date="2025-10-30T10:17:00Z" w16du:dateUtc="2025-10-30T10:17:00Z">
                    <w:rPr>
                      <w:rFonts w:ascii="Cambria Math" w:hAnsi="Cambria Math" w:cs="Arial"/>
                      <w:color w:val="333333"/>
                      <w:shd w:val="clear" w:color="auto" w:fill="FFFFFF"/>
                    </w:rPr>
                  </w:rPrChange>
                </w:rPr>
                <m:t>0</m:t>
              </m:r>
            </m:sub>
            <m:sup>
              <m:r>
                <w:rPr>
                  <w:rFonts w:ascii="Cambria Math" w:hAnsi="Cambria Math" w:cs="Arial"/>
                  <w:color w:val="333333"/>
                  <w:highlight w:val="green"/>
                  <w:shd w:val="clear" w:color="auto" w:fill="FFFFFF"/>
                  <w:rPrChange w:id="1510" w:author="George Urumov" w:date="2025-10-30T10:17:00Z" w16du:dateUtc="2025-10-30T10:17:00Z">
                    <w:rPr>
                      <w:rFonts w:ascii="Cambria Math" w:hAnsi="Cambria Math" w:cs="Arial"/>
                      <w:color w:val="333333"/>
                      <w:shd w:val="clear" w:color="auto" w:fill="FFFFFF"/>
                    </w:rPr>
                  </w:rPrChange>
                </w:rPr>
                <m:t>T</m:t>
              </m:r>
            </m:sup>
          </m:sSubSup>
          <m:r>
            <w:rPr>
              <w:rFonts w:ascii="Cambria Math" w:hAnsi="Cambria Math" w:cs="Arial"/>
              <w:color w:val="333333"/>
              <w:highlight w:val="green"/>
              <w:shd w:val="clear" w:color="auto" w:fill="FFFFFF"/>
              <w:rPrChange w:id="1511" w:author="George Urumov" w:date="2025-10-30T10:17:00Z" w16du:dateUtc="2025-10-30T10:17:00Z">
                <w:rPr>
                  <w:rFonts w:ascii="Cambria Math" w:hAnsi="Cambria Math" w:cs="Arial"/>
                  <w:color w:val="333333"/>
                  <w:shd w:val="clear" w:color="auto" w:fill="FFFFFF"/>
                </w:rPr>
              </w:rPrChange>
            </w:rPr>
            <m:t xml:space="preserve">- </m:t>
          </m:r>
          <m:nary>
            <m:naryPr>
              <m:limLoc m:val="subSup"/>
              <m:ctrlPr>
                <w:rPr>
                  <w:rFonts w:ascii="Cambria Math" w:hAnsi="Cambria Math" w:cs="Arial"/>
                  <w:i/>
                  <w:color w:val="333333"/>
                  <w:highlight w:val="green"/>
                  <w:shd w:val="clear" w:color="auto" w:fill="FFFFFF"/>
                  <w:rPrChange w:id="1512" w:author="George Urumov" w:date="2025-10-30T10:17:00Z" w16du:dateUtc="2025-10-30T10:17:00Z">
                    <w:rPr>
                      <w:rFonts w:ascii="Cambria Math" w:hAnsi="Cambria Math" w:cs="Arial"/>
                      <w:i/>
                      <w:color w:val="333333"/>
                      <w:shd w:val="clear" w:color="auto" w:fill="FFFFFF"/>
                    </w:rPr>
                  </w:rPrChange>
                </w:rPr>
              </m:ctrlPr>
            </m:naryPr>
            <m:sub>
              <m:r>
                <w:rPr>
                  <w:rFonts w:ascii="Cambria Math" w:hAnsi="Cambria Math" w:cs="Arial"/>
                  <w:color w:val="333333"/>
                  <w:highlight w:val="green"/>
                  <w:shd w:val="clear" w:color="auto" w:fill="FFFFFF"/>
                  <w:rPrChange w:id="1513" w:author="George Urumov" w:date="2025-10-30T10:17:00Z" w16du:dateUtc="2025-10-30T10:17:00Z">
                    <w:rPr>
                      <w:rFonts w:ascii="Cambria Math" w:hAnsi="Cambria Math" w:cs="Arial"/>
                      <w:color w:val="333333"/>
                      <w:shd w:val="clear" w:color="auto" w:fill="FFFFFF"/>
                    </w:rPr>
                  </w:rPrChange>
                </w:rPr>
                <m:t>0</m:t>
              </m:r>
            </m:sub>
            <m:sup>
              <m:r>
                <w:rPr>
                  <w:rFonts w:ascii="Cambria Math" w:hAnsi="Cambria Math" w:cs="Arial"/>
                  <w:color w:val="333333"/>
                  <w:highlight w:val="green"/>
                  <w:shd w:val="clear" w:color="auto" w:fill="FFFFFF"/>
                  <w:rPrChange w:id="1514" w:author="George Urumov" w:date="2025-10-30T10:17:00Z" w16du:dateUtc="2025-10-30T10:17:00Z">
                    <w:rPr>
                      <w:rFonts w:ascii="Cambria Math" w:hAnsi="Cambria Math" w:cs="Arial"/>
                      <w:color w:val="333333"/>
                      <w:shd w:val="clear" w:color="auto" w:fill="FFFFFF"/>
                    </w:rPr>
                  </w:rPrChange>
                </w:rPr>
                <m:t>t</m:t>
              </m:r>
            </m:sup>
            <m:e>
              <m:r>
                <w:rPr>
                  <w:rFonts w:ascii="Cambria Math" w:hAnsi="Cambria Math" w:cs="Arial"/>
                  <w:color w:val="333333"/>
                  <w:highlight w:val="green"/>
                  <w:shd w:val="clear" w:color="auto" w:fill="FFFFFF"/>
                  <w:rPrChange w:id="1515" w:author="George Urumov" w:date="2025-10-30T10:17:00Z" w16du:dateUtc="2025-10-30T10:17:00Z">
                    <w:rPr>
                      <w:rFonts w:ascii="Cambria Math" w:hAnsi="Cambria Math" w:cs="Arial"/>
                      <w:color w:val="333333"/>
                      <w:shd w:val="clear" w:color="auto" w:fill="FFFFFF"/>
                    </w:rPr>
                  </w:rPrChange>
                </w:rPr>
                <m:t>(1/2 - H)</m:t>
              </m:r>
              <m:sSup>
                <m:sSupPr>
                  <m:ctrlPr>
                    <w:rPr>
                      <w:rFonts w:ascii="Cambria Math" w:hAnsi="Cambria Math" w:cs="Arial"/>
                      <w:i/>
                      <w:color w:val="333333"/>
                      <w:highlight w:val="green"/>
                      <w:shd w:val="clear" w:color="auto" w:fill="FFFFFF"/>
                      <w:rPrChange w:id="1516" w:author="George Urumov" w:date="2025-10-30T10:17:00Z" w16du:dateUtc="2025-10-30T10:17:00Z">
                        <w:rPr>
                          <w:rFonts w:ascii="Cambria Math" w:hAnsi="Cambria Math" w:cs="Arial"/>
                          <w:i/>
                          <w:color w:val="333333"/>
                          <w:shd w:val="clear" w:color="auto" w:fill="FFFFFF"/>
                        </w:rPr>
                      </w:rPrChange>
                    </w:rPr>
                  </m:ctrlPr>
                </m:sSupPr>
                <m:e>
                  <m:r>
                    <w:rPr>
                      <w:rFonts w:ascii="Cambria Math" w:hAnsi="Cambria Math" w:cs="Arial"/>
                      <w:color w:val="333333"/>
                      <w:highlight w:val="green"/>
                      <w:shd w:val="clear" w:color="auto" w:fill="FFFFFF"/>
                      <w:rPrChange w:id="1517" w:author="George Urumov" w:date="2025-10-30T10:17:00Z" w16du:dateUtc="2025-10-30T10:17:00Z">
                        <w:rPr>
                          <w:rFonts w:ascii="Cambria Math" w:hAnsi="Cambria Math" w:cs="Arial"/>
                          <w:color w:val="333333"/>
                          <w:shd w:val="clear" w:color="auto" w:fill="FFFFFF"/>
                        </w:rPr>
                      </w:rPrChange>
                    </w:rPr>
                    <m:t>s</m:t>
                  </m:r>
                </m:e>
                <m:sup>
                  <m:r>
                    <w:rPr>
                      <w:rFonts w:ascii="Cambria Math" w:hAnsi="Cambria Math" w:cs="Arial"/>
                      <w:color w:val="333333"/>
                      <w:highlight w:val="green"/>
                      <w:shd w:val="clear" w:color="auto" w:fill="FFFFFF"/>
                      <w:rPrChange w:id="1518" w:author="George Urumov" w:date="2025-10-30T10:17:00Z" w16du:dateUtc="2025-10-30T10:17:00Z">
                        <w:rPr>
                          <w:rFonts w:ascii="Cambria Math" w:hAnsi="Cambria Math" w:cs="Arial"/>
                          <w:color w:val="333333"/>
                          <w:shd w:val="clear" w:color="auto" w:fill="FFFFFF"/>
                        </w:rPr>
                      </w:rPrChange>
                    </w:rPr>
                    <m:t>-</m:t>
                  </m:r>
                  <m:f>
                    <m:fPr>
                      <m:ctrlPr>
                        <w:rPr>
                          <w:rFonts w:ascii="Cambria Math" w:hAnsi="Cambria Math" w:cs="Arial"/>
                          <w:i/>
                          <w:color w:val="333333"/>
                          <w:highlight w:val="green"/>
                          <w:shd w:val="clear" w:color="auto" w:fill="FFFFFF"/>
                          <w:rPrChange w:id="1519" w:author="George Urumov" w:date="2025-10-30T10:17:00Z" w16du:dateUtc="2025-10-30T10:17:00Z">
                            <w:rPr>
                              <w:rFonts w:ascii="Cambria Math" w:hAnsi="Cambria Math" w:cs="Arial"/>
                              <w:i/>
                              <w:color w:val="333333"/>
                              <w:shd w:val="clear" w:color="auto" w:fill="FFFFFF"/>
                            </w:rPr>
                          </w:rPrChange>
                        </w:rPr>
                      </m:ctrlPr>
                    </m:fPr>
                    <m:num>
                      <m:r>
                        <w:rPr>
                          <w:rFonts w:ascii="Cambria Math" w:hAnsi="Cambria Math" w:cs="Arial"/>
                          <w:color w:val="333333"/>
                          <w:highlight w:val="green"/>
                          <w:shd w:val="clear" w:color="auto" w:fill="FFFFFF"/>
                          <w:rPrChange w:id="1520" w:author="George Urumov" w:date="2025-10-30T10:17:00Z" w16du:dateUtc="2025-10-30T10:17:00Z">
                            <w:rPr>
                              <w:rFonts w:ascii="Cambria Math" w:hAnsi="Cambria Math" w:cs="Arial"/>
                              <w:color w:val="333333"/>
                              <w:shd w:val="clear" w:color="auto" w:fill="FFFFFF"/>
                            </w:rPr>
                          </w:rPrChange>
                        </w:rPr>
                        <m:t>1</m:t>
                      </m:r>
                    </m:num>
                    <m:den>
                      <m:r>
                        <w:rPr>
                          <w:rFonts w:ascii="Cambria Math" w:hAnsi="Cambria Math" w:cs="Arial"/>
                          <w:color w:val="333333"/>
                          <w:highlight w:val="green"/>
                          <w:shd w:val="clear" w:color="auto" w:fill="FFFFFF"/>
                          <w:rPrChange w:id="1521" w:author="George Urumov" w:date="2025-10-30T10:17:00Z" w16du:dateUtc="2025-10-30T10:17:00Z">
                            <w:rPr>
                              <w:rFonts w:ascii="Cambria Math" w:hAnsi="Cambria Math" w:cs="Arial"/>
                              <w:color w:val="333333"/>
                              <w:shd w:val="clear" w:color="auto" w:fill="FFFFFF"/>
                            </w:rPr>
                          </w:rPrChange>
                        </w:rPr>
                        <m:t>2</m:t>
                      </m:r>
                    </m:den>
                  </m:f>
                  <m:r>
                    <w:rPr>
                      <w:rFonts w:ascii="Cambria Math" w:hAnsi="Cambria Math" w:cs="Arial"/>
                      <w:color w:val="333333"/>
                      <w:highlight w:val="green"/>
                      <w:shd w:val="clear" w:color="auto" w:fill="FFFFFF"/>
                      <w:rPrChange w:id="1522" w:author="George Urumov" w:date="2025-10-30T10:17:00Z" w16du:dateUtc="2025-10-30T10:17:00Z">
                        <w:rPr>
                          <w:rFonts w:ascii="Cambria Math" w:hAnsi="Cambria Math" w:cs="Arial"/>
                          <w:color w:val="333333"/>
                          <w:shd w:val="clear" w:color="auto" w:fill="FFFFFF"/>
                        </w:rPr>
                      </w:rPrChange>
                    </w:rPr>
                    <m:t>-H</m:t>
                  </m:r>
                </m:sup>
              </m:sSup>
              <m:r>
                <w:rPr>
                  <w:rFonts w:ascii="Cambria Math" w:hAnsi="Cambria Math" w:cs="Arial"/>
                  <w:color w:val="333333"/>
                  <w:highlight w:val="green"/>
                  <w:shd w:val="clear" w:color="auto" w:fill="FFFFFF"/>
                  <w:rPrChange w:id="1523" w:author="George Urumov" w:date="2025-10-30T10:17:00Z" w16du:dateUtc="2025-10-30T10:17:00Z">
                    <w:rPr>
                      <w:rFonts w:ascii="Cambria Math" w:hAnsi="Cambria Math" w:cs="Arial"/>
                      <w:color w:val="333333"/>
                      <w:shd w:val="clear" w:color="auto" w:fill="FFFFFF"/>
                    </w:rPr>
                  </w:rPrChange>
                </w:rPr>
                <m:t xml:space="preserve"> </m:t>
              </m:r>
              <m:sSup>
                <m:sSupPr>
                  <m:ctrlPr>
                    <w:rPr>
                      <w:rFonts w:ascii="Cambria Math" w:hAnsi="Cambria Math" w:cs="Arial"/>
                      <w:i/>
                      <w:color w:val="333333"/>
                      <w:highlight w:val="green"/>
                      <w:shd w:val="clear" w:color="auto" w:fill="FFFFFF"/>
                      <w:rPrChange w:id="1524" w:author="George Urumov" w:date="2025-10-30T10:17:00Z" w16du:dateUtc="2025-10-30T10:17:00Z">
                        <w:rPr>
                          <w:rFonts w:ascii="Cambria Math" w:hAnsi="Cambria Math" w:cs="Arial"/>
                          <w:i/>
                          <w:color w:val="333333"/>
                          <w:shd w:val="clear" w:color="auto" w:fill="FFFFFF"/>
                        </w:rPr>
                      </w:rPrChange>
                    </w:rPr>
                  </m:ctrlPr>
                </m:sSupPr>
                <m:e>
                  <m:acc>
                    <m:accPr>
                      <m:chr m:val="̃"/>
                      <m:ctrlPr>
                        <w:rPr>
                          <w:rFonts w:ascii="Cambria Math" w:hAnsi="Cambria Math" w:cs="Arial"/>
                          <w:i/>
                          <w:color w:val="333333"/>
                          <w:highlight w:val="green"/>
                          <w:shd w:val="clear" w:color="auto" w:fill="FFFFFF"/>
                          <w:rPrChange w:id="1525" w:author="George Urumov" w:date="2025-10-30T10:17:00Z" w16du:dateUtc="2025-10-30T10:17:00Z">
                            <w:rPr>
                              <w:rFonts w:ascii="Cambria Math" w:hAnsi="Cambria Math" w:cs="Arial"/>
                              <w:i/>
                              <w:color w:val="333333"/>
                              <w:shd w:val="clear" w:color="auto" w:fill="FFFFFF"/>
                            </w:rPr>
                          </w:rPrChange>
                        </w:rPr>
                      </m:ctrlPr>
                    </m:accPr>
                    <m:e>
                      <m:r>
                        <w:rPr>
                          <w:rFonts w:ascii="Cambria Math" w:hAnsi="Cambria Math" w:cs="Arial"/>
                          <w:color w:val="333333"/>
                          <w:highlight w:val="green"/>
                          <w:shd w:val="clear" w:color="auto" w:fill="FFFFFF"/>
                          <w:rPrChange w:id="1526" w:author="George Urumov" w:date="2025-10-30T10:17:00Z" w16du:dateUtc="2025-10-30T10:17:00Z">
                            <w:rPr>
                              <w:rFonts w:ascii="Cambria Math" w:hAnsi="Cambria Math" w:cs="Arial"/>
                              <w:color w:val="333333"/>
                              <w:shd w:val="clear" w:color="auto" w:fill="FFFFFF"/>
                            </w:rPr>
                          </w:rPrChange>
                        </w:rPr>
                        <m:t>Y</m:t>
                      </m:r>
                    </m:e>
                  </m:acc>
                </m:e>
                <m:sup>
                  <m:r>
                    <w:rPr>
                      <w:rFonts w:ascii="Cambria Math" w:hAnsi="Cambria Math" w:cs="Arial"/>
                      <w:color w:val="333333"/>
                      <w:highlight w:val="green"/>
                      <w:shd w:val="clear" w:color="auto" w:fill="FFFFFF"/>
                      <w:rPrChange w:id="1527" w:author="George Urumov" w:date="2025-10-30T10:17:00Z" w16du:dateUtc="2025-10-30T10:17:00Z">
                        <w:rPr>
                          <w:rFonts w:ascii="Cambria Math" w:hAnsi="Cambria Math" w:cs="Arial"/>
                          <w:color w:val="333333"/>
                          <w:shd w:val="clear" w:color="auto" w:fill="FFFFFF"/>
                        </w:rPr>
                      </w:rPrChange>
                    </w:rPr>
                    <m:t>H</m:t>
                  </m:r>
                </m:sup>
              </m:sSup>
              <m:d>
                <m:dPr>
                  <m:ctrlPr>
                    <w:rPr>
                      <w:rFonts w:ascii="Cambria Math" w:hAnsi="Cambria Math" w:cs="Arial"/>
                      <w:i/>
                      <w:color w:val="333333"/>
                      <w:highlight w:val="green"/>
                      <w:shd w:val="clear" w:color="auto" w:fill="FFFFFF"/>
                      <w:rPrChange w:id="1528" w:author="George Urumov" w:date="2025-10-30T10:17:00Z" w16du:dateUtc="2025-10-30T10:17: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529" w:author="George Urumov" w:date="2025-10-30T10:17:00Z" w16du:dateUtc="2025-10-30T10:17:00Z">
                        <w:rPr>
                          <w:rFonts w:ascii="Cambria Math" w:hAnsi="Cambria Math" w:cs="Arial"/>
                          <w:color w:val="333333"/>
                          <w:shd w:val="clear" w:color="auto" w:fill="FFFFFF"/>
                        </w:rPr>
                      </w:rPrChange>
                    </w:rPr>
                    <m:t>s</m:t>
                  </m:r>
                </m:e>
              </m:d>
              <m:r>
                <w:rPr>
                  <w:rFonts w:ascii="Cambria Math" w:hAnsi="Cambria Math" w:cs="Arial"/>
                  <w:color w:val="333333"/>
                  <w:highlight w:val="green"/>
                  <w:shd w:val="clear" w:color="auto" w:fill="FFFFFF"/>
                  <w:rPrChange w:id="1530" w:author="George Urumov" w:date="2025-10-30T10:17:00Z" w16du:dateUtc="2025-10-30T10:17:00Z">
                    <w:rPr>
                      <w:rFonts w:ascii="Cambria Math" w:hAnsi="Cambria Math" w:cs="Arial"/>
                      <w:color w:val="333333"/>
                      <w:shd w:val="clear" w:color="auto" w:fill="FFFFFF"/>
                    </w:rPr>
                  </w:rPrChange>
                </w:rPr>
                <m:t>ds|</m:t>
              </m:r>
            </m:e>
          </m:nary>
          <m:r>
            <w:rPr>
              <w:rFonts w:ascii="Cambria Math" w:hAnsi="Cambria Math" w:cs="Arial"/>
              <w:color w:val="333333"/>
              <w:highlight w:val="green"/>
              <w:shd w:val="clear" w:color="auto" w:fill="FFFFFF"/>
              <w:rPrChange w:id="1531" w:author="George Urumov" w:date="2025-10-30T10:17:00Z" w16du:dateUtc="2025-10-30T10:17:00Z">
                <w:rPr>
                  <w:rFonts w:ascii="Cambria Math" w:hAnsi="Cambria Math" w:cs="Arial"/>
                  <w:color w:val="333333"/>
                  <w:shd w:val="clear" w:color="auto" w:fill="FFFFFF"/>
                </w:rPr>
              </w:rPrChange>
            </w:rPr>
            <m:t>≤s</m:t>
          </m:r>
          <m:r>
            <m:rPr>
              <m:sty m:val="p"/>
            </m:rPr>
            <w:rPr>
              <w:rFonts w:ascii="Cambria Math" w:hAnsi="Cambria Math" w:cs="Arial"/>
              <w:color w:val="333333"/>
              <w:highlight w:val="green"/>
              <w:shd w:val="clear" w:color="auto" w:fill="FFFFFF"/>
              <w:rPrChange w:id="1532" w:author="George Urumov" w:date="2025-10-30T10:17:00Z" w16du:dateUtc="2025-10-30T10:17:00Z">
                <w:rPr>
                  <w:rFonts w:ascii="Cambria Math" w:hAnsi="Cambria Math" w:cs="Arial"/>
                  <w:color w:val="333333"/>
                  <w:shd w:val="clear" w:color="auto" w:fill="FFFFFF"/>
                </w:rPr>
              </w:rPrChange>
            </w:rPr>
            <m:t>up⁡</m:t>
          </m:r>
          <m:sSubSup>
            <m:sSubSupPr>
              <m:ctrlPr>
                <w:rPr>
                  <w:rFonts w:ascii="Cambria Math" w:hAnsi="Cambria Math" w:cs="Arial"/>
                  <w:i/>
                  <w:color w:val="333333"/>
                  <w:highlight w:val="green"/>
                  <w:shd w:val="clear" w:color="auto" w:fill="FFFFFF"/>
                  <w:rPrChange w:id="1533" w:author="George Urumov" w:date="2025-10-30T10:17:00Z" w16du:dateUtc="2025-10-30T10:17:00Z">
                    <w:rPr>
                      <w:rFonts w:ascii="Cambria Math" w:hAnsi="Cambria Math" w:cs="Arial"/>
                      <w:i/>
                      <w:color w:val="333333"/>
                      <w:shd w:val="clear" w:color="auto" w:fill="FFFFFF"/>
                    </w:rPr>
                  </w:rPrChange>
                </w:rPr>
              </m:ctrlPr>
            </m:sSubSupPr>
            <m:e>
              <m:d>
                <m:dPr>
                  <m:begChr m:val="["/>
                  <m:endChr m:val="]"/>
                  <m:ctrlPr>
                    <w:rPr>
                      <w:rFonts w:ascii="Cambria Math" w:hAnsi="Cambria Math" w:cs="Arial"/>
                      <w:i/>
                      <w:color w:val="333333"/>
                      <w:highlight w:val="green"/>
                      <w:shd w:val="clear" w:color="auto" w:fill="FFFFFF"/>
                      <w:rPrChange w:id="1534" w:author="George Urumov" w:date="2025-10-30T10:17:00Z" w16du:dateUtc="2025-10-30T10:17:00Z">
                        <w:rPr>
                          <w:rFonts w:ascii="Cambria Math" w:hAnsi="Cambria Math" w:cs="Arial"/>
                          <w:i/>
                          <w:color w:val="333333"/>
                          <w:shd w:val="clear" w:color="auto" w:fill="FFFFFF"/>
                        </w:rPr>
                      </w:rPrChange>
                    </w:rPr>
                  </m:ctrlPr>
                </m:dPr>
                <m:e>
                  <m:sSup>
                    <m:sSupPr>
                      <m:ctrlPr>
                        <w:rPr>
                          <w:rFonts w:ascii="Cambria Math" w:hAnsi="Cambria Math" w:cs="Arial"/>
                          <w:i/>
                          <w:color w:val="333333"/>
                          <w:highlight w:val="green"/>
                          <w:shd w:val="clear" w:color="auto" w:fill="FFFFFF"/>
                          <w:rPrChange w:id="1535" w:author="George Urumov" w:date="2025-10-30T10:17:00Z" w16du:dateUtc="2025-10-30T10:17:00Z">
                            <w:rPr>
                              <w:rFonts w:ascii="Cambria Math" w:hAnsi="Cambria Math" w:cs="Arial"/>
                              <w:i/>
                              <w:color w:val="333333"/>
                              <w:shd w:val="clear" w:color="auto" w:fill="FFFFFF"/>
                            </w:rPr>
                          </w:rPrChange>
                        </w:rPr>
                      </m:ctrlPr>
                    </m:sSupPr>
                    <m:e>
                      <m:r>
                        <w:rPr>
                          <w:rFonts w:ascii="Cambria Math" w:hAnsi="Cambria Math" w:cs="Arial"/>
                          <w:color w:val="333333"/>
                          <w:highlight w:val="green"/>
                          <w:shd w:val="clear" w:color="auto" w:fill="FFFFFF"/>
                          <w:rPrChange w:id="1536" w:author="George Urumov" w:date="2025-10-30T10:17:00Z" w16du:dateUtc="2025-10-30T10:17:00Z">
                            <w:rPr>
                              <w:rFonts w:ascii="Cambria Math" w:hAnsi="Cambria Math" w:cs="Arial"/>
                              <w:color w:val="333333"/>
                              <w:shd w:val="clear" w:color="auto" w:fill="FFFFFF"/>
                            </w:rPr>
                          </w:rPrChange>
                        </w:rPr>
                        <m:t>s</m:t>
                      </m:r>
                    </m:e>
                    <m:sup>
                      <m:r>
                        <w:rPr>
                          <w:rFonts w:ascii="Cambria Math" w:hAnsi="Cambria Math" w:cs="Arial"/>
                          <w:color w:val="333333"/>
                          <w:highlight w:val="green"/>
                          <w:shd w:val="clear" w:color="auto" w:fill="FFFFFF"/>
                          <w:rPrChange w:id="1537" w:author="George Urumov" w:date="2025-10-30T10:17:00Z" w16du:dateUtc="2025-10-30T10:17:00Z">
                            <w:rPr>
                              <w:rFonts w:ascii="Cambria Math" w:hAnsi="Cambria Math" w:cs="Arial"/>
                              <w:color w:val="333333"/>
                              <w:shd w:val="clear" w:color="auto" w:fill="FFFFFF"/>
                            </w:rPr>
                          </w:rPrChange>
                        </w:rPr>
                        <m:t>-H+</m:t>
                      </m:r>
                      <m:f>
                        <m:fPr>
                          <m:ctrlPr>
                            <w:rPr>
                              <w:rFonts w:ascii="Cambria Math" w:hAnsi="Cambria Math" w:cs="Arial"/>
                              <w:i/>
                              <w:color w:val="333333"/>
                              <w:highlight w:val="green"/>
                              <w:shd w:val="clear" w:color="auto" w:fill="FFFFFF"/>
                              <w:rPrChange w:id="1538" w:author="George Urumov" w:date="2025-10-30T10:17:00Z" w16du:dateUtc="2025-10-30T10:17:00Z">
                                <w:rPr>
                                  <w:rFonts w:ascii="Cambria Math" w:hAnsi="Cambria Math" w:cs="Arial"/>
                                  <w:i/>
                                  <w:color w:val="333333"/>
                                  <w:shd w:val="clear" w:color="auto" w:fill="FFFFFF"/>
                                </w:rPr>
                              </w:rPrChange>
                            </w:rPr>
                          </m:ctrlPr>
                        </m:fPr>
                        <m:num>
                          <m:r>
                            <w:rPr>
                              <w:rFonts w:ascii="Cambria Math" w:hAnsi="Cambria Math" w:cs="Arial"/>
                              <w:color w:val="333333"/>
                              <w:highlight w:val="green"/>
                              <w:shd w:val="clear" w:color="auto" w:fill="FFFFFF"/>
                              <w:rPrChange w:id="1539" w:author="George Urumov" w:date="2025-10-30T10:17:00Z" w16du:dateUtc="2025-10-30T10:17:00Z">
                                <w:rPr>
                                  <w:rFonts w:ascii="Cambria Math" w:hAnsi="Cambria Math" w:cs="Arial"/>
                                  <w:color w:val="333333"/>
                                  <w:shd w:val="clear" w:color="auto" w:fill="FFFFFF"/>
                                </w:rPr>
                              </w:rPrChange>
                            </w:rPr>
                            <m:t>1</m:t>
                          </m:r>
                        </m:num>
                        <m:den>
                          <m:r>
                            <w:rPr>
                              <w:rFonts w:ascii="Cambria Math" w:hAnsi="Cambria Math" w:cs="Arial"/>
                              <w:color w:val="333333"/>
                              <w:highlight w:val="green"/>
                              <w:shd w:val="clear" w:color="auto" w:fill="FFFFFF"/>
                              <w:rPrChange w:id="1540" w:author="George Urumov" w:date="2025-10-30T10:17:00Z" w16du:dateUtc="2025-10-30T10:17:00Z">
                                <w:rPr>
                                  <w:rFonts w:ascii="Cambria Math" w:hAnsi="Cambria Math" w:cs="Arial"/>
                                  <w:color w:val="333333"/>
                                  <w:shd w:val="clear" w:color="auto" w:fill="FFFFFF"/>
                                </w:rPr>
                              </w:rPrChange>
                            </w:rPr>
                            <m:t>2</m:t>
                          </m:r>
                        </m:den>
                      </m:f>
                    </m:sup>
                  </m:sSup>
                  <m:sSubSup>
                    <m:sSubSupPr>
                      <m:ctrlPr>
                        <w:rPr>
                          <w:rFonts w:ascii="Cambria Math" w:hAnsi="Cambria Math" w:cs="Arial"/>
                          <w:i/>
                          <w:color w:val="333333"/>
                          <w:highlight w:val="green"/>
                          <w:shd w:val="clear" w:color="auto" w:fill="FFFFFF"/>
                          <w:rPrChange w:id="1541" w:author="George Urumov" w:date="2025-10-30T10:17:00Z" w16du:dateUtc="2025-10-30T10:17:00Z">
                            <w:rPr>
                              <w:rFonts w:ascii="Cambria Math" w:hAnsi="Cambria Math" w:cs="Arial"/>
                              <w:i/>
                              <w:color w:val="333333"/>
                              <w:shd w:val="clear" w:color="auto" w:fill="FFFFFF"/>
                            </w:rPr>
                          </w:rPrChange>
                        </w:rPr>
                      </m:ctrlPr>
                    </m:sSubSupPr>
                    <m:e>
                      <m:acc>
                        <m:accPr>
                          <m:chr m:val="̃"/>
                          <m:ctrlPr>
                            <w:rPr>
                              <w:rFonts w:ascii="Cambria Math" w:hAnsi="Cambria Math" w:cs="Arial"/>
                              <w:i/>
                              <w:color w:val="333333"/>
                              <w:highlight w:val="green"/>
                              <w:shd w:val="clear" w:color="auto" w:fill="FFFFFF"/>
                              <w:rPrChange w:id="1542" w:author="George Urumov" w:date="2025-10-30T10:17:00Z" w16du:dateUtc="2025-10-30T10:17:00Z">
                                <w:rPr>
                                  <w:rFonts w:ascii="Cambria Math" w:hAnsi="Cambria Math" w:cs="Arial"/>
                                  <w:i/>
                                  <w:color w:val="333333"/>
                                  <w:shd w:val="clear" w:color="auto" w:fill="FFFFFF"/>
                                </w:rPr>
                              </w:rPrChange>
                            </w:rPr>
                          </m:ctrlPr>
                        </m:accPr>
                        <m:e>
                          <m:r>
                            <w:rPr>
                              <w:rFonts w:ascii="Cambria Math" w:hAnsi="Cambria Math" w:cs="Arial"/>
                              <w:color w:val="333333"/>
                              <w:highlight w:val="green"/>
                              <w:shd w:val="clear" w:color="auto" w:fill="FFFFFF"/>
                              <w:rPrChange w:id="1543" w:author="George Urumov" w:date="2025-10-30T10:17:00Z" w16du:dateUtc="2025-10-30T10:17:00Z">
                                <w:rPr>
                                  <w:rFonts w:ascii="Cambria Math" w:hAnsi="Cambria Math" w:cs="Arial"/>
                                  <w:color w:val="333333"/>
                                  <w:shd w:val="clear" w:color="auto" w:fill="FFFFFF"/>
                                </w:rPr>
                              </w:rPrChange>
                            </w:rPr>
                            <m:t>Y</m:t>
                          </m:r>
                        </m:e>
                      </m:acc>
                    </m:e>
                    <m:sub>
                      <m:r>
                        <w:rPr>
                          <w:rFonts w:ascii="Cambria Math" w:hAnsi="Cambria Math" w:cs="Arial"/>
                          <w:color w:val="333333"/>
                          <w:highlight w:val="green"/>
                          <w:shd w:val="clear" w:color="auto" w:fill="FFFFFF"/>
                          <w:rPrChange w:id="1544" w:author="George Urumov" w:date="2025-10-30T10:17:00Z" w16du:dateUtc="2025-10-30T10:17:00Z">
                            <w:rPr>
                              <w:rFonts w:ascii="Cambria Math" w:hAnsi="Cambria Math" w:cs="Arial"/>
                              <w:color w:val="333333"/>
                              <w:shd w:val="clear" w:color="auto" w:fill="FFFFFF"/>
                            </w:rPr>
                          </w:rPrChange>
                        </w:rPr>
                        <m:t>s</m:t>
                      </m:r>
                    </m:sub>
                    <m:sup>
                      <m:r>
                        <w:rPr>
                          <w:rFonts w:ascii="Cambria Math" w:hAnsi="Cambria Math" w:cs="Arial"/>
                          <w:color w:val="333333"/>
                          <w:highlight w:val="green"/>
                          <w:shd w:val="clear" w:color="auto" w:fill="FFFFFF"/>
                          <w:rPrChange w:id="1545" w:author="George Urumov" w:date="2025-10-30T10:17:00Z" w16du:dateUtc="2025-10-30T10:17:00Z">
                            <w:rPr>
                              <w:rFonts w:ascii="Cambria Math" w:hAnsi="Cambria Math" w:cs="Arial"/>
                              <w:color w:val="333333"/>
                              <w:shd w:val="clear" w:color="auto" w:fill="FFFFFF"/>
                            </w:rPr>
                          </w:rPrChange>
                        </w:rPr>
                        <m:t>H</m:t>
                      </m:r>
                    </m:sup>
                  </m:sSubSup>
                </m:e>
              </m:d>
            </m:e>
            <m:sub>
              <m:r>
                <w:rPr>
                  <w:rFonts w:ascii="Cambria Math" w:hAnsi="Cambria Math" w:cs="Arial"/>
                  <w:color w:val="333333"/>
                  <w:highlight w:val="green"/>
                  <w:shd w:val="clear" w:color="auto" w:fill="FFFFFF"/>
                  <w:rPrChange w:id="1546" w:author="George Urumov" w:date="2025-10-30T10:17:00Z" w16du:dateUtc="2025-10-30T10:17:00Z">
                    <w:rPr>
                      <w:rFonts w:ascii="Cambria Math" w:hAnsi="Cambria Math" w:cs="Arial"/>
                      <w:color w:val="333333"/>
                      <w:shd w:val="clear" w:color="auto" w:fill="FFFFFF"/>
                    </w:rPr>
                  </w:rPrChange>
                </w:rPr>
                <m:t>0</m:t>
              </m:r>
            </m:sub>
            <m:sup>
              <m:r>
                <w:rPr>
                  <w:rFonts w:ascii="Cambria Math" w:hAnsi="Cambria Math" w:cs="Arial"/>
                  <w:color w:val="333333"/>
                  <w:highlight w:val="green"/>
                  <w:shd w:val="clear" w:color="auto" w:fill="FFFFFF"/>
                  <w:rPrChange w:id="1547" w:author="George Urumov" w:date="2025-10-30T10:17:00Z" w16du:dateUtc="2025-10-30T10:17:00Z">
                    <w:rPr>
                      <w:rFonts w:ascii="Cambria Math" w:hAnsi="Cambria Math" w:cs="Arial"/>
                      <w:color w:val="333333"/>
                      <w:shd w:val="clear" w:color="auto" w:fill="FFFFFF"/>
                    </w:rPr>
                  </w:rPrChange>
                </w:rPr>
                <m:t>T</m:t>
              </m:r>
            </m:sup>
          </m:sSubSup>
          <m:r>
            <w:rPr>
              <w:rFonts w:ascii="Cambria Math" w:hAnsi="Cambria Math" w:cs="Arial"/>
              <w:color w:val="333333"/>
              <w:highlight w:val="green"/>
              <w:shd w:val="clear" w:color="auto" w:fill="FFFFFF"/>
              <w:rPrChange w:id="1548" w:author="George Urumov" w:date="2025-10-30T10:17:00Z" w16du:dateUtc="2025-10-30T10:17:00Z">
                <w:rPr>
                  <w:rFonts w:ascii="Cambria Math" w:hAnsi="Cambria Math" w:cs="Arial"/>
                  <w:color w:val="333333"/>
                  <w:shd w:val="clear" w:color="auto" w:fill="FFFFFF"/>
                </w:rPr>
              </w:rPrChange>
            </w:rPr>
            <m:t xml:space="preserve">+ </m:t>
          </m:r>
          <m:nary>
            <m:naryPr>
              <m:limLoc m:val="subSup"/>
              <m:ctrlPr>
                <w:rPr>
                  <w:rFonts w:ascii="Cambria Math" w:hAnsi="Cambria Math" w:cs="Arial"/>
                  <w:i/>
                  <w:color w:val="333333"/>
                  <w:highlight w:val="green"/>
                  <w:shd w:val="clear" w:color="auto" w:fill="FFFFFF"/>
                  <w:rPrChange w:id="1549" w:author="George Urumov" w:date="2025-10-30T10:17:00Z" w16du:dateUtc="2025-10-30T10:17:00Z">
                    <w:rPr>
                      <w:rFonts w:ascii="Cambria Math" w:hAnsi="Cambria Math" w:cs="Arial"/>
                      <w:i/>
                      <w:color w:val="333333"/>
                      <w:shd w:val="clear" w:color="auto" w:fill="FFFFFF"/>
                    </w:rPr>
                  </w:rPrChange>
                </w:rPr>
              </m:ctrlPr>
            </m:naryPr>
            <m:sub>
              <m:r>
                <w:rPr>
                  <w:rFonts w:ascii="Cambria Math" w:hAnsi="Cambria Math" w:cs="Arial"/>
                  <w:color w:val="333333"/>
                  <w:highlight w:val="green"/>
                  <w:shd w:val="clear" w:color="auto" w:fill="FFFFFF"/>
                  <w:rPrChange w:id="1550" w:author="George Urumov" w:date="2025-10-30T10:17:00Z" w16du:dateUtc="2025-10-30T10:17:00Z">
                    <w:rPr>
                      <w:rFonts w:ascii="Cambria Math" w:hAnsi="Cambria Math" w:cs="Arial"/>
                      <w:color w:val="333333"/>
                      <w:shd w:val="clear" w:color="auto" w:fill="FFFFFF"/>
                    </w:rPr>
                  </w:rPrChange>
                </w:rPr>
                <m:t>0</m:t>
              </m:r>
            </m:sub>
            <m:sup>
              <m:r>
                <w:rPr>
                  <w:rFonts w:ascii="Cambria Math" w:hAnsi="Cambria Math" w:cs="Arial"/>
                  <w:color w:val="333333"/>
                  <w:highlight w:val="green"/>
                  <w:shd w:val="clear" w:color="auto" w:fill="FFFFFF"/>
                  <w:rPrChange w:id="1551" w:author="George Urumov" w:date="2025-10-30T10:17:00Z" w16du:dateUtc="2025-10-30T10:17:00Z">
                    <w:rPr>
                      <w:rFonts w:ascii="Cambria Math" w:hAnsi="Cambria Math" w:cs="Arial"/>
                      <w:color w:val="333333"/>
                      <w:shd w:val="clear" w:color="auto" w:fill="FFFFFF"/>
                    </w:rPr>
                  </w:rPrChange>
                </w:rPr>
                <m:t>t</m:t>
              </m:r>
            </m:sup>
            <m:e>
              <m:r>
                <w:rPr>
                  <w:rFonts w:ascii="Cambria Math" w:hAnsi="Cambria Math" w:cs="Arial"/>
                  <w:color w:val="333333"/>
                  <w:highlight w:val="green"/>
                  <w:shd w:val="clear" w:color="auto" w:fill="FFFFFF"/>
                  <w:rPrChange w:id="1552" w:author="George Urumov" w:date="2025-10-30T10:17:00Z" w16du:dateUtc="2025-10-30T10:17:00Z">
                    <w:rPr>
                      <w:rFonts w:ascii="Cambria Math" w:hAnsi="Cambria Math" w:cs="Arial"/>
                      <w:color w:val="333333"/>
                      <w:shd w:val="clear" w:color="auto" w:fill="FFFFFF"/>
                    </w:rPr>
                  </w:rPrChange>
                </w:rPr>
                <m:t>(1/2 - H)</m:t>
              </m:r>
              <m:sSup>
                <m:sSupPr>
                  <m:ctrlPr>
                    <w:rPr>
                      <w:rFonts w:ascii="Cambria Math" w:hAnsi="Cambria Math" w:cs="Arial"/>
                      <w:i/>
                      <w:color w:val="333333"/>
                      <w:highlight w:val="green"/>
                      <w:shd w:val="clear" w:color="auto" w:fill="FFFFFF"/>
                      <w:rPrChange w:id="1553" w:author="George Urumov" w:date="2025-10-30T10:17:00Z" w16du:dateUtc="2025-10-30T10:17:00Z">
                        <w:rPr>
                          <w:rFonts w:ascii="Cambria Math" w:hAnsi="Cambria Math" w:cs="Arial"/>
                          <w:i/>
                          <w:color w:val="333333"/>
                          <w:shd w:val="clear" w:color="auto" w:fill="FFFFFF"/>
                        </w:rPr>
                      </w:rPrChange>
                    </w:rPr>
                  </m:ctrlPr>
                </m:sSupPr>
                <m:e>
                  <m:r>
                    <w:rPr>
                      <w:rFonts w:ascii="Cambria Math" w:hAnsi="Cambria Math" w:cs="Arial"/>
                      <w:color w:val="333333"/>
                      <w:highlight w:val="green"/>
                      <w:shd w:val="clear" w:color="auto" w:fill="FFFFFF"/>
                      <w:rPrChange w:id="1554" w:author="George Urumov" w:date="2025-10-30T10:17:00Z" w16du:dateUtc="2025-10-30T10:17:00Z">
                        <w:rPr>
                          <w:rFonts w:ascii="Cambria Math" w:hAnsi="Cambria Math" w:cs="Arial"/>
                          <w:color w:val="333333"/>
                          <w:shd w:val="clear" w:color="auto" w:fill="FFFFFF"/>
                        </w:rPr>
                      </w:rPrChange>
                    </w:rPr>
                    <m:t>s</m:t>
                  </m:r>
                </m:e>
                <m:sup>
                  <m:r>
                    <w:rPr>
                      <w:rFonts w:ascii="Cambria Math" w:hAnsi="Cambria Math" w:cs="Arial"/>
                      <w:color w:val="333333"/>
                      <w:highlight w:val="green"/>
                      <w:shd w:val="clear" w:color="auto" w:fill="FFFFFF"/>
                      <w:rPrChange w:id="1555" w:author="George Urumov" w:date="2025-10-30T10:17:00Z" w16du:dateUtc="2025-10-30T10:17:00Z">
                        <w:rPr>
                          <w:rFonts w:ascii="Cambria Math" w:hAnsi="Cambria Math" w:cs="Arial"/>
                          <w:color w:val="333333"/>
                          <w:shd w:val="clear" w:color="auto" w:fill="FFFFFF"/>
                        </w:rPr>
                      </w:rPrChange>
                    </w:rPr>
                    <m:t>-1/2-H</m:t>
                  </m:r>
                </m:sup>
              </m:sSup>
              <m:r>
                <w:rPr>
                  <w:rFonts w:ascii="Cambria Math" w:hAnsi="Cambria Math" w:cs="Arial"/>
                  <w:color w:val="333333"/>
                  <w:highlight w:val="green"/>
                  <w:shd w:val="clear" w:color="auto" w:fill="FFFFFF"/>
                  <w:rPrChange w:id="1556" w:author="George Urumov" w:date="2025-10-30T10:17:00Z" w16du:dateUtc="2025-10-30T10:17:00Z">
                    <w:rPr>
                      <w:rFonts w:ascii="Cambria Math" w:hAnsi="Cambria Math" w:cs="Arial"/>
                      <w:color w:val="333333"/>
                      <w:shd w:val="clear" w:color="auto" w:fill="FFFFFF"/>
                    </w:rPr>
                  </w:rPrChange>
                </w:rPr>
                <m:t xml:space="preserve"> </m:t>
              </m:r>
              <m:sSup>
                <m:sSupPr>
                  <m:ctrlPr>
                    <w:rPr>
                      <w:rFonts w:ascii="Cambria Math" w:hAnsi="Cambria Math" w:cs="Arial"/>
                      <w:i/>
                      <w:color w:val="333333"/>
                      <w:highlight w:val="green"/>
                      <w:shd w:val="clear" w:color="auto" w:fill="FFFFFF"/>
                      <w:rPrChange w:id="1557" w:author="George Urumov" w:date="2025-10-30T10:17:00Z" w16du:dateUtc="2025-10-30T10:17:00Z">
                        <w:rPr>
                          <w:rFonts w:ascii="Cambria Math" w:hAnsi="Cambria Math" w:cs="Arial"/>
                          <w:i/>
                          <w:color w:val="333333"/>
                          <w:shd w:val="clear" w:color="auto" w:fill="FFFFFF"/>
                        </w:rPr>
                      </w:rPrChange>
                    </w:rPr>
                  </m:ctrlPr>
                </m:sSupPr>
                <m:e>
                  <m:acc>
                    <m:accPr>
                      <m:chr m:val="̃"/>
                      <m:ctrlPr>
                        <w:rPr>
                          <w:rFonts w:ascii="Cambria Math" w:hAnsi="Cambria Math" w:cs="Arial"/>
                          <w:i/>
                          <w:color w:val="333333"/>
                          <w:highlight w:val="green"/>
                          <w:shd w:val="clear" w:color="auto" w:fill="FFFFFF"/>
                          <w:rPrChange w:id="1558" w:author="George Urumov" w:date="2025-10-30T10:17:00Z" w16du:dateUtc="2025-10-30T10:17:00Z">
                            <w:rPr>
                              <w:rFonts w:ascii="Cambria Math" w:hAnsi="Cambria Math" w:cs="Arial"/>
                              <w:i/>
                              <w:color w:val="333333"/>
                              <w:shd w:val="clear" w:color="auto" w:fill="FFFFFF"/>
                            </w:rPr>
                          </w:rPrChange>
                        </w:rPr>
                      </m:ctrlPr>
                    </m:accPr>
                    <m:e>
                      <m:r>
                        <w:rPr>
                          <w:rFonts w:ascii="Cambria Math" w:hAnsi="Cambria Math" w:cs="Arial"/>
                          <w:color w:val="333333"/>
                          <w:highlight w:val="green"/>
                          <w:shd w:val="clear" w:color="auto" w:fill="FFFFFF"/>
                          <w:rPrChange w:id="1559" w:author="George Urumov" w:date="2025-10-30T10:17:00Z" w16du:dateUtc="2025-10-30T10:17:00Z">
                            <w:rPr>
                              <w:rFonts w:ascii="Cambria Math" w:hAnsi="Cambria Math" w:cs="Arial"/>
                              <w:color w:val="333333"/>
                              <w:shd w:val="clear" w:color="auto" w:fill="FFFFFF"/>
                            </w:rPr>
                          </w:rPrChange>
                        </w:rPr>
                        <m:t>Y</m:t>
                      </m:r>
                    </m:e>
                  </m:acc>
                </m:e>
                <m:sup>
                  <m:r>
                    <w:rPr>
                      <w:rFonts w:ascii="Cambria Math" w:hAnsi="Cambria Math" w:cs="Arial"/>
                      <w:color w:val="333333"/>
                      <w:highlight w:val="green"/>
                      <w:shd w:val="clear" w:color="auto" w:fill="FFFFFF"/>
                      <w:rPrChange w:id="1560" w:author="George Urumov" w:date="2025-10-30T10:17:00Z" w16du:dateUtc="2025-10-30T10:17:00Z">
                        <w:rPr>
                          <w:rFonts w:ascii="Cambria Math" w:hAnsi="Cambria Math" w:cs="Arial"/>
                          <w:color w:val="333333"/>
                          <w:shd w:val="clear" w:color="auto" w:fill="FFFFFF"/>
                        </w:rPr>
                      </w:rPrChange>
                    </w:rPr>
                    <m:t>H</m:t>
                  </m:r>
                </m:sup>
              </m:sSup>
              <m:d>
                <m:dPr>
                  <m:ctrlPr>
                    <w:rPr>
                      <w:rFonts w:ascii="Cambria Math" w:hAnsi="Cambria Math" w:cs="Arial"/>
                      <w:i/>
                      <w:color w:val="333333"/>
                      <w:highlight w:val="green"/>
                      <w:shd w:val="clear" w:color="auto" w:fill="FFFFFF"/>
                      <w:rPrChange w:id="1561" w:author="George Urumov" w:date="2025-10-30T10:17:00Z" w16du:dateUtc="2025-10-30T10:17:00Z">
                        <w:rPr>
                          <w:rFonts w:ascii="Cambria Math" w:hAnsi="Cambria Math" w:cs="Arial"/>
                          <w:i/>
                          <w:color w:val="333333"/>
                          <w:shd w:val="clear" w:color="auto" w:fill="FFFFFF"/>
                        </w:rPr>
                      </w:rPrChange>
                    </w:rPr>
                  </m:ctrlPr>
                </m:dPr>
                <m:e>
                  <m:r>
                    <w:rPr>
                      <w:rFonts w:ascii="Cambria Math" w:hAnsi="Cambria Math" w:cs="Arial"/>
                      <w:color w:val="333333"/>
                      <w:highlight w:val="green"/>
                      <w:shd w:val="clear" w:color="auto" w:fill="FFFFFF"/>
                      <w:rPrChange w:id="1562" w:author="George Urumov" w:date="2025-10-30T10:17:00Z" w16du:dateUtc="2025-10-30T10:17:00Z">
                        <w:rPr>
                          <w:rFonts w:ascii="Cambria Math" w:hAnsi="Cambria Math" w:cs="Arial"/>
                          <w:color w:val="333333"/>
                          <w:shd w:val="clear" w:color="auto" w:fill="FFFFFF"/>
                        </w:rPr>
                      </w:rPrChange>
                    </w:rPr>
                    <m:t>s</m:t>
                  </m:r>
                </m:e>
              </m:d>
              <m:r>
                <w:rPr>
                  <w:rFonts w:ascii="Cambria Math" w:hAnsi="Cambria Math" w:cs="Arial"/>
                  <w:color w:val="333333"/>
                  <w:highlight w:val="green"/>
                  <w:shd w:val="clear" w:color="auto" w:fill="FFFFFF"/>
                  <w:rPrChange w:id="1563" w:author="George Urumov" w:date="2025-10-30T10:17:00Z" w16du:dateUtc="2025-10-30T10:17:00Z">
                    <w:rPr>
                      <w:rFonts w:ascii="Cambria Math" w:hAnsi="Cambria Math" w:cs="Arial"/>
                      <w:color w:val="333333"/>
                      <w:shd w:val="clear" w:color="auto" w:fill="FFFFFF"/>
                    </w:rPr>
                  </w:rPrChange>
                </w:rPr>
                <m:t>ds</m:t>
              </m:r>
            </m:e>
          </m:nary>
          <m:r>
            <w:rPr>
              <w:rFonts w:ascii="Cambria Math" w:hAnsi="Cambria Math" w:cs="Arial"/>
              <w:color w:val="333333"/>
              <w:highlight w:val="green"/>
              <w:shd w:val="clear" w:color="auto" w:fill="FFFFFF"/>
              <w:rPrChange w:id="1564" w:author="George Urumov" w:date="2025-10-30T10:17:00Z" w16du:dateUtc="2025-10-30T10:17:00Z">
                <w:rPr>
                  <w:rFonts w:ascii="Cambria Math" w:hAnsi="Cambria Math" w:cs="Arial"/>
                  <w:color w:val="333333"/>
                  <w:shd w:val="clear" w:color="auto" w:fill="FFFFFF"/>
                </w:rPr>
              </w:rPrChange>
            </w:rPr>
            <m:t>≤</m:t>
          </m:r>
          <m:func>
            <m:funcPr>
              <m:ctrlPr>
                <w:rPr>
                  <w:rFonts w:ascii="Cambria Math" w:hAnsi="Cambria Math" w:cs="Arial"/>
                  <w:color w:val="333333"/>
                  <w:highlight w:val="green"/>
                  <w:shd w:val="clear" w:color="auto" w:fill="FFFFFF"/>
                  <w:rPrChange w:id="1565" w:author="George Urumov" w:date="2025-10-30T10:17:00Z" w16du:dateUtc="2025-10-30T10:17:00Z">
                    <w:rPr>
                      <w:rFonts w:ascii="Cambria Math" w:hAnsi="Cambria Math" w:cs="Arial"/>
                      <w:color w:val="333333"/>
                      <w:shd w:val="clear" w:color="auto" w:fill="FFFFFF"/>
                    </w:rPr>
                  </w:rPrChange>
                </w:rPr>
              </m:ctrlPr>
            </m:funcPr>
            <m:fName>
              <m:r>
                <m:rPr>
                  <m:sty m:val="p"/>
                </m:rPr>
                <w:rPr>
                  <w:rFonts w:ascii="Cambria Math" w:hAnsi="Cambria Math" w:cs="Arial"/>
                  <w:color w:val="333333"/>
                  <w:highlight w:val="green"/>
                  <w:shd w:val="clear" w:color="auto" w:fill="FFFFFF"/>
                  <w:rPrChange w:id="1566" w:author="George Urumov" w:date="2025-10-30T10:17:00Z" w16du:dateUtc="2025-10-30T10:17:00Z">
                    <w:rPr>
                      <w:rFonts w:ascii="Cambria Math" w:hAnsi="Cambria Math" w:cs="Arial"/>
                      <w:color w:val="333333"/>
                      <w:shd w:val="clear" w:color="auto" w:fill="FFFFFF"/>
                    </w:rPr>
                  </w:rPrChange>
                </w:rPr>
                <m:t>sup</m:t>
              </m:r>
              <m:ctrlPr>
                <w:rPr>
                  <w:rFonts w:ascii="Cambria Math" w:hAnsi="Cambria Math" w:cs="Arial"/>
                  <w:i/>
                  <w:color w:val="333333"/>
                  <w:highlight w:val="green"/>
                  <w:shd w:val="clear" w:color="auto" w:fill="FFFFFF"/>
                  <w:rPrChange w:id="1567" w:author="George Urumov" w:date="2025-10-30T10:17:00Z" w16du:dateUtc="2025-10-30T10:17:00Z">
                    <w:rPr>
                      <w:rFonts w:ascii="Cambria Math" w:hAnsi="Cambria Math" w:cs="Arial"/>
                      <w:i/>
                      <w:color w:val="333333"/>
                      <w:shd w:val="clear" w:color="auto" w:fill="FFFFFF"/>
                    </w:rPr>
                  </w:rPrChange>
                </w:rPr>
              </m:ctrlPr>
            </m:fName>
            <m:e>
              <m:d>
                <m:dPr>
                  <m:begChr m:val="|"/>
                  <m:endChr m:val="|"/>
                  <m:ctrlPr>
                    <w:rPr>
                      <w:rFonts w:ascii="Cambria Math" w:hAnsi="Cambria Math" w:cs="Arial"/>
                      <w:i/>
                      <w:color w:val="333333"/>
                      <w:highlight w:val="green"/>
                      <w:shd w:val="clear" w:color="auto" w:fill="FFFFFF"/>
                      <w:rPrChange w:id="1568" w:author="George Urumov" w:date="2025-10-30T10:17:00Z" w16du:dateUtc="2025-10-30T10:17:00Z">
                        <w:rPr>
                          <w:rFonts w:ascii="Cambria Math" w:hAnsi="Cambria Math" w:cs="Arial"/>
                          <w:i/>
                          <w:color w:val="333333"/>
                          <w:shd w:val="clear" w:color="auto" w:fill="FFFFFF"/>
                        </w:rPr>
                      </w:rPrChange>
                    </w:rPr>
                  </m:ctrlPr>
                </m:dPr>
                <m:e>
                  <m:sSup>
                    <m:sSupPr>
                      <m:ctrlPr>
                        <w:rPr>
                          <w:rFonts w:ascii="Cambria Math" w:hAnsi="Cambria Math" w:cs="Arial"/>
                          <w:i/>
                          <w:color w:val="333333"/>
                          <w:highlight w:val="green"/>
                          <w:shd w:val="clear" w:color="auto" w:fill="FFFFFF"/>
                          <w:rPrChange w:id="1569" w:author="George Urumov" w:date="2025-10-30T10:17:00Z" w16du:dateUtc="2025-10-30T10:17:00Z">
                            <w:rPr>
                              <w:rFonts w:ascii="Cambria Math" w:hAnsi="Cambria Math" w:cs="Arial"/>
                              <w:i/>
                              <w:color w:val="333333"/>
                              <w:shd w:val="clear" w:color="auto" w:fill="FFFFFF"/>
                            </w:rPr>
                          </w:rPrChange>
                        </w:rPr>
                      </m:ctrlPr>
                    </m:sSupPr>
                    <m:e>
                      <m:r>
                        <w:rPr>
                          <w:rFonts w:ascii="Cambria Math" w:hAnsi="Cambria Math" w:cs="Arial"/>
                          <w:color w:val="333333"/>
                          <w:highlight w:val="green"/>
                          <w:shd w:val="clear" w:color="auto" w:fill="FFFFFF"/>
                          <w:rPrChange w:id="1570" w:author="George Urumov" w:date="2025-10-30T10:17:00Z" w16du:dateUtc="2025-10-30T10:17:00Z">
                            <w:rPr>
                              <w:rFonts w:ascii="Cambria Math" w:hAnsi="Cambria Math" w:cs="Arial"/>
                              <w:color w:val="333333"/>
                              <w:shd w:val="clear" w:color="auto" w:fill="FFFFFF"/>
                            </w:rPr>
                          </w:rPrChange>
                        </w:rPr>
                        <m:t>T</m:t>
                      </m:r>
                    </m:e>
                    <m:sup>
                      <m:r>
                        <w:rPr>
                          <w:rFonts w:ascii="Cambria Math" w:hAnsi="Cambria Math" w:cs="Arial"/>
                          <w:color w:val="333333"/>
                          <w:highlight w:val="green"/>
                          <w:shd w:val="clear" w:color="auto" w:fill="FFFFFF"/>
                          <w:rPrChange w:id="1571" w:author="George Urumov" w:date="2025-10-30T10:17:00Z" w16du:dateUtc="2025-10-30T10:17:00Z">
                            <w:rPr>
                              <w:rFonts w:ascii="Cambria Math" w:hAnsi="Cambria Math" w:cs="Arial"/>
                              <w:color w:val="333333"/>
                              <w:shd w:val="clear" w:color="auto" w:fill="FFFFFF"/>
                            </w:rPr>
                          </w:rPrChange>
                        </w:rPr>
                        <m:t>-H+</m:t>
                      </m:r>
                      <m:f>
                        <m:fPr>
                          <m:ctrlPr>
                            <w:rPr>
                              <w:rFonts w:ascii="Cambria Math" w:hAnsi="Cambria Math" w:cs="Arial"/>
                              <w:i/>
                              <w:color w:val="333333"/>
                              <w:highlight w:val="green"/>
                              <w:shd w:val="clear" w:color="auto" w:fill="FFFFFF"/>
                              <w:rPrChange w:id="1572" w:author="George Urumov" w:date="2025-10-30T10:17:00Z" w16du:dateUtc="2025-10-30T10:17:00Z">
                                <w:rPr>
                                  <w:rFonts w:ascii="Cambria Math" w:hAnsi="Cambria Math" w:cs="Arial"/>
                                  <w:i/>
                                  <w:color w:val="333333"/>
                                  <w:shd w:val="clear" w:color="auto" w:fill="FFFFFF"/>
                                </w:rPr>
                              </w:rPrChange>
                            </w:rPr>
                          </m:ctrlPr>
                        </m:fPr>
                        <m:num>
                          <m:r>
                            <w:rPr>
                              <w:rFonts w:ascii="Cambria Math" w:hAnsi="Cambria Math" w:cs="Arial"/>
                              <w:color w:val="333333"/>
                              <w:highlight w:val="green"/>
                              <w:shd w:val="clear" w:color="auto" w:fill="FFFFFF"/>
                              <w:rPrChange w:id="1573" w:author="George Urumov" w:date="2025-10-30T10:17:00Z" w16du:dateUtc="2025-10-30T10:17:00Z">
                                <w:rPr>
                                  <w:rFonts w:ascii="Cambria Math" w:hAnsi="Cambria Math" w:cs="Arial"/>
                                  <w:color w:val="333333"/>
                                  <w:shd w:val="clear" w:color="auto" w:fill="FFFFFF"/>
                                </w:rPr>
                              </w:rPrChange>
                            </w:rPr>
                            <m:t>1</m:t>
                          </m:r>
                        </m:num>
                        <m:den>
                          <m:r>
                            <w:rPr>
                              <w:rFonts w:ascii="Cambria Math" w:hAnsi="Cambria Math" w:cs="Arial"/>
                              <w:color w:val="333333"/>
                              <w:highlight w:val="green"/>
                              <w:shd w:val="clear" w:color="auto" w:fill="FFFFFF"/>
                              <w:rPrChange w:id="1574" w:author="George Urumov" w:date="2025-10-30T10:17:00Z" w16du:dateUtc="2025-10-30T10:17:00Z">
                                <w:rPr>
                                  <w:rFonts w:ascii="Cambria Math" w:hAnsi="Cambria Math" w:cs="Arial"/>
                                  <w:color w:val="333333"/>
                                  <w:shd w:val="clear" w:color="auto" w:fill="FFFFFF"/>
                                </w:rPr>
                              </w:rPrChange>
                            </w:rPr>
                            <m:t>2</m:t>
                          </m:r>
                        </m:den>
                      </m:f>
                    </m:sup>
                  </m:sSup>
                  <m:d>
                    <m:dPr>
                      <m:ctrlPr>
                        <w:rPr>
                          <w:rFonts w:ascii="Cambria Math" w:hAnsi="Cambria Math" w:cs="Arial"/>
                          <w:i/>
                          <w:color w:val="333333"/>
                          <w:highlight w:val="green"/>
                          <w:shd w:val="clear" w:color="auto" w:fill="FFFFFF"/>
                          <w:rPrChange w:id="1575" w:author="George Urumov" w:date="2025-10-30T10:17:00Z" w16du:dateUtc="2025-10-30T10:17:00Z">
                            <w:rPr>
                              <w:rFonts w:ascii="Cambria Math" w:hAnsi="Cambria Math" w:cs="Arial"/>
                              <w:i/>
                              <w:color w:val="333333"/>
                              <w:shd w:val="clear" w:color="auto" w:fill="FFFFFF"/>
                            </w:rPr>
                          </w:rPrChange>
                        </w:rPr>
                      </m:ctrlPr>
                    </m:dPr>
                    <m:e>
                      <m:sSubSup>
                        <m:sSubSupPr>
                          <m:ctrlPr>
                            <w:rPr>
                              <w:rFonts w:ascii="Cambria Math" w:hAnsi="Cambria Math" w:cs="Arial"/>
                              <w:i/>
                              <w:color w:val="333333"/>
                              <w:highlight w:val="green"/>
                              <w:shd w:val="clear" w:color="auto" w:fill="FFFFFF"/>
                              <w:rPrChange w:id="1576" w:author="George Urumov" w:date="2025-10-30T10:17:00Z" w16du:dateUtc="2025-10-30T10:17:00Z">
                                <w:rPr>
                                  <w:rFonts w:ascii="Cambria Math" w:hAnsi="Cambria Math" w:cs="Arial"/>
                                  <w:i/>
                                  <w:color w:val="333333"/>
                                  <w:shd w:val="clear" w:color="auto" w:fill="FFFFFF"/>
                                </w:rPr>
                              </w:rPrChange>
                            </w:rPr>
                          </m:ctrlPr>
                        </m:sSubSupPr>
                        <m:e>
                          <m:acc>
                            <m:accPr>
                              <m:chr m:val="̃"/>
                              <m:ctrlPr>
                                <w:rPr>
                                  <w:rFonts w:ascii="Cambria Math" w:hAnsi="Cambria Math" w:cs="Arial"/>
                                  <w:i/>
                                  <w:color w:val="333333"/>
                                  <w:highlight w:val="green"/>
                                  <w:shd w:val="clear" w:color="auto" w:fill="FFFFFF"/>
                                  <w:rPrChange w:id="1577" w:author="George Urumov" w:date="2025-10-30T10:17:00Z" w16du:dateUtc="2025-10-30T10:17:00Z">
                                    <w:rPr>
                                      <w:rFonts w:ascii="Cambria Math" w:hAnsi="Cambria Math" w:cs="Arial"/>
                                      <w:i/>
                                      <w:color w:val="333333"/>
                                      <w:shd w:val="clear" w:color="auto" w:fill="FFFFFF"/>
                                    </w:rPr>
                                  </w:rPrChange>
                                </w:rPr>
                              </m:ctrlPr>
                            </m:accPr>
                            <m:e>
                              <m:r>
                                <w:rPr>
                                  <w:rFonts w:ascii="Cambria Math" w:hAnsi="Cambria Math" w:cs="Arial"/>
                                  <w:color w:val="333333"/>
                                  <w:highlight w:val="green"/>
                                  <w:shd w:val="clear" w:color="auto" w:fill="FFFFFF"/>
                                  <w:rPrChange w:id="1578" w:author="George Urumov" w:date="2025-10-30T10:17:00Z" w16du:dateUtc="2025-10-30T10:17:00Z">
                                    <w:rPr>
                                      <w:rFonts w:ascii="Cambria Math" w:hAnsi="Cambria Math" w:cs="Arial"/>
                                      <w:color w:val="333333"/>
                                      <w:shd w:val="clear" w:color="auto" w:fill="FFFFFF"/>
                                    </w:rPr>
                                  </w:rPrChange>
                                </w:rPr>
                                <m:t>Y</m:t>
                              </m:r>
                            </m:e>
                          </m:acc>
                        </m:e>
                        <m:sub>
                          <m:r>
                            <w:rPr>
                              <w:rFonts w:ascii="Cambria Math" w:hAnsi="Cambria Math" w:cs="Arial"/>
                              <w:color w:val="333333"/>
                              <w:highlight w:val="green"/>
                              <w:shd w:val="clear" w:color="auto" w:fill="FFFFFF"/>
                              <w:rPrChange w:id="1579" w:author="George Urumov" w:date="2025-10-30T10:17:00Z" w16du:dateUtc="2025-10-30T10:17:00Z">
                                <w:rPr>
                                  <w:rFonts w:ascii="Cambria Math" w:hAnsi="Cambria Math" w:cs="Arial"/>
                                  <w:color w:val="333333"/>
                                  <w:shd w:val="clear" w:color="auto" w:fill="FFFFFF"/>
                                </w:rPr>
                              </w:rPrChange>
                            </w:rPr>
                            <m:t>t</m:t>
                          </m:r>
                        </m:sub>
                        <m:sup>
                          <m:r>
                            <w:rPr>
                              <w:rFonts w:ascii="Cambria Math" w:hAnsi="Cambria Math" w:cs="Arial"/>
                              <w:color w:val="333333"/>
                              <w:highlight w:val="green"/>
                              <w:shd w:val="clear" w:color="auto" w:fill="FFFFFF"/>
                              <w:rPrChange w:id="1580" w:author="George Urumov" w:date="2025-10-30T10:17:00Z" w16du:dateUtc="2025-10-30T10:17:00Z">
                                <w:rPr>
                                  <w:rFonts w:ascii="Cambria Math" w:hAnsi="Cambria Math" w:cs="Arial"/>
                                  <w:color w:val="333333"/>
                                  <w:shd w:val="clear" w:color="auto" w:fill="FFFFFF"/>
                                </w:rPr>
                              </w:rPrChange>
                            </w:rPr>
                            <m:t>H</m:t>
                          </m:r>
                        </m:sup>
                      </m:sSubSup>
                      <m:r>
                        <w:rPr>
                          <w:rFonts w:ascii="Cambria Math" w:hAnsi="Cambria Math" w:cs="Arial"/>
                          <w:color w:val="333333"/>
                          <w:highlight w:val="green"/>
                          <w:shd w:val="clear" w:color="auto" w:fill="FFFFFF"/>
                          <w:rPrChange w:id="1581" w:author="George Urumov" w:date="2025-10-30T10:17:00Z" w16du:dateUtc="2025-10-30T10:17:00Z">
                            <w:rPr>
                              <w:rFonts w:ascii="Cambria Math" w:hAnsi="Cambria Math" w:cs="Arial"/>
                              <w:color w:val="333333"/>
                              <w:shd w:val="clear" w:color="auto" w:fill="FFFFFF"/>
                            </w:rPr>
                          </w:rPrChange>
                        </w:rPr>
                        <m:t>-</m:t>
                      </m:r>
                      <m:sSubSup>
                        <m:sSubSupPr>
                          <m:ctrlPr>
                            <w:rPr>
                              <w:rFonts w:ascii="Cambria Math" w:hAnsi="Cambria Math" w:cs="Arial"/>
                              <w:i/>
                              <w:color w:val="333333"/>
                              <w:highlight w:val="green"/>
                              <w:shd w:val="clear" w:color="auto" w:fill="FFFFFF"/>
                              <w:rPrChange w:id="1582" w:author="George Urumov" w:date="2025-10-30T10:17:00Z" w16du:dateUtc="2025-10-30T10:17:00Z">
                                <w:rPr>
                                  <w:rFonts w:ascii="Cambria Math" w:hAnsi="Cambria Math" w:cs="Arial"/>
                                  <w:i/>
                                  <w:color w:val="333333"/>
                                  <w:shd w:val="clear" w:color="auto" w:fill="FFFFFF"/>
                                </w:rPr>
                              </w:rPrChange>
                            </w:rPr>
                          </m:ctrlPr>
                        </m:sSubSupPr>
                        <m:e>
                          <m:acc>
                            <m:accPr>
                              <m:chr m:val="̃"/>
                              <m:ctrlPr>
                                <w:rPr>
                                  <w:rFonts w:ascii="Cambria Math" w:hAnsi="Cambria Math" w:cs="Arial"/>
                                  <w:i/>
                                  <w:color w:val="333333"/>
                                  <w:highlight w:val="green"/>
                                  <w:shd w:val="clear" w:color="auto" w:fill="FFFFFF"/>
                                  <w:rPrChange w:id="1583" w:author="George Urumov" w:date="2025-10-30T10:17:00Z" w16du:dateUtc="2025-10-30T10:17:00Z">
                                    <w:rPr>
                                      <w:rFonts w:ascii="Cambria Math" w:hAnsi="Cambria Math" w:cs="Arial"/>
                                      <w:i/>
                                      <w:color w:val="333333"/>
                                      <w:shd w:val="clear" w:color="auto" w:fill="FFFFFF"/>
                                    </w:rPr>
                                  </w:rPrChange>
                                </w:rPr>
                              </m:ctrlPr>
                            </m:accPr>
                            <m:e>
                              <m:r>
                                <w:rPr>
                                  <w:rFonts w:ascii="Cambria Math" w:hAnsi="Cambria Math" w:cs="Arial"/>
                                  <w:color w:val="333333"/>
                                  <w:highlight w:val="green"/>
                                  <w:shd w:val="clear" w:color="auto" w:fill="FFFFFF"/>
                                  <w:rPrChange w:id="1584" w:author="George Urumov" w:date="2025-10-30T10:17:00Z" w16du:dateUtc="2025-10-30T10:17:00Z">
                                    <w:rPr>
                                      <w:rFonts w:ascii="Cambria Math" w:hAnsi="Cambria Math" w:cs="Arial"/>
                                      <w:color w:val="333333"/>
                                      <w:shd w:val="clear" w:color="auto" w:fill="FFFFFF"/>
                                    </w:rPr>
                                  </w:rPrChange>
                                </w:rPr>
                                <m:t>Y</m:t>
                              </m:r>
                            </m:e>
                          </m:acc>
                        </m:e>
                        <m:sub>
                          <m:r>
                            <w:rPr>
                              <w:rFonts w:ascii="Cambria Math" w:hAnsi="Cambria Math" w:cs="Arial"/>
                              <w:color w:val="333333"/>
                              <w:highlight w:val="green"/>
                              <w:shd w:val="clear" w:color="auto" w:fill="FFFFFF"/>
                              <w:rPrChange w:id="1585" w:author="George Urumov" w:date="2025-10-30T10:17:00Z" w16du:dateUtc="2025-10-30T10:17:00Z">
                                <w:rPr>
                                  <w:rFonts w:ascii="Cambria Math" w:hAnsi="Cambria Math" w:cs="Arial"/>
                                  <w:color w:val="333333"/>
                                  <w:shd w:val="clear" w:color="auto" w:fill="FFFFFF"/>
                                </w:rPr>
                              </w:rPrChange>
                            </w:rPr>
                            <m:t>0</m:t>
                          </m:r>
                        </m:sub>
                        <m:sup>
                          <m:r>
                            <w:rPr>
                              <w:rFonts w:ascii="Cambria Math" w:hAnsi="Cambria Math" w:cs="Arial"/>
                              <w:color w:val="333333"/>
                              <w:highlight w:val="green"/>
                              <w:shd w:val="clear" w:color="auto" w:fill="FFFFFF"/>
                              <w:rPrChange w:id="1586" w:author="George Urumov" w:date="2025-10-30T10:17:00Z" w16du:dateUtc="2025-10-30T10:17:00Z">
                                <w:rPr>
                                  <w:rFonts w:ascii="Cambria Math" w:hAnsi="Cambria Math" w:cs="Arial"/>
                                  <w:color w:val="333333"/>
                                  <w:shd w:val="clear" w:color="auto" w:fill="FFFFFF"/>
                                </w:rPr>
                              </w:rPrChange>
                            </w:rPr>
                            <m:t>H</m:t>
                          </m:r>
                        </m:sup>
                      </m:sSubSup>
                    </m:e>
                  </m:d>
                </m:e>
              </m:d>
            </m:e>
          </m:func>
          <m:r>
            <w:rPr>
              <w:rFonts w:ascii="Cambria Math" w:hAnsi="Cambria Math" w:cs="Arial"/>
              <w:color w:val="333333"/>
              <w:highlight w:val="green"/>
              <w:shd w:val="clear" w:color="auto" w:fill="FFFFFF"/>
              <w:rPrChange w:id="1587" w:author="George Urumov" w:date="2025-10-30T10:17:00Z" w16du:dateUtc="2025-10-30T10:17:00Z">
                <w:rPr>
                  <w:rFonts w:ascii="Cambria Math" w:hAnsi="Cambria Math" w:cs="Arial"/>
                  <w:color w:val="333333"/>
                  <w:shd w:val="clear" w:color="auto" w:fill="FFFFFF"/>
                </w:rPr>
              </w:rPrChange>
            </w:rPr>
            <m:t>≤2</m:t>
          </m:r>
          <m:sSup>
            <m:sSupPr>
              <m:ctrlPr>
                <w:rPr>
                  <w:rFonts w:ascii="Cambria Math" w:hAnsi="Cambria Math" w:cs="Arial"/>
                  <w:i/>
                  <w:color w:val="333333"/>
                  <w:highlight w:val="green"/>
                  <w:shd w:val="clear" w:color="auto" w:fill="FFFFFF"/>
                  <w:rPrChange w:id="1588" w:author="George Urumov" w:date="2025-10-30T10:17:00Z" w16du:dateUtc="2025-10-30T10:17:00Z">
                    <w:rPr>
                      <w:rFonts w:ascii="Cambria Math" w:hAnsi="Cambria Math" w:cs="Arial"/>
                      <w:i/>
                      <w:color w:val="333333"/>
                      <w:shd w:val="clear" w:color="auto" w:fill="FFFFFF"/>
                    </w:rPr>
                  </w:rPrChange>
                </w:rPr>
              </m:ctrlPr>
            </m:sSupPr>
            <m:e>
              <m:r>
                <w:rPr>
                  <w:rFonts w:ascii="Cambria Math" w:hAnsi="Cambria Math" w:cs="Arial"/>
                  <w:color w:val="333333"/>
                  <w:highlight w:val="green"/>
                  <w:shd w:val="clear" w:color="auto" w:fill="FFFFFF"/>
                  <w:rPrChange w:id="1589" w:author="George Urumov" w:date="2025-10-30T10:17:00Z" w16du:dateUtc="2025-10-30T10:17:00Z">
                    <w:rPr>
                      <w:rFonts w:ascii="Cambria Math" w:hAnsi="Cambria Math" w:cs="Arial"/>
                      <w:color w:val="333333"/>
                      <w:shd w:val="clear" w:color="auto" w:fill="FFFFFF"/>
                    </w:rPr>
                  </w:rPrChange>
                </w:rPr>
                <m:t>T</m:t>
              </m:r>
            </m:e>
            <m:sup>
              <m:r>
                <w:rPr>
                  <w:rFonts w:ascii="Cambria Math" w:hAnsi="Cambria Math" w:cs="Arial"/>
                  <w:color w:val="333333"/>
                  <w:highlight w:val="green"/>
                  <w:shd w:val="clear" w:color="auto" w:fill="FFFFFF"/>
                  <w:rPrChange w:id="1590" w:author="George Urumov" w:date="2025-10-30T10:17:00Z" w16du:dateUtc="2025-10-30T10:17:00Z">
                    <w:rPr>
                      <w:rFonts w:ascii="Cambria Math" w:hAnsi="Cambria Math" w:cs="Arial"/>
                      <w:color w:val="333333"/>
                      <w:shd w:val="clear" w:color="auto" w:fill="FFFFFF"/>
                    </w:rPr>
                  </w:rPrChange>
                </w:rPr>
                <m:t>-H+</m:t>
              </m:r>
              <m:f>
                <m:fPr>
                  <m:ctrlPr>
                    <w:rPr>
                      <w:rFonts w:ascii="Cambria Math" w:hAnsi="Cambria Math" w:cs="Arial"/>
                      <w:i/>
                      <w:color w:val="333333"/>
                      <w:highlight w:val="green"/>
                      <w:shd w:val="clear" w:color="auto" w:fill="FFFFFF"/>
                      <w:rPrChange w:id="1591" w:author="George Urumov" w:date="2025-10-30T10:17:00Z" w16du:dateUtc="2025-10-30T10:17:00Z">
                        <w:rPr>
                          <w:rFonts w:ascii="Cambria Math" w:hAnsi="Cambria Math" w:cs="Arial"/>
                          <w:i/>
                          <w:color w:val="333333"/>
                          <w:shd w:val="clear" w:color="auto" w:fill="FFFFFF"/>
                        </w:rPr>
                      </w:rPrChange>
                    </w:rPr>
                  </m:ctrlPr>
                </m:fPr>
                <m:num>
                  <m:r>
                    <w:rPr>
                      <w:rFonts w:ascii="Cambria Math" w:hAnsi="Cambria Math" w:cs="Arial"/>
                      <w:color w:val="333333"/>
                      <w:highlight w:val="green"/>
                      <w:shd w:val="clear" w:color="auto" w:fill="FFFFFF"/>
                      <w:rPrChange w:id="1592" w:author="George Urumov" w:date="2025-10-30T10:17:00Z" w16du:dateUtc="2025-10-30T10:17:00Z">
                        <w:rPr>
                          <w:rFonts w:ascii="Cambria Math" w:hAnsi="Cambria Math" w:cs="Arial"/>
                          <w:color w:val="333333"/>
                          <w:shd w:val="clear" w:color="auto" w:fill="FFFFFF"/>
                        </w:rPr>
                      </w:rPrChange>
                    </w:rPr>
                    <m:t>1</m:t>
                  </m:r>
                </m:num>
                <m:den>
                  <m:r>
                    <w:rPr>
                      <w:rFonts w:ascii="Cambria Math" w:hAnsi="Cambria Math" w:cs="Arial"/>
                      <w:color w:val="333333"/>
                      <w:highlight w:val="green"/>
                      <w:shd w:val="clear" w:color="auto" w:fill="FFFFFF"/>
                      <w:rPrChange w:id="1593" w:author="George Urumov" w:date="2025-10-30T10:17:00Z" w16du:dateUtc="2025-10-30T10:17:00Z">
                        <w:rPr>
                          <w:rFonts w:ascii="Cambria Math" w:hAnsi="Cambria Math" w:cs="Arial"/>
                          <w:color w:val="333333"/>
                          <w:shd w:val="clear" w:color="auto" w:fill="FFFFFF"/>
                        </w:rPr>
                      </w:rPrChange>
                    </w:rPr>
                    <m:t>2</m:t>
                  </m:r>
                </m:den>
              </m:f>
            </m:sup>
          </m:sSup>
          <m:func>
            <m:funcPr>
              <m:ctrlPr>
                <w:rPr>
                  <w:rFonts w:ascii="Cambria Math" w:hAnsi="Cambria Math" w:cs="Arial"/>
                  <w:color w:val="333333"/>
                  <w:highlight w:val="green"/>
                  <w:shd w:val="clear" w:color="auto" w:fill="FFFFFF"/>
                  <w:rPrChange w:id="1594" w:author="George Urumov" w:date="2025-10-30T10:17:00Z" w16du:dateUtc="2025-10-30T10:17:00Z">
                    <w:rPr>
                      <w:rFonts w:ascii="Cambria Math" w:hAnsi="Cambria Math" w:cs="Arial"/>
                      <w:color w:val="333333"/>
                      <w:shd w:val="clear" w:color="auto" w:fill="FFFFFF"/>
                    </w:rPr>
                  </w:rPrChange>
                </w:rPr>
              </m:ctrlPr>
            </m:funcPr>
            <m:fName>
              <m:r>
                <m:rPr>
                  <m:sty m:val="p"/>
                </m:rPr>
                <w:rPr>
                  <w:rFonts w:ascii="Cambria Math" w:hAnsi="Cambria Math" w:cs="Arial"/>
                  <w:color w:val="333333"/>
                  <w:highlight w:val="green"/>
                  <w:shd w:val="clear" w:color="auto" w:fill="FFFFFF"/>
                  <w:rPrChange w:id="1595" w:author="George Urumov" w:date="2025-10-30T10:17:00Z" w16du:dateUtc="2025-10-30T10:17:00Z">
                    <w:rPr>
                      <w:rFonts w:ascii="Cambria Math" w:hAnsi="Cambria Math" w:cs="Arial"/>
                      <w:color w:val="333333"/>
                      <w:shd w:val="clear" w:color="auto" w:fill="FFFFFF"/>
                    </w:rPr>
                  </w:rPrChange>
                </w:rPr>
                <m:t>sup</m:t>
              </m:r>
            </m:fName>
            <m:e>
              <m:d>
                <m:dPr>
                  <m:begChr m:val="|"/>
                  <m:endChr m:val="|"/>
                  <m:ctrlPr>
                    <w:rPr>
                      <w:rFonts w:ascii="Cambria Math" w:hAnsi="Cambria Math" w:cs="Arial"/>
                      <w:i/>
                      <w:color w:val="333333"/>
                      <w:highlight w:val="green"/>
                      <w:shd w:val="clear" w:color="auto" w:fill="FFFFFF"/>
                      <w:rPrChange w:id="1596" w:author="George Urumov" w:date="2025-10-30T10:17:00Z" w16du:dateUtc="2025-10-30T10:17:00Z">
                        <w:rPr>
                          <w:rFonts w:ascii="Cambria Math" w:hAnsi="Cambria Math" w:cs="Arial"/>
                          <w:i/>
                          <w:color w:val="333333"/>
                          <w:shd w:val="clear" w:color="auto" w:fill="FFFFFF"/>
                        </w:rPr>
                      </w:rPrChange>
                    </w:rPr>
                  </m:ctrlPr>
                </m:dPr>
                <m:e>
                  <m:sSubSup>
                    <m:sSubSupPr>
                      <m:ctrlPr>
                        <w:rPr>
                          <w:rFonts w:ascii="Cambria Math" w:hAnsi="Cambria Math" w:cs="Arial"/>
                          <w:i/>
                          <w:color w:val="333333"/>
                          <w:highlight w:val="green"/>
                          <w:shd w:val="clear" w:color="auto" w:fill="FFFFFF"/>
                          <w:rPrChange w:id="1597" w:author="George Urumov" w:date="2025-10-30T10:17:00Z" w16du:dateUtc="2025-10-30T10:17:00Z">
                            <w:rPr>
                              <w:rFonts w:ascii="Cambria Math" w:hAnsi="Cambria Math" w:cs="Arial"/>
                              <w:i/>
                              <w:color w:val="333333"/>
                              <w:shd w:val="clear" w:color="auto" w:fill="FFFFFF"/>
                            </w:rPr>
                          </w:rPrChange>
                        </w:rPr>
                      </m:ctrlPr>
                    </m:sSubSupPr>
                    <m:e>
                      <m:acc>
                        <m:accPr>
                          <m:chr m:val="̃"/>
                          <m:ctrlPr>
                            <w:rPr>
                              <w:rFonts w:ascii="Cambria Math" w:hAnsi="Cambria Math" w:cs="Arial"/>
                              <w:i/>
                              <w:color w:val="333333"/>
                              <w:highlight w:val="green"/>
                              <w:shd w:val="clear" w:color="auto" w:fill="FFFFFF"/>
                              <w:rPrChange w:id="1598" w:author="George Urumov" w:date="2025-10-30T10:17:00Z" w16du:dateUtc="2025-10-30T10:17:00Z">
                                <w:rPr>
                                  <w:rFonts w:ascii="Cambria Math" w:hAnsi="Cambria Math" w:cs="Arial"/>
                                  <w:i/>
                                  <w:color w:val="333333"/>
                                  <w:shd w:val="clear" w:color="auto" w:fill="FFFFFF"/>
                                </w:rPr>
                              </w:rPrChange>
                            </w:rPr>
                          </m:ctrlPr>
                        </m:accPr>
                        <m:e>
                          <m:r>
                            <w:rPr>
                              <w:rFonts w:ascii="Cambria Math" w:hAnsi="Cambria Math" w:cs="Arial"/>
                              <w:color w:val="333333"/>
                              <w:highlight w:val="green"/>
                              <w:shd w:val="clear" w:color="auto" w:fill="FFFFFF"/>
                              <w:rPrChange w:id="1599" w:author="George Urumov" w:date="2025-10-30T10:17:00Z" w16du:dateUtc="2025-10-30T10:17:00Z">
                                <w:rPr>
                                  <w:rFonts w:ascii="Cambria Math" w:hAnsi="Cambria Math" w:cs="Arial"/>
                                  <w:color w:val="333333"/>
                                  <w:shd w:val="clear" w:color="auto" w:fill="FFFFFF"/>
                                </w:rPr>
                              </w:rPrChange>
                            </w:rPr>
                            <m:t>Y</m:t>
                          </m:r>
                        </m:e>
                      </m:acc>
                    </m:e>
                    <m:sub>
                      <m:r>
                        <w:rPr>
                          <w:rFonts w:ascii="Cambria Math" w:hAnsi="Cambria Math" w:cs="Arial"/>
                          <w:color w:val="333333"/>
                          <w:highlight w:val="green"/>
                          <w:shd w:val="clear" w:color="auto" w:fill="FFFFFF"/>
                          <w:rPrChange w:id="1600" w:author="George Urumov" w:date="2025-10-30T10:17:00Z" w16du:dateUtc="2025-10-30T10:17:00Z">
                            <w:rPr>
                              <w:rFonts w:ascii="Cambria Math" w:hAnsi="Cambria Math" w:cs="Arial"/>
                              <w:color w:val="333333"/>
                              <w:shd w:val="clear" w:color="auto" w:fill="FFFFFF"/>
                            </w:rPr>
                          </w:rPrChange>
                        </w:rPr>
                        <m:t>t</m:t>
                      </m:r>
                    </m:sub>
                    <m:sup>
                      <m:r>
                        <w:rPr>
                          <w:rFonts w:ascii="Cambria Math" w:hAnsi="Cambria Math" w:cs="Arial"/>
                          <w:color w:val="333333"/>
                          <w:highlight w:val="green"/>
                          <w:shd w:val="clear" w:color="auto" w:fill="FFFFFF"/>
                          <w:rPrChange w:id="1601" w:author="George Urumov" w:date="2025-10-30T10:17:00Z" w16du:dateUtc="2025-10-30T10:17:00Z">
                            <w:rPr>
                              <w:rFonts w:ascii="Cambria Math" w:hAnsi="Cambria Math" w:cs="Arial"/>
                              <w:color w:val="333333"/>
                              <w:shd w:val="clear" w:color="auto" w:fill="FFFFFF"/>
                            </w:rPr>
                          </w:rPrChange>
                        </w:rPr>
                        <m:t>H</m:t>
                      </m:r>
                    </m:sup>
                  </m:sSubSup>
                </m:e>
              </m:d>
            </m:e>
          </m:func>
          <m:r>
            <w:rPr>
              <w:rFonts w:ascii="Cambria Math" w:hAnsi="Cambria Math" w:cs="Arial"/>
              <w:color w:val="333333"/>
              <w:highlight w:val="green"/>
              <w:shd w:val="clear" w:color="auto" w:fill="FFFFFF"/>
              <w:rPrChange w:id="1602" w:author="George Urumov" w:date="2025-10-30T10:17:00Z" w16du:dateUtc="2025-10-30T10:17:00Z">
                <w:rPr>
                  <w:rFonts w:ascii="Cambria Math" w:hAnsi="Cambria Math" w:cs="Arial"/>
                  <w:color w:val="333333"/>
                  <w:shd w:val="clear" w:color="auto" w:fill="FFFFFF"/>
                </w:rPr>
              </w:rPrChange>
            </w:rPr>
            <m:t>|</m:t>
          </m:r>
        </m:oMath>
      </m:oMathPara>
    </w:p>
    <w:p w14:paraId="74685AD0" w14:textId="77777777" w:rsidR="008D1943" w:rsidRPr="007233C1" w:rsidRDefault="008D1943" w:rsidP="008D1943">
      <w:pPr>
        <w:pStyle w:val="ListParagraph"/>
        <w:numPr>
          <w:ilvl w:val="2"/>
          <w:numId w:val="13"/>
        </w:numPr>
        <w:spacing w:after="160" w:line="360" w:lineRule="auto"/>
        <w:ind w:left="284" w:firstLine="0"/>
        <w:jc w:val="both"/>
        <w:rPr>
          <w:rFonts w:ascii="Arial" w:hAnsi="Arial" w:cs="Arial"/>
          <w:color w:val="333333"/>
          <w:highlight w:val="green"/>
          <w:shd w:val="clear" w:color="auto" w:fill="FFFFFF"/>
        </w:rPr>
      </w:pPr>
      <w:r w:rsidRPr="00653666">
        <w:rPr>
          <w:rFonts w:ascii="Arial" w:hAnsi="Arial" w:cs="Arial"/>
          <w:color w:val="333333"/>
          <w:highlight w:val="green"/>
          <w:shd w:val="clear" w:color="auto" w:fill="FFFFFF"/>
        </w:rPr>
        <w:t xml:space="preserve">Fix </w:t>
      </w:r>
      <w:r w:rsidRPr="00653666">
        <w:rPr>
          <w:rFonts w:ascii="Cambria Math" w:hAnsi="Cambria Math" w:cs="Cambria Math"/>
          <w:color w:val="333333"/>
          <w:highlight w:val="green"/>
          <w:shd w:val="clear" w:color="auto" w:fill="FFFFFF"/>
        </w:rPr>
        <w:t>⍺</w:t>
      </w:r>
      <w:r w:rsidRPr="00653666">
        <w:rPr>
          <w:rFonts w:ascii="Arial" w:hAnsi="Arial" w:cs="Arial"/>
          <w:color w:val="333333"/>
          <w:highlight w:val="green"/>
          <w:shd w:val="clear" w:color="auto" w:fill="FFFFFF"/>
        </w:rPr>
        <w:t xml:space="preserve"> </w:t>
      </w:r>
      <w:r w:rsidRPr="00653666">
        <w:rPr>
          <w:rFonts w:ascii="Cambria Math" w:hAnsi="Cambria Math" w:cs="Cambria Math"/>
          <w:color w:val="333333"/>
          <w:highlight w:val="green"/>
          <w:shd w:val="clear" w:color="auto" w:fill="FFFFFF"/>
        </w:rPr>
        <w:t>∈</w:t>
      </w:r>
      <w:r w:rsidRPr="00653666">
        <w:rPr>
          <w:rFonts w:ascii="Arial" w:hAnsi="Arial" w:cs="Arial"/>
          <w:color w:val="333333"/>
          <w:highlight w:val="green"/>
          <w:shd w:val="clear" w:color="auto" w:fill="FFFFFF"/>
        </w:rPr>
        <w:t xml:space="preserve"> (0, 1]. Sinc</w:t>
      </w:r>
      <w:r w:rsidRPr="007233C1">
        <w:rPr>
          <w:rFonts w:ascii="Arial" w:hAnsi="Arial" w:cs="Arial"/>
          <w:color w:val="333333"/>
          <w:highlight w:val="green"/>
          <w:shd w:val="clear" w:color="auto" w:fill="FFFFFF"/>
        </w:rPr>
        <w:t xml:space="preserve">e </w:t>
      </w:r>
      <m:oMath>
        <m:sSubSup>
          <m:sSubSupPr>
            <m:ctrlPr>
              <w:rPr>
                <w:rFonts w:ascii="Cambria Math" w:hAnsi="Cambria Math" w:cs="Arial"/>
                <w:color w:val="333333"/>
                <w:highlight w:val="green"/>
                <w:shd w:val="clear" w:color="auto" w:fill="FFFFFF"/>
              </w:rPr>
            </m:ctrlPr>
          </m:sSubSupPr>
          <m:e>
            <m:acc>
              <m:accPr>
                <m:chr m:val="̃"/>
                <m:ctrlPr>
                  <w:rPr>
                    <w:rFonts w:ascii="Cambria Math" w:hAnsi="Cambria Math" w:cs="Arial"/>
                    <w:i/>
                    <w:iCs/>
                    <w:color w:val="333333"/>
                    <w:highlight w:val="green"/>
                    <w:shd w:val="clear" w:color="auto" w:fill="FFFFFF"/>
                  </w:rPr>
                </m:ctrlPr>
              </m:accPr>
              <m:e>
                <m:r>
                  <w:rPr>
                    <w:rFonts w:ascii="Cambria Math" w:hAnsi="Cambria Math" w:cs="Arial"/>
                    <w:color w:val="333333"/>
                    <w:highlight w:val="green"/>
                    <w:shd w:val="clear" w:color="auto" w:fill="FFFFFF"/>
                  </w:rPr>
                  <m:t>M</m:t>
                </m:r>
              </m:e>
            </m:acc>
          </m:e>
          <m:sub>
            <m:r>
              <w:rPr>
                <w:rFonts w:ascii="Cambria Math" w:hAnsi="Cambria Math" w:cs="Arial"/>
                <w:color w:val="333333"/>
                <w:highlight w:val="green"/>
                <w:shd w:val="clear" w:color="auto" w:fill="FFFFFF"/>
              </w:rPr>
              <m:t>t</m:t>
            </m:r>
          </m:sub>
          <m:sup>
            <m:r>
              <w:rPr>
                <w:rFonts w:ascii="Cambria Math" w:hAnsi="Cambria Math" w:cs="Arial"/>
                <w:color w:val="333333"/>
                <w:highlight w:val="green"/>
                <w:shd w:val="clear" w:color="auto" w:fill="FFFFFF"/>
              </w:rPr>
              <m:t>α</m:t>
            </m:r>
          </m:sup>
        </m:sSubSup>
      </m:oMath>
      <w:r w:rsidRPr="007233C1">
        <w:rPr>
          <w:rFonts w:ascii="Arial" w:hAnsi="Arial" w:cs="Arial"/>
          <w:color w:val="333333"/>
          <w:highlight w:val="green"/>
          <w:shd w:val="clear" w:color="auto" w:fill="FFFFFF"/>
        </w:rPr>
        <w:t xml:space="preserve"> is a continuous martingale, the BDG inequality yields:</w:t>
      </w:r>
    </w:p>
    <w:p w14:paraId="6270C4BD" w14:textId="77777777" w:rsidR="008D1943" w:rsidRDefault="00000000" w:rsidP="008D1943">
      <w:pPr>
        <w:pStyle w:val="ListParagraph"/>
        <w:spacing w:after="160" w:line="360" w:lineRule="auto"/>
        <w:ind w:left="284"/>
        <w:jc w:val="both"/>
        <w:rPr>
          <w:rFonts w:ascii="Arial" w:hAnsi="Arial" w:cs="Arial"/>
          <w:color w:val="333333"/>
          <w:shd w:val="clear" w:color="auto" w:fill="FFFFFF"/>
        </w:rPr>
      </w:pPr>
      <m:oMathPara>
        <m:oMath>
          <m:func>
            <m:funcPr>
              <m:ctrlPr>
                <w:rPr>
                  <w:rFonts w:ascii="Cambria Math" w:hAnsi="Cambria Math" w:cs="Arial"/>
                  <w:i/>
                  <w:color w:val="333333"/>
                  <w:highlight w:val="green"/>
                  <w:shd w:val="clear" w:color="auto" w:fill="FFFFFF"/>
                </w:rPr>
              </m:ctrlPr>
            </m:funcPr>
            <m:fName>
              <m:sSub>
                <m:sSubPr>
                  <m:ctrlPr>
                    <w:rPr>
                      <w:rFonts w:ascii="Cambria Math" w:hAnsi="Cambria Math" w:cs="Arial"/>
                      <w:color w:val="333333"/>
                      <w:highlight w:val="green"/>
                      <w:shd w:val="clear" w:color="auto" w:fill="FFFFFF"/>
                    </w:rPr>
                  </m:ctrlPr>
                </m:sSubPr>
                <m:e>
                  <m:r>
                    <m:rPr>
                      <m:sty m:val="p"/>
                    </m:rPr>
                    <w:rPr>
                      <w:rFonts w:ascii="Cambria Math" w:hAnsi="Cambria Math" w:cs="Arial"/>
                      <w:color w:val="333333"/>
                      <w:highlight w:val="green"/>
                      <w:shd w:val="clear" w:color="auto" w:fill="FFFFFF"/>
                    </w:rPr>
                    <m:t>sup</m:t>
                  </m:r>
                </m:e>
                <m:sub>
                  <m:r>
                    <w:rPr>
                      <w:rFonts w:ascii="Cambria Math" w:hAnsi="Cambria Math" w:cs="Arial"/>
                      <w:color w:val="333333"/>
                      <w:highlight w:val="green"/>
                      <w:shd w:val="clear" w:color="auto" w:fill="FFFFFF"/>
                    </w:rPr>
                    <m:t>α∈(0,1]</m:t>
                  </m:r>
                </m:sub>
              </m:sSub>
            </m:fName>
            <m:e>
              <m:r>
                <w:rPr>
                  <w:rFonts w:ascii="Cambria Math" w:hAnsi="Cambria Math" w:cs="Arial"/>
                  <w:color w:val="333333"/>
                  <w:highlight w:val="green"/>
                  <w:shd w:val="clear" w:color="auto" w:fill="FFFFFF"/>
                </w:rPr>
                <m:t>E</m:t>
              </m:r>
              <m:d>
                <m:dPr>
                  <m:begChr m:val="["/>
                  <m:endChr m:val="]"/>
                  <m:ctrlPr>
                    <w:rPr>
                      <w:rFonts w:ascii="Cambria Math" w:hAnsi="Cambria Math" w:cs="Arial"/>
                      <w:i/>
                      <w:color w:val="333333"/>
                      <w:highlight w:val="green"/>
                      <w:shd w:val="clear" w:color="auto" w:fill="FFFFFF"/>
                    </w:rPr>
                  </m:ctrlPr>
                </m:dPr>
                <m:e>
                  <m:sSup>
                    <m:sSupPr>
                      <m:ctrlPr>
                        <w:rPr>
                          <w:rFonts w:ascii="Cambria Math" w:hAnsi="Cambria Math" w:cs="Arial"/>
                          <w:color w:val="333333"/>
                          <w:highlight w:val="green"/>
                          <w:shd w:val="clear" w:color="auto" w:fill="FFFFFF"/>
                        </w:rPr>
                      </m:ctrlPr>
                    </m:sSupPr>
                    <m:e>
                      <m:r>
                        <m:rPr>
                          <m:sty m:val="p"/>
                        </m:rPr>
                        <w:rPr>
                          <w:rFonts w:ascii="Cambria Math" w:hAnsi="Cambria Math" w:cs="Arial"/>
                          <w:color w:val="333333"/>
                          <w:highlight w:val="green"/>
                          <w:shd w:val="clear" w:color="auto" w:fill="FFFFFF"/>
                        </w:rPr>
                        <m:t>sup⁡</m:t>
                      </m:r>
                      <m:r>
                        <w:rPr>
                          <w:rFonts w:ascii="Cambria Math" w:hAnsi="Cambria Math" w:cs="Arial"/>
                          <w:color w:val="333333"/>
                          <w:highlight w:val="green"/>
                          <w:shd w:val="clear" w:color="auto" w:fill="FFFFFF"/>
                        </w:rPr>
                        <m:t>|</m:t>
                      </m:r>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M</m:t>
                          </m:r>
                        </m:e>
                        <m:sub>
                          <m:r>
                            <w:rPr>
                              <w:rFonts w:ascii="Cambria Math" w:hAnsi="Cambria Math" w:cs="Arial"/>
                              <w:color w:val="333333"/>
                              <w:highlight w:val="green"/>
                              <w:shd w:val="clear" w:color="auto" w:fill="FFFFFF"/>
                            </w:rPr>
                            <m:t>t</m:t>
                          </m:r>
                        </m:sub>
                        <m: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α</m:t>
                              </m:r>
                            </m:e>
                          </m:d>
                        </m:sup>
                      </m:sSubSup>
                      <m:r>
                        <w:rPr>
                          <w:rFonts w:ascii="Cambria Math" w:hAnsi="Cambria Math" w:cs="Arial"/>
                          <w:color w:val="333333"/>
                          <w:highlight w:val="green"/>
                          <w:shd w:val="clear" w:color="auto" w:fill="FFFFFF"/>
                        </w:rPr>
                        <m:t>|</m:t>
                      </m:r>
                    </m:e>
                    <m:sup>
                      <m:r>
                        <w:rPr>
                          <w:rFonts w:ascii="Cambria Math" w:hAnsi="Cambria Math" w:cs="Arial"/>
                          <w:color w:val="333333"/>
                          <w:highlight w:val="green"/>
                          <w:shd w:val="clear" w:color="auto" w:fill="FFFFFF"/>
                        </w:rPr>
                        <m:t>p</m:t>
                      </m:r>
                    </m:sup>
                  </m:sSup>
                </m:e>
              </m:d>
            </m:e>
          </m:func>
          <m:r>
            <m:rPr>
              <m:sty m:val="p"/>
            </m:rPr>
            <w:rPr>
              <w:rFonts w:ascii="Cambria Math" w:hAnsi="Cambria Math" w:cs="Arial"/>
              <w:color w:val="333333"/>
              <w:highlight w:val="green"/>
              <w:shd w:val="clear" w:color="auto" w:fill="FFFFFF"/>
            </w:rPr>
            <m:t xml:space="preserve">≤ </m:t>
          </m:r>
          <m:sSub>
            <m:sSubPr>
              <m:ctrlPr>
                <w:rPr>
                  <w:rFonts w:ascii="Cambria Math" w:hAnsi="Cambria Math" w:cs="Arial"/>
                  <w:color w:val="333333"/>
                  <w:highlight w:val="green"/>
                  <w:shd w:val="clear" w:color="auto" w:fill="FFFFFF"/>
                </w:rPr>
              </m:ctrlPr>
            </m:sSubPr>
            <m:e>
              <m:r>
                <w:rPr>
                  <w:rFonts w:ascii="Cambria Math" w:hAnsi="Cambria Math" w:cs="Arial"/>
                  <w:color w:val="333333"/>
                  <w:highlight w:val="green"/>
                  <w:shd w:val="clear" w:color="auto" w:fill="FFFFFF"/>
                </w:rPr>
                <m:t>C</m:t>
              </m:r>
            </m:e>
            <m:sub>
              <m:r>
                <w:rPr>
                  <w:rFonts w:ascii="Cambria Math" w:hAnsi="Cambria Math" w:cs="Arial"/>
                  <w:color w:val="333333"/>
                  <w:highlight w:val="green"/>
                  <w:shd w:val="clear" w:color="auto" w:fill="FFFFFF"/>
                </w:rPr>
                <m:t>p</m:t>
              </m:r>
            </m:sub>
          </m:sSub>
          <m:r>
            <w:rPr>
              <w:rFonts w:ascii="Cambria Math" w:hAnsi="Cambria Math" w:cs="Arial"/>
              <w:color w:val="333333"/>
              <w:highlight w:val="green"/>
              <w:shd w:val="clear" w:color="auto" w:fill="FFFFFF"/>
            </w:rPr>
            <m:t xml:space="preserve"> </m:t>
          </m:r>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sup</m:t>
              </m:r>
            </m:e>
            <m:sub>
              <m:r>
                <w:rPr>
                  <w:rFonts w:ascii="Cambria Math" w:hAnsi="Cambria Math" w:cs="Arial"/>
                  <w:color w:val="333333"/>
                  <w:highlight w:val="green"/>
                  <w:shd w:val="clear" w:color="auto" w:fill="FFFFFF"/>
                </w:rPr>
                <m:t>α∈(0,1]</m:t>
              </m:r>
            </m:sub>
          </m:sSub>
          <m:sSup>
            <m:sSupPr>
              <m:ctrlPr>
                <w:rPr>
                  <w:rFonts w:ascii="Cambria Math" w:hAnsi="Cambria Math" w:cs="Arial"/>
                  <w:color w:val="333333"/>
                  <w:highlight w:val="green"/>
                  <w:shd w:val="clear" w:color="auto" w:fill="FFFFFF"/>
                </w:rPr>
              </m:ctrlPr>
            </m:sSupPr>
            <m:e>
              <m:r>
                <m:rPr>
                  <m:sty m:val="p"/>
                </m:rPr>
                <w:rPr>
                  <w:rFonts w:ascii="Cambria Math" w:hAnsi="Cambria Math" w:cs="Arial"/>
                  <w:color w:val="333333"/>
                  <w:highlight w:val="green"/>
                  <w:shd w:val="clear" w:color="auto" w:fill="FFFFFF"/>
                </w:rPr>
                <m:t xml:space="preserve"> E⁡</m:t>
              </m:r>
              <m:d>
                <m:dPr>
                  <m:begChr m:val="〈"/>
                  <m:endChr m:val="〉"/>
                  <m:ctrlPr>
                    <w:rPr>
                      <w:rFonts w:ascii="Cambria Math" w:hAnsi="Cambria Math" w:cs="Arial"/>
                      <w:i/>
                      <w:color w:val="333333"/>
                      <w:highlight w:val="green"/>
                      <w:shd w:val="clear" w:color="auto" w:fill="FFFFFF"/>
                    </w:rPr>
                  </m:ctrlPr>
                </m:dPr>
                <m:e>
                  <m:sSubSup>
                    <m:sSubSupPr>
                      <m:ctrlPr>
                        <w:rPr>
                          <w:rFonts w:ascii="Cambria Math" w:hAnsi="Cambria Math" w:cs="Arial"/>
                          <w:i/>
                          <w:color w:val="333333"/>
                          <w:highlight w:val="green"/>
                          <w:shd w:val="clear" w:color="auto" w:fill="FFFFFF"/>
                        </w:rPr>
                      </m:ctrlPr>
                    </m:sSubSupPr>
                    <m:e>
                      <m:r>
                        <w:rPr>
                          <w:rFonts w:ascii="Cambria Math" w:hAnsi="Cambria Math" w:cs="Arial"/>
                          <w:color w:val="333333"/>
                          <w:highlight w:val="green"/>
                          <w:shd w:val="clear" w:color="auto" w:fill="FFFFFF"/>
                        </w:rPr>
                        <m:t>M</m:t>
                      </m:r>
                    </m:e>
                    <m:sub>
                      <m:r>
                        <w:rPr>
                          <w:rFonts w:ascii="Cambria Math" w:hAnsi="Cambria Math" w:cs="Arial"/>
                          <w:color w:val="333333"/>
                          <w:highlight w:val="green"/>
                          <w:shd w:val="clear" w:color="auto" w:fill="FFFFFF"/>
                        </w:rPr>
                        <m:t>T</m:t>
                      </m:r>
                    </m:sub>
                    <m: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α</m:t>
                          </m:r>
                        </m:e>
                      </m:d>
                    </m:sup>
                  </m:sSubSup>
                </m:e>
              </m:d>
            </m:e>
            <m:sup>
              <m:r>
                <w:rPr>
                  <w:rFonts w:ascii="Cambria Math" w:hAnsi="Cambria Math" w:cs="Arial"/>
                  <w:color w:val="333333"/>
                  <w:highlight w:val="green"/>
                  <w:shd w:val="clear" w:color="auto" w:fill="FFFFFF"/>
                </w:rPr>
                <m:t>p/2</m:t>
              </m:r>
            </m:sup>
          </m:sSup>
        </m:oMath>
      </m:oMathPara>
    </w:p>
    <w:p w14:paraId="1B386526" w14:textId="77777777" w:rsidR="008D1943" w:rsidRDefault="008D1943" w:rsidP="008D1943">
      <w:pPr>
        <w:pStyle w:val="ListParagraph"/>
        <w:spacing w:after="160" w:line="360" w:lineRule="auto"/>
        <w:ind w:left="284"/>
        <w:jc w:val="both"/>
        <w:rPr>
          <w:rFonts w:ascii="Arial" w:hAnsi="Arial" w:cs="Arial"/>
          <w:color w:val="333333"/>
          <w:highlight w:val="green"/>
          <w:shd w:val="clear" w:color="auto" w:fill="FFFFFF"/>
        </w:rPr>
      </w:pPr>
      <w:r w:rsidRPr="007233C1">
        <w:rPr>
          <w:rFonts w:ascii="Arial" w:hAnsi="Arial" w:cs="Arial"/>
          <w:color w:val="333333"/>
          <w:highlight w:val="green"/>
          <w:shd w:val="clear" w:color="auto" w:fill="FFFFFF"/>
        </w:rPr>
        <w:t>The constants C</w:t>
      </w:r>
      <w:r w:rsidRPr="007233C1">
        <w:rPr>
          <w:rFonts w:ascii="Arial" w:hAnsi="Arial" w:cs="Arial"/>
          <w:color w:val="333333"/>
          <w:highlight w:val="green"/>
          <w:shd w:val="clear" w:color="auto" w:fill="FFFFFF"/>
          <w:vertAlign w:val="subscript"/>
        </w:rPr>
        <w:t>p</w:t>
      </w:r>
      <w:r w:rsidRPr="007233C1">
        <w:rPr>
          <w:rFonts w:ascii="Arial" w:hAnsi="Arial" w:cs="Arial"/>
          <w:color w:val="333333"/>
          <w:highlight w:val="green"/>
          <w:shd w:val="clear" w:color="auto" w:fill="FFFFFF"/>
        </w:rPr>
        <w:t xml:space="preserve"> depends only on p, hence, is independent of </w:t>
      </w:r>
      <w:r w:rsidRPr="007233C1">
        <w:rPr>
          <w:rFonts w:ascii="Cambria Math" w:hAnsi="Cambria Math" w:cs="Cambria Math"/>
          <w:i/>
          <w:iCs/>
          <w:color w:val="333333"/>
          <w:highlight w:val="green"/>
          <w:shd w:val="clear" w:color="auto" w:fill="FFFFFF"/>
        </w:rPr>
        <w:t>⍺</w:t>
      </w:r>
      <w:r w:rsidRPr="007233C1">
        <w:rPr>
          <w:rFonts w:ascii="Arial" w:hAnsi="Arial" w:cs="Arial"/>
          <w:color w:val="333333"/>
          <w:highlight w:val="green"/>
          <w:shd w:val="clear" w:color="auto" w:fill="FFFFFF"/>
        </w:rPr>
        <w:t xml:space="preserve">. Taking the supremum over </w:t>
      </w:r>
      <w:r w:rsidRPr="007233C1">
        <w:rPr>
          <w:rFonts w:ascii="Cambria Math" w:hAnsi="Cambria Math" w:cs="Cambria Math"/>
          <w:i/>
          <w:iCs/>
          <w:color w:val="333333"/>
          <w:highlight w:val="green"/>
          <w:shd w:val="clear" w:color="auto" w:fill="FFFFFF"/>
        </w:rPr>
        <w:t>⍺</w:t>
      </w:r>
      <w:r w:rsidRPr="00361A1F">
        <w:rPr>
          <w:rFonts w:ascii="Arial" w:hAnsi="Arial" w:cs="Arial"/>
          <w:color w:val="333333"/>
          <w:highlight w:val="green"/>
          <w:shd w:val="clear" w:color="auto" w:fill="FFFFFF"/>
        </w:rPr>
        <w:t xml:space="preserve"> </w:t>
      </w:r>
      <w:r w:rsidRPr="00361A1F">
        <w:rPr>
          <w:rFonts w:ascii="Cambria Math" w:hAnsi="Cambria Math" w:cs="Cambria Math"/>
          <w:color w:val="333333"/>
          <w:highlight w:val="green"/>
          <w:shd w:val="clear" w:color="auto" w:fill="FFFFFF"/>
        </w:rPr>
        <w:t>∈</w:t>
      </w:r>
      <w:r w:rsidRPr="00361A1F">
        <w:rPr>
          <w:rFonts w:ascii="Arial" w:hAnsi="Arial" w:cs="Arial"/>
          <w:color w:val="333333"/>
          <w:highlight w:val="green"/>
          <w:shd w:val="clear" w:color="auto" w:fill="FFFFFF"/>
        </w:rPr>
        <w:t xml:space="preserve"> (0, 1</w:t>
      </w:r>
      <w:r w:rsidRPr="007233C1">
        <w:rPr>
          <w:rFonts w:ascii="Arial" w:hAnsi="Arial" w:cs="Arial"/>
          <w:color w:val="333333"/>
          <w:highlight w:val="green"/>
          <w:shd w:val="clear" w:color="auto" w:fill="FFFFFF"/>
        </w:rPr>
        <w:t xml:space="preserve">] on both sides of the inequality preserves it and yields the claim. </w:t>
      </w:r>
      <w:r>
        <w:rPr>
          <w:rFonts w:ascii="Arial" w:hAnsi="Arial" w:cs="Arial"/>
          <w:color w:val="333333"/>
          <w:highlight w:val="green"/>
          <w:shd w:val="clear" w:color="auto" w:fill="FFFFFF"/>
        </w:rPr>
        <w:t xml:space="preserve"> </w:t>
      </w:r>
    </w:p>
    <w:p w14:paraId="5D8D1827" w14:textId="77777777" w:rsidR="008D1943" w:rsidRDefault="008D1943" w:rsidP="008D1943">
      <w:pPr>
        <w:pStyle w:val="ListParagraph"/>
        <w:spacing w:after="160" w:line="360" w:lineRule="auto"/>
        <w:ind w:left="284"/>
        <w:jc w:val="both"/>
        <w:rPr>
          <w:rFonts w:ascii="Arial" w:hAnsi="Arial" w:cs="Arial"/>
          <w:color w:val="333333"/>
          <w:highlight w:val="green"/>
          <w:shd w:val="clear" w:color="auto" w:fill="FFFFFF"/>
        </w:rPr>
      </w:pPr>
    </w:p>
    <w:p w14:paraId="08E47699" w14:textId="77777777" w:rsidR="008D1943" w:rsidRPr="007233C1" w:rsidRDefault="008D1943" w:rsidP="008D1943">
      <w:pPr>
        <w:pStyle w:val="ListParagraph"/>
        <w:spacing w:after="160" w:line="360" w:lineRule="auto"/>
        <w:ind w:left="284"/>
        <w:jc w:val="both"/>
        <w:rPr>
          <w:rFonts w:ascii="Arial" w:hAnsi="Arial" w:cs="Arial"/>
          <w:color w:val="333333"/>
          <w:highlight w:val="green"/>
          <w:shd w:val="clear" w:color="auto" w:fill="FFFFFF"/>
        </w:rPr>
      </w:pPr>
      <w:r w:rsidRPr="007233C1">
        <w:rPr>
          <w:rFonts w:ascii="Arial" w:hAnsi="Arial" w:cs="Arial"/>
          <w:b/>
          <w:bCs/>
          <w:color w:val="333333"/>
          <w:highlight w:val="green"/>
          <w:shd w:val="clear" w:color="auto" w:fill="FFFFFF"/>
        </w:rPr>
        <w:t>Corollary 1</w:t>
      </w:r>
      <w:r w:rsidRPr="007233C1">
        <w:rPr>
          <w:rFonts w:ascii="Arial" w:hAnsi="Arial" w:cs="Arial"/>
          <w:color w:val="333333"/>
          <w:highlight w:val="green"/>
          <w:shd w:val="clear" w:color="auto" w:fill="FFFFFF"/>
        </w:rPr>
        <w:t xml:space="preserve"> (Application to fuzzy Mochan martingale). Let </w:t>
      </w:r>
      <m:oMath>
        <m:acc>
          <m:accPr>
            <m:chr m:val="̃"/>
            <m:ctrlPr>
              <w:rPr>
                <w:rFonts w:ascii="Cambria Math" w:hAnsi="Cambria Math" w:cs="Arial"/>
                <w:i/>
                <w:color w:val="333333"/>
                <w:highlight w:val="green"/>
                <w:shd w:val="clear" w:color="auto" w:fill="FFFFFF"/>
              </w:rPr>
            </m:ctrlPr>
          </m:accPr>
          <m:e>
            <m:r>
              <w:rPr>
                <w:rFonts w:ascii="Cambria Math" w:hAnsi="Cambria Math" w:cs="Arial"/>
                <w:color w:val="333333"/>
                <w:highlight w:val="green"/>
                <w:shd w:val="clear" w:color="auto" w:fill="FFFFFF"/>
              </w:rPr>
              <m:t>M</m:t>
            </m:r>
          </m:e>
        </m:acc>
        <m:r>
          <w:rPr>
            <w:rFonts w:ascii="Cambria Math" w:hAnsi="Cambria Math" w:cs="Arial"/>
            <w:color w:val="333333"/>
            <w:highlight w:val="green"/>
            <w:shd w:val="clear" w:color="auto" w:fill="FFFFFF"/>
          </w:rPr>
          <m:t>=</m:t>
        </m:r>
        <m:sSub>
          <m:sSubPr>
            <m:ctrlPr>
              <w:rPr>
                <w:rFonts w:ascii="Cambria Math" w:hAnsi="Cambria Math" w:cs="Arial"/>
                <w:i/>
                <w:color w:val="333333"/>
                <w:highlight w:val="green"/>
                <w:shd w:val="clear" w:color="auto" w:fill="FFFFFF"/>
              </w:rPr>
            </m:ctrlPr>
          </m:sSubPr>
          <m:e>
            <m:r>
              <w:rPr>
                <w:rFonts w:ascii="Cambria Math" w:hAnsi="Cambria Math" w:cs="Arial"/>
                <w:color w:val="333333"/>
                <w:highlight w:val="green"/>
                <w:shd w:val="clear" w:color="auto" w:fill="FFFFFF"/>
              </w:rPr>
              <m:t>{</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M</m:t>
                </m:r>
              </m:e>
              <m:sup>
                <m:d>
                  <m:dPr>
                    <m:ctrlPr>
                      <w:rPr>
                        <w:rFonts w:ascii="Cambria Math" w:hAnsi="Cambria Math" w:cs="Arial"/>
                        <w:i/>
                        <w:color w:val="333333"/>
                        <w:highlight w:val="green"/>
                        <w:shd w:val="clear" w:color="auto" w:fill="FFFFFF"/>
                      </w:rPr>
                    </m:ctrlPr>
                  </m:dPr>
                  <m:e>
                    <m:r>
                      <w:rPr>
                        <w:rFonts w:ascii="Cambria Math" w:hAnsi="Cambria Math" w:cs="Arial"/>
                        <w:color w:val="333333"/>
                        <w:highlight w:val="green"/>
                        <w:shd w:val="clear" w:color="auto" w:fill="FFFFFF"/>
                      </w:rPr>
                      <m:t>α</m:t>
                    </m:r>
                  </m:e>
                </m:d>
              </m:sup>
            </m:sSup>
            <m:r>
              <w:rPr>
                <w:rFonts w:ascii="Cambria Math" w:hAnsi="Cambria Math" w:cs="Arial"/>
                <w:color w:val="333333"/>
                <w:highlight w:val="green"/>
                <w:shd w:val="clear" w:color="auto" w:fill="FFFFFF"/>
              </w:rPr>
              <m:t>}</m:t>
            </m:r>
          </m:e>
          <m:sub>
            <m:r>
              <w:rPr>
                <w:rFonts w:ascii="Cambria Math" w:hAnsi="Cambria Math" w:cs="Arial"/>
                <w:color w:val="333333"/>
                <w:highlight w:val="green"/>
                <w:shd w:val="clear" w:color="auto" w:fill="FFFFFF"/>
              </w:rPr>
              <m:t>αϵ(0,1]</m:t>
            </m:r>
          </m:sub>
        </m:sSub>
      </m:oMath>
      <w:r w:rsidRPr="007233C1">
        <w:rPr>
          <w:rFonts w:ascii="Arial" w:hAnsi="Arial" w:cs="Arial"/>
          <w:color w:val="333333"/>
          <w:highlight w:val="green"/>
          <w:shd w:val="clear" w:color="auto" w:fill="FFFFFF"/>
        </w:rPr>
        <w:t xml:space="preserve">be a Type-1 fuzzy Molchan martingale associated with fuzzy fBm of Hurst index H </w:t>
      </w:r>
      <m:oMath>
        <m:r>
          <w:rPr>
            <w:rFonts w:ascii="Cambria Math" w:hAnsi="Cambria Math" w:cs="Arial"/>
            <w:color w:val="333333"/>
            <w:highlight w:val="green"/>
            <w:shd w:val="clear" w:color="auto" w:fill="FFFFFF"/>
          </w:rPr>
          <m:t>ϵ (0,</m:t>
        </m:r>
        <m:f>
          <m:fPr>
            <m:ctrlPr>
              <w:rPr>
                <w:rFonts w:ascii="Cambria Math" w:hAnsi="Cambria Math" w:cs="Arial"/>
                <w:i/>
                <w:color w:val="333333"/>
                <w:shd w:val="clear" w:color="auto" w:fill="FFFFFF"/>
              </w:rPr>
            </m:ctrlPr>
          </m:fPr>
          <m:num>
            <m:r>
              <w:rPr>
                <w:rFonts w:ascii="Cambria Math" w:hAnsi="Cambria Math" w:cs="Arial"/>
                <w:color w:val="333333"/>
                <w:highlight w:val="green"/>
                <w:shd w:val="clear" w:color="auto" w:fill="FFFFFF"/>
              </w:rPr>
              <m:t>1</m:t>
            </m:r>
          </m:num>
          <m:den>
            <m:r>
              <w:rPr>
                <w:rFonts w:ascii="Cambria Math" w:hAnsi="Cambria Math" w:cs="Arial"/>
                <w:color w:val="333333"/>
                <w:highlight w:val="green"/>
                <w:shd w:val="clear" w:color="auto" w:fill="FFFFFF"/>
              </w:rPr>
              <m:t>2</m:t>
            </m:r>
          </m:den>
        </m:f>
        <m:r>
          <w:rPr>
            <w:rFonts w:ascii="Cambria Math" w:hAnsi="Cambria Math" w:cs="Arial"/>
            <w:color w:val="333333"/>
            <w:highlight w:val="green"/>
            <w:shd w:val="clear" w:color="auto" w:fill="FFFFFF"/>
          </w:rPr>
          <m:t>)</m:t>
        </m:r>
      </m:oMath>
      <w:r>
        <w:rPr>
          <w:rFonts w:ascii="Arial" w:hAnsi="Arial" w:cs="Arial"/>
          <w:color w:val="333333"/>
          <w:highlight w:val="green"/>
          <w:shd w:val="clear" w:color="auto" w:fill="FFFFFF"/>
        </w:rPr>
        <w:t xml:space="preserve">. </w:t>
      </w:r>
      <w:r w:rsidRPr="007233C1">
        <w:rPr>
          <w:rFonts w:ascii="Arial" w:hAnsi="Arial" w:cs="Arial"/>
          <w:color w:val="333333"/>
          <w:highlight w:val="green"/>
          <w:shd w:val="clear" w:color="auto" w:fill="FFFFFF"/>
        </w:rPr>
        <w:t>Using</w:t>
      </w:r>
      <w:r w:rsidRPr="007233C1">
        <w:rPr>
          <w:rFonts w:ascii="Arial" w:hAnsi="Arial" w:cs="Arial"/>
          <w:color w:val="333333"/>
          <w:shd w:val="clear" w:color="auto" w:fill="FFFFFF"/>
        </w:rPr>
        <w:t xml:space="preserve"> 5.1.37 </w:t>
      </w:r>
      <w:r w:rsidRPr="007233C1">
        <w:rPr>
          <w:rFonts w:ascii="Arial" w:hAnsi="Arial" w:cs="Arial"/>
          <w:color w:val="333333"/>
          <w:highlight w:val="green"/>
          <w:shd w:val="clear" w:color="auto" w:fill="FFFFFF"/>
        </w:rPr>
        <w:t>(</w:t>
      </w:r>
      <w:proofErr w:type="spellStart"/>
      <w:r w:rsidRPr="007233C1">
        <w:rPr>
          <w:rFonts w:ascii="Arial" w:hAnsi="Arial" w:cs="Arial"/>
          <w:color w:val="333333"/>
          <w:highlight w:val="green"/>
          <w:shd w:val="clear" w:color="auto" w:fill="FFFFFF"/>
        </w:rPr>
        <w:t>Norros</w:t>
      </w:r>
      <w:proofErr w:type="spellEnd"/>
      <w:r w:rsidRPr="007233C1">
        <w:rPr>
          <w:rFonts w:ascii="Arial" w:hAnsi="Arial" w:cs="Arial"/>
          <w:color w:val="333333"/>
          <w:highlight w:val="green"/>
          <w:shd w:val="clear" w:color="auto" w:fill="FFFFFF"/>
        </w:rPr>
        <w:t xml:space="preserve"> et al. prediction formula applied α-wise)</w:t>
      </w:r>
      <w:r w:rsidRPr="007233C1">
        <w:rPr>
          <w:rFonts w:ascii="Arial" w:hAnsi="Arial" w:cs="Arial"/>
          <w:color w:val="333333"/>
          <w:shd w:val="clear" w:color="auto" w:fill="FFFFFF"/>
        </w:rPr>
        <w:t xml:space="preserve"> substitute for </w:t>
      </w:r>
      <m:oMath>
        <m:acc>
          <m:accPr>
            <m:chr m:val="̃"/>
            <m:ctrlPr>
              <w:rPr>
                <w:rFonts w:ascii="Cambria Math" w:hAnsi="Cambria Math" w:cs="Arial"/>
                <w:color w:val="333333"/>
                <w:shd w:val="clear" w:color="auto" w:fill="FFFFFF"/>
              </w:rPr>
            </m:ctrlPr>
          </m:accPr>
          <m:e>
            <m:r>
              <w:rPr>
                <w:rFonts w:ascii="Cambria Math" w:hAnsi="Cambria Math" w:cs="Arial"/>
                <w:color w:val="333333"/>
                <w:shd w:val="clear" w:color="auto" w:fill="FFFFFF"/>
              </w:rPr>
              <m:t>Y</m:t>
            </m:r>
          </m:e>
        </m:acc>
      </m:oMath>
      <w:r w:rsidRPr="007233C1">
        <w:rPr>
          <w:rFonts w:ascii="Arial" w:hAnsi="Arial" w:cs="Arial"/>
          <w:color w:val="333333"/>
          <w:shd w:val="clear" w:color="auto" w:fill="FFFFFF"/>
        </w:rPr>
        <w:t>:</w:t>
      </w:r>
    </w:p>
    <w:p w14:paraId="3FA68AAC" w14:textId="77777777" w:rsidR="008D1943" w:rsidRPr="00260B7D" w:rsidRDefault="008D1943" w:rsidP="008D1943">
      <w:pPr>
        <w:spacing w:after="160" w:line="259" w:lineRule="auto"/>
        <w:rPr>
          <w:rFonts w:ascii="Arial" w:hAnsi="Arial" w:cs="Arial"/>
          <w:color w:val="333333"/>
          <w:shd w:val="clear" w:color="auto" w:fill="FFFFFF"/>
        </w:rPr>
      </w:pPr>
      <m:oMathPara>
        <m:oMath>
          <m:r>
            <m:rPr>
              <m:sty m:val="p"/>
            </m:rPr>
            <w:rPr>
              <w:rFonts w:ascii="Cambria Math" w:hAnsi="Cambria Math" w:cs="Arial"/>
              <w:color w:val="333333"/>
              <w:shd w:val="clear" w:color="auto" w:fill="FFFFFF"/>
            </w:rPr>
            <w:lastRenderedPageBreak/>
            <m:t>sup⁡</m:t>
          </m:r>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|≤8H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2H-1</m:t>
              </m:r>
            </m:sup>
          </m:sSup>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sup</m:t>
              </m:r>
            </m:fName>
            <m:e>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oMath>
      </m:oMathPara>
    </w:p>
    <w:p w14:paraId="7322C013" w14:textId="77777777" w:rsidR="008D1943" w:rsidRDefault="008D1943" w:rsidP="008D1943">
      <w:pPr>
        <w:spacing w:after="160" w:line="259" w:lineRule="auto"/>
        <w:rPr>
          <w:rFonts w:ascii="Arial" w:hAnsi="Arial" w:cs="Arial"/>
          <w:color w:val="333333"/>
          <w:shd w:val="clear" w:color="auto" w:fill="FFFFFF"/>
        </w:rPr>
      </w:pPr>
      <w:r>
        <w:rPr>
          <w:rFonts w:ascii="Arial" w:hAnsi="Arial" w:cs="Arial"/>
          <w:color w:val="333333"/>
          <w:shd w:val="clear" w:color="auto" w:fill="FFFFFF"/>
        </w:rPr>
        <w:t xml:space="preserve">then for any p &gt; 0, </w:t>
      </w:r>
    </w:p>
    <w:p w14:paraId="172F7FB5" w14:textId="77777777" w:rsidR="008D1943" w:rsidRPr="00260B7D" w:rsidRDefault="00000000" w:rsidP="008D1943">
      <w:pPr>
        <w:spacing w:after="160" w:line="259" w:lineRule="auto"/>
        <w:rPr>
          <w:rFonts w:ascii="Arial" w:hAnsi="Arial" w:cs="Arial"/>
          <w:color w:val="333333"/>
          <w:shd w:val="clear" w:color="auto" w:fill="FFFFFF"/>
        </w:rPr>
      </w:pPr>
      <m:oMathPara>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(8H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2H-1</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P</m:t>
              </m:r>
            </m:sub>
            <m:sup>
              <m:r>
                <w:rPr>
                  <w:rFonts w:ascii="Cambria Math" w:hAnsi="Cambria Math" w:cs="Arial"/>
                  <w:color w:val="333333"/>
                  <w:shd w:val="clear" w:color="auto" w:fill="FFFFFF"/>
                </w:rPr>
                <m:t>1-H</m:t>
              </m:r>
            </m:sup>
          </m:sSub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p(1-H)</m:t>
              </m:r>
            </m:sup>
          </m:sSup>
        </m:oMath>
      </m:oMathPara>
    </w:p>
    <w:p w14:paraId="1442FE53" w14:textId="77777777" w:rsidR="008D1943" w:rsidRPr="007233C1" w:rsidRDefault="008D1943" w:rsidP="008D1943">
      <w:pPr>
        <w:spacing w:after="160" w:line="259" w:lineRule="auto"/>
        <w:rPr>
          <w:rFonts w:ascii="Arial" w:hAnsi="Arial" w:cs="Arial"/>
          <w:i/>
          <w:iCs/>
          <w:color w:val="333333"/>
          <w:shd w:val="clear" w:color="auto" w:fill="FFFFFF"/>
        </w:rPr>
      </w:pPr>
      <w:r w:rsidRPr="007233C1">
        <w:rPr>
          <w:rFonts w:ascii="Arial" w:hAnsi="Arial" w:cs="Arial"/>
          <w:i/>
          <w:iCs/>
          <w:color w:val="333333"/>
          <w:shd w:val="clear" w:color="auto" w:fill="FFFFFF"/>
        </w:rPr>
        <w:t>Proof.</w:t>
      </w:r>
    </w:p>
    <w:p w14:paraId="69237923" w14:textId="77777777" w:rsidR="008D1943" w:rsidRDefault="008D1943" w:rsidP="008D1943">
      <w:pPr>
        <w:pStyle w:val="ListParagraph"/>
        <w:numPr>
          <w:ilvl w:val="2"/>
          <w:numId w:val="13"/>
        </w:numPr>
        <w:spacing w:after="160" w:line="360" w:lineRule="auto"/>
        <w:ind w:left="284" w:firstLine="0"/>
        <w:jc w:val="both"/>
        <w:rPr>
          <w:rFonts w:ascii="Arial" w:hAnsi="Arial" w:cs="Arial"/>
          <w:color w:val="333333"/>
          <w:shd w:val="clear" w:color="auto" w:fill="FFFFFF"/>
        </w:rPr>
      </w:pPr>
      <w:r w:rsidRPr="007233C1">
        <w:rPr>
          <w:rFonts w:ascii="Arial" w:hAnsi="Arial" w:cs="Arial"/>
          <w:color w:val="333333"/>
          <w:highlight w:val="green"/>
          <w:shd w:val="clear" w:color="auto" w:fill="FFFFFF"/>
        </w:rPr>
        <w:t>Following our</w:t>
      </w:r>
      <w:r>
        <w:rPr>
          <w:rFonts w:ascii="Arial" w:hAnsi="Arial" w:cs="Arial"/>
          <w:color w:val="333333"/>
          <w:highlight w:val="green"/>
          <w:shd w:val="clear" w:color="auto" w:fill="FFFFFF"/>
        </w:rPr>
        <w:t xml:space="preserve"> </w:t>
      </w:r>
      <w:r w:rsidRPr="007233C1">
        <w:rPr>
          <w:rFonts w:ascii="Arial" w:hAnsi="Arial" w:cs="Arial"/>
          <w:color w:val="333333"/>
          <w:highlight w:val="green"/>
          <w:shd w:val="clear" w:color="auto" w:fill="FFFFFF"/>
        </w:rPr>
        <w:t xml:space="preserve">proofs that show we can combine </w:t>
      </w:r>
      <w:proofErr w:type="gramStart"/>
      <w:r w:rsidRPr="007233C1">
        <w:rPr>
          <w:rFonts w:ascii="Arial" w:hAnsi="Arial" w:cs="Arial"/>
          <w:color w:val="333333"/>
          <w:highlight w:val="green"/>
          <w:shd w:val="clear" w:color="auto" w:fill="FFFFFF"/>
        </w:rPr>
        <w:t>measures,</w:t>
      </w:r>
      <w:proofErr w:type="gramEnd"/>
      <w:r w:rsidRPr="007233C1">
        <w:rPr>
          <w:rFonts w:ascii="Arial" w:hAnsi="Arial" w:cs="Arial"/>
          <w:color w:val="333333"/>
          <w:highlight w:val="green"/>
          <w:shd w:val="clear" w:color="auto" w:fill="FFFFFF"/>
        </w:rPr>
        <w:t xml:space="preserve"> we no</w:t>
      </w:r>
      <w:r>
        <w:rPr>
          <w:rFonts w:ascii="Arial" w:hAnsi="Arial" w:cs="Arial"/>
          <w:color w:val="333333"/>
          <w:shd w:val="clear" w:color="auto" w:fill="FFFFFF"/>
        </w:rPr>
        <w:t>w apply expectation:</w:t>
      </w:r>
    </w:p>
    <w:p w14:paraId="10EB1C65" w14:textId="77777777" w:rsidR="008D1943" w:rsidRDefault="00000000" w:rsidP="008D1943">
      <w:pPr>
        <w:spacing w:after="160" w:line="259" w:lineRule="auto"/>
        <w:rPr>
          <w:rFonts w:ascii="Arial" w:hAnsi="Arial" w:cs="Arial"/>
          <w:color w:val="333333"/>
          <w:shd w:val="clear" w:color="auto" w:fill="FFFFFF"/>
        </w:rPr>
      </w:pPr>
      <m:oMathPara>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highlight w:val="green"/>
                  <w:shd w:val="clear" w:color="auto" w:fill="FFFFFF"/>
                </w:rPr>
                <m:t>(8H</m:t>
              </m:r>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T</m:t>
                  </m:r>
                </m:e>
                <m:sup>
                  <m:r>
                    <w:rPr>
                      <w:rFonts w:ascii="Cambria Math" w:hAnsi="Cambria Math" w:cs="Arial"/>
                      <w:color w:val="333333"/>
                      <w:highlight w:val="green"/>
                      <w:shd w:val="clear" w:color="auto" w:fill="FFFFFF"/>
                    </w:rPr>
                    <m:t>-2H+1</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e>
          </m:func>
        </m:oMath>
      </m:oMathPara>
    </w:p>
    <w:p w14:paraId="26ACF8A7" w14:textId="77777777" w:rsidR="008D1943" w:rsidRDefault="008D1943" w:rsidP="008D1943">
      <w:pPr>
        <w:spacing w:after="160" w:line="360" w:lineRule="auto"/>
        <w:rPr>
          <w:rFonts w:ascii="Arial" w:hAnsi="Arial" w:cs="Arial"/>
          <w:color w:val="333333"/>
          <w:shd w:val="clear" w:color="auto" w:fill="FFFFFF"/>
        </w:rPr>
      </w:pPr>
      <w:r>
        <w:rPr>
          <w:rFonts w:ascii="Arial" w:hAnsi="Arial" w:cs="Arial"/>
          <w:color w:val="333333"/>
          <w:shd w:val="clear" w:color="auto" w:fill="FFFFFF"/>
        </w:rPr>
        <w:t xml:space="preserve">Since </w:t>
      </w:r>
      <m:oMath>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oMath>
      <w:r>
        <w:rPr>
          <w:rFonts w:ascii="Arial" w:hAnsi="Arial" w:cs="Arial"/>
          <w:color w:val="333333"/>
          <w:shd w:val="clear" w:color="auto" w:fill="FFFFFF"/>
        </w:rPr>
        <w:t xml:space="preserve"> is a fuzzy Molchan martingale, by the Burkholder-Davis-Gundy inequality, there exists a constant </w:t>
      </w:r>
      <m:oMath>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&gt;0</m:t>
        </m:r>
      </m:oMath>
      <w:r>
        <w:rPr>
          <w:rFonts w:ascii="Arial" w:hAnsi="Arial" w:cs="Arial"/>
          <w:color w:val="333333"/>
          <w:shd w:val="clear" w:color="auto" w:fill="FFFFFF"/>
        </w:rPr>
        <w:t xml:space="preserve"> such that: </w:t>
      </w:r>
    </w:p>
    <w:p w14:paraId="54CBEDB7" w14:textId="77777777" w:rsidR="008D1943" w:rsidRPr="000370B6" w:rsidRDefault="00000000" w:rsidP="008D1943">
      <w:pPr>
        <w:tabs>
          <w:tab w:val="left" w:pos="8647"/>
        </w:tabs>
        <w:spacing w:after="160" w:line="360" w:lineRule="auto"/>
        <w:ind w:firstLine="2268"/>
        <w:rPr>
          <w:rFonts w:ascii="Arial" w:hAnsi="Arial" w:cs="Arial"/>
          <w:color w:val="333333"/>
          <w:shd w:val="clear" w:color="auto" w:fill="FFFFFF"/>
        </w:rPr>
      </w:pPr>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(8H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2H-1</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func>
          <m:funcPr>
            <m:ctrlPr>
              <w:rPr>
                <w:rFonts w:ascii="Cambria Math" w:hAnsi="Cambria Math" w:cs="Arial"/>
                <w:color w:val="333333"/>
                <w:shd w:val="clear" w:color="auto" w:fill="FFFFFF"/>
              </w:rPr>
            </m:ctrlPr>
          </m:funcPr>
          <m:fNa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r>
              <m:rPr>
                <m:sty m:val="p"/>
              </m:rPr>
              <w:rPr>
                <w:rFonts w:ascii="Cambria Math" w:hAnsi="Cambria Math" w:cs="Arial"/>
                <w:color w:val="333333"/>
                <w:shd w:val="clear" w:color="auto" w:fill="FFFFFF"/>
              </w:rPr>
              <m:t>E(sup</m:t>
            </m:r>
          </m:fName>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e>
              <m:sup>
                <m:r>
                  <w:rPr>
                    <w:rFonts w:ascii="Cambria Math" w:hAnsi="Cambria Math" w:cs="Arial"/>
                    <w:color w:val="333333"/>
                    <w:shd w:val="clear" w:color="auto" w:fill="FFFFFF"/>
                  </w:rPr>
                  <m:t>p/2</m:t>
                </m:r>
              </m:sup>
            </m:sSup>
            <m:r>
              <w:rPr>
                <w:rFonts w:ascii="Cambria Math" w:hAnsi="Cambria Math" w:cs="Arial"/>
                <w:color w:val="333333"/>
                <w:shd w:val="clear" w:color="auto" w:fill="FFFFFF"/>
              </w:rPr>
              <m:t>)</m:t>
            </m:r>
          </m:e>
        </m:func>
      </m:oMath>
      <w:r w:rsidR="008D1943">
        <w:rPr>
          <w:rFonts w:ascii="Arial" w:hAnsi="Arial" w:cs="Arial"/>
          <w:color w:val="333333"/>
          <w:shd w:val="clear" w:color="auto" w:fill="FFFFFF"/>
        </w:rPr>
        <w:tab/>
      </w:r>
      <w:r w:rsidR="008D1943" w:rsidRPr="00267FC5">
        <w:rPr>
          <w:rFonts w:ascii="Arial" w:hAnsi="Arial" w:cs="Arial"/>
          <w:color w:val="333333"/>
          <w:shd w:val="clear" w:color="auto" w:fill="FFFFFF"/>
        </w:rPr>
        <w:t>5.1.43</w:t>
      </w:r>
    </w:p>
    <w:p w14:paraId="2E6B7786" w14:textId="77777777" w:rsidR="008D1943" w:rsidRDefault="008D1943" w:rsidP="008D1943">
      <w:pPr>
        <w:spacing w:after="160" w:line="360" w:lineRule="auto"/>
        <w:rPr>
          <w:rFonts w:ascii="Arial" w:hAnsi="Arial" w:cs="Arial"/>
          <w:color w:val="333333"/>
          <w:shd w:val="clear" w:color="auto" w:fill="FFFFFF"/>
        </w:rPr>
      </w:pPr>
      <w:r>
        <w:rPr>
          <w:rFonts w:ascii="Arial" w:hAnsi="Arial" w:cs="Arial"/>
          <w:color w:val="333333"/>
          <w:shd w:val="clear" w:color="auto" w:fill="FFFFFF"/>
        </w:rPr>
        <w:t xml:space="preserve">The next result we take from </w:t>
      </w:r>
      <w:proofErr w:type="spellStart"/>
      <w:r>
        <w:rPr>
          <w:rFonts w:ascii="Arial" w:hAnsi="Arial" w:cs="Arial"/>
          <w:color w:val="333333"/>
          <w:shd w:val="clear" w:color="auto" w:fill="FFFFFF"/>
        </w:rPr>
        <w:t>Norros</w:t>
      </w:r>
      <w:proofErr w:type="spellEnd"/>
      <w:r>
        <w:rPr>
          <w:rFonts w:ascii="Arial" w:hAnsi="Arial" w:cs="Arial"/>
          <w:color w:val="333333"/>
          <w:shd w:val="clear" w:color="auto" w:fill="FFFFFF"/>
        </w:rPr>
        <w:t xml:space="preserve">, Proposition 2.1 </w:t>
      </w:r>
      <w:sdt>
        <w:sdtPr>
          <w:rPr>
            <w:rFonts w:ascii="Arial" w:hAnsi="Arial" w:cs="Arial"/>
            <w:color w:val="333333"/>
            <w:shd w:val="clear" w:color="auto" w:fill="FFFFFF"/>
          </w:rPr>
          <w:id w:val="904715507"/>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Nor99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[112]</w:t>
          </w:r>
          <w:r>
            <w:rPr>
              <w:rFonts w:ascii="Arial" w:hAnsi="Arial" w:cs="Arial"/>
              <w:color w:val="333333"/>
              <w:shd w:val="clear" w:color="auto" w:fill="FFFFFF"/>
            </w:rPr>
            <w:fldChar w:fldCharType="end"/>
          </w:r>
        </w:sdtContent>
      </w:sdt>
      <w:r>
        <w:rPr>
          <w:rFonts w:ascii="Arial" w:hAnsi="Arial" w:cs="Arial"/>
          <w:color w:val="333333"/>
          <w:shd w:val="clear" w:color="auto" w:fill="FFFFFF"/>
        </w:rPr>
        <w:t>:</w:t>
      </w:r>
    </w:p>
    <w:p w14:paraId="6BD514B0" w14:textId="77777777" w:rsidR="008D1943" w:rsidRDefault="008D1943" w:rsidP="008D1943">
      <w:pPr>
        <w:spacing w:after="160" w:line="360" w:lineRule="auto"/>
        <w:rPr>
          <w:rFonts w:ascii="Arial" w:hAnsi="Arial" w:cs="Arial"/>
          <w:color w:val="333333"/>
          <w:shd w:val="clear" w:color="auto" w:fill="FFFFFF"/>
        </w:rPr>
      </w:pPr>
      <m:oMathPara>
        <m:oMath>
          <m:r>
            <w:rPr>
              <w:rFonts w:ascii="Cambria Math" w:hAnsi="Cambria Math" w:cs="Arial"/>
              <w:color w:val="333333"/>
              <w:shd w:val="clear" w:color="auto" w:fill="FFFFFF"/>
            </w:rPr>
            <m:t>Var</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K</m:t>
                  </m:r>
                </m:sup>
              </m:sSubSup>
            </m:e>
          </m:d>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p>
                      <m:r>
                        <w:rPr>
                          <w:rFonts w:ascii="Cambria Math" w:hAnsi="Cambria Math" w:cs="Arial"/>
                          <w:color w:val="333333"/>
                          <w:shd w:val="clear" w:color="auto" w:fill="FFFFFF"/>
                        </w:rPr>
                        <m:t>K</m:t>
                      </m:r>
                    </m:sup>
                  </m:sSup>
                </m:e>
              </m:d>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(K)</m:t>
              </m:r>
            </m:num>
            <m:den>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2K</m:t>
                      </m:r>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(2-2K)</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2-2K</m:t>
              </m:r>
            </m:sup>
          </m:sSup>
          <m:r>
            <w:rPr>
              <w:rFonts w:ascii="Cambria Math" w:hAnsi="Cambria Math" w:cs="Arial"/>
              <w:color w:val="333333"/>
              <w:shd w:val="clear" w:color="auto" w:fill="FFFFFF"/>
            </w:rPr>
            <m:t xml:space="preserve"> :=d(K)</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2-2k</m:t>
              </m:r>
            </m:sup>
          </m:sSup>
        </m:oMath>
      </m:oMathPara>
    </w:p>
    <w:p w14:paraId="688788F0" w14:textId="77777777" w:rsidR="008D1943" w:rsidRPr="00267FC5" w:rsidRDefault="008D1943" w:rsidP="008D1943">
      <w:pPr>
        <w:pStyle w:val="ListParagraph"/>
        <w:numPr>
          <w:ilvl w:val="2"/>
          <w:numId w:val="13"/>
        </w:numPr>
        <w:spacing w:after="160" w:line="360" w:lineRule="auto"/>
        <w:ind w:left="284" w:firstLine="0"/>
        <w:jc w:val="both"/>
        <w:rPr>
          <w:rFonts w:ascii="Arial" w:hAnsi="Arial" w:cs="Arial"/>
          <w:color w:val="333333"/>
          <w:shd w:val="clear" w:color="auto" w:fill="FFFFFF"/>
        </w:rPr>
      </w:pPr>
      <w:r>
        <w:rPr>
          <w:rFonts w:ascii="Arial" w:hAnsi="Arial" w:cs="Arial"/>
          <w:color w:val="333333"/>
          <w:shd w:val="clear" w:color="auto" w:fill="FFFFFF"/>
        </w:rPr>
        <w:t xml:space="preserve">We will now combine these results to compute quadratic variation for </w:t>
      </w:r>
      <w:r w:rsidRPr="007233C1">
        <w:rPr>
          <w:rFonts w:ascii="Arial" w:hAnsi="Arial" w:cs="Arial"/>
          <w:i/>
          <w:iCs/>
          <w:color w:val="333333"/>
          <w:shd w:val="clear" w:color="auto" w:fill="FFFFFF"/>
        </w:rPr>
        <w:t>K=1 – H</w:t>
      </w:r>
      <w:r>
        <w:rPr>
          <w:rFonts w:ascii="Arial" w:hAnsi="Arial" w:cs="Arial"/>
          <w:color w:val="333333"/>
          <w:shd w:val="clear" w:color="auto" w:fill="FFFFFF"/>
        </w:rPr>
        <w:t xml:space="preserve"> &gt; ½ to obtain:</w:t>
      </w:r>
    </w:p>
    <w:p w14:paraId="329D59B2" w14:textId="77777777" w:rsidR="008D1943" w:rsidRDefault="00000000" w:rsidP="008D1943">
      <w:pPr>
        <w:spacing w:after="160" w:line="259" w:lineRule="auto"/>
        <w:rPr>
          <w:rFonts w:ascii="Arial" w:hAnsi="Arial" w:cs="Arial"/>
          <w:color w:val="333333"/>
          <w:shd w:val="clear" w:color="auto" w:fill="FFFFFF"/>
        </w:rPr>
      </w:pPr>
      <m:oMathPara>
        <m:oMath>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ad>
                    <m:radPr>
                      <m:degHide m:val="1"/>
                      <m:ctrlPr>
                        <w:rPr>
                          <w:rFonts w:ascii="Cambria Math" w:hAnsi="Cambria Math" w:cs="Arial"/>
                          <w:i/>
                          <w:color w:val="333333"/>
                          <w:shd w:val="clear" w:color="auto" w:fill="FFFFFF"/>
                        </w:rPr>
                      </m:ctrlPr>
                    </m:radPr>
                    <m:deg/>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1-H</m:t>
                          </m:r>
                        </m:num>
                        <m:den>
                          <m:r>
                            <w:rPr>
                              <w:rFonts w:ascii="Cambria Math" w:hAnsi="Cambria Math" w:cs="Arial"/>
                              <w:color w:val="333333"/>
                              <w:shd w:val="clear" w:color="auto" w:fill="FFFFFF"/>
                            </w:rPr>
                            <m:t>1-K</m:t>
                          </m:r>
                        </m:den>
                      </m:f>
                    </m:e>
                  </m:rad>
                </m:e>
              </m:d>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K-H</m:t>
                      </m:r>
                    </m:sup>
                  </m:sSup>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 xml:space="preserve">s </m:t>
                      </m:r>
                    </m:sub>
                    <m:sup>
                      <m:r>
                        <w:rPr>
                          <w:rFonts w:ascii="Cambria Math" w:hAnsi="Cambria Math" w:cs="Arial"/>
                          <w:color w:val="333333"/>
                          <w:shd w:val="clear" w:color="auto" w:fill="FFFFFF"/>
                        </w:rPr>
                        <m:t>K</m:t>
                      </m:r>
                    </m:sup>
                  </m:sSubSup>
                  <m:r>
                    <w:rPr>
                      <w:rFonts w:ascii="Cambria Math" w:hAnsi="Cambria Math" w:cs="Arial"/>
                      <w:color w:val="333333"/>
                      <w:shd w:val="clear" w:color="auto" w:fill="FFFFFF"/>
                    </w:rPr>
                    <m:t>) )</m:t>
                  </m:r>
                </m:e>
              </m:nary>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1-H</m:t>
              </m:r>
            </m:num>
            <m:den>
              <m:r>
                <w:rPr>
                  <w:rFonts w:ascii="Cambria Math" w:hAnsi="Cambria Math" w:cs="Arial"/>
                  <w:color w:val="333333"/>
                  <w:shd w:val="clear" w:color="auto" w:fill="FFFFFF"/>
                </w:rPr>
                <m:t>H</m:t>
              </m:r>
            </m:den>
          </m:f>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highlight w:val="green"/>
                      <w:shd w:val="clear" w:color="auto" w:fill="FFFFFF"/>
                    </w:rPr>
                  </m:ctrlPr>
                </m:sSupPr>
                <m:e>
                  <m:r>
                    <w:rPr>
                      <w:rFonts w:ascii="Cambria Math" w:hAnsi="Cambria Math" w:cs="Arial"/>
                      <w:color w:val="333333"/>
                      <w:highlight w:val="green"/>
                      <w:shd w:val="clear" w:color="auto" w:fill="FFFFFF"/>
                    </w:rPr>
                    <m:t>s</m:t>
                  </m:r>
                </m:e>
                <m:sup>
                  <m:r>
                    <w:rPr>
                      <w:rFonts w:ascii="Cambria Math" w:hAnsi="Cambria Math" w:cs="Arial"/>
                      <w:color w:val="333333"/>
                      <w:highlight w:val="green"/>
                      <w:shd w:val="clear" w:color="auto" w:fill="FFFFFF"/>
                    </w:rPr>
                    <m:t>2(K-H)</m:t>
                  </m:r>
                </m:sup>
              </m:sSup>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d</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p>
                          <m:r>
                            <w:rPr>
                              <w:rFonts w:ascii="Cambria Math" w:hAnsi="Cambria Math" w:cs="Arial"/>
                              <w:color w:val="333333"/>
                              <w:shd w:val="clear" w:color="auto" w:fill="FFFFFF"/>
                            </w:rPr>
                            <m:t>1-H</m:t>
                          </m:r>
                        </m:sup>
                      </m:sSup>
                    </m:e>
                  </m:d>
                </m:e>
                <m:sub>
                  <m:r>
                    <w:rPr>
                      <w:rFonts w:ascii="Cambria Math" w:hAnsi="Cambria Math" w:cs="Arial"/>
                      <w:color w:val="333333"/>
                      <w:shd w:val="clear" w:color="auto" w:fill="FFFFFF"/>
                    </w:rPr>
                    <m:t>s</m:t>
                  </m:r>
                </m:sub>
              </m:sSub>
            </m:e>
          </m:nary>
        </m:oMath>
      </m:oMathPara>
    </w:p>
    <w:p w14:paraId="5986DAD4" w14:textId="77777777" w:rsidR="008D1943" w:rsidRDefault="008D1943" w:rsidP="008D1943">
      <w:pPr>
        <w:spacing w:after="160" w:line="259" w:lineRule="auto"/>
        <w:jc w:val="both"/>
        <w:rPr>
          <w:rFonts w:ascii="Arial" w:hAnsi="Arial" w:cs="Arial"/>
          <w:color w:val="333333"/>
          <w:shd w:val="clear" w:color="auto" w:fill="FFFFFF"/>
        </w:rPr>
      </w:pPr>
      <w:r>
        <w:rPr>
          <w:rFonts w:ascii="Arial" w:hAnsi="Arial" w:cs="Arial"/>
          <w:color w:val="333333"/>
          <w:shd w:val="clear" w:color="auto" w:fill="FFFFFF"/>
        </w:rPr>
        <w:t xml:space="preserve">Use </w:t>
      </w:r>
      <w:proofErr w:type="spellStart"/>
      <w:r>
        <w:rPr>
          <w:rFonts w:ascii="Arial" w:hAnsi="Arial" w:cs="Arial"/>
          <w:color w:val="333333"/>
          <w:shd w:val="clear" w:color="auto" w:fill="FFFFFF"/>
        </w:rPr>
        <w:t>Norros</w:t>
      </w:r>
      <w:proofErr w:type="spellEnd"/>
      <w:sdt>
        <w:sdtPr>
          <w:rPr>
            <w:rFonts w:ascii="Arial" w:hAnsi="Arial" w:cs="Arial"/>
            <w:color w:val="333333"/>
            <w:shd w:val="clear" w:color="auto" w:fill="FFFFFF"/>
          </w:rPr>
          <w:id w:val="-1092781687"/>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Nor99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[112]</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m:oMath>
        <m:r>
          <w:rPr>
            <w:rFonts w:ascii="Cambria Math" w:hAnsi="Cambria Math" w:cs="Arial"/>
            <w:color w:val="333333"/>
            <w:shd w:val="clear" w:color="auto" w:fill="FFFFFF"/>
          </w:rPr>
          <m:t>Var</m:t>
        </m:r>
        <m:d>
          <m:dPr>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K</m:t>
                </m:r>
              </m:sup>
            </m:sSubSup>
          </m:e>
        </m:d>
        <m:r>
          <w:rPr>
            <w:rFonts w:ascii="Cambria Math" w:hAnsi="Cambria Math" w:cs="Arial"/>
            <w:color w:val="333333"/>
            <w:shd w:val="clear" w:color="auto" w:fill="FFFFFF"/>
          </w:rPr>
          <m:t>=</m:t>
        </m:r>
        <m:sSub>
          <m:sSubPr>
            <m:ctrlPr>
              <w:rPr>
                <w:rFonts w:ascii="Cambria Math" w:hAnsi="Cambria Math" w:cs="Arial"/>
                <w:i/>
                <w:color w:val="333333"/>
                <w:shd w:val="clear" w:color="auto" w:fill="FFFFFF"/>
              </w:rPr>
            </m:ctrlPr>
          </m:sSub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p>
                    <m:r>
                      <w:rPr>
                        <w:rFonts w:ascii="Cambria Math" w:hAnsi="Cambria Math" w:cs="Arial"/>
                        <w:color w:val="333333"/>
                        <w:shd w:val="clear" w:color="auto" w:fill="FFFFFF"/>
                      </w:rPr>
                      <m:t>K</m:t>
                    </m:r>
                  </m:sup>
                </m:sSup>
              </m:e>
            </m:d>
          </m:e>
          <m:sub>
            <m:r>
              <w:rPr>
                <w:rFonts w:ascii="Cambria Math" w:hAnsi="Cambria Math" w:cs="Arial"/>
                <w:color w:val="333333"/>
                <w:shd w:val="clear" w:color="auto" w:fill="FFFFFF"/>
              </w:rPr>
              <m:t>t</m:t>
            </m:r>
          </m:sub>
        </m:sSub>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c</m:t>
                </m:r>
              </m:e>
              <m:sup>
                <m:r>
                  <w:rPr>
                    <w:rFonts w:ascii="Cambria Math" w:hAnsi="Cambria Math" w:cs="Arial"/>
                    <w:color w:val="333333"/>
                    <w:shd w:val="clear" w:color="auto" w:fill="FFFFFF"/>
                  </w:rPr>
                  <m:t>2</m:t>
                </m:r>
              </m:sup>
            </m:sSup>
            <m:r>
              <w:rPr>
                <w:rFonts w:ascii="Cambria Math" w:hAnsi="Cambria Math" w:cs="Arial"/>
                <w:color w:val="333333"/>
                <w:shd w:val="clear" w:color="auto" w:fill="FFFFFF"/>
              </w:rPr>
              <m:t>(K)</m:t>
            </m:r>
          </m:num>
          <m:den>
            <m:sSup>
              <m:sSupPr>
                <m:ctrlPr>
                  <w:rPr>
                    <w:rFonts w:ascii="Cambria Math" w:hAnsi="Cambria Math" w:cs="Arial"/>
                    <w:i/>
                    <w:color w:val="333333"/>
                    <w:shd w:val="clear" w:color="auto" w:fill="FFFFFF"/>
                  </w:rPr>
                </m:ctrlPr>
              </m:sSupPr>
              <m:e>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2K</m:t>
                    </m:r>
                  </m:e>
                </m:d>
              </m:e>
              <m:sup>
                <m:r>
                  <w:rPr>
                    <w:rFonts w:ascii="Cambria Math" w:hAnsi="Cambria Math" w:cs="Arial"/>
                    <w:color w:val="333333"/>
                    <w:shd w:val="clear" w:color="auto" w:fill="FFFFFF"/>
                  </w:rPr>
                  <m:t>2</m:t>
                </m:r>
              </m:sup>
            </m:sSup>
            <m:r>
              <w:rPr>
                <w:rFonts w:ascii="Cambria Math" w:hAnsi="Cambria Math" w:cs="Arial"/>
                <w:color w:val="333333"/>
                <w:shd w:val="clear" w:color="auto" w:fill="FFFFFF"/>
              </w:rPr>
              <m:t>(2-2K)</m:t>
            </m:r>
          </m:den>
        </m:f>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2-2K</m:t>
            </m:r>
          </m:sup>
        </m:sSup>
        <m:r>
          <w:rPr>
            <w:rFonts w:ascii="Cambria Math" w:hAnsi="Cambria Math" w:cs="Arial"/>
            <w:color w:val="333333"/>
            <w:shd w:val="clear" w:color="auto" w:fill="FFFFFF"/>
          </w:rPr>
          <m:t xml:space="preserve"> :=d(K)</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2-2k</m:t>
            </m:r>
          </m:sup>
        </m:sSup>
      </m:oMath>
      <w:r>
        <w:rPr>
          <w:rFonts w:ascii="Arial" w:hAnsi="Arial" w:cs="Arial"/>
          <w:color w:val="333333"/>
          <w:shd w:val="clear" w:color="auto" w:fill="FFFFFF"/>
        </w:rPr>
        <w:t xml:space="preserve"> .</w:t>
      </w:r>
    </w:p>
    <w:p w14:paraId="2585D6B3" w14:textId="77777777" w:rsidR="008D1943" w:rsidRDefault="008D1943" w:rsidP="008D1943">
      <w:pPr>
        <w:spacing w:after="160" w:line="259" w:lineRule="auto"/>
        <w:jc w:val="both"/>
        <w:rPr>
          <w:rFonts w:ascii="Arial" w:hAnsi="Arial" w:cs="Arial"/>
          <w:color w:val="333333"/>
          <w:shd w:val="clear" w:color="auto" w:fill="FFFFFF"/>
        </w:rPr>
      </w:pPr>
      <w:r>
        <w:rPr>
          <w:rFonts w:ascii="Arial" w:hAnsi="Arial" w:cs="Arial"/>
          <w:color w:val="333333"/>
          <w:shd w:val="clear" w:color="auto" w:fill="FFFFFF"/>
        </w:rPr>
        <w:t xml:space="preserve">Substitute into: </w:t>
      </w:r>
      <m:oMath>
        <m:r>
          <w:rPr>
            <w:rFonts w:ascii="Cambria Math" w:hAnsi="Cambria Math" w:cs="Arial"/>
            <w:color w:val="333333"/>
            <w:shd w:val="clear" w:color="auto" w:fill="FFFFFF"/>
          </w:rPr>
          <m:t>d</m:t>
        </m:r>
        <m:sSub>
          <m:sSubPr>
            <m:ctrlPr>
              <w:rPr>
                <w:rFonts w:ascii="Cambria Math" w:hAnsi="Cambria Math" w:cs="Arial"/>
                <w:i/>
                <w:color w:val="333333"/>
                <w:shd w:val="clear" w:color="auto" w:fill="FFFFFF"/>
              </w:rPr>
            </m:ctrlPr>
          </m:sSub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p>
                    <m:r>
                      <w:rPr>
                        <w:rFonts w:ascii="Cambria Math" w:hAnsi="Cambria Math" w:cs="Arial"/>
                        <w:color w:val="333333"/>
                        <w:shd w:val="clear" w:color="auto" w:fill="FFFFFF"/>
                      </w:rPr>
                      <m:t>1-H</m:t>
                    </m:r>
                  </m:sup>
                </m:sSup>
              </m:e>
            </m:d>
          </m:e>
          <m:sub>
            <m:r>
              <w:rPr>
                <w:rFonts w:ascii="Cambria Math" w:hAnsi="Cambria Math" w:cs="Arial"/>
                <w:color w:val="333333"/>
                <w:shd w:val="clear" w:color="auto" w:fill="FFFFFF"/>
              </w:rPr>
              <m:t>s</m:t>
            </m:r>
          </m:sub>
        </m:sSub>
        <m:r>
          <w:rPr>
            <w:rFonts w:ascii="Cambria Math" w:hAnsi="Cambria Math" w:cs="Arial"/>
            <w:color w:val="333333"/>
            <w:shd w:val="clear" w:color="auto" w:fill="FFFFFF"/>
          </w:rPr>
          <m:t>=</m:t>
        </m:r>
        <m:r>
          <w:rPr>
            <w:rFonts w:ascii="Cambria Math" w:hAnsi="Cambria Math" w:cs="Arial"/>
            <w:color w:val="333333"/>
            <w:highlight w:val="green"/>
            <w:shd w:val="clear" w:color="auto" w:fill="FFFFFF"/>
          </w:rPr>
          <m:t>2H</m:t>
        </m:r>
        <m:r>
          <w:rPr>
            <w:rFonts w:ascii="Cambria Math" w:hAnsi="Cambria Math" w:cs="Arial"/>
            <w:color w:val="333333"/>
            <w:shd w:val="clear" w:color="auto" w:fill="FFFFFF"/>
          </w:rPr>
          <m:t>d(1-H)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highlight w:val="green"/>
                <w:shd w:val="clear" w:color="auto" w:fill="FFFFFF"/>
              </w:rPr>
              <m:t>2H-1</m:t>
            </m:r>
            <m:r>
              <w:rPr>
                <w:rFonts w:ascii="Cambria Math" w:hAnsi="Cambria Math" w:cs="Arial"/>
                <w:color w:val="333333"/>
                <w:shd w:val="clear" w:color="auto" w:fill="FFFFFF"/>
              </w:rPr>
              <m:t>)</m:t>
            </m:r>
          </m:sup>
        </m:sSup>
      </m:oMath>
      <w:r>
        <w:rPr>
          <w:rFonts w:ascii="Arial" w:hAnsi="Arial" w:cs="Arial"/>
          <w:color w:val="333333"/>
          <w:shd w:val="clear" w:color="auto" w:fill="FFFFFF"/>
        </w:rPr>
        <w:t>. Continuing with quadratic variation:</w:t>
      </w:r>
    </w:p>
    <w:p w14:paraId="1A8A6925" w14:textId="77777777" w:rsidR="008D1943" w:rsidRPr="00A74F27" w:rsidRDefault="00000000" w:rsidP="008D1943">
      <w:pPr>
        <w:tabs>
          <w:tab w:val="left" w:pos="8647"/>
        </w:tabs>
        <w:spacing w:after="160" w:line="259" w:lineRule="auto"/>
        <w:jc w:val="both"/>
        <w:rPr>
          <w:rFonts w:ascii="Arial" w:hAnsi="Arial" w:cs="Arial"/>
          <w:color w:val="333333"/>
          <w:shd w:val="clear" w:color="auto" w:fill="FFFFFF"/>
        </w:rPr>
      </w:pPr>
      <m:oMathPara>
        <m:oMath>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d>
                <m:dPr>
                  <m:ctrlPr>
                    <w:rPr>
                      <w:rFonts w:ascii="Cambria Math" w:hAnsi="Cambria Math" w:cs="Arial"/>
                      <w:i/>
                      <w:color w:val="333333"/>
                      <w:shd w:val="clear" w:color="auto" w:fill="FFFFFF"/>
                    </w:rPr>
                  </m:ctrlPr>
                </m:dPr>
                <m:e>
                  <m:rad>
                    <m:radPr>
                      <m:degHide m:val="1"/>
                      <m:ctrlPr>
                        <w:rPr>
                          <w:rFonts w:ascii="Cambria Math" w:hAnsi="Cambria Math" w:cs="Arial"/>
                          <w:i/>
                          <w:color w:val="333333"/>
                          <w:shd w:val="clear" w:color="auto" w:fill="FFFFFF"/>
                        </w:rPr>
                      </m:ctrlPr>
                    </m:radPr>
                    <m:deg/>
                    <m:e>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1-H</m:t>
                          </m:r>
                        </m:num>
                        <m:den>
                          <m:r>
                            <w:rPr>
                              <w:rFonts w:ascii="Cambria Math" w:hAnsi="Cambria Math" w:cs="Arial"/>
                              <w:color w:val="333333"/>
                              <w:shd w:val="clear" w:color="auto" w:fill="FFFFFF"/>
                            </w:rPr>
                            <m:t>1-K</m:t>
                          </m:r>
                        </m:den>
                      </m:f>
                    </m:e>
                  </m:rad>
                </m:e>
              </m:d>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K-H</m:t>
                      </m:r>
                    </m:sup>
                  </m:sSup>
                  <m:r>
                    <w:rPr>
                      <w:rFonts w:ascii="Cambria Math" w:hAnsi="Cambria Math" w:cs="Arial"/>
                      <w:color w:val="333333"/>
                      <w:shd w:val="clear" w:color="auto" w:fill="FFFFFF"/>
                    </w:rPr>
                    <m:t>d</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 xml:space="preserve">s </m:t>
                      </m:r>
                    </m:sub>
                    <m:sup>
                      <m:r>
                        <w:rPr>
                          <w:rFonts w:ascii="Cambria Math" w:hAnsi="Cambria Math" w:cs="Arial"/>
                          <w:color w:val="333333"/>
                          <w:shd w:val="clear" w:color="auto" w:fill="FFFFFF"/>
                        </w:rPr>
                        <m:t>K</m:t>
                      </m:r>
                    </m:sup>
                  </m:sSubSup>
                  <m:r>
                    <w:rPr>
                      <w:rFonts w:ascii="Cambria Math" w:hAnsi="Cambria Math" w:cs="Arial"/>
                      <w:color w:val="333333"/>
                      <w:shd w:val="clear" w:color="auto" w:fill="FFFFFF"/>
                    </w:rPr>
                    <m:t>) )</m:t>
                  </m:r>
                </m:e>
              </m:nary>
            </m:e>
            <m:sup>
              <m:r>
                <w:rPr>
                  <w:rFonts w:ascii="Cambria Math" w:hAnsi="Cambria Math" w:cs="Arial"/>
                  <w:color w:val="333333"/>
                  <w:shd w:val="clear" w:color="auto" w:fill="FFFFFF"/>
                </w:rPr>
                <m:t>2</m:t>
              </m:r>
            </m:sup>
          </m:sSup>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1-H</m:t>
              </m:r>
            </m:num>
            <m:den>
              <m:r>
                <w:rPr>
                  <w:rFonts w:ascii="Cambria Math" w:hAnsi="Cambria Math" w:cs="Arial"/>
                  <w:color w:val="333333"/>
                  <w:shd w:val="clear" w:color="auto" w:fill="FFFFFF"/>
                </w:rPr>
                <m:t>H</m:t>
              </m:r>
            </m:den>
          </m:f>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2-2H</m:t>
                  </m:r>
                </m:sup>
              </m:sSup>
              <m:sSub>
                <m:sSubPr>
                  <m:ctrlPr>
                    <w:rPr>
                      <w:rFonts w:ascii="Cambria Math" w:hAnsi="Cambria Math" w:cs="Arial"/>
                      <w:i/>
                      <w:color w:val="333333"/>
                      <w:shd w:val="clear" w:color="auto" w:fill="FFFFFF"/>
                    </w:rPr>
                  </m:ctrlPr>
                </m:sSubPr>
                <m:e>
                  <m:r>
                    <w:rPr>
                      <w:rFonts w:ascii="Cambria Math" w:hAnsi="Cambria Math" w:cs="Arial"/>
                      <w:color w:val="333333"/>
                      <w:shd w:val="clear" w:color="auto" w:fill="FFFFFF"/>
                    </w:rPr>
                    <m:t>d</m:t>
                  </m:r>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p>
                          <m:r>
                            <w:rPr>
                              <w:rFonts w:ascii="Cambria Math" w:hAnsi="Cambria Math" w:cs="Arial"/>
                              <w:color w:val="333333"/>
                              <w:shd w:val="clear" w:color="auto" w:fill="FFFFFF"/>
                            </w:rPr>
                            <m:t>1-H</m:t>
                          </m:r>
                        </m:sup>
                      </m:sSup>
                    </m:e>
                  </m:d>
                </m:e>
                <m:sub>
                  <m:r>
                    <w:rPr>
                      <w:rFonts w:ascii="Cambria Math" w:hAnsi="Cambria Math" w:cs="Arial"/>
                      <w:color w:val="333333"/>
                      <w:shd w:val="clear" w:color="auto" w:fill="FFFFFF"/>
                    </w:rPr>
                    <m:t>s</m:t>
                  </m:r>
                </m:sub>
              </m:sSub>
            </m:e>
          </m:nary>
          <m:r>
            <w:rPr>
              <w:rFonts w:ascii="Cambria Math" w:hAnsi="Cambria Math" w:cs="Arial"/>
              <w:color w:val="333333"/>
              <w:shd w:val="clear" w:color="auto" w:fill="FFFFFF"/>
            </w:rPr>
            <m:t>=</m:t>
          </m:r>
        </m:oMath>
      </m:oMathPara>
    </w:p>
    <w:p w14:paraId="4AF07B4B" w14:textId="77777777" w:rsidR="008D1943" w:rsidRDefault="008D1943" w:rsidP="008D1943">
      <w:pPr>
        <w:tabs>
          <w:tab w:val="left" w:pos="8647"/>
        </w:tabs>
        <w:spacing w:after="160" w:line="259" w:lineRule="auto"/>
        <w:ind w:left="2835" w:hanging="850"/>
        <w:jc w:val="center"/>
        <w:rPr>
          <w:rFonts w:ascii="Arial" w:hAnsi="Arial" w:cs="Arial"/>
          <w:color w:val="333333"/>
          <w:shd w:val="clear" w:color="auto" w:fill="FFFFFF"/>
        </w:rPr>
      </w:pPr>
      <m:oMath>
        <m:r>
          <w:rPr>
            <w:rFonts w:ascii="Cambria Math" w:hAnsi="Cambria Math" w:cs="Arial"/>
            <w:color w:val="333333"/>
            <w:shd w:val="clear" w:color="auto" w:fill="FFFFFF"/>
          </w:rPr>
          <m:t>=</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1-H</m:t>
            </m:r>
          </m:num>
          <m:den>
            <m:r>
              <w:rPr>
                <w:rFonts w:ascii="Cambria Math" w:hAnsi="Cambria Math" w:cs="Arial"/>
                <w:color w:val="333333"/>
                <w:shd w:val="clear" w:color="auto" w:fill="FFFFFF"/>
              </w:rPr>
              <m:t>H</m:t>
            </m:r>
          </m:den>
        </m:f>
        <m:r>
          <w:rPr>
            <w:rFonts w:ascii="Cambria Math" w:hAnsi="Cambria Math" w:cs="Arial"/>
            <w:color w:val="333333"/>
            <w:shd w:val="clear" w:color="auto" w:fill="FFFFFF"/>
          </w:rPr>
          <m:t>d(1-H)</m:t>
        </m:r>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highlight w:val="green"/>
                    <w:shd w:val="clear" w:color="auto" w:fill="FFFFFF"/>
                  </w:rPr>
                  <m:t>2(1-2H</m:t>
                </m:r>
                <m:r>
                  <w:rPr>
                    <w:rFonts w:ascii="Cambria Math" w:hAnsi="Cambria Math" w:cs="Arial"/>
                    <w:color w:val="333333"/>
                    <w:shd w:val="clear" w:color="auto" w:fill="FFFFFF"/>
                  </w:rPr>
                  <m:t>)</m:t>
                </m:r>
              </m:sup>
            </m:sSup>
            <m:r>
              <w:rPr>
                <w:rFonts w:ascii="Cambria Math" w:hAnsi="Cambria Math" w:cs="Arial"/>
                <w:color w:val="333333"/>
                <w:shd w:val="clear" w:color="auto" w:fill="FFFFFF"/>
              </w:rPr>
              <m:t>2H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shd w:val="clear" w:color="auto" w:fill="FFFFFF"/>
                  </w:rPr>
                  <m:t>2H-1</m:t>
                </m:r>
              </m:sup>
            </m:sSup>
            <m:r>
              <w:rPr>
                <w:rFonts w:ascii="Cambria Math" w:hAnsi="Cambria Math" w:cs="Arial"/>
                <w:color w:val="333333"/>
                <w:shd w:val="clear" w:color="auto" w:fill="FFFFFF"/>
              </w:rPr>
              <m:t>ds=</m:t>
            </m:r>
            <m:f>
              <m:fPr>
                <m:ctrlPr>
                  <w:rPr>
                    <w:rFonts w:ascii="Cambria Math" w:hAnsi="Cambria Math" w:cs="Arial"/>
                    <w:i/>
                    <w:color w:val="333333"/>
                    <w:shd w:val="clear" w:color="auto" w:fill="FFFFFF"/>
                  </w:rPr>
                </m:ctrlPr>
              </m:fPr>
              <m:num>
                <m:r>
                  <w:rPr>
                    <w:rFonts w:ascii="Cambria Math" w:hAnsi="Cambria Math" w:cs="Arial"/>
                    <w:color w:val="333333"/>
                    <w:shd w:val="clear" w:color="auto" w:fill="FFFFFF"/>
                  </w:rPr>
                  <m:t>2H</m:t>
                </m:r>
                <m:d>
                  <m:dPr>
                    <m:ctrlPr>
                      <w:rPr>
                        <w:rFonts w:ascii="Cambria Math" w:hAnsi="Cambria Math" w:cs="Arial"/>
                        <w:i/>
                        <w:color w:val="333333"/>
                        <w:shd w:val="clear" w:color="auto" w:fill="FFFFFF"/>
                      </w:rPr>
                    </m:ctrlPr>
                  </m:dPr>
                  <m:e>
                    <m:r>
                      <w:rPr>
                        <w:rFonts w:ascii="Cambria Math" w:hAnsi="Cambria Math" w:cs="Arial"/>
                        <w:color w:val="333333"/>
                        <w:shd w:val="clear" w:color="auto" w:fill="FFFFFF"/>
                      </w:rPr>
                      <m:t>1-H</m:t>
                    </m:r>
                  </m:e>
                </m:d>
              </m:num>
              <m:den>
                <m:r>
                  <w:rPr>
                    <w:rFonts w:ascii="Cambria Math" w:hAnsi="Cambria Math" w:cs="Arial"/>
                    <w:color w:val="333333"/>
                    <w:shd w:val="clear" w:color="auto" w:fill="FFFFFF"/>
                  </w:rPr>
                  <m:t>H</m:t>
                </m:r>
              </m:den>
            </m:f>
            <m:r>
              <w:rPr>
                <w:rFonts w:ascii="Cambria Math" w:hAnsi="Cambria Math" w:cs="Arial"/>
                <w:color w:val="333333"/>
                <w:shd w:val="clear" w:color="auto" w:fill="FFFFFF"/>
              </w:rPr>
              <m:t>d(1-H)</m:t>
            </m:r>
          </m:e>
        </m:nary>
        <m:nary>
          <m:naryPr>
            <m:limLoc m:val="subSup"/>
            <m:ctrlPr>
              <w:rPr>
                <w:rFonts w:ascii="Cambria Math" w:hAnsi="Cambria Math" w:cs="Arial"/>
                <w:i/>
                <w:color w:val="333333"/>
                <w:shd w:val="clear" w:color="auto" w:fill="FFFFFF"/>
              </w:rPr>
            </m:ctrlPr>
          </m:naryPr>
          <m:sub>
            <m:r>
              <w:rPr>
                <w:rFonts w:ascii="Cambria Math" w:hAnsi="Cambria Math" w:cs="Arial"/>
                <w:color w:val="333333"/>
                <w:shd w:val="clear" w:color="auto" w:fill="FFFFFF"/>
              </w:rPr>
              <m:t>0</m:t>
            </m:r>
          </m:sub>
          <m:sup>
            <m:r>
              <w:rPr>
                <w:rFonts w:ascii="Cambria Math" w:hAnsi="Cambria Math" w:cs="Arial"/>
                <w:color w:val="333333"/>
                <w:shd w:val="clear" w:color="auto" w:fill="FFFFFF"/>
              </w:rPr>
              <m:t>t</m:t>
            </m:r>
          </m:sup>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s</m:t>
                </m:r>
              </m:e>
              <m:sup>
                <m:r>
                  <w:rPr>
                    <w:rFonts w:ascii="Cambria Math" w:hAnsi="Cambria Math" w:cs="Arial"/>
                    <w:color w:val="333333"/>
                    <w:highlight w:val="green"/>
                    <w:shd w:val="clear" w:color="auto" w:fill="FFFFFF"/>
                  </w:rPr>
                  <m:t>s-4H+2H-1</m:t>
                </m:r>
              </m:sup>
            </m:sSup>
            <m:r>
              <w:rPr>
                <w:rFonts w:ascii="Cambria Math" w:hAnsi="Cambria Math" w:cs="Arial"/>
                <w:color w:val="333333"/>
                <w:shd w:val="clear" w:color="auto" w:fill="FFFFFF"/>
              </w:rPr>
              <m:t>ds=d(1-H)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2(1-H)</m:t>
                </m:r>
              </m:sup>
            </m:sSup>
          </m:e>
        </m:nary>
      </m:oMath>
      <w:r>
        <w:rPr>
          <w:rFonts w:ascii="Arial" w:hAnsi="Arial" w:cs="Arial"/>
          <w:color w:val="333333"/>
          <w:shd w:val="clear" w:color="auto" w:fill="FFFFFF"/>
        </w:rPr>
        <w:tab/>
      </w:r>
      <w:r w:rsidRPr="00267FC5">
        <w:rPr>
          <w:rFonts w:ascii="Arial" w:hAnsi="Arial" w:cs="Arial"/>
          <w:color w:val="333333"/>
          <w:shd w:val="clear" w:color="auto" w:fill="FFFFFF"/>
        </w:rPr>
        <w:t>5.1.44</w:t>
      </w:r>
    </w:p>
    <w:p w14:paraId="06B6D7B2" w14:textId="77777777" w:rsidR="008D1943" w:rsidRDefault="008D1943" w:rsidP="008D1943">
      <w:pPr>
        <w:pStyle w:val="ListParagraph"/>
        <w:numPr>
          <w:ilvl w:val="2"/>
          <w:numId w:val="13"/>
        </w:numPr>
        <w:spacing w:after="160" w:line="360" w:lineRule="auto"/>
        <w:ind w:left="284" w:firstLine="0"/>
        <w:jc w:val="both"/>
        <w:rPr>
          <w:rFonts w:ascii="Arial" w:hAnsi="Arial" w:cs="Arial"/>
          <w:color w:val="333333"/>
          <w:shd w:val="clear" w:color="auto" w:fill="FFFFFF"/>
        </w:rPr>
      </w:pPr>
      <w:r>
        <w:rPr>
          <w:rFonts w:ascii="Arial" w:hAnsi="Arial" w:cs="Arial"/>
          <w:color w:val="333333"/>
          <w:shd w:val="clear" w:color="auto" w:fill="FFFFFF"/>
        </w:rPr>
        <w:t xml:space="preserve">Apply </w:t>
      </w:r>
      <w:r w:rsidRPr="007233C1">
        <w:rPr>
          <w:rFonts w:ascii="Cambria Math" w:hAnsi="Cambria Math" w:cs="Cambria Math"/>
          <w:color w:val="333333"/>
          <w:highlight w:val="green"/>
          <w:shd w:val="clear" w:color="auto" w:fill="FFFFFF"/>
        </w:rPr>
        <w:t>⍺</w:t>
      </w:r>
      <w:r w:rsidRPr="007233C1">
        <w:rPr>
          <w:rFonts w:ascii="Arial" w:hAnsi="Arial" w:cs="Arial"/>
          <w:color w:val="333333"/>
          <w:highlight w:val="green"/>
          <w:shd w:val="clear" w:color="auto" w:fill="FFFFFF"/>
        </w:rPr>
        <w:t>-level</w:t>
      </w:r>
      <w:r>
        <w:rPr>
          <w:rFonts w:ascii="Arial" w:hAnsi="Arial" w:cs="Arial"/>
          <w:color w:val="333333"/>
          <w:highlight w:val="green"/>
          <w:shd w:val="clear" w:color="auto" w:fill="FFFFFF"/>
        </w:rPr>
        <w:t xml:space="preserve"> </w:t>
      </w:r>
      <w:r w:rsidRPr="007233C1">
        <w:rPr>
          <w:rFonts w:ascii="Arial" w:hAnsi="Arial" w:cs="Arial"/>
          <w:color w:val="333333"/>
          <w:highlight w:val="green"/>
          <w:shd w:val="clear" w:color="auto" w:fill="FFFFFF"/>
        </w:rPr>
        <w:t>wise</w:t>
      </w:r>
      <w:r>
        <w:rPr>
          <w:rFonts w:ascii="Arial" w:hAnsi="Arial" w:cs="Arial"/>
          <w:color w:val="333333"/>
          <w:shd w:val="clear" w:color="auto" w:fill="FFFFFF"/>
        </w:rPr>
        <w:t xml:space="preserve"> BDG inequality on quadratic variation of M</w:t>
      </w:r>
      <w:r w:rsidRPr="006F7CB6">
        <w:rPr>
          <w:rFonts w:ascii="Arial" w:hAnsi="Arial" w:cs="Arial"/>
          <w:color w:val="333333"/>
          <w:shd w:val="clear" w:color="auto" w:fill="FFFFFF"/>
        </w:rPr>
        <w:t>H</w:t>
      </w:r>
      <w:r>
        <w:rPr>
          <w:rFonts w:ascii="Arial" w:hAnsi="Arial" w:cs="Arial"/>
          <w:color w:val="333333"/>
          <w:shd w:val="clear" w:color="auto" w:fill="FFFFFF"/>
        </w:rPr>
        <w:t xml:space="preserve">, to obtain: </w:t>
      </w:r>
    </w:p>
    <w:p w14:paraId="2F7D8D46" w14:textId="77777777" w:rsidR="008D1943" w:rsidRPr="005E024B" w:rsidRDefault="008D1943" w:rsidP="008D1943">
      <w:pPr>
        <w:tabs>
          <w:tab w:val="left" w:pos="8647"/>
        </w:tabs>
        <w:spacing w:after="160" w:line="259" w:lineRule="auto"/>
        <w:ind w:firstLine="3828"/>
        <w:jc w:val="center"/>
        <w:rPr>
          <w:rFonts w:ascii="Arial" w:hAnsi="Arial" w:cs="Arial"/>
          <w:color w:val="333333"/>
          <w:shd w:val="clear" w:color="auto" w:fill="FFFFFF"/>
        </w:rPr>
      </w:pPr>
      <m:oMath>
        <m:r>
          <w:rPr>
            <w:rFonts w:ascii="Cambria Math" w:hAnsi="Cambria Math" w:cs="Arial"/>
            <w:color w:val="333333"/>
            <w:shd w:val="clear" w:color="auto" w:fill="FFFFFF"/>
          </w:rPr>
          <w:lastRenderedPageBreak/>
          <m:t>E</m:t>
        </m:r>
        <m:sSup>
          <m:sSupPr>
            <m:ctrlPr>
              <w:rPr>
                <w:rFonts w:ascii="Cambria Math" w:hAnsi="Cambria Math" w:cs="Arial"/>
                <w:i/>
                <w:color w:val="333333"/>
                <w:shd w:val="clear" w:color="auto" w:fill="FFFFFF"/>
              </w:rPr>
            </m:ctrlPr>
          </m:sSupPr>
          <m:e>
            <m:rad>
              <m:radPr>
                <m:degHide m:val="1"/>
                <m:ctrlPr>
                  <w:rPr>
                    <w:rFonts w:ascii="Cambria Math" w:hAnsi="Cambria Math" w:cs="Arial"/>
                    <w:i/>
                    <w:color w:val="333333"/>
                    <w:shd w:val="clear" w:color="auto" w:fill="FFFFFF"/>
                  </w:rPr>
                </m:ctrlPr>
              </m:radPr>
              <m:deg/>
              <m:e>
                <m:sSub>
                  <m:sSubPr>
                    <m:ctrlPr>
                      <w:rPr>
                        <w:rFonts w:ascii="Cambria Math" w:hAnsi="Cambria Math" w:cs="Arial"/>
                        <w:i/>
                        <w:color w:val="333333"/>
                        <w:shd w:val="clear" w:color="auto" w:fill="FFFFFF"/>
                      </w:rPr>
                    </m:ctrlPr>
                  </m:sSubPr>
                  <m:e>
                    <m:d>
                      <m:dPr>
                        <m:begChr m:val="〈"/>
                        <m:endChr m:val="〉"/>
                        <m:ctrlPr>
                          <w:rPr>
                            <w:rFonts w:ascii="Cambria Math" w:hAnsi="Cambria Math" w:cs="Arial"/>
                            <w:i/>
                            <w:color w:val="333333"/>
                            <w:shd w:val="clear" w:color="auto" w:fill="FFFFFF"/>
                          </w:rPr>
                        </m:ctrlPr>
                      </m:dPr>
                      <m:e>
                        <m:sSup>
                          <m:sSupPr>
                            <m:ctrlPr>
                              <w:rPr>
                                <w:rFonts w:ascii="Cambria Math" w:hAnsi="Cambria Math" w:cs="Arial"/>
                                <w:i/>
                                <w:color w:val="333333"/>
                                <w:shd w:val="clear" w:color="auto" w:fill="FFFFFF"/>
                              </w:rPr>
                            </m:ctrlPr>
                          </m:s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p>
                            <m:r>
                              <w:rPr>
                                <w:rFonts w:ascii="Cambria Math" w:hAnsi="Cambria Math" w:cs="Arial"/>
                                <w:color w:val="333333"/>
                                <w:shd w:val="clear" w:color="auto" w:fill="FFFFFF"/>
                              </w:rPr>
                              <m:t>H</m:t>
                            </m:r>
                          </m:sup>
                        </m:sSup>
                      </m:e>
                    </m:d>
                  </m:e>
                  <m:sub>
                    <m:r>
                      <w:rPr>
                        <w:rFonts w:ascii="Cambria Math" w:hAnsi="Cambria Math" w:cs="Arial"/>
                        <w:color w:val="333333"/>
                        <w:shd w:val="clear" w:color="auto" w:fill="FFFFFF"/>
                      </w:rPr>
                      <m:t>t</m:t>
                    </m:r>
                  </m:sub>
                </m:sSub>
              </m:e>
            </m:rad>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p</m:t>
            </m:r>
          </m:sub>
          <m:sup>
            <m:r>
              <w:rPr>
                <w:rFonts w:ascii="Cambria Math" w:hAnsi="Cambria Math" w:cs="Arial"/>
                <w:color w:val="333333"/>
                <w:shd w:val="clear" w:color="auto" w:fill="FFFFFF"/>
              </w:rPr>
              <m:t>1-H</m:t>
            </m:r>
          </m:sup>
        </m:sSub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p(1-H)</m:t>
            </m:r>
          </m:sup>
        </m:sSup>
      </m:oMath>
      <w:r>
        <w:rPr>
          <w:rFonts w:ascii="Arial" w:hAnsi="Arial" w:cs="Arial"/>
          <w:color w:val="333333"/>
          <w:shd w:val="clear" w:color="auto" w:fill="FFFFFF"/>
        </w:rPr>
        <w:tab/>
      </w:r>
      <w:r w:rsidRPr="00267FC5">
        <w:rPr>
          <w:rFonts w:ascii="Arial" w:hAnsi="Arial" w:cs="Arial"/>
          <w:color w:val="333333"/>
          <w:shd w:val="clear" w:color="auto" w:fill="FFFFFF"/>
        </w:rPr>
        <w:t>5.1.45</w:t>
      </w:r>
    </w:p>
    <w:p w14:paraId="7EA18673" w14:textId="77777777" w:rsidR="008D1943" w:rsidRDefault="008D1943" w:rsidP="008D1943">
      <w:pPr>
        <w:spacing w:after="160" w:line="259" w:lineRule="auto"/>
        <w:rPr>
          <w:rFonts w:ascii="Arial" w:hAnsi="Arial" w:cs="Arial"/>
          <w:color w:val="333333"/>
          <w:shd w:val="clear" w:color="auto" w:fill="FFFFFF"/>
        </w:rPr>
      </w:pPr>
      <w:r w:rsidRPr="00D83EA3">
        <w:rPr>
          <w:rFonts w:ascii="Arial" w:hAnsi="Arial" w:cs="Arial"/>
          <w:color w:val="333333"/>
          <w:shd w:val="clear" w:color="auto" w:fill="FFFFFF"/>
        </w:rPr>
        <w:t xml:space="preserve">Using </w:t>
      </w:r>
      <w:r w:rsidRPr="00267FC5">
        <w:rPr>
          <w:rFonts w:ascii="Arial" w:hAnsi="Arial" w:cs="Arial"/>
          <w:color w:val="333333"/>
          <w:shd w:val="clear" w:color="auto" w:fill="FFFFFF"/>
        </w:rPr>
        <w:t>5.1.43</w:t>
      </w:r>
      <w:r w:rsidRPr="00D83EA3">
        <w:rPr>
          <w:rFonts w:ascii="Arial" w:hAnsi="Arial" w:cs="Arial"/>
          <w:color w:val="333333"/>
          <w:shd w:val="clear" w:color="auto" w:fill="FFFFFF"/>
        </w:rPr>
        <w:t xml:space="preserve">: </w:t>
      </w:r>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(8H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2H-1</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func>
          <m:funcPr>
            <m:ctrlPr>
              <w:rPr>
                <w:rFonts w:ascii="Cambria Math" w:hAnsi="Cambria Math" w:cs="Arial"/>
                <w:color w:val="333333"/>
                <w:shd w:val="clear" w:color="auto" w:fill="FFFFFF"/>
              </w:rPr>
            </m:ctrlPr>
          </m:funcPr>
          <m:fName>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r>
              <m:rPr>
                <m:sty m:val="p"/>
              </m:rPr>
              <w:rPr>
                <w:rFonts w:ascii="Cambria Math" w:hAnsi="Cambria Math" w:cs="Arial"/>
                <w:color w:val="333333"/>
                <w:shd w:val="clear" w:color="auto" w:fill="FFFFFF"/>
              </w:rPr>
              <m:t>E(sup</m:t>
            </m:r>
          </m:fName>
          <m:e>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r>
                  <w:rPr>
                    <w:rFonts w:ascii="Cambria Math" w:hAnsi="Cambria Math" w:cs="Arial"/>
                    <w:color w:val="333333"/>
                    <w:shd w:val="clear" w:color="auto" w:fill="FFFFFF"/>
                  </w:rPr>
                  <m:t>)</m:t>
                </m:r>
              </m:e>
              <m:sup>
                <m:r>
                  <w:rPr>
                    <w:rFonts w:ascii="Cambria Math" w:hAnsi="Cambria Math" w:cs="Arial"/>
                    <w:color w:val="333333"/>
                    <w:shd w:val="clear" w:color="auto" w:fill="FFFFFF"/>
                  </w:rPr>
                  <m:t>p/2</m:t>
                </m:r>
              </m:sup>
            </m:sSup>
            <m:r>
              <w:rPr>
                <w:rFonts w:ascii="Cambria Math" w:hAnsi="Cambria Math" w:cs="Arial"/>
                <w:color w:val="333333"/>
                <w:shd w:val="clear" w:color="auto" w:fill="FFFFFF"/>
              </w:rPr>
              <m:t>)</m:t>
            </m:r>
          </m:e>
        </m:func>
      </m:oMath>
      <w:r>
        <w:rPr>
          <w:rFonts w:ascii="Arial" w:hAnsi="Arial" w:cs="Arial"/>
          <w:color w:val="333333"/>
          <w:shd w:val="clear" w:color="auto" w:fill="FFFFFF"/>
        </w:rPr>
        <w:t xml:space="preserve">, </w:t>
      </w:r>
      <w:r w:rsidRPr="00D83EA3">
        <w:rPr>
          <w:rFonts w:ascii="Arial" w:hAnsi="Arial" w:cs="Arial"/>
          <w:color w:val="333333"/>
          <w:shd w:val="clear" w:color="auto" w:fill="FFFFFF"/>
        </w:rPr>
        <w:t xml:space="preserve">substitute into </w:t>
      </w:r>
      <w:r w:rsidRPr="00267FC5">
        <w:rPr>
          <w:rFonts w:ascii="Arial" w:hAnsi="Arial" w:cs="Arial"/>
          <w:color w:val="333333"/>
          <w:shd w:val="clear" w:color="auto" w:fill="FFFFFF"/>
        </w:rPr>
        <w:t>5.1.45,</w:t>
      </w:r>
      <w:r>
        <w:rPr>
          <w:rFonts w:ascii="Arial" w:hAnsi="Arial" w:cs="Arial"/>
          <w:color w:val="333333"/>
          <w:shd w:val="clear" w:color="auto" w:fill="FFFFFF"/>
        </w:rPr>
        <w:t xml:space="preserve"> we get: </w:t>
      </w:r>
    </w:p>
    <w:p w14:paraId="15AFE9AF" w14:textId="77777777" w:rsidR="008D1943" w:rsidRDefault="00000000" w:rsidP="008D1943">
      <w:pPr>
        <w:tabs>
          <w:tab w:val="left" w:pos="8647"/>
        </w:tabs>
        <w:spacing w:after="160" w:line="259" w:lineRule="auto"/>
        <w:ind w:firstLine="3119"/>
        <w:rPr>
          <w:rFonts w:ascii="Arial" w:hAnsi="Arial" w:cs="Arial"/>
          <w:color w:val="333333"/>
          <w:shd w:val="clear" w:color="auto" w:fill="FFFFFF"/>
        </w:rPr>
      </w:pPr>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(8H</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2H-1</m:t>
                </m:r>
              </m:sup>
            </m:sSup>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P</m:t>
            </m:r>
          </m:sub>
          <m:sup>
            <m:r>
              <w:rPr>
                <w:rFonts w:ascii="Cambria Math" w:hAnsi="Cambria Math" w:cs="Arial"/>
                <w:color w:val="333333"/>
                <w:shd w:val="clear" w:color="auto" w:fill="FFFFFF"/>
              </w:rPr>
              <m:t>1-H</m:t>
            </m:r>
          </m:sup>
        </m:sSubSup>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p(1-H)</m:t>
            </m:r>
          </m:sup>
        </m:sSup>
      </m:oMath>
      <w:r w:rsidR="008D1943">
        <w:rPr>
          <w:rFonts w:ascii="Arial" w:hAnsi="Arial" w:cs="Arial"/>
          <w:color w:val="333333"/>
          <w:shd w:val="clear" w:color="auto" w:fill="FFFFFF"/>
        </w:rPr>
        <w:tab/>
        <w:t>5.1.46</w:t>
      </w:r>
    </w:p>
    <w:p w14:paraId="18A49473" w14:textId="77777777" w:rsidR="008D1943" w:rsidRPr="002F7DAD" w:rsidRDefault="008D1943" w:rsidP="008D1943">
      <w:pPr>
        <w:spacing w:after="160" w:line="259" w:lineRule="auto"/>
        <w:rPr>
          <w:rFonts w:ascii="Arial" w:hAnsi="Arial" w:cs="Arial"/>
          <w:color w:val="333333"/>
          <w:shd w:val="clear" w:color="auto" w:fill="FFFFFF"/>
        </w:rPr>
      </w:pPr>
      <w:r>
        <w:rPr>
          <w:rFonts w:ascii="Arial" w:hAnsi="Arial" w:cs="Arial"/>
          <w:color w:val="333333"/>
          <w:shd w:val="clear" w:color="auto" w:fill="FFFFFF"/>
        </w:rPr>
        <w:t xml:space="preserve"> </w:t>
      </w:r>
    </w:p>
    <w:p w14:paraId="7CDFCA41" w14:textId="77777777" w:rsidR="008D1943" w:rsidRDefault="008D1943" w:rsidP="008D1943">
      <w:pPr>
        <w:pStyle w:val="ListParagraph"/>
        <w:numPr>
          <w:ilvl w:val="2"/>
          <w:numId w:val="13"/>
        </w:numPr>
        <w:spacing w:after="160" w:line="360" w:lineRule="auto"/>
        <w:ind w:left="284" w:firstLine="0"/>
        <w:jc w:val="both"/>
        <w:rPr>
          <w:rFonts w:ascii="Arial" w:hAnsi="Arial" w:cs="Arial"/>
          <w:color w:val="333333"/>
          <w:shd w:val="clear" w:color="auto" w:fill="FFFFFF"/>
        </w:rPr>
      </w:pPr>
      <w:r>
        <w:rPr>
          <w:rFonts w:ascii="Arial" w:hAnsi="Arial" w:cs="Arial"/>
          <w:color w:val="333333"/>
          <w:shd w:val="clear" w:color="auto" w:fill="FFFFFF"/>
        </w:rPr>
        <w:t xml:space="preserve">If we define </w:t>
      </w:r>
      <m:oMath>
        <m:acc>
          <m:accPr>
            <m:chr m:val="̃"/>
            <m:ctrlPr>
              <w:rPr>
                <w:rFonts w:ascii="Cambria Math" w:hAnsi="Cambria Math" w:cs="Arial"/>
                <w:color w:val="333333"/>
                <w:shd w:val="clear" w:color="auto" w:fill="FFFFFF"/>
              </w:rPr>
            </m:ctrlPr>
          </m:accPr>
          <m:e>
            <m:r>
              <m:rPr>
                <m:sty m:val="p"/>
              </m:rPr>
              <w:rPr>
                <w:rFonts w:ascii="Cambria Math" w:hAnsi="Cambria Math" w:cs="Arial"/>
                <w:color w:val="333333"/>
                <w:shd w:val="clear" w:color="auto" w:fill="FFFFFF"/>
              </w:rPr>
              <m:t>C</m:t>
            </m:r>
          </m:e>
        </m:acc>
        <m:r>
          <m:rPr>
            <m:sty m:val="p"/>
          </m:rPr>
          <w:rPr>
            <w:rFonts w:ascii="Cambria Math" w:hAnsi="Cambria Math" w:cs="Arial"/>
            <w:color w:val="333333"/>
            <w:shd w:val="clear" w:color="auto" w:fill="FFFFFF"/>
          </w:rPr>
          <m:t>:=</m:t>
        </m:r>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(8H)</m:t>
            </m:r>
          </m:e>
          <m:sup>
            <m:r>
              <w:rPr>
                <w:rFonts w:ascii="Cambria Math" w:hAnsi="Cambria Math" w:cs="Arial"/>
                <w:color w:val="333333"/>
                <w:shd w:val="clear" w:color="auto" w:fill="FFFFFF"/>
              </w:rPr>
              <m:t>p</m:t>
            </m:r>
          </m:sup>
        </m:sSup>
        <m:sSubSup>
          <m:sSubSupPr>
            <m:ctrlPr>
              <w:rPr>
                <w:rFonts w:ascii="Cambria Math" w:hAnsi="Cambria Math" w:cs="Arial"/>
                <w:i/>
                <w:color w:val="333333"/>
                <w:shd w:val="clear" w:color="auto" w:fill="FFFFFF"/>
              </w:rPr>
            </m:ctrlPr>
          </m:sSubSupPr>
          <m:e>
            <m:r>
              <w:rPr>
                <w:rFonts w:ascii="Cambria Math" w:hAnsi="Cambria Math" w:cs="Arial"/>
                <w:color w:val="333333"/>
                <w:shd w:val="clear" w:color="auto" w:fill="FFFFFF"/>
              </w:rPr>
              <m:t>A</m:t>
            </m:r>
          </m:e>
          <m:sub>
            <m:r>
              <w:rPr>
                <w:rFonts w:ascii="Cambria Math" w:hAnsi="Cambria Math" w:cs="Arial"/>
                <w:color w:val="333333"/>
                <w:shd w:val="clear" w:color="auto" w:fill="FFFFFF"/>
              </w:rPr>
              <m:t>p</m:t>
            </m:r>
          </m:sub>
          <m:sup>
            <m:r>
              <w:rPr>
                <w:rFonts w:ascii="Cambria Math" w:hAnsi="Cambria Math" w:cs="Arial"/>
                <w:color w:val="333333"/>
                <w:shd w:val="clear" w:color="auto" w:fill="FFFFFF"/>
              </w:rPr>
              <m:t>H</m:t>
            </m:r>
          </m:sup>
        </m:sSubSup>
        <m:sSubSup>
          <m:sSubSupPr>
            <m:ctrlPr>
              <w:rPr>
                <w:rFonts w:ascii="Cambria Math" w:hAnsi="Cambria Math" w:cs="Arial"/>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P</m:t>
            </m:r>
          </m:sub>
          <m:sup>
            <m:r>
              <w:rPr>
                <w:rFonts w:ascii="Cambria Math" w:hAnsi="Cambria Math" w:cs="Arial"/>
                <w:color w:val="333333"/>
                <w:shd w:val="clear" w:color="auto" w:fill="FFFFFF"/>
              </w:rPr>
              <m:t>1-H</m:t>
            </m:r>
          </m:sup>
        </m:sSubSup>
      </m:oMath>
      <w:r>
        <w:rPr>
          <w:rFonts w:ascii="Arial" w:hAnsi="Arial" w:cs="Arial"/>
          <w:color w:val="333333"/>
          <w:shd w:val="clear" w:color="auto" w:fill="FFFFFF"/>
        </w:rPr>
        <w:t xml:space="preserve"> then </w:t>
      </w:r>
      <m:oMath>
        <m:sSup>
          <m:sSupPr>
            <m:ctrlPr>
              <w:rPr>
                <w:rFonts w:ascii="Cambria Math" w:hAnsi="Cambria Math" w:cs="Arial"/>
                <w:color w:val="333333"/>
                <w:shd w:val="clear" w:color="auto" w:fill="FFFFFF"/>
              </w:rPr>
            </m:ctrlPr>
          </m:sSupPr>
          <m:e>
            <m:func>
              <m:funcPr>
                <m:ctrlPr>
                  <w:rPr>
                    <w:rFonts w:ascii="Cambria Math" w:hAnsi="Cambria Math" w:cs="Arial"/>
                    <w:color w:val="333333"/>
                    <w:shd w:val="clear" w:color="auto" w:fill="FFFFFF"/>
                  </w:rPr>
                </m:ctrlPr>
              </m:funcPr>
              <m:fName>
                <m:r>
                  <m:rPr>
                    <m:sty m:val="p"/>
                  </m:rPr>
                  <w:rPr>
                    <w:rFonts w:ascii="Cambria Math" w:hAnsi="Cambria Math" w:cs="Arial"/>
                    <w:color w:val="333333"/>
                    <w:shd w:val="clear" w:color="auto" w:fill="FFFFFF"/>
                  </w:rPr>
                  <m:t>E(sup</m:t>
                </m:r>
              </m:fName>
              <m:e>
                <m:d>
                  <m:dPr>
                    <m:begChr m:val="|"/>
                    <m:endChr m:val="|"/>
                    <m:ctrlPr>
                      <w:rPr>
                        <w:rFonts w:ascii="Cambria Math" w:hAnsi="Cambria Math" w:cs="Arial"/>
                        <w:i/>
                        <w:color w:val="333333"/>
                        <w:shd w:val="clear" w:color="auto" w:fill="FFFFFF"/>
                      </w:rPr>
                    </m:ctrlPr>
                  </m:dPr>
                  <m:e>
                    <m:sSubSup>
                      <m:sSubSupPr>
                        <m:ctrlPr>
                          <w:rPr>
                            <w:rFonts w:ascii="Cambria Math" w:hAnsi="Cambria Math" w:cs="Arial"/>
                            <w:i/>
                            <w:color w:val="333333"/>
                            <w:shd w:val="clear" w:color="auto" w:fill="FFFFFF"/>
                          </w:rPr>
                        </m:ctrlPr>
                      </m:sSubSupPr>
                      <m:e>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e>
          <m:sup>
            <m:r>
              <w:rPr>
                <w:rFonts w:ascii="Cambria Math" w:hAnsi="Cambria Math" w:cs="Arial"/>
                <w:color w:val="333333"/>
                <w:shd w:val="clear" w:color="auto" w:fill="FFFFFF"/>
              </w:rPr>
              <m:t>p</m:t>
            </m:r>
          </m:sup>
        </m:sSup>
        <m:r>
          <w:rPr>
            <w:rFonts w:ascii="Cambria Math" w:hAnsi="Cambria Math" w:cs="Arial"/>
            <w:color w:val="333333"/>
            <w:shd w:val="clear" w:color="auto" w:fill="FFFFFF"/>
          </w:rPr>
          <m:t>≤</m:t>
        </m:r>
        <m:acc>
          <m:accPr>
            <m:chr m:val="̃"/>
            <m:ctrlPr>
              <w:rPr>
                <w:rFonts w:ascii="Cambria Math" w:hAnsi="Cambria Math" w:cs="Arial"/>
                <w:i/>
                <w:color w:val="333333"/>
                <w:shd w:val="clear" w:color="auto" w:fill="FFFFFF"/>
              </w:rPr>
            </m:ctrlPr>
          </m:accPr>
          <m:e>
            <m:r>
              <w:rPr>
                <w:rFonts w:ascii="Cambria Math" w:hAnsi="Cambria Math" w:cs="Arial"/>
                <w:color w:val="333333"/>
                <w:shd w:val="clear" w:color="auto" w:fill="FFFFFF"/>
              </w:rPr>
              <m:t>C</m:t>
            </m:r>
          </m:e>
        </m:acc>
        <m:sSup>
          <m:sSupPr>
            <m:ctrlPr>
              <w:rPr>
                <w:rFonts w:ascii="Cambria Math" w:hAnsi="Cambria Math" w:cs="Arial"/>
                <w:i/>
                <w:color w:val="333333"/>
                <w:shd w:val="clear" w:color="auto" w:fill="FFFFFF"/>
              </w:rPr>
            </m:ctrlPr>
          </m:sSupPr>
          <m:e>
            <m:r>
              <w:rPr>
                <w:rFonts w:ascii="Cambria Math" w:hAnsi="Cambria Math" w:cs="Arial"/>
                <w:color w:val="333333"/>
                <w:shd w:val="clear" w:color="auto" w:fill="FFFFFF"/>
              </w:rPr>
              <m:t>T</m:t>
            </m:r>
          </m:e>
          <m:sup>
            <m:r>
              <w:rPr>
                <w:rFonts w:ascii="Cambria Math" w:hAnsi="Cambria Math" w:cs="Arial"/>
                <w:color w:val="333333"/>
                <w:shd w:val="clear" w:color="auto" w:fill="FFFFFF"/>
              </w:rPr>
              <m:t>pH</m:t>
            </m:r>
          </m:sup>
        </m:sSup>
      </m:oMath>
      <w:r>
        <w:rPr>
          <w:rFonts w:ascii="Arial" w:hAnsi="Arial" w:cs="Arial"/>
          <w:color w:val="333333"/>
          <w:shd w:val="clear" w:color="auto" w:fill="FFFFFF"/>
        </w:rPr>
        <w:t>. Q.E.D.</w:t>
      </w:r>
    </w:p>
    <w:p w14:paraId="305F0E95" w14:textId="77777777" w:rsidR="008D1943" w:rsidRPr="00195AF7" w:rsidRDefault="008D1943" w:rsidP="008D1943">
      <w:pPr>
        <w:spacing w:after="160" w:line="360" w:lineRule="auto"/>
        <w:ind w:firstLine="720"/>
        <w:jc w:val="both"/>
        <w:rPr>
          <w:rFonts w:ascii="Arial" w:hAnsi="Arial" w:cs="Arial"/>
          <w:color w:val="333333"/>
          <w:shd w:val="clear" w:color="auto" w:fill="FFFFFF"/>
        </w:rPr>
      </w:pPr>
      <w:r w:rsidRPr="00195AF7">
        <w:rPr>
          <w:rFonts w:ascii="Arial" w:hAnsi="Arial" w:cs="Arial"/>
          <w:color w:val="333333"/>
          <w:shd w:val="clear" w:color="auto" w:fill="FFFFFF"/>
        </w:rPr>
        <w:t xml:space="preserve">The risk-free measure transformation relies on constructing a risk-neutral probability measure under which the discounted asset price processes become martingale. In our fuzzy environment, the validity of this transformation hinges upon the assumption that fuzziness is introduced at the coefficient and amplitude level as opposed to altering the fundamental probability measure structure itself. Since the driving noise remains crisp, the classical construction of the risk-free measure is preserved. Thus, each scenario within our fuzzy environment still respects the standard probabilistic assumptions required by the </w:t>
      </w:r>
      <w:proofErr w:type="spellStart"/>
      <w:r w:rsidRPr="00195AF7">
        <w:rPr>
          <w:rFonts w:ascii="Arial" w:hAnsi="Arial" w:cs="Arial"/>
          <w:color w:val="333333"/>
          <w:shd w:val="clear" w:color="auto" w:fill="FFFFFF"/>
        </w:rPr>
        <w:t>Girsanov</w:t>
      </w:r>
      <w:proofErr w:type="spellEnd"/>
      <w:r w:rsidRPr="00195AF7">
        <w:rPr>
          <w:rFonts w:ascii="Arial" w:hAnsi="Arial" w:cs="Arial"/>
          <w:color w:val="333333"/>
          <w:shd w:val="clear" w:color="auto" w:fill="FFFFFF"/>
        </w:rPr>
        <w:t xml:space="preserve"> transformation.</w:t>
      </w:r>
    </w:p>
    <w:p w14:paraId="49BF446B" w14:textId="6ECA52E3" w:rsidR="008D1943" w:rsidRPr="00195AF7" w:rsidRDefault="008D1943" w:rsidP="008D1943">
      <w:pPr>
        <w:spacing w:after="160" w:line="360" w:lineRule="auto"/>
        <w:ind w:firstLine="720"/>
        <w:jc w:val="both"/>
        <w:rPr>
          <w:rFonts w:ascii="Arial" w:hAnsi="Arial" w:cs="Arial"/>
          <w:color w:val="333333"/>
          <w:shd w:val="clear" w:color="auto" w:fill="FFFFFF"/>
        </w:rPr>
      </w:pPr>
      <w:proofErr w:type="gramStart"/>
      <w:r w:rsidRPr="00195AF7">
        <w:rPr>
          <w:rFonts w:ascii="Arial" w:hAnsi="Arial" w:cs="Arial"/>
          <w:color w:val="333333"/>
          <w:shd w:val="clear" w:color="auto" w:fill="FFFFFF"/>
        </w:rPr>
        <w:t>In order to</w:t>
      </w:r>
      <w:proofErr w:type="gramEnd"/>
      <w:r w:rsidRPr="00195AF7">
        <w:rPr>
          <w:rFonts w:ascii="Arial" w:hAnsi="Arial" w:cs="Arial"/>
          <w:color w:val="333333"/>
          <w:shd w:val="clear" w:color="auto" w:fill="FFFFFF"/>
        </w:rPr>
        <w:t xml:space="preserve"> generalise the classical </w:t>
      </w:r>
      <w:proofErr w:type="spellStart"/>
      <w:r w:rsidRPr="00195AF7">
        <w:rPr>
          <w:rFonts w:ascii="Arial" w:hAnsi="Arial" w:cs="Arial"/>
          <w:color w:val="333333"/>
          <w:shd w:val="clear" w:color="auto" w:fill="FFFFFF"/>
        </w:rPr>
        <w:t>Girsanov</w:t>
      </w:r>
      <w:proofErr w:type="spellEnd"/>
      <w:r w:rsidRPr="00195AF7">
        <w:rPr>
          <w:rFonts w:ascii="Arial" w:hAnsi="Arial" w:cs="Arial"/>
          <w:color w:val="333333"/>
          <w:shd w:val="clear" w:color="auto" w:fill="FFFFFF"/>
        </w:rPr>
        <w:t xml:space="preserve"> transformation to cover </w:t>
      </w:r>
      <w:proofErr w:type="spellStart"/>
      <w:r w:rsidRPr="00195AF7">
        <w:rPr>
          <w:rFonts w:ascii="Arial" w:hAnsi="Arial" w:cs="Arial"/>
          <w:color w:val="333333"/>
          <w:shd w:val="clear" w:color="auto" w:fill="FFFFFF"/>
        </w:rPr>
        <w:t>fBm</w:t>
      </w:r>
      <w:proofErr w:type="spellEnd"/>
      <w:r w:rsidRPr="00195AF7">
        <w:rPr>
          <w:rFonts w:ascii="Arial" w:hAnsi="Arial" w:cs="Arial"/>
          <w:color w:val="333333"/>
          <w:shd w:val="clear" w:color="auto" w:fill="FFFFFF"/>
        </w:rPr>
        <w:t xml:space="preserve"> </w:t>
      </w:r>
      <w:r w:rsidRPr="007233C1">
        <w:rPr>
          <w:rFonts w:ascii="Arial" w:hAnsi="Arial" w:cs="Arial"/>
          <w:color w:val="333333"/>
          <w:highlight w:val="green"/>
          <w:shd w:val="clear" w:color="auto" w:fill="FFFFFF"/>
        </w:rPr>
        <w:t>we</w:t>
      </w:r>
      <w:r w:rsidRPr="00195AF7">
        <w:rPr>
          <w:rFonts w:ascii="Arial" w:hAnsi="Arial" w:cs="Arial"/>
          <w:color w:val="333333"/>
          <w:shd w:val="clear" w:color="auto" w:fill="FFFFFF"/>
        </w:rPr>
        <w:t xml:space="preserve"> </w:t>
      </w:r>
      <w:r w:rsidRPr="003478C0">
        <w:rPr>
          <w:rFonts w:ascii="Arial" w:hAnsi="Arial" w:cs="Arial"/>
          <w:color w:val="333333"/>
          <w:highlight w:val="yellow"/>
          <w:shd w:val="clear" w:color="auto" w:fill="FFFFFF"/>
        </w:rPr>
        <w:t>lever-ag</w:t>
      </w:r>
      <w:r w:rsidR="003478C0" w:rsidRPr="003478C0">
        <w:rPr>
          <w:rFonts w:ascii="Arial" w:hAnsi="Arial" w:cs="Arial"/>
          <w:color w:val="333333"/>
          <w:highlight w:val="yellow"/>
          <w:shd w:val="clear" w:color="auto" w:fill="FFFFFF"/>
        </w:rPr>
        <w:t>e</w:t>
      </w:r>
      <w:r w:rsidRPr="00195AF7">
        <w:rPr>
          <w:rFonts w:ascii="Arial" w:hAnsi="Arial" w:cs="Arial"/>
          <w:color w:val="333333"/>
          <w:shd w:val="clear" w:color="auto" w:fill="FFFFFF"/>
        </w:rPr>
        <w:t xml:space="preserve"> Molchan-Golosov representation and a suitable martingale </w:t>
      </w:r>
      <w:r w:rsidR="003478C0" w:rsidRPr="003478C0">
        <w:rPr>
          <w:rFonts w:ascii="Arial" w:hAnsi="Arial" w:cs="Arial"/>
          <w:color w:val="333333"/>
          <w:highlight w:val="yellow"/>
          <w:shd w:val="clear" w:color="auto" w:fill="FFFFFF"/>
        </w:rPr>
        <w:t>construction</w:t>
      </w:r>
      <w:r w:rsidRPr="003478C0">
        <w:rPr>
          <w:rFonts w:ascii="Arial" w:hAnsi="Arial" w:cs="Arial"/>
          <w:color w:val="333333"/>
          <w:highlight w:val="yellow"/>
          <w:shd w:val="clear" w:color="auto" w:fill="FFFFFF"/>
        </w:rPr>
        <w:t>.</w:t>
      </w:r>
      <w:r w:rsidRPr="00195AF7">
        <w:rPr>
          <w:rFonts w:ascii="Arial" w:hAnsi="Arial" w:cs="Arial"/>
          <w:color w:val="333333"/>
          <w:shd w:val="clear" w:color="auto" w:fill="FFFFFF"/>
        </w:rPr>
        <w:t xml:space="preserve"> This extension ensures the stochastic integrals driven by </w:t>
      </w:r>
      <w:proofErr w:type="spellStart"/>
      <w:r w:rsidRPr="00195AF7">
        <w:rPr>
          <w:rFonts w:ascii="Arial" w:hAnsi="Arial" w:cs="Arial"/>
          <w:color w:val="333333"/>
          <w:shd w:val="clear" w:color="auto" w:fill="FFFFFF"/>
        </w:rPr>
        <w:t>fBm</w:t>
      </w:r>
      <w:proofErr w:type="spellEnd"/>
      <w:r w:rsidRPr="00195AF7">
        <w:rPr>
          <w:rFonts w:ascii="Arial" w:hAnsi="Arial" w:cs="Arial"/>
          <w:color w:val="333333"/>
          <w:shd w:val="clear" w:color="auto" w:fill="FFFFFF"/>
        </w:rPr>
        <w:t xml:space="preserve"> can be translated into equivalent martingale measures, allowing us to consistently price financial derivatives under fuzzy fractional dynamics. The generalisation uses fractional kernels and transformations in-</w:t>
      </w:r>
      <w:proofErr w:type="spellStart"/>
      <w:r w:rsidRPr="00195AF7">
        <w:rPr>
          <w:rFonts w:ascii="Arial" w:hAnsi="Arial" w:cs="Arial"/>
          <w:color w:val="333333"/>
          <w:shd w:val="clear" w:color="auto" w:fill="FFFFFF"/>
        </w:rPr>
        <w:t>troduced</w:t>
      </w:r>
      <w:proofErr w:type="spellEnd"/>
      <w:r w:rsidRPr="00195AF7">
        <w:rPr>
          <w:rFonts w:ascii="Arial" w:hAnsi="Arial" w:cs="Arial"/>
          <w:color w:val="333333"/>
          <w:shd w:val="clear" w:color="auto" w:fill="FFFFFF"/>
        </w:rPr>
        <w:t xml:space="preserve"> through fuzzy integral bounds. To illustrate the practical implications, consider the following heuristic numerical example involving a European call option.</w:t>
      </w:r>
    </w:p>
    <w:p w14:paraId="49B091FD" w14:textId="77777777" w:rsidR="008D1943" w:rsidRPr="00195AF7" w:rsidRDefault="008D1943" w:rsidP="008D1943">
      <w:pPr>
        <w:spacing w:after="160" w:line="360" w:lineRule="auto"/>
        <w:jc w:val="both"/>
        <w:rPr>
          <w:rFonts w:ascii="Arial" w:hAnsi="Arial" w:cs="Arial"/>
          <w:color w:val="333333"/>
          <w:shd w:val="clear" w:color="auto" w:fill="FFFFFF"/>
        </w:rPr>
      </w:pPr>
      <w:r w:rsidRPr="00195AF7">
        <w:rPr>
          <w:rFonts w:ascii="Arial" w:hAnsi="Arial" w:cs="Arial"/>
          <w:color w:val="333333"/>
          <w:shd w:val="clear" w:color="auto" w:fill="FFFFFF"/>
        </w:rPr>
        <w:t>Assumptions:</w:t>
      </w:r>
    </w:p>
    <w:p w14:paraId="15DD7DF1" w14:textId="77777777" w:rsidR="008D1943" w:rsidRPr="00267FC5" w:rsidRDefault="008D1943" w:rsidP="008D1943">
      <w:pPr>
        <w:spacing w:after="160" w:line="360" w:lineRule="auto"/>
        <w:ind w:left="851"/>
        <w:jc w:val="both"/>
        <w:rPr>
          <w:rFonts w:ascii="Arial" w:hAnsi="Arial" w:cs="Arial"/>
          <w:i/>
          <w:iCs/>
          <w:color w:val="333333"/>
          <w:shd w:val="clear" w:color="auto" w:fill="FFFFFF"/>
        </w:rPr>
      </w:pPr>
      <w:r w:rsidRPr="00267FC5">
        <w:rPr>
          <w:rFonts w:ascii="Arial" w:hAnsi="Arial" w:cs="Arial"/>
          <w:i/>
          <w:iCs/>
          <w:color w:val="333333"/>
          <w:shd w:val="clear" w:color="auto" w:fill="FFFFFF"/>
        </w:rPr>
        <w:t>Asset Price, S0: 100</w:t>
      </w:r>
    </w:p>
    <w:p w14:paraId="6D3530A8" w14:textId="77777777" w:rsidR="008D1943" w:rsidRPr="00267FC5" w:rsidRDefault="008D1943" w:rsidP="008D1943">
      <w:pPr>
        <w:spacing w:after="160" w:line="360" w:lineRule="auto"/>
        <w:ind w:left="851"/>
        <w:jc w:val="both"/>
        <w:rPr>
          <w:rFonts w:ascii="Arial" w:hAnsi="Arial" w:cs="Arial"/>
          <w:i/>
          <w:iCs/>
          <w:color w:val="333333"/>
          <w:shd w:val="clear" w:color="auto" w:fill="FFFFFF"/>
        </w:rPr>
      </w:pPr>
      <w:r w:rsidRPr="00267FC5">
        <w:rPr>
          <w:rFonts w:ascii="Arial" w:hAnsi="Arial" w:cs="Arial"/>
          <w:i/>
          <w:iCs/>
          <w:color w:val="333333"/>
          <w:shd w:val="clear" w:color="auto" w:fill="FFFFFF"/>
        </w:rPr>
        <w:t>Strike Price K: 100</w:t>
      </w:r>
    </w:p>
    <w:p w14:paraId="2C98A062" w14:textId="77777777" w:rsidR="008D1943" w:rsidRPr="00267FC5" w:rsidRDefault="008D1943" w:rsidP="008D1943">
      <w:pPr>
        <w:spacing w:after="160" w:line="360" w:lineRule="auto"/>
        <w:ind w:left="851"/>
        <w:jc w:val="both"/>
        <w:rPr>
          <w:rFonts w:ascii="Arial" w:hAnsi="Arial" w:cs="Arial"/>
          <w:i/>
          <w:iCs/>
          <w:color w:val="333333"/>
          <w:shd w:val="clear" w:color="auto" w:fill="FFFFFF"/>
        </w:rPr>
      </w:pPr>
      <w:r w:rsidRPr="00267FC5">
        <w:rPr>
          <w:rFonts w:ascii="Arial" w:hAnsi="Arial" w:cs="Arial"/>
          <w:i/>
          <w:iCs/>
          <w:color w:val="333333"/>
          <w:shd w:val="clear" w:color="auto" w:fill="FFFFFF"/>
        </w:rPr>
        <w:t>Risk-Free Rate: 0.05</w:t>
      </w:r>
    </w:p>
    <w:p w14:paraId="764D931C" w14:textId="77777777" w:rsidR="008D1943" w:rsidRPr="00267FC5" w:rsidRDefault="008D1943" w:rsidP="008D1943">
      <w:pPr>
        <w:spacing w:after="160" w:line="360" w:lineRule="auto"/>
        <w:ind w:left="851"/>
        <w:jc w:val="both"/>
        <w:rPr>
          <w:rFonts w:ascii="Arial" w:hAnsi="Arial" w:cs="Arial"/>
          <w:i/>
          <w:iCs/>
          <w:color w:val="333333"/>
          <w:shd w:val="clear" w:color="auto" w:fill="FFFFFF"/>
        </w:rPr>
      </w:pPr>
      <w:r w:rsidRPr="00267FC5">
        <w:rPr>
          <w:rFonts w:ascii="Arial" w:hAnsi="Arial" w:cs="Arial"/>
          <w:i/>
          <w:iCs/>
          <w:color w:val="333333"/>
          <w:shd w:val="clear" w:color="auto" w:fill="FFFFFF"/>
        </w:rPr>
        <w:t>Time to maturity (T): 1.0 year(s)</w:t>
      </w:r>
    </w:p>
    <w:p w14:paraId="19118C44" w14:textId="77777777" w:rsidR="008D1943" w:rsidRPr="00267FC5" w:rsidRDefault="008D1943" w:rsidP="008D1943">
      <w:pPr>
        <w:spacing w:after="160" w:line="360" w:lineRule="auto"/>
        <w:ind w:left="851"/>
        <w:jc w:val="both"/>
        <w:rPr>
          <w:rFonts w:ascii="Arial" w:hAnsi="Arial" w:cs="Arial"/>
          <w:i/>
          <w:iCs/>
          <w:color w:val="333333"/>
          <w:shd w:val="clear" w:color="auto" w:fill="FFFFFF"/>
        </w:rPr>
      </w:pPr>
      <w:r w:rsidRPr="00267FC5">
        <w:rPr>
          <w:rFonts w:ascii="Arial" w:hAnsi="Arial" w:cs="Arial"/>
          <w:i/>
          <w:iCs/>
          <w:color w:val="333333"/>
          <w:shd w:val="clear" w:color="auto" w:fill="FFFFFF"/>
        </w:rPr>
        <w:t>Hurst Exponent H: 0.4</w:t>
      </w:r>
    </w:p>
    <w:p w14:paraId="513EC02E" w14:textId="77777777" w:rsidR="008D1943" w:rsidRPr="00267FC5" w:rsidRDefault="008D1943" w:rsidP="008D1943">
      <w:pPr>
        <w:spacing w:after="160" w:line="360" w:lineRule="auto"/>
        <w:ind w:left="851"/>
        <w:jc w:val="both"/>
        <w:rPr>
          <w:rFonts w:ascii="Arial" w:hAnsi="Arial" w:cs="Arial"/>
          <w:i/>
          <w:iCs/>
          <w:color w:val="333333"/>
          <w:shd w:val="clear" w:color="auto" w:fill="FFFFFF"/>
        </w:rPr>
      </w:pPr>
      <w:r w:rsidRPr="00267FC5">
        <w:rPr>
          <w:rFonts w:ascii="Arial" w:hAnsi="Arial" w:cs="Arial"/>
          <w:i/>
          <w:iCs/>
          <w:color w:val="333333"/>
          <w:shd w:val="clear" w:color="auto" w:fill="FFFFFF"/>
        </w:rPr>
        <w:lastRenderedPageBreak/>
        <w:t>Adjusted Volatility Interval (fuzzy): [0.1500, 0.2500]</w:t>
      </w:r>
    </w:p>
    <w:p w14:paraId="6F5F7661" w14:textId="77777777" w:rsidR="008D1943" w:rsidRPr="00267FC5" w:rsidRDefault="008D1943" w:rsidP="008D1943">
      <w:pPr>
        <w:spacing w:after="160" w:line="360" w:lineRule="auto"/>
        <w:ind w:left="851"/>
        <w:jc w:val="both"/>
        <w:rPr>
          <w:rFonts w:ascii="Arial" w:hAnsi="Arial" w:cs="Arial"/>
          <w:i/>
          <w:iCs/>
          <w:color w:val="333333"/>
          <w:shd w:val="clear" w:color="auto" w:fill="FFFFFF"/>
        </w:rPr>
      </w:pPr>
      <w:r w:rsidRPr="00267FC5">
        <w:rPr>
          <w:rFonts w:ascii="Arial" w:hAnsi="Arial" w:cs="Arial"/>
          <w:i/>
          <w:iCs/>
          <w:color w:val="333333"/>
          <w:shd w:val="clear" w:color="auto" w:fill="FFFFFF"/>
        </w:rPr>
        <w:t>Drift (fuzzy), μ: [0.04, 0.08]</w:t>
      </w:r>
    </w:p>
    <w:p w14:paraId="3C4D66FE" w14:textId="77777777" w:rsidR="008D1943" w:rsidRPr="00195AF7" w:rsidRDefault="008D1943" w:rsidP="008D1943">
      <w:pPr>
        <w:spacing w:after="160" w:line="360" w:lineRule="auto"/>
        <w:jc w:val="both"/>
        <w:rPr>
          <w:rFonts w:ascii="Arial" w:hAnsi="Arial" w:cs="Arial"/>
          <w:color w:val="333333"/>
          <w:shd w:val="clear" w:color="auto" w:fill="FFFFFF"/>
        </w:rPr>
      </w:pPr>
      <w:r w:rsidRPr="00195AF7">
        <w:rPr>
          <w:rFonts w:ascii="Arial" w:hAnsi="Arial" w:cs="Arial"/>
          <w:color w:val="333333"/>
          <w:shd w:val="clear" w:color="auto" w:fill="FFFFFF"/>
        </w:rPr>
        <w:t>Results under lower bound and upper bound scenarios:</w:t>
      </w:r>
    </w:p>
    <w:p w14:paraId="0074EC94" w14:textId="77777777" w:rsidR="008D1943" w:rsidRDefault="008D1943" w:rsidP="008D1943">
      <w:pPr>
        <w:spacing w:after="160" w:line="360" w:lineRule="auto"/>
        <w:ind w:left="851"/>
        <w:jc w:val="both"/>
        <w:rPr>
          <w:rFonts w:ascii="Arial" w:hAnsi="Arial" w:cs="Arial"/>
          <w:i/>
          <w:iCs/>
          <w:color w:val="333333"/>
          <w:shd w:val="clear" w:color="auto" w:fill="FFFFFF"/>
        </w:rPr>
      </w:pPr>
      <w:r w:rsidRPr="00267FC5">
        <w:rPr>
          <w:rFonts w:ascii="Arial" w:hAnsi="Arial" w:cs="Arial"/>
          <w:i/>
          <w:iCs/>
          <w:color w:val="333333"/>
          <w:shd w:val="clear" w:color="auto" w:fill="FFFFFF"/>
        </w:rPr>
        <w:t>Option Price Interval: [8.5917, 12.3360]</w:t>
      </w:r>
    </w:p>
    <w:p w14:paraId="594BB921" w14:textId="1283FAC5" w:rsidR="003478C0" w:rsidRPr="00886446" w:rsidRDefault="003478C0" w:rsidP="003478C0">
      <w:pPr>
        <w:spacing w:after="160" w:line="360" w:lineRule="auto"/>
        <w:jc w:val="both"/>
        <w:rPr>
          <w:rFonts w:ascii="Arial" w:hAnsi="Arial" w:cs="Arial"/>
          <w:color w:val="333333"/>
          <w:highlight w:val="yellow"/>
          <w:shd w:val="clear" w:color="auto" w:fill="FFFFFF"/>
        </w:rPr>
      </w:pPr>
      <w:r w:rsidRPr="00886446">
        <w:rPr>
          <w:rFonts w:ascii="Arial" w:hAnsi="Arial" w:cs="Arial"/>
          <w:color w:val="333333"/>
          <w:highlight w:val="yellow"/>
          <w:shd w:val="clear" w:color="auto" w:fill="FFFFFF"/>
        </w:rPr>
        <w:t>Rough-vol mapping using H = 0.4</w:t>
      </w:r>
    </w:p>
    <w:p w14:paraId="3C1B0188" w14:textId="2A53D13F" w:rsidR="003478C0" w:rsidRPr="00886446" w:rsidRDefault="003478C0" w:rsidP="003478C0">
      <w:pPr>
        <w:spacing w:after="160" w:line="360" w:lineRule="auto"/>
        <w:jc w:val="both"/>
        <w:rPr>
          <w:rFonts w:ascii="Arial" w:hAnsi="Arial" w:cs="Arial"/>
          <w:color w:val="333333"/>
          <w:highlight w:val="yellow"/>
          <w:shd w:val="clear" w:color="auto" w:fill="FFFFFF"/>
        </w:rPr>
      </w:pPr>
      <w:r w:rsidRPr="00886446">
        <w:rPr>
          <w:rFonts w:ascii="Arial" w:hAnsi="Arial" w:cs="Arial"/>
          <w:color w:val="333333"/>
          <w:highlight w:val="yellow"/>
          <w:shd w:val="clear" w:color="auto" w:fill="FFFFFF"/>
        </w:rPr>
        <w:t>Model the log-variance as coming from a Brownian part and a fractional part:</w:t>
      </w:r>
    </w:p>
    <w:p w14:paraId="4BA4BFE6" w14:textId="5493D8AD" w:rsidR="003478C0" w:rsidRPr="00886446" w:rsidRDefault="003478C0" w:rsidP="003478C0">
      <w:pPr>
        <w:spacing w:after="160" w:line="360" w:lineRule="auto"/>
        <w:jc w:val="center"/>
        <w:rPr>
          <w:rFonts w:ascii="Arial" w:hAnsi="Arial" w:cs="Arial"/>
          <w:color w:val="333333"/>
          <w:highlight w:val="yellow"/>
          <w:shd w:val="clear" w:color="auto" w:fill="FFFFFF"/>
        </w:rPr>
      </w:pPr>
      <m:oMath>
        <m:r>
          <w:rPr>
            <w:rFonts w:ascii="Cambria Math" w:hAnsi="Cambria Math" w:cs="Arial"/>
            <w:color w:val="333333"/>
            <w:highlight w:val="yellow"/>
            <w:shd w:val="clear" w:color="auto" w:fill="FFFFFF"/>
          </w:rPr>
          <m:t>Var</m:t>
        </m:r>
        <m:d>
          <m:dPr>
            <m:begChr m:val="["/>
            <m:endChr m:val="]"/>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log</m:t>
            </m:r>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S</m:t>
                </m:r>
              </m:e>
              <m:sub>
                <m:r>
                  <w:rPr>
                    <w:rFonts w:ascii="Cambria Math" w:hAnsi="Cambria Math" w:cs="Arial"/>
                    <w:color w:val="333333"/>
                    <w:highlight w:val="yellow"/>
                    <w:shd w:val="clear" w:color="auto" w:fill="FFFFFF"/>
                  </w:rPr>
                  <m:t>T</m:t>
                </m:r>
              </m:sub>
            </m:sSub>
          </m:e>
        </m:d>
        <m:r>
          <w:rPr>
            <w:rFonts w:ascii="Cambria Math" w:hAnsi="Cambria Math" w:cs="Arial"/>
            <w:color w:val="333333"/>
            <w:highlight w:val="yellow"/>
            <w:shd w:val="clear" w:color="auto" w:fill="FFFFFF"/>
          </w:rPr>
          <m:t>≈</m:t>
        </m:r>
        <m:sSubSup>
          <m:sSubSupPr>
            <m:ctrlPr>
              <w:rPr>
                <w:rFonts w:ascii="Cambria Math" w:hAnsi="Cambria Math" w:cs="Arial"/>
                <w:i/>
                <w:color w:val="333333"/>
                <w:highlight w:val="yellow"/>
                <w:shd w:val="clear" w:color="auto" w:fill="FFFFFF"/>
              </w:rPr>
            </m:ctrlPr>
          </m:sSubSup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B</m:t>
            </m:r>
          </m:sub>
          <m:sup>
            <m:r>
              <w:rPr>
                <w:rFonts w:ascii="Cambria Math" w:hAnsi="Cambria Math" w:cs="Arial"/>
                <w:color w:val="333333"/>
                <w:highlight w:val="yellow"/>
                <w:shd w:val="clear" w:color="auto" w:fill="FFFFFF"/>
              </w:rPr>
              <m:t>2</m:t>
            </m:r>
          </m:sup>
        </m:sSubSup>
        <m:r>
          <w:rPr>
            <w:rFonts w:ascii="Cambria Math" w:hAnsi="Cambria Math" w:cs="Arial"/>
            <w:color w:val="333333"/>
            <w:highlight w:val="yellow"/>
            <w:shd w:val="clear" w:color="auto" w:fill="FFFFFF"/>
          </w:rPr>
          <m:t>T+</m:t>
        </m:r>
        <m:sSubSup>
          <m:sSubSupPr>
            <m:ctrlPr>
              <w:rPr>
                <w:rFonts w:ascii="Cambria Math" w:hAnsi="Cambria Math" w:cs="Arial"/>
                <w:i/>
                <w:color w:val="333333"/>
                <w:highlight w:val="yellow"/>
                <w:shd w:val="clear" w:color="auto" w:fill="FFFFFF"/>
              </w:rPr>
            </m:ctrlPr>
          </m:sSubSup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H</m:t>
            </m:r>
          </m:sub>
          <m:sup>
            <m:r>
              <w:rPr>
                <w:rFonts w:ascii="Cambria Math" w:hAnsi="Cambria Math" w:cs="Arial"/>
                <w:color w:val="333333"/>
                <w:highlight w:val="yellow"/>
                <w:shd w:val="clear" w:color="auto" w:fill="FFFFFF"/>
              </w:rPr>
              <m:t>2</m:t>
            </m:r>
          </m:sup>
        </m:sSubSup>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m:t>
            </m:r>
          </m:e>
          <m:sup>
            <m:r>
              <w:rPr>
                <w:rFonts w:ascii="Cambria Math" w:hAnsi="Cambria Math" w:cs="Arial"/>
                <w:color w:val="333333"/>
                <w:highlight w:val="yellow"/>
                <w:shd w:val="clear" w:color="auto" w:fill="FFFFFF"/>
              </w:rPr>
              <m:t>2H</m:t>
            </m:r>
          </m:sup>
        </m:sSup>
      </m:oMath>
      <w:r w:rsidRPr="00886446">
        <w:rPr>
          <w:rFonts w:ascii="Arial" w:hAnsi="Arial" w:cs="Arial"/>
          <w:color w:val="333333"/>
          <w:highlight w:val="yellow"/>
          <w:shd w:val="clear" w:color="auto" w:fill="FFFFFF"/>
        </w:rPr>
        <w:t>.</w:t>
      </w:r>
    </w:p>
    <w:p w14:paraId="1720053C" w14:textId="77777777" w:rsidR="003478C0" w:rsidRPr="00886446" w:rsidRDefault="003478C0" w:rsidP="003478C0">
      <w:pPr>
        <w:spacing w:after="160" w:line="360" w:lineRule="auto"/>
        <w:rPr>
          <w:rFonts w:ascii="Arial" w:hAnsi="Arial" w:cs="Arial"/>
          <w:color w:val="333333"/>
          <w:highlight w:val="yellow"/>
          <w:shd w:val="clear" w:color="auto" w:fill="FFFFFF"/>
        </w:rPr>
      </w:pPr>
      <w:r w:rsidRPr="00886446">
        <w:rPr>
          <w:rFonts w:ascii="Arial" w:hAnsi="Arial" w:cs="Arial"/>
          <w:color w:val="333333"/>
          <w:highlight w:val="yellow"/>
          <w:shd w:val="clear" w:color="auto" w:fill="FFFFFF"/>
        </w:rPr>
        <w:t xml:space="preserve">Calibrate </w:t>
      </w:r>
      <m:oMath>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σ</m:t>
            </m:r>
          </m:e>
          <m:sup>
            <m:r>
              <w:rPr>
                <w:rFonts w:ascii="Cambria Math" w:hAnsi="Cambria Math" w:cs="Arial"/>
                <w:color w:val="333333"/>
                <w:highlight w:val="yellow"/>
                <w:shd w:val="clear" w:color="auto" w:fill="FFFFFF"/>
              </w:rPr>
              <m:t>B</m:t>
            </m:r>
          </m:sup>
        </m:sSup>
      </m:oMath>
      <w:r w:rsidRPr="00886446">
        <w:rPr>
          <w:rFonts w:ascii="Arial" w:hAnsi="Arial" w:cs="Arial"/>
          <w:color w:val="333333"/>
          <w:highlight w:val="yellow"/>
          <w:shd w:val="clear" w:color="auto" w:fill="FFFFFF"/>
        </w:rPr>
        <w:t xml:space="preserve"> to short-dated ATM IV (e.g. 1m → 0.16) and </w:t>
      </w:r>
      <m:oMath>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H</m:t>
            </m:r>
          </m:sub>
        </m:sSub>
      </m:oMath>
      <w:r w:rsidRPr="00886446">
        <w:rPr>
          <w:rFonts w:ascii="Arial" w:hAnsi="Arial" w:cs="Arial"/>
          <w:color w:val="333333"/>
          <w:highlight w:val="yellow"/>
          <w:shd w:val="clear" w:color="auto" w:fill="FFFFFF"/>
        </w:rPr>
        <w:t xml:space="preserve"> to the 1y-5y IV slope with H = 0.4 (e.g. </w:t>
      </w:r>
      <m:oMath>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 xml:space="preserve">H  </m:t>
            </m:r>
          </m:sub>
        </m:sSub>
        <m:r>
          <w:rPr>
            <w:rFonts w:ascii="Cambria Math" w:hAnsi="Cambria Math" w:cs="Arial"/>
            <w:color w:val="333333"/>
            <w:highlight w:val="yellow"/>
            <w:shd w:val="clear" w:color="auto" w:fill="FFFFFF"/>
          </w:rPr>
          <m:t>≈0.10</m:t>
        </m:r>
      </m:oMath>
      <w:r w:rsidRPr="00886446">
        <w:rPr>
          <w:rFonts w:ascii="Arial" w:hAnsi="Arial" w:cs="Arial"/>
          <w:color w:val="333333"/>
          <w:highlight w:val="yellow"/>
          <w:shd w:val="clear" w:color="auto" w:fill="FFFFFF"/>
        </w:rPr>
        <w:t xml:space="preserve">). For </w:t>
      </w:r>
      <w:r w:rsidRPr="00886446">
        <w:rPr>
          <w:rFonts w:ascii="Arial" w:hAnsi="Arial" w:cs="Arial"/>
          <w:i/>
          <w:iCs/>
          <w:color w:val="333333"/>
          <w:highlight w:val="yellow"/>
          <w:shd w:val="clear" w:color="auto" w:fill="FFFFFF"/>
        </w:rPr>
        <w:t>T</w:t>
      </w:r>
      <w:r w:rsidRPr="00886446">
        <w:rPr>
          <w:rFonts w:ascii="Arial" w:hAnsi="Arial" w:cs="Arial"/>
          <w:color w:val="333333"/>
          <w:highlight w:val="yellow"/>
          <w:shd w:val="clear" w:color="auto" w:fill="FFFFFF"/>
        </w:rPr>
        <w:t xml:space="preserve"> = 1: </w:t>
      </w:r>
    </w:p>
    <w:p w14:paraId="72A61B28" w14:textId="76777D1F" w:rsidR="003478C0" w:rsidRPr="00886446" w:rsidRDefault="00000000" w:rsidP="00660706">
      <w:pPr>
        <w:spacing w:after="160" w:line="360" w:lineRule="auto"/>
        <w:jc w:val="center"/>
        <w:rPr>
          <w:rFonts w:ascii="Arial" w:hAnsi="Arial" w:cs="Arial"/>
          <w:color w:val="333333"/>
          <w:highlight w:val="yellow"/>
          <w:shd w:val="clear" w:color="auto" w:fill="FFFFFF"/>
        </w:rPr>
      </w:pPr>
      <m:oMathPara>
        <m:oMath>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eff</m:t>
              </m:r>
            </m:sub>
          </m:sSub>
          <m:d>
            <m:dPr>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T</m:t>
              </m:r>
            </m:e>
          </m:d>
          <m:r>
            <w:rPr>
              <w:rFonts w:ascii="Cambria Math" w:hAnsi="Cambria Math" w:cs="Arial"/>
              <w:color w:val="333333"/>
              <w:highlight w:val="yellow"/>
              <w:shd w:val="clear" w:color="auto" w:fill="FFFFFF"/>
            </w:rPr>
            <m:t>=</m:t>
          </m:r>
          <m:f>
            <m:fPr>
              <m:ctrlPr>
                <w:rPr>
                  <w:rFonts w:ascii="Cambria Math" w:hAnsi="Cambria Math" w:cs="Arial"/>
                  <w:i/>
                  <w:color w:val="333333"/>
                  <w:highlight w:val="yellow"/>
                  <w:shd w:val="clear" w:color="auto" w:fill="FFFFFF"/>
                </w:rPr>
              </m:ctrlPr>
            </m:fPr>
            <m:num>
              <m:r>
                <w:rPr>
                  <w:rFonts w:ascii="Cambria Math" w:hAnsi="Cambria Math" w:cs="Arial"/>
                  <w:color w:val="333333"/>
                  <w:highlight w:val="yellow"/>
                  <w:shd w:val="clear" w:color="auto" w:fill="FFFFFF"/>
                </w:rPr>
                <m:t>Var</m:t>
              </m:r>
              <m:d>
                <m:dPr>
                  <m:begChr m:val="["/>
                  <m:endChr m:val="]"/>
                  <m:ctrlPr>
                    <w:rPr>
                      <w:rFonts w:ascii="Cambria Math" w:hAnsi="Cambria Math" w:cs="Arial"/>
                      <w:i/>
                      <w:color w:val="333333"/>
                      <w:highlight w:val="yellow"/>
                      <w:shd w:val="clear" w:color="auto" w:fill="FFFFFF"/>
                    </w:rPr>
                  </m:ctrlPr>
                </m:dPr>
                <m:e>
                  <m:r>
                    <w:rPr>
                      <w:rFonts w:ascii="Cambria Math" w:hAnsi="Cambria Math" w:cs="Arial"/>
                      <w:color w:val="333333"/>
                      <w:highlight w:val="yellow"/>
                      <w:shd w:val="clear" w:color="auto" w:fill="FFFFFF"/>
                    </w:rPr>
                    <m:t>log</m:t>
                  </m:r>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S</m:t>
                      </m:r>
                    </m:e>
                    <m:sub>
                      <m:r>
                        <w:rPr>
                          <w:rFonts w:ascii="Cambria Math" w:hAnsi="Cambria Math" w:cs="Arial"/>
                          <w:color w:val="333333"/>
                          <w:highlight w:val="yellow"/>
                          <w:shd w:val="clear" w:color="auto" w:fill="FFFFFF"/>
                        </w:rPr>
                        <m:t>T</m:t>
                      </m:r>
                    </m:sub>
                  </m:sSub>
                </m:e>
              </m:d>
            </m:num>
            <m:den>
              <m:r>
                <w:rPr>
                  <w:rFonts w:ascii="Cambria Math" w:hAnsi="Cambria Math" w:cs="Arial"/>
                  <w:color w:val="333333"/>
                  <w:highlight w:val="yellow"/>
                  <w:shd w:val="clear" w:color="auto" w:fill="FFFFFF"/>
                </w:rPr>
                <m:t>T</m:t>
              </m:r>
            </m:den>
          </m:f>
          <m:r>
            <w:rPr>
              <w:rFonts w:ascii="Cambria Math" w:hAnsi="Cambria Math" w:cs="Arial"/>
              <w:color w:val="333333"/>
              <w:highlight w:val="yellow"/>
              <w:shd w:val="clear" w:color="auto" w:fill="FFFFFF"/>
            </w:rPr>
            <m:t>≈</m:t>
          </m:r>
          <m:rad>
            <m:radPr>
              <m:degHide m:val="1"/>
              <m:ctrlPr>
                <w:rPr>
                  <w:rFonts w:ascii="Cambria Math" w:hAnsi="Cambria Math" w:cs="Arial"/>
                  <w:i/>
                  <w:color w:val="333333"/>
                  <w:highlight w:val="yellow"/>
                  <w:shd w:val="clear" w:color="auto" w:fill="FFFFFF"/>
                </w:rPr>
              </m:ctrlPr>
            </m:radPr>
            <m:deg/>
            <m:e>
              <m:sSubSup>
                <m:sSubSupPr>
                  <m:ctrlPr>
                    <w:rPr>
                      <w:rFonts w:ascii="Cambria Math" w:hAnsi="Cambria Math" w:cs="Arial"/>
                      <w:i/>
                      <w:color w:val="333333"/>
                      <w:highlight w:val="yellow"/>
                      <w:shd w:val="clear" w:color="auto" w:fill="FFFFFF"/>
                    </w:rPr>
                  </m:ctrlPr>
                </m:sSubSup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B</m:t>
                  </m:r>
                </m:sub>
                <m:sup>
                  <m:r>
                    <w:rPr>
                      <w:rFonts w:ascii="Cambria Math" w:hAnsi="Cambria Math" w:cs="Arial"/>
                      <w:color w:val="333333"/>
                      <w:highlight w:val="yellow"/>
                      <w:shd w:val="clear" w:color="auto" w:fill="FFFFFF"/>
                    </w:rPr>
                    <m:t>2</m:t>
                  </m:r>
                </m:sup>
              </m:sSubSup>
              <m:r>
                <w:rPr>
                  <w:rFonts w:ascii="Cambria Math" w:hAnsi="Cambria Math" w:cs="Arial"/>
                  <w:color w:val="333333"/>
                  <w:highlight w:val="yellow"/>
                  <w:shd w:val="clear" w:color="auto" w:fill="FFFFFF"/>
                </w:rPr>
                <m:t>+</m:t>
              </m:r>
              <m:sSubSup>
                <m:sSubSupPr>
                  <m:ctrlPr>
                    <w:rPr>
                      <w:rFonts w:ascii="Cambria Math" w:hAnsi="Cambria Math" w:cs="Arial"/>
                      <w:i/>
                      <w:color w:val="333333"/>
                      <w:highlight w:val="yellow"/>
                      <w:shd w:val="clear" w:color="auto" w:fill="FFFFFF"/>
                    </w:rPr>
                  </m:ctrlPr>
                </m:sSubSup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H</m:t>
                  </m:r>
                </m:sub>
                <m:sup>
                  <m:r>
                    <w:rPr>
                      <w:rFonts w:ascii="Cambria Math" w:hAnsi="Cambria Math" w:cs="Arial"/>
                      <w:color w:val="333333"/>
                      <w:highlight w:val="yellow"/>
                      <w:shd w:val="clear" w:color="auto" w:fill="FFFFFF"/>
                    </w:rPr>
                    <m:t>2</m:t>
                  </m:r>
                </m:sup>
              </m:sSubSup>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T</m:t>
                  </m:r>
                </m:e>
                <m:sup>
                  <m:r>
                    <w:rPr>
                      <w:rFonts w:ascii="Cambria Math" w:hAnsi="Cambria Math" w:cs="Arial"/>
                      <w:color w:val="333333"/>
                      <w:highlight w:val="yellow"/>
                      <w:shd w:val="clear" w:color="auto" w:fill="FFFFFF"/>
                    </w:rPr>
                    <m:t>2H-1</m:t>
                  </m:r>
                </m:sup>
              </m:sSup>
            </m:e>
          </m:rad>
        </m:oMath>
      </m:oMathPara>
    </w:p>
    <w:p w14:paraId="7570372F" w14:textId="03772A6E" w:rsidR="00660706" w:rsidRPr="00886446" w:rsidRDefault="00660706" w:rsidP="00660706">
      <w:pPr>
        <w:spacing w:after="160" w:line="360" w:lineRule="auto"/>
        <w:rPr>
          <w:rFonts w:ascii="Arial" w:hAnsi="Arial" w:cs="Arial"/>
          <w:color w:val="333333"/>
          <w:highlight w:val="yellow"/>
          <w:shd w:val="clear" w:color="auto" w:fill="FFFFFF"/>
        </w:rPr>
      </w:pPr>
      <w:r w:rsidRPr="00886446">
        <w:rPr>
          <w:rFonts w:ascii="Arial" w:hAnsi="Arial" w:cs="Arial"/>
          <w:color w:val="333333"/>
          <w:highlight w:val="yellow"/>
          <w:shd w:val="clear" w:color="auto" w:fill="FFFFFF"/>
        </w:rPr>
        <w:t xml:space="preserve">Read the 1-months ATM IV as </w:t>
      </w:r>
      <m:oMath>
        <m:sSub>
          <m:sSubPr>
            <m:ctrlPr>
              <w:rPr>
                <w:rFonts w:ascii="Cambria Math" w:hAnsi="Cambria Math" w:cs="Arial"/>
                <w:i/>
                <w:color w:val="333333"/>
                <w:highlight w:val="yellow"/>
                <w:shd w:val="clear" w:color="auto" w:fill="FFFFFF"/>
              </w:rPr>
            </m:ctrlPr>
          </m:sSubPr>
          <m:e>
            <m:acc>
              <m:accPr>
                <m:ctrlPr>
                  <w:rPr>
                    <w:rFonts w:ascii="Cambria Math" w:hAnsi="Cambria Math" w:cs="Arial"/>
                    <w:i/>
                    <w:color w:val="333333"/>
                    <w:highlight w:val="yellow"/>
                    <w:shd w:val="clear" w:color="auto" w:fill="FFFFFF"/>
                  </w:rPr>
                </m:ctrlPr>
              </m:accPr>
              <m:e>
                <m:r>
                  <w:rPr>
                    <w:rFonts w:ascii="Cambria Math" w:hAnsi="Cambria Math" w:cs="Arial"/>
                    <w:color w:val="333333"/>
                    <w:highlight w:val="yellow"/>
                    <w:shd w:val="clear" w:color="auto" w:fill="FFFFFF"/>
                  </w:rPr>
                  <m:t>σ</m:t>
                </m:r>
              </m:e>
            </m:acc>
          </m:e>
          <m:sub>
            <m:r>
              <w:rPr>
                <w:rFonts w:ascii="Cambria Math" w:hAnsi="Cambria Math" w:cs="Arial"/>
                <w:color w:val="333333"/>
                <w:highlight w:val="yellow"/>
                <w:shd w:val="clear" w:color="auto" w:fill="FFFFFF"/>
              </w:rPr>
              <m:t>1m</m:t>
            </m:r>
          </m:sub>
        </m:sSub>
      </m:oMath>
      <w:r w:rsidRPr="00886446">
        <w:rPr>
          <w:rFonts w:ascii="Arial" w:hAnsi="Arial" w:cs="Arial"/>
          <w:color w:val="333333"/>
          <w:highlight w:val="yellow"/>
          <w:shd w:val="clear" w:color="auto" w:fill="FFFFFF"/>
        </w:rPr>
        <w:t xml:space="preserve"> then,</w:t>
      </w:r>
    </w:p>
    <w:p w14:paraId="571685CD" w14:textId="17D2BD7A" w:rsidR="00660706" w:rsidRPr="00886446" w:rsidRDefault="00000000" w:rsidP="00660706">
      <w:pPr>
        <w:spacing w:after="160" w:line="360" w:lineRule="auto"/>
        <w:jc w:val="center"/>
        <w:rPr>
          <w:rFonts w:ascii="Arial" w:hAnsi="Arial" w:cs="Arial"/>
          <w:color w:val="333333"/>
          <w:highlight w:val="yellow"/>
          <w:shd w:val="clear" w:color="auto" w:fill="FFFFFF"/>
        </w:rPr>
      </w:pPr>
      <m:oMathPara>
        <m:oMath>
          <m:sSub>
            <m:sSubPr>
              <m:ctrlPr>
                <w:rPr>
                  <w:rFonts w:ascii="Cambria Math" w:hAnsi="Cambria Math" w:cs="Arial"/>
                  <w:i/>
                  <w:color w:val="333333"/>
                  <w:highlight w:val="yellow"/>
                  <w:shd w:val="clear" w:color="auto" w:fill="FFFFFF"/>
                </w:rPr>
              </m:ctrlPr>
            </m:sSubPr>
            <m:e>
              <m:acc>
                <m:accPr>
                  <m:ctrlPr>
                    <w:rPr>
                      <w:rFonts w:ascii="Cambria Math" w:hAnsi="Cambria Math" w:cs="Arial"/>
                      <w:i/>
                      <w:color w:val="333333"/>
                      <w:highlight w:val="yellow"/>
                      <w:shd w:val="clear" w:color="auto" w:fill="FFFFFF"/>
                    </w:rPr>
                  </m:ctrlPr>
                </m:accPr>
                <m:e>
                  <m:r>
                    <w:rPr>
                      <w:rFonts w:ascii="Cambria Math" w:hAnsi="Cambria Math" w:cs="Arial"/>
                      <w:color w:val="333333"/>
                      <w:highlight w:val="yellow"/>
                      <w:shd w:val="clear" w:color="auto" w:fill="FFFFFF"/>
                    </w:rPr>
                    <m:t>σ</m:t>
                  </m:r>
                </m:e>
              </m:acc>
            </m:e>
            <m:sub>
              <m:r>
                <w:rPr>
                  <w:rFonts w:ascii="Cambria Math" w:hAnsi="Cambria Math" w:cs="Arial"/>
                  <w:color w:val="333333"/>
                  <w:highlight w:val="yellow"/>
                  <w:shd w:val="clear" w:color="auto" w:fill="FFFFFF"/>
                </w:rPr>
                <m:t>H</m:t>
              </m:r>
            </m:sub>
          </m:sSub>
          <m:r>
            <m:rPr>
              <m:sty m:val="p"/>
            </m:rPr>
            <w:rPr>
              <w:rFonts w:ascii="Cambria Math" w:hAnsi="Cambria Math" w:cs="Arial"/>
              <w:color w:val="333333"/>
              <w:highlight w:val="yellow"/>
              <w:shd w:val="clear" w:color="auto" w:fill="FFFFFF"/>
            </w:rPr>
            <m:t xml:space="preserve"> </m:t>
          </m:r>
          <m:r>
            <w:rPr>
              <w:rFonts w:ascii="Cambria Math" w:hAnsi="Cambria Math" w:cs="Arial"/>
              <w:color w:val="333333"/>
              <w:highlight w:val="yellow"/>
              <w:shd w:val="clear" w:color="auto" w:fill="FFFFFF"/>
            </w:rPr>
            <m:t>≈</m:t>
          </m:r>
          <m:rad>
            <m:radPr>
              <m:degHide m:val="1"/>
              <m:ctrlPr>
                <w:rPr>
                  <w:rFonts w:ascii="Cambria Math" w:hAnsi="Cambria Math" w:cs="Arial"/>
                  <w:i/>
                  <w:color w:val="333333"/>
                  <w:highlight w:val="yellow"/>
                  <w:shd w:val="clear" w:color="auto" w:fill="FFFFFF"/>
                </w:rPr>
              </m:ctrlPr>
            </m:radPr>
            <m:deg/>
            <m:e>
              <m:sSubSup>
                <m:sSubSupPr>
                  <m:ctrlPr>
                    <w:rPr>
                      <w:rFonts w:ascii="Cambria Math" w:hAnsi="Cambria Math" w:cs="Arial"/>
                      <w:i/>
                      <w:color w:val="333333"/>
                      <w:highlight w:val="yellow"/>
                      <w:shd w:val="clear" w:color="auto" w:fill="FFFFFF"/>
                    </w:rPr>
                  </m:ctrlPr>
                </m:sSubSupPr>
                <m:e>
                  <m:acc>
                    <m:accPr>
                      <m:ctrlPr>
                        <w:rPr>
                          <w:rFonts w:ascii="Cambria Math" w:hAnsi="Cambria Math" w:cs="Arial"/>
                          <w:i/>
                          <w:color w:val="333333"/>
                          <w:highlight w:val="yellow"/>
                          <w:shd w:val="clear" w:color="auto" w:fill="FFFFFF"/>
                        </w:rPr>
                      </m:ctrlPr>
                    </m:accPr>
                    <m:e>
                      <m:r>
                        <w:rPr>
                          <w:rFonts w:ascii="Cambria Math" w:hAnsi="Cambria Math" w:cs="Arial"/>
                          <w:color w:val="333333"/>
                          <w:highlight w:val="yellow"/>
                          <w:shd w:val="clear" w:color="auto" w:fill="FFFFFF"/>
                        </w:rPr>
                        <m:t>σ</m:t>
                      </m:r>
                    </m:e>
                  </m:acc>
                </m:e>
                <m:sub>
                  <m:r>
                    <w:rPr>
                      <w:rFonts w:ascii="Cambria Math" w:hAnsi="Cambria Math" w:cs="Arial"/>
                      <w:color w:val="333333"/>
                      <w:highlight w:val="yellow"/>
                      <w:shd w:val="clear" w:color="auto" w:fill="FFFFFF"/>
                    </w:rPr>
                    <m:t>1y</m:t>
                  </m:r>
                </m:sub>
                <m:sup>
                  <m:r>
                    <w:rPr>
                      <w:rFonts w:ascii="Cambria Math" w:hAnsi="Cambria Math" w:cs="Arial"/>
                      <w:color w:val="333333"/>
                      <w:highlight w:val="yellow"/>
                      <w:shd w:val="clear" w:color="auto" w:fill="FFFFFF"/>
                    </w:rPr>
                    <m:t>2</m:t>
                  </m:r>
                </m:sup>
              </m:sSubSup>
              <m:r>
                <w:rPr>
                  <w:rFonts w:ascii="Cambria Math" w:hAnsi="Cambria Math" w:cs="Arial"/>
                  <w:color w:val="333333"/>
                  <w:highlight w:val="yellow"/>
                  <w:shd w:val="clear" w:color="auto" w:fill="FFFFFF"/>
                </w:rPr>
                <m:t>-</m:t>
              </m:r>
              <m:sSubSup>
                <m:sSubSupPr>
                  <m:ctrlPr>
                    <w:rPr>
                      <w:rFonts w:ascii="Cambria Math" w:hAnsi="Cambria Math" w:cs="Arial"/>
                      <w:i/>
                      <w:color w:val="333333"/>
                      <w:highlight w:val="yellow"/>
                      <w:shd w:val="clear" w:color="auto" w:fill="FFFFFF"/>
                    </w:rPr>
                  </m:ctrlPr>
                </m:sSubSup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B</m:t>
                  </m:r>
                </m:sub>
                <m:sup>
                  <m:r>
                    <w:rPr>
                      <w:rFonts w:ascii="Cambria Math" w:hAnsi="Cambria Math" w:cs="Arial"/>
                      <w:color w:val="333333"/>
                      <w:highlight w:val="yellow"/>
                      <w:shd w:val="clear" w:color="auto" w:fill="FFFFFF"/>
                    </w:rPr>
                    <m:t>2</m:t>
                  </m:r>
                </m:sup>
              </m:sSubSup>
            </m:e>
          </m:rad>
        </m:oMath>
      </m:oMathPara>
    </w:p>
    <w:p w14:paraId="690AF355" w14:textId="4050D1EE" w:rsidR="00660706" w:rsidRPr="00886446" w:rsidRDefault="00660706" w:rsidP="00660706">
      <w:pPr>
        <w:spacing w:after="160" w:line="360" w:lineRule="auto"/>
        <w:rPr>
          <w:rFonts w:ascii="Arial" w:hAnsi="Arial" w:cs="Arial"/>
          <w:color w:val="333333"/>
          <w:highlight w:val="yellow"/>
          <w:shd w:val="clear" w:color="auto" w:fill="FFFFFF"/>
        </w:rPr>
      </w:pPr>
      <w:r w:rsidRPr="00886446">
        <w:rPr>
          <w:rFonts w:ascii="Arial" w:hAnsi="Arial" w:cs="Arial"/>
          <w:color w:val="333333"/>
          <w:highlight w:val="yellow"/>
          <w:shd w:val="clear" w:color="auto" w:fill="FFFFFF"/>
        </w:rPr>
        <w:t xml:space="preserve">Turn calibration uncertainty into a fuzzy band. Let data be noisy and put small intervals around </w:t>
      </w:r>
      <m:oMath>
        <m:sSup>
          <m:sSupPr>
            <m:ctrlPr>
              <w:rPr>
                <w:rFonts w:ascii="Cambria Math" w:hAnsi="Cambria Math" w:cs="Arial"/>
                <w:i/>
                <w:color w:val="333333"/>
                <w:highlight w:val="yellow"/>
                <w:shd w:val="clear" w:color="auto" w:fill="FFFFFF"/>
              </w:rPr>
            </m:ctrlPr>
          </m:sSupPr>
          <m:e>
            <m:r>
              <w:rPr>
                <w:rFonts w:ascii="Cambria Math" w:hAnsi="Cambria Math" w:cs="Arial"/>
                <w:color w:val="333333"/>
                <w:highlight w:val="yellow"/>
                <w:shd w:val="clear" w:color="auto" w:fill="FFFFFF"/>
              </w:rPr>
              <m:t>σ</m:t>
            </m:r>
          </m:e>
          <m:sup>
            <m:r>
              <w:rPr>
                <w:rFonts w:ascii="Cambria Math" w:hAnsi="Cambria Math" w:cs="Arial"/>
                <w:color w:val="333333"/>
                <w:highlight w:val="yellow"/>
                <w:shd w:val="clear" w:color="auto" w:fill="FFFFFF"/>
              </w:rPr>
              <m:t>B</m:t>
            </m:r>
          </m:sup>
        </m:sSup>
      </m:oMath>
      <w:r w:rsidRPr="00886446">
        <w:rPr>
          <w:rFonts w:ascii="Arial" w:hAnsi="Arial" w:cs="Arial"/>
          <w:color w:val="333333"/>
          <w:highlight w:val="yellow"/>
          <w:shd w:val="clear" w:color="auto" w:fill="FFFFFF"/>
        </w:rPr>
        <w:t xml:space="preserve">and </w:t>
      </w:r>
      <m:oMath>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H</m:t>
            </m:r>
          </m:sub>
        </m:sSub>
      </m:oMath>
      <w:r w:rsidRPr="00886446">
        <w:rPr>
          <w:rFonts w:ascii="Arial" w:hAnsi="Arial" w:cs="Arial"/>
          <w:color w:val="333333"/>
          <w:highlight w:val="yellow"/>
          <w:shd w:val="clear" w:color="auto" w:fill="FFFFFF"/>
        </w:rPr>
        <w:t>.</w:t>
      </w:r>
      <w:r w:rsidR="00741192" w:rsidRPr="00886446">
        <w:rPr>
          <w:rFonts w:ascii="Arial" w:hAnsi="Arial" w:cs="Arial"/>
          <w:color w:val="333333"/>
          <w:highlight w:val="yellow"/>
          <w:shd w:val="clear" w:color="auto" w:fill="FFFFFF"/>
        </w:rPr>
        <w:t xml:space="preserve"> Then f</w:t>
      </w:r>
      <w:r w:rsidRPr="00886446">
        <w:rPr>
          <w:rFonts w:ascii="Arial" w:hAnsi="Arial" w:cs="Arial"/>
          <w:color w:val="333333"/>
          <w:highlight w:val="yellow"/>
          <w:shd w:val="clear" w:color="auto" w:fill="FFFFFF"/>
        </w:rPr>
        <w:t xml:space="preserve">or T = 1, </w:t>
      </w:r>
      <m:oMath>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B</m:t>
            </m:r>
          </m:sub>
        </m:sSub>
        <m:r>
          <w:rPr>
            <w:rFonts w:ascii="Cambria Math" w:hAnsi="Cambria Math" w:cs="Arial"/>
            <w:color w:val="333333"/>
            <w:highlight w:val="yellow"/>
            <w:shd w:val="clear" w:color="auto" w:fill="FFFFFF"/>
          </w:rPr>
          <m:t>ϵ [</m:t>
        </m:r>
        <m:bar>
          <m:barPr>
            <m:ctrlPr>
              <w:rPr>
                <w:rFonts w:ascii="Cambria Math" w:hAnsi="Cambria Math" w:cs="Arial"/>
                <w:i/>
                <w:color w:val="333333"/>
                <w:highlight w:val="yellow"/>
                <w:shd w:val="clear" w:color="auto" w:fill="FFFFFF"/>
              </w:rPr>
            </m:ctrlPr>
          </m:barPr>
          <m:e>
            <m:bar>
              <m:barPr>
                <m:ctrlPr>
                  <w:rPr>
                    <w:rFonts w:ascii="Cambria Math" w:hAnsi="Cambria Math" w:cs="Arial"/>
                    <w:i/>
                    <w:color w:val="333333"/>
                    <w:highlight w:val="yellow"/>
                    <w:shd w:val="clear" w:color="auto" w:fill="FFFFFF"/>
                  </w:rPr>
                </m:ctrlPr>
              </m:barPr>
              <m:e>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B</m:t>
                    </m:r>
                  </m:sub>
                </m:sSub>
                <m:r>
                  <w:rPr>
                    <w:rFonts w:ascii="Cambria Math" w:hAnsi="Cambria Math" w:cs="Arial"/>
                    <w:color w:val="333333"/>
                    <w:highlight w:val="yellow"/>
                    <w:shd w:val="clear" w:color="auto" w:fill="FFFFFF"/>
                  </w:rPr>
                  <m:t>,</m:t>
                </m:r>
              </m:e>
            </m:bar>
          </m:e>
        </m:bar>
        <m:r>
          <w:rPr>
            <w:rFonts w:ascii="Cambria Math" w:hAnsi="Cambria Math" w:cs="Arial"/>
            <w:color w:val="333333"/>
            <w:highlight w:val="yellow"/>
            <w:shd w:val="clear" w:color="auto" w:fill="FFFFFF"/>
          </w:rPr>
          <m:t xml:space="preserve"> </m:t>
        </m:r>
        <m:sSub>
          <m:sSubPr>
            <m:ctrlPr>
              <w:rPr>
                <w:rFonts w:ascii="Cambria Math" w:hAnsi="Cambria Math" w:cs="Arial"/>
                <w:i/>
                <w:color w:val="333333"/>
                <w:highlight w:val="yellow"/>
                <w:shd w:val="clear" w:color="auto" w:fill="FFFFFF"/>
              </w:rPr>
            </m:ctrlPr>
          </m:sSubPr>
          <m:e>
            <m:bar>
              <m:barPr>
                <m:pos m:val="top"/>
                <m:ctrlPr>
                  <w:rPr>
                    <w:rFonts w:ascii="Cambria Math" w:hAnsi="Cambria Math" w:cs="Arial"/>
                    <w:i/>
                    <w:color w:val="333333"/>
                    <w:highlight w:val="yellow"/>
                    <w:shd w:val="clear" w:color="auto" w:fill="FFFFFF"/>
                  </w:rPr>
                </m:ctrlPr>
              </m:barPr>
              <m:e>
                <m:r>
                  <w:rPr>
                    <w:rFonts w:ascii="Cambria Math" w:hAnsi="Cambria Math" w:cs="Arial"/>
                    <w:color w:val="333333"/>
                    <w:highlight w:val="yellow"/>
                    <w:shd w:val="clear" w:color="auto" w:fill="FFFFFF"/>
                  </w:rPr>
                  <m:t>σ</m:t>
                </m:r>
              </m:e>
            </m:bar>
          </m:e>
          <m:sub>
            <m:r>
              <w:rPr>
                <w:rFonts w:ascii="Cambria Math" w:hAnsi="Cambria Math" w:cs="Arial"/>
                <w:color w:val="333333"/>
                <w:highlight w:val="yellow"/>
                <w:shd w:val="clear" w:color="auto" w:fill="FFFFFF"/>
              </w:rPr>
              <m:t>B</m:t>
            </m:r>
          </m:sub>
        </m:sSub>
        <m:r>
          <w:rPr>
            <w:rFonts w:ascii="Cambria Math" w:hAnsi="Cambria Math" w:cs="Arial"/>
            <w:color w:val="333333"/>
            <w:highlight w:val="yellow"/>
            <w:shd w:val="clear" w:color="auto" w:fill="FFFFFF"/>
          </w:rPr>
          <m:t>]</m:t>
        </m:r>
      </m:oMath>
      <w:r w:rsidR="00741192" w:rsidRPr="00886446">
        <w:rPr>
          <w:rFonts w:ascii="Arial" w:hAnsi="Arial" w:cs="Arial"/>
          <w:color w:val="333333"/>
          <w:highlight w:val="yellow"/>
          <w:shd w:val="clear" w:color="auto" w:fill="FFFFFF"/>
        </w:rPr>
        <w:t xml:space="preserve">, </w:t>
      </w:r>
      <m:oMath>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H</m:t>
            </m:r>
          </m:sub>
        </m:sSub>
        <m:r>
          <w:rPr>
            <w:rFonts w:ascii="Cambria Math" w:hAnsi="Cambria Math" w:cs="Arial"/>
            <w:color w:val="333333"/>
            <w:highlight w:val="yellow"/>
            <w:shd w:val="clear" w:color="auto" w:fill="FFFFFF"/>
          </w:rPr>
          <m:t>ϵ [</m:t>
        </m:r>
        <m:bar>
          <m:barPr>
            <m:ctrlPr>
              <w:rPr>
                <w:rFonts w:ascii="Cambria Math" w:hAnsi="Cambria Math" w:cs="Arial"/>
                <w:i/>
                <w:color w:val="333333"/>
                <w:highlight w:val="yellow"/>
                <w:shd w:val="clear" w:color="auto" w:fill="FFFFFF"/>
              </w:rPr>
            </m:ctrlPr>
          </m:barPr>
          <m:e>
            <m:bar>
              <m:barPr>
                <m:ctrlPr>
                  <w:rPr>
                    <w:rFonts w:ascii="Cambria Math" w:hAnsi="Cambria Math" w:cs="Arial"/>
                    <w:i/>
                    <w:color w:val="333333"/>
                    <w:highlight w:val="yellow"/>
                    <w:shd w:val="clear" w:color="auto" w:fill="FFFFFF"/>
                  </w:rPr>
                </m:ctrlPr>
              </m:barPr>
              <m:e>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H</m:t>
                    </m:r>
                  </m:sub>
                </m:sSub>
                <m:r>
                  <w:rPr>
                    <w:rFonts w:ascii="Cambria Math" w:hAnsi="Cambria Math" w:cs="Arial"/>
                    <w:color w:val="333333"/>
                    <w:highlight w:val="yellow"/>
                    <w:shd w:val="clear" w:color="auto" w:fill="FFFFFF"/>
                  </w:rPr>
                  <m:t>,</m:t>
                </m:r>
              </m:e>
            </m:bar>
          </m:e>
        </m:bar>
        <m:r>
          <w:rPr>
            <w:rFonts w:ascii="Cambria Math" w:hAnsi="Cambria Math" w:cs="Arial"/>
            <w:color w:val="333333"/>
            <w:highlight w:val="yellow"/>
            <w:shd w:val="clear" w:color="auto" w:fill="FFFFFF"/>
          </w:rPr>
          <m:t xml:space="preserve"> </m:t>
        </m:r>
        <m:sSub>
          <m:sSubPr>
            <m:ctrlPr>
              <w:rPr>
                <w:rFonts w:ascii="Cambria Math" w:hAnsi="Cambria Math" w:cs="Arial"/>
                <w:i/>
                <w:color w:val="333333"/>
                <w:highlight w:val="yellow"/>
                <w:shd w:val="clear" w:color="auto" w:fill="FFFFFF"/>
              </w:rPr>
            </m:ctrlPr>
          </m:sSubPr>
          <m:e>
            <m:bar>
              <m:barPr>
                <m:pos m:val="top"/>
                <m:ctrlPr>
                  <w:rPr>
                    <w:rFonts w:ascii="Cambria Math" w:hAnsi="Cambria Math" w:cs="Arial"/>
                    <w:i/>
                    <w:color w:val="333333"/>
                    <w:highlight w:val="yellow"/>
                    <w:shd w:val="clear" w:color="auto" w:fill="FFFFFF"/>
                  </w:rPr>
                </m:ctrlPr>
              </m:barPr>
              <m:e>
                <m:r>
                  <w:rPr>
                    <w:rFonts w:ascii="Cambria Math" w:hAnsi="Cambria Math" w:cs="Arial"/>
                    <w:color w:val="333333"/>
                    <w:highlight w:val="yellow"/>
                    <w:shd w:val="clear" w:color="auto" w:fill="FFFFFF"/>
                  </w:rPr>
                  <m:t>σ</m:t>
                </m:r>
              </m:e>
            </m:bar>
          </m:e>
          <m:sub>
            <m:r>
              <w:rPr>
                <w:rFonts w:ascii="Cambria Math" w:hAnsi="Cambria Math" w:cs="Arial"/>
                <w:color w:val="333333"/>
                <w:highlight w:val="yellow"/>
                <w:shd w:val="clear" w:color="auto" w:fill="FFFFFF"/>
              </w:rPr>
              <m:t>H</m:t>
            </m:r>
          </m:sub>
        </m:sSub>
        <m:r>
          <w:rPr>
            <w:rFonts w:ascii="Cambria Math" w:hAnsi="Cambria Math" w:cs="Arial"/>
            <w:color w:val="333333"/>
            <w:highlight w:val="yellow"/>
            <w:shd w:val="clear" w:color="auto" w:fill="FFFFFF"/>
          </w:rPr>
          <m:t>]</m:t>
        </m:r>
      </m:oMath>
      <w:r w:rsidR="00741192" w:rsidRPr="00886446">
        <w:rPr>
          <w:rFonts w:ascii="Arial" w:hAnsi="Arial" w:cs="Arial"/>
          <w:color w:val="333333"/>
          <w:highlight w:val="yellow"/>
          <w:shd w:val="clear" w:color="auto" w:fill="FFFFFF"/>
        </w:rPr>
        <w:t>, and</w:t>
      </w:r>
    </w:p>
    <w:p w14:paraId="4A2530B8" w14:textId="0E0171AA" w:rsidR="00741192" w:rsidRPr="003478C0" w:rsidRDefault="00000000" w:rsidP="00741192">
      <w:pPr>
        <w:spacing w:after="160" w:line="360" w:lineRule="auto"/>
        <w:jc w:val="center"/>
        <w:rPr>
          <w:rFonts w:ascii="Arial" w:hAnsi="Arial" w:cs="Arial"/>
          <w:color w:val="333333"/>
          <w:shd w:val="clear" w:color="auto" w:fill="FFFFFF"/>
        </w:rPr>
      </w:pPr>
      <m:oMath>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eff</m:t>
            </m:r>
          </m:sub>
        </m:sSub>
        <m:r>
          <w:rPr>
            <w:rFonts w:ascii="Cambria Math" w:hAnsi="Cambria Math" w:cs="Arial"/>
            <w:color w:val="333333"/>
            <w:highlight w:val="yellow"/>
            <w:shd w:val="clear" w:color="auto" w:fill="FFFFFF"/>
          </w:rPr>
          <m:t xml:space="preserve">ϵ </m:t>
        </m:r>
        <m:d>
          <m:dPr>
            <m:begChr m:val="["/>
            <m:endChr m:val="]"/>
            <m:ctrlPr>
              <w:rPr>
                <w:rFonts w:ascii="Cambria Math" w:hAnsi="Cambria Math" w:cs="Arial"/>
                <w:i/>
                <w:color w:val="333333"/>
                <w:highlight w:val="yellow"/>
                <w:shd w:val="clear" w:color="auto" w:fill="FFFFFF"/>
              </w:rPr>
            </m:ctrlPr>
          </m:dPr>
          <m:e>
            <m:rad>
              <m:radPr>
                <m:degHide m:val="1"/>
                <m:ctrlPr>
                  <w:rPr>
                    <w:rFonts w:ascii="Cambria Math" w:hAnsi="Cambria Math" w:cs="Arial"/>
                    <w:i/>
                    <w:color w:val="333333"/>
                    <w:highlight w:val="yellow"/>
                    <w:shd w:val="clear" w:color="auto" w:fill="FFFFFF"/>
                  </w:rPr>
                </m:ctrlPr>
              </m:radPr>
              <m:deg/>
              <m:e>
                <m:bar>
                  <m:barPr>
                    <m:ctrlPr>
                      <w:rPr>
                        <w:rFonts w:ascii="Cambria Math" w:hAnsi="Cambria Math" w:cs="Arial"/>
                        <w:i/>
                        <w:color w:val="333333"/>
                        <w:highlight w:val="yellow"/>
                        <w:shd w:val="clear" w:color="auto" w:fill="FFFFFF"/>
                      </w:rPr>
                    </m:ctrlPr>
                  </m:barPr>
                  <m:e>
                    <m:sSubSup>
                      <m:sSubSupPr>
                        <m:ctrlPr>
                          <w:rPr>
                            <w:rFonts w:ascii="Cambria Math" w:hAnsi="Cambria Math" w:cs="Arial"/>
                            <w:i/>
                            <w:color w:val="333333"/>
                            <w:highlight w:val="yellow"/>
                            <w:shd w:val="clear" w:color="auto" w:fill="FFFFFF"/>
                          </w:rPr>
                        </m:ctrlPr>
                      </m:sSubSup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B</m:t>
                        </m:r>
                      </m:sub>
                      <m:sup>
                        <m:r>
                          <w:rPr>
                            <w:rFonts w:ascii="Cambria Math" w:hAnsi="Cambria Math" w:cs="Arial"/>
                            <w:color w:val="333333"/>
                            <w:highlight w:val="yellow"/>
                            <w:shd w:val="clear" w:color="auto" w:fill="FFFFFF"/>
                          </w:rPr>
                          <m:t>2</m:t>
                        </m:r>
                      </m:sup>
                    </m:sSubSup>
                  </m:e>
                </m:bar>
                <m:r>
                  <w:rPr>
                    <w:rFonts w:ascii="Cambria Math" w:hAnsi="Cambria Math" w:cs="Arial"/>
                    <w:color w:val="333333"/>
                    <w:highlight w:val="yellow"/>
                    <w:shd w:val="clear" w:color="auto" w:fill="FFFFFF"/>
                  </w:rPr>
                  <m:t xml:space="preserve"> + </m:t>
                </m:r>
                <m:bar>
                  <m:barPr>
                    <m:ctrlPr>
                      <w:rPr>
                        <w:rFonts w:ascii="Cambria Math" w:hAnsi="Cambria Math" w:cs="Arial"/>
                        <w:i/>
                        <w:color w:val="333333"/>
                        <w:highlight w:val="yellow"/>
                        <w:shd w:val="clear" w:color="auto" w:fill="FFFFFF"/>
                      </w:rPr>
                    </m:ctrlPr>
                  </m:barPr>
                  <m:e>
                    <m:bar>
                      <m:barPr>
                        <m:ctrlPr>
                          <w:rPr>
                            <w:rFonts w:ascii="Cambria Math" w:hAnsi="Cambria Math" w:cs="Arial"/>
                            <w:i/>
                            <w:color w:val="333333"/>
                            <w:highlight w:val="yellow"/>
                            <w:shd w:val="clear" w:color="auto" w:fill="FFFFFF"/>
                          </w:rPr>
                        </m:ctrlPr>
                      </m:barPr>
                      <m:e>
                        <m:sSup>
                          <m:sSupPr>
                            <m:ctrlPr>
                              <w:rPr>
                                <w:rFonts w:ascii="Cambria Math" w:hAnsi="Cambria Math" w:cs="Arial"/>
                                <w:i/>
                                <w:color w:val="333333"/>
                                <w:highlight w:val="yellow"/>
                                <w:shd w:val="clear" w:color="auto" w:fill="FFFFFF"/>
                              </w:rPr>
                            </m:ctrlPr>
                          </m:sSupPr>
                          <m:e>
                            <m:sSub>
                              <m:sSubPr>
                                <m:ctrlPr>
                                  <w:rPr>
                                    <w:rFonts w:ascii="Cambria Math" w:hAnsi="Cambria Math" w:cs="Arial"/>
                                    <w:i/>
                                    <w:color w:val="333333"/>
                                    <w:highlight w:val="yellow"/>
                                    <w:shd w:val="clear" w:color="auto" w:fill="FFFFFF"/>
                                  </w:rPr>
                                </m:ctrlPr>
                              </m:sSubPr>
                              <m:e>
                                <m:r>
                                  <w:rPr>
                                    <w:rFonts w:ascii="Cambria Math" w:hAnsi="Cambria Math" w:cs="Arial"/>
                                    <w:color w:val="333333"/>
                                    <w:highlight w:val="yellow"/>
                                    <w:shd w:val="clear" w:color="auto" w:fill="FFFFFF"/>
                                  </w:rPr>
                                  <m:t>σ</m:t>
                                </m:r>
                              </m:e>
                              <m:sub>
                                <m:r>
                                  <w:rPr>
                                    <w:rFonts w:ascii="Cambria Math" w:hAnsi="Cambria Math" w:cs="Arial"/>
                                    <w:color w:val="333333"/>
                                    <w:highlight w:val="yellow"/>
                                    <w:shd w:val="clear" w:color="auto" w:fill="FFFFFF"/>
                                  </w:rPr>
                                  <m:t>H</m:t>
                                </m:r>
                              </m:sub>
                            </m:sSub>
                          </m:e>
                          <m:sup>
                            <m:r>
                              <w:rPr>
                                <w:rFonts w:ascii="Cambria Math" w:hAnsi="Cambria Math" w:cs="Arial"/>
                                <w:color w:val="333333"/>
                                <w:highlight w:val="yellow"/>
                                <w:shd w:val="clear" w:color="auto" w:fill="FFFFFF"/>
                              </w:rPr>
                              <m:t>2</m:t>
                            </m:r>
                          </m:sup>
                        </m:sSup>
                      </m:e>
                    </m:bar>
                  </m:e>
                </m:bar>
              </m:e>
            </m:rad>
            <m:r>
              <w:rPr>
                <w:rFonts w:ascii="Cambria Math" w:hAnsi="Cambria Math" w:cs="Arial"/>
                <w:color w:val="333333"/>
                <w:highlight w:val="yellow"/>
                <w:shd w:val="clear" w:color="auto" w:fill="FFFFFF"/>
              </w:rPr>
              <m:t xml:space="preserve">, </m:t>
            </m:r>
            <m:rad>
              <m:radPr>
                <m:degHide m:val="1"/>
                <m:ctrlPr>
                  <w:rPr>
                    <w:rFonts w:ascii="Cambria Math" w:hAnsi="Cambria Math" w:cs="Arial"/>
                    <w:i/>
                    <w:color w:val="333333"/>
                    <w:highlight w:val="yellow"/>
                    <w:shd w:val="clear" w:color="auto" w:fill="FFFFFF"/>
                  </w:rPr>
                </m:ctrlPr>
              </m:radPr>
              <m:deg/>
              <m:e>
                <m:sSup>
                  <m:sSupPr>
                    <m:ctrlPr>
                      <w:rPr>
                        <w:rFonts w:ascii="Cambria Math" w:hAnsi="Cambria Math" w:cs="Arial"/>
                        <w:i/>
                        <w:color w:val="333333"/>
                        <w:highlight w:val="yellow"/>
                        <w:shd w:val="clear" w:color="auto" w:fill="FFFFFF"/>
                      </w:rPr>
                    </m:ctrlPr>
                  </m:sSupPr>
                  <m:e>
                    <m:sSub>
                      <m:sSubPr>
                        <m:ctrlPr>
                          <w:rPr>
                            <w:rFonts w:ascii="Cambria Math" w:hAnsi="Cambria Math" w:cs="Arial"/>
                            <w:i/>
                            <w:color w:val="333333"/>
                            <w:highlight w:val="yellow"/>
                            <w:shd w:val="clear" w:color="auto" w:fill="FFFFFF"/>
                          </w:rPr>
                        </m:ctrlPr>
                      </m:sSubPr>
                      <m:e>
                        <m:bar>
                          <m:barPr>
                            <m:pos m:val="top"/>
                            <m:ctrlPr>
                              <w:rPr>
                                <w:rFonts w:ascii="Cambria Math" w:hAnsi="Cambria Math" w:cs="Arial"/>
                                <w:i/>
                                <w:color w:val="333333"/>
                                <w:highlight w:val="yellow"/>
                                <w:shd w:val="clear" w:color="auto" w:fill="FFFFFF"/>
                              </w:rPr>
                            </m:ctrlPr>
                          </m:barPr>
                          <m:e>
                            <m:r>
                              <w:rPr>
                                <w:rFonts w:ascii="Cambria Math" w:hAnsi="Cambria Math" w:cs="Arial"/>
                                <w:color w:val="333333"/>
                                <w:highlight w:val="yellow"/>
                                <w:shd w:val="clear" w:color="auto" w:fill="FFFFFF"/>
                              </w:rPr>
                              <m:t>σ</m:t>
                            </m:r>
                          </m:e>
                        </m:bar>
                      </m:e>
                      <m:sub>
                        <m:r>
                          <w:rPr>
                            <w:rFonts w:ascii="Cambria Math" w:hAnsi="Cambria Math" w:cs="Arial"/>
                            <w:color w:val="333333"/>
                            <w:highlight w:val="yellow"/>
                            <w:shd w:val="clear" w:color="auto" w:fill="FFFFFF"/>
                          </w:rPr>
                          <m:t>B</m:t>
                        </m:r>
                      </m:sub>
                    </m:sSub>
                  </m:e>
                  <m:sup>
                    <m:r>
                      <w:rPr>
                        <w:rFonts w:ascii="Cambria Math" w:hAnsi="Cambria Math" w:cs="Arial"/>
                        <w:color w:val="333333"/>
                        <w:highlight w:val="yellow"/>
                        <w:shd w:val="clear" w:color="auto" w:fill="FFFFFF"/>
                      </w:rPr>
                      <m:t>2</m:t>
                    </m:r>
                  </m:sup>
                </m:sSup>
                <m:r>
                  <w:rPr>
                    <w:rFonts w:ascii="Cambria Math" w:hAnsi="Cambria Math" w:cs="Arial"/>
                    <w:color w:val="333333"/>
                    <w:highlight w:val="yellow"/>
                    <w:shd w:val="clear" w:color="auto" w:fill="FFFFFF"/>
                  </w:rPr>
                  <m:t xml:space="preserve"> + </m:t>
                </m:r>
                <m:sSup>
                  <m:sSupPr>
                    <m:ctrlPr>
                      <w:rPr>
                        <w:rFonts w:ascii="Cambria Math" w:hAnsi="Cambria Math" w:cs="Arial"/>
                        <w:i/>
                        <w:color w:val="333333"/>
                        <w:highlight w:val="yellow"/>
                        <w:shd w:val="clear" w:color="auto" w:fill="FFFFFF"/>
                      </w:rPr>
                    </m:ctrlPr>
                  </m:sSupPr>
                  <m:e>
                    <m:sSub>
                      <m:sSubPr>
                        <m:ctrlPr>
                          <w:rPr>
                            <w:rFonts w:ascii="Cambria Math" w:hAnsi="Cambria Math" w:cs="Arial"/>
                            <w:i/>
                            <w:color w:val="333333"/>
                            <w:highlight w:val="yellow"/>
                            <w:shd w:val="clear" w:color="auto" w:fill="FFFFFF"/>
                          </w:rPr>
                        </m:ctrlPr>
                      </m:sSubPr>
                      <m:e>
                        <m:bar>
                          <m:barPr>
                            <m:pos m:val="top"/>
                            <m:ctrlPr>
                              <w:rPr>
                                <w:rFonts w:ascii="Cambria Math" w:hAnsi="Cambria Math" w:cs="Arial"/>
                                <w:i/>
                                <w:color w:val="333333"/>
                                <w:highlight w:val="yellow"/>
                                <w:shd w:val="clear" w:color="auto" w:fill="FFFFFF"/>
                              </w:rPr>
                            </m:ctrlPr>
                          </m:barPr>
                          <m:e>
                            <m:r>
                              <w:rPr>
                                <w:rFonts w:ascii="Cambria Math" w:hAnsi="Cambria Math" w:cs="Arial"/>
                                <w:color w:val="333333"/>
                                <w:highlight w:val="yellow"/>
                                <w:shd w:val="clear" w:color="auto" w:fill="FFFFFF"/>
                              </w:rPr>
                              <m:t>σ</m:t>
                            </m:r>
                          </m:e>
                        </m:bar>
                      </m:e>
                      <m:sub>
                        <m:r>
                          <w:rPr>
                            <w:rFonts w:ascii="Cambria Math" w:hAnsi="Cambria Math" w:cs="Arial"/>
                            <w:color w:val="333333"/>
                            <w:highlight w:val="yellow"/>
                            <w:shd w:val="clear" w:color="auto" w:fill="FFFFFF"/>
                          </w:rPr>
                          <m:t>H</m:t>
                        </m:r>
                      </m:sub>
                    </m:sSub>
                  </m:e>
                  <m:sup>
                    <m:r>
                      <w:rPr>
                        <w:rFonts w:ascii="Cambria Math" w:hAnsi="Cambria Math" w:cs="Arial"/>
                        <w:color w:val="333333"/>
                        <w:highlight w:val="yellow"/>
                        <w:shd w:val="clear" w:color="auto" w:fill="FFFFFF"/>
                      </w:rPr>
                      <m:t>2</m:t>
                    </m:r>
                  </m:sup>
                </m:sSup>
              </m:e>
            </m:rad>
          </m:e>
        </m:d>
      </m:oMath>
      <w:r w:rsidR="00741192" w:rsidRPr="00886446">
        <w:rPr>
          <w:rFonts w:ascii="Arial" w:hAnsi="Arial" w:cs="Arial"/>
          <w:color w:val="333333"/>
          <w:highlight w:val="yellow"/>
          <w:shd w:val="clear" w:color="auto" w:fill="FFFFFF"/>
        </w:rPr>
        <w:t>.</w:t>
      </w:r>
    </w:p>
    <w:p w14:paraId="20A49620" w14:textId="77777777" w:rsidR="008D1943" w:rsidRPr="00267FC5" w:rsidRDefault="008D1943" w:rsidP="008D1943">
      <w:pPr>
        <w:pStyle w:val="Heading3"/>
        <w:spacing w:line="360" w:lineRule="auto"/>
      </w:pPr>
      <w:bookmarkStart w:id="1603" w:name="_Toc202695102"/>
      <w:bookmarkEnd w:id="1075"/>
      <w:r w:rsidRPr="00267FC5">
        <w:t>5</w:t>
      </w:r>
      <w:r>
        <w:t>.1.10</w:t>
      </w:r>
      <w:r w:rsidRPr="00267FC5">
        <w:t>. Simulations</w:t>
      </w:r>
      <w:bookmarkEnd w:id="1603"/>
    </w:p>
    <w:p w14:paraId="6520117B" w14:textId="77777777" w:rsidR="008D1943" w:rsidRPr="00E86596" w:rsidRDefault="008D1943" w:rsidP="008D1943">
      <w:pPr>
        <w:spacing w:after="160" w:line="360" w:lineRule="auto"/>
        <w:ind w:firstLine="720"/>
        <w:jc w:val="both"/>
        <w:rPr>
          <w:rFonts w:ascii="Arial" w:hAnsi="Arial" w:cs="Arial"/>
          <w:color w:val="333333"/>
          <w:shd w:val="clear" w:color="auto" w:fill="FFFFFF"/>
        </w:rPr>
      </w:pPr>
      <w:r w:rsidRPr="00E86596">
        <w:rPr>
          <w:rFonts w:ascii="Arial" w:hAnsi="Arial" w:cs="Arial"/>
          <w:color w:val="333333"/>
          <w:shd w:val="clear" w:color="auto" w:fill="FFFFFF"/>
        </w:rPr>
        <w:t>This simulation integrates three distinct components—</w:t>
      </w:r>
      <w:proofErr w:type="spellStart"/>
      <w:r w:rsidRPr="00E86596">
        <w:rPr>
          <w:rFonts w:ascii="Arial" w:hAnsi="Arial" w:cs="Arial"/>
          <w:color w:val="333333"/>
          <w:shd w:val="clear" w:color="auto" w:fill="FFFFFF"/>
        </w:rPr>
        <w:t>fBm</w:t>
      </w:r>
      <w:proofErr w:type="spellEnd"/>
      <w:r w:rsidRPr="00E86596">
        <w:rPr>
          <w:rFonts w:ascii="Arial" w:hAnsi="Arial" w:cs="Arial"/>
          <w:color w:val="333333"/>
          <w:shd w:val="clear" w:color="auto" w:fill="FFFFFF"/>
        </w:rPr>
        <w:t xml:space="preserve">, Poisson jump processes, and fuzzy set theory to represent asset price dynamics under uncertainty and rough volatility scenario. Fbm was generated with a </w:t>
      </w:r>
      <w:r w:rsidRPr="00E86596">
        <w:rPr>
          <w:rFonts w:ascii="Arial" w:hAnsi="Arial" w:cs="Arial"/>
          <w:i/>
          <w:iCs/>
          <w:color w:val="333333"/>
          <w:shd w:val="clear" w:color="auto" w:fill="FFFFFF"/>
        </w:rPr>
        <w:t>H</w:t>
      </w:r>
      <w:r w:rsidRPr="00E86596">
        <w:rPr>
          <w:rFonts w:ascii="Arial" w:hAnsi="Arial" w:cs="Arial"/>
          <w:color w:val="333333"/>
          <w:shd w:val="clear" w:color="auto" w:fill="FFFFFF"/>
        </w:rPr>
        <w:t xml:space="preserve"> = 0.15, specifically selected to reflect the rough volatility observed empirically in the financial markets. A low Hurst exponent captures anti-persistent behaviour, manifesting as rough paths with rapid, irregular fluctuations. The path was simulated over a one-year period (</w:t>
      </w:r>
      <w:r w:rsidRPr="00E86596">
        <w:rPr>
          <w:rFonts w:ascii="Arial" w:hAnsi="Arial" w:cs="Arial"/>
          <w:i/>
          <w:iCs/>
          <w:color w:val="333333"/>
          <w:shd w:val="clear" w:color="auto" w:fill="FFFFFF"/>
        </w:rPr>
        <w:t>T</w:t>
      </w:r>
      <w:r w:rsidRPr="00E86596">
        <w:rPr>
          <w:rFonts w:ascii="Arial" w:hAnsi="Arial" w:cs="Arial"/>
          <w:color w:val="333333"/>
          <w:shd w:val="clear" w:color="auto" w:fill="FFFFFF"/>
        </w:rPr>
        <w:t xml:space="preserve"> = 1) using 252 discrete time steps, corresponding to typical daily trading intervals in financial markets. </w:t>
      </w:r>
      <w:r w:rsidRPr="00E86596">
        <w:rPr>
          <w:rFonts w:ascii="Arial" w:hAnsi="Arial" w:cs="Arial"/>
          <w:color w:val="333333"/>
          <w:shd w:val="clear" w:color="auto" w:fill="FFFFFF"/>
        </w:rPr>
        <w:lastRenderedPageBreak/>
        <w:t>The simulation used Cholesky decomposition applied to a covariance matrix (</w:t>
      </w:r>
      <w:r w:rsidRPr="00E86596">
        <w:rPr>
          <w:rFonts w:ascii="Arial" w:hAnsi="Arial" w:cs="Arial"/>
          <w:i/>
          <w:iCs/>
          <w:color w:val="333333"/>
          <w:shd w:val="clear" w:color="auto" w:fill="FFFFFF"/>
        </w:rPr>
        <w:t>γ</w:t>
      </w:r>
      <w:r w:rsidRPr="00E86596">
        <w:rPr>
          <w:rFonts w:ascii="Arial" w:hAnsi="Arial" w:cs="Arial"/>
          <w:color w:val="333333"/>
          <w:shd w:val="clear" w:color="auto" w:fill="FFFFFF"/>
        </w:rPr>
        <w:t xml:space="preserve">), which encodes the long-range dependency structure of </w:t>
      </w:r>
      <w:proofErr w:type="spellStart"/>
      <w:r w:rsidRPr="00E86596">
        <w:rPr>
          <w:rFonts w:ascii="Arial" w:hAnsi="Arial" w:cs="Arial"/>
          <w:color w:val="333333"/>
          <w:shd w:val="clear" w:color="auto" w:fill="FFFFFF"/>
        </w:rPr>
        <w:t>fBm</w:t>
      </w:r>
      <w:proofErr w:type="spellEnd"/>
      <w:r w:rsidRPr="00E86596">
        <w:rPr>
          <w:rFonts w:ascii="Arial" w:hAnsi="Arial" w:cs="Arial"/>
          <w:color w:val="333333"/>
          <w:shd w:val="clear" w:color="auto" w:fill="FFFFFF"/>
        </w:rPr>
        <w:t xml:space="preserve"> increments.</w:t>
      </w:r>
    </w:p>
    <w:p w14:paraId="1A4B8872" w14:textId="42F788A6" w:rsidR="008D1943" w:rsidRPr="00E86596" w:rsidRDefault="008D1943" w:rsidP="008D1943">
      <w:pPr>
        <w:spacing w:after="160" w:line="360" w:lineRule="auto"/>
        <w:ind w:firstLine="720"/>
        <w:jc w:val="both"/>
        <w:rPr>
          <w:rFonts w:ascii="Arial" w:hAnsi="Arial" w:cs="Arial"/>
          <w:b/>
          <w:color w:val="333333"/>
          <w:shd w:val="clear" w:color="auto" w:fill="FFFFFF"/>
        </w:rPr>
      </w:pPr>
      <w:r w:rsidRPr="00E86596">
        <w:rPr>
          <w:rFonts w:ascii="Arial" w:hAnsi="Arial" w:cs="Arial"/>
          <w:color w:val="333333"/>
          <w:shd w:val="clear" w:color="auto" w:fill="FFFFFF"/>
        </w:rPr>
        <w:t xml:space="preserve">Next, a jump component was added using a Poisson jump model, where the jump intensity parameter </w:t>
      </w:r>
      <w:r w:rsidRPr="00267FC5">
        <w:rPr>
          <w:rFonts w:ascii="Arial" w:hAnsi="Arial" w:cs="Arial"/>
          <w:i/>
          <w:iCs/>
          <w:color w:val="333333"/>
          <w:shd w:val="clear" w:color="auto" w:fill="FFFFFF"/>
        </w:rPr>
        <w:t>λ = 0.5</w:t>
      </w:r>
      <w:r w:rsidRPr="00E86596">
        <w:rPr>
          <w:rFonts w:ascii="Arial" w:hAnsi="Arial" w:cs="Arial"/>
          <w:color w:val="333333"/>
          <w:shd w:val="clear" w:color="auto" w:fill="FFFFFF"/>
        </w:rPr>
        <w:t xml:space="preserve"> signifies an average occurrence of 0.5 jumps per year. Jump sizes were </w:t>
      </w:r>
      <w:r w:rsidR="00B55FE2" w:rsidRPr="00B55FE2">
        <w:rPr>
          <w:rFonts w:ascii="Arial" w:hAnsi="Arial" w:cs="Arial"/>
          <w:color w:val="333333"/>
          <w:highlight w:val="green"/>
          <w:shd w:val="clear" w:color="auto" w:fill="FFFFFF"/>
        </w:rPr>
        <w:t>log</w:t>
      </w:r>
      <w:r w:rsidRPr="00E86596">
        <w:rPr>
          <w:rFonts w:ascii="Arial" w:hAnsi="Arial" w:cs="Arial"/>
          <w:color w:val="333333"/>
          <w:shd w:val="clear" w:color="auto" w:fill="FFFFFF"/>
        </w:rPr>
        <w:t>normally distributed with mean (</w:t>
      </w:r>
      <w:r w:rsidRPr="00E86596">
        <w:rPr>
          <w:rFonts w:ascii="Arial" w:hAnsi="Arial" w:cs="Arial"/>
          <w:i/>
          <w:iCs/>
          <w:color w:val="333333"/>
          <w:shd w:val="clear" w:color="auto" w:fill="FFFFFF"/>
        </w:rPr>
        <w:t>μ = 0.5</w:t>
      </w:r>
      <w:r w:rsidRPr="00E86596">
        <w:rPr>
          <w:rFonts w:ascii="Arial" w:hAnsi="Arial" w:cs="Arial"/>
          <w:color w:val="333333"/>
          <w:shd w:val="clear" w:color="auto" w:fill="FFFFFF"/>
        </w:rPr>
        <w:t>) and standard deviation (</w:t>
      </w:r>
      <w:r w:rsidRPr="00E86596">
        <w:rPr>
          <w:rFonts w:ascii="Arial" w:hAnsi="Arial" w:cs="Arial"/>
          <w:i/>
          <w:iCs/>
          <w:color w:val="333333"/>
          <w:shd w:val="clear" w:color="auto" w:fill="FFFFFF"/>
        </w:rPr>
        <w:t>σ = 0.02</w:t>
      </w:r>
      <w:r w:rsidRPr="00E86596">
        <w:rPr>
          <w:rFonts w:ascii="Arial" w:hAnsi="Arial" w:cs="Arial"/>
          <w:color w:val="333333"/>
          <w:shd w:val="clear" w:color="auto" w:fill="FFFFFF"/>
        </w:rPr>
        <w:t>), simulating occasional significant market shocks or discontinuities.</w:t>
      </w:r>
    </w:p>
    <w:p w14:paraId="5EBE36BC" w14:textId="77777777" w:rsidR="008D1943" w:rsidRPr="00E86596" w:rsidRDefault="008D1943" w:rsidP="008D1943">
      <w:pPr>
        <w:spacing w:after="160" w:line="360" w:lineRule="auto"/>
        <w:ind w:firstLine="720"/>
        <w:jc w:val="both"/>
        <w:rPr>
          <w:rFonts w:ascii="Arial" w:hAnsi="Arial" w:cs="Arial"/>
          <w:color w:val="333333"/>
          <w:shd w:val="clear" w:color="auto" w:fill="FFFFFF"/>
        </w:rPr>
      </w:pPr>
      <w:r w:rsidRPr="00E86596">
        <w:rPr>
          <w:rFonts w:ascii="Arial" w:hAnsi="Arial" w:cs="Arial"/>
          <w:color w:val="333333"/>
          <w:shd w:val="clear" w:color="auto" w:fill="FFFFFF"/>
        </w:rPr>
        <w:t>To incorporate market uncertainty and sentiment explicitly, the volatility parameter was dynamically adjusted using fuzzy logic. The fuzzy logic system defines three market sentiment scenarios–pessimistic, neutral, and optimistic, mapped numerically within a sentiment range from 0 to 10. The fuzzy volatility was obtained by evaluating these sentiment scenarios through fuzzy membership functions defined using triangular fuzzy sets. Specifically, pessimistic sentiment corresponds to high volatility, neutral sentiment to medium volatility, and optimistic sentiment to low volatility. This approach allowed the volatility parameter to be dynamically adjusted according to fuzzy logic, capturing the nuanced market sentiment and uncertainty explicitly.</w:t>
      </w:r>
    </w:p>
    <w:p w14:paraId="4246A26A" w14:textId="761A682B" w:rsidR="008D1943" w:rsidRPr="00E86596" w:rsidRDefault="008D1943" w:rsidP="008D1943">
      <w:pPr>
        <w:spacing w:after="160" w:line="360" w:lineRule="auto"/>
        <w:ind w:firstLine="720"/>
        <w:jc w:val="both"/>
        <w:rPr>
          <w:rFonts w:ascii="Arial" w:hAnsi="Arial" w:cs="Arial"/>
          <w:color w:val="333333"/>
          <w:shd w:val="clear" w:color="auto" w:fill="FFFFFF"/>
        </w:rPr>
      </w:pPr>
      <w:r w:rsidRPr="00E86596">
        <w:rPr>
          <w:rFonts w:ascii="Arial" w:hAnsi="Arial" w:cs="Arial"/>
          <w:color w:val="333333"/>
          <w:shd w:val="clear" w:color="auto" w:fill="FFFFFF"/>
        </w:rPr>
        <w:t xml:space="preserve">The simulated asset price paths in </w:t>
      </w:r>
      <w:r w:rsidRPr="00E86596">
        <w:rPr>
          <w:rFonts w:ascii="Arial" w:hAnsi="Arial" w:cs="Arial"/>
          <w:i/>
          <w:iCs/>
          <w:color w:val="333333"/>
          <w:shd w:val="clear" w:color="auto" w:fill="FFFFFF"/>
        </w:rPr>
        <w:t xml:space="preserve">Figure </w:t>
      </w:r>
      <w:r>
        <w:rPr>
          <w:rFonts w:ascii="Arial" w:hAnsi="Arial" w:cs="Arial"/>
          <w:i/>
          <w:iCs/>
          <w:color w:val="333333"/>
          <w:shd w:val="clear" w:color="auto" w:fill="FFFFFF"/>
        </w:rPr>
        <w:t>5.</w:t>
      </w:r>
      <w:r w:rsidRPr="00E86596">
        <w:rPr>
          <w:rFonts w:ascii="Arial" w:hAnsi="Arial" w:cs="Arial"/>
          <w:i/>
          <w:iCs/>
          <w:color w:val="333333"/>
          <w:shd w:val="clear" w:color="auto" w:fill="FFFFFF"/>
        </w:rPr>
        <w:t>1</w:t>
      </w:r>
      <w:r w:rsidRPr="00E86596">
        <w:rPr>
          <w:rFonts w:ascii="Arial" w:hAnsi="Arial" w:cs="Arial"/>
          <w:color w:val="333333"/>
          <w:shd w:val="clear" w:color="auto" w:fill="FFFFFF"/>
        </w:rPr>
        <w:t xml:space="preserve"> were constructed by combining the drift by setting a constant risk-free rate of 5%</w:t>
      </w:r>
      <w:r w:rsidR="00B55FE2">
        <w:rPr>
          <w:rFonts w:ascii="Arial" w:hAnsi="Arial" w:cs="Arial"/>
          <w:color w:val="333333"/>
          <w:shd w:val="clear" w:color="auto" w:fill="FFFFFF"/>
        </w:rPr>
        <w:t xml:space="preserve"> </w:t>
      </w:r>
      <w:r w:rsidR="00B55FE2" w:rsidRPr="00B55FE2">
        <w:rPr>
          <w:rFonts w:ascii="Arial" w:hAnsi="Arial" w:cs="Arial"/>
          <w:color w:val="333333"/>
          <w:highlight w:val="green"/>
          <w:shd w:val="clear" w:color="auto" w:fill="FFFFFF"/>
        </w:rPr>
        <w:t xml:space="preserve">less adjustment </w:t>
      </w:r>
      <w:proofErr w:type="spellStart"/>
      <w:r w:rsidR="00B55FE2" w:rsidRPr="00B55FE2">
        <w:rPr>
          <w:rFonts w:ascii="Arial" w:hAnsi="Arial" w:cs="Arial"/>
          <w:i/>
          <w:iCs/>
          <w:color w:val="333333"/>
          <w:highlight w:val="green"/>
          <w:shd w:val="clear" w:color="auto" w:fill="FFFFFF"/>
        </w:rPr>
        <w:t>ƛk</w:t>
      </w:r>
      <w:proofErr w:type="spellEnd"/>
      <w:r w:rsidRPr="00E86596">
        <w:rPr>
          <w:rFonts w:ascii="Arial" w:hAnsi="Arial" w:cs="Arial"/>
          <w:color w:val="333333"/>
          <w:shd w:val="clear" w:color="auto" w:fill="FFFFFF"/>
        </w:rPr>
        <w:t xml:space="preserve">, fuzzy-adjusted volatility, </w:t>
      </w:r>
      <w:proofErr w:type="spellStart"/>
      <w:r w:rsidRPr="00E86596">
        <w:rPr>
          <w:rFonts w:ascii="Arial" w:hAnsi="Arial" w:cs="Arial"/>
          <w:color w:val="333333"/>
          <w:shd w:val="clear" w:color="auto" w:fill="FFFFFF"/>
        </w:rPr>
        <w:t>fBm</w:t>
      </w:r>
      <w:proofErr w:type="spellEnd"/>
      <w:r w:rsidRPr="00E86596">
        <w:rPr>
          <w:rFonts w:ascii="Arial" w:hAnsi="Arial" w:cs="Arial"/>
          <w:color w:val="333333"/>
          <w:shd w:val="clear" w:color="auto" w:fill="FFFFFF"/>
        </w:rPr>
        <w:t xml:space="preserve"> paths, and cumulative jump increments. The resulting price series </w:t>
      </w:r>
      <w:r w:rsidRPr="00B55FE2">
        <w:rPr>
          <w:rFonts w:ascii="Arial" w:hAnsi="Arial" w:cs="Arial"/>
          <w:strike/>
          <w:color w:val="333333"/>
          <w:highlight w:val="yellow"/>
          <w:shd w:val="clear" w:color="auto" w:fill="FFFFFF"/>
        </w:rPr>
        <w:t>this</w:t>
      </w:r>
      <w:r w:rsidRPr="00E86596">
        <w:rPr>
          <w:rFonts w:ascii="Arial" w:hAnsi="Arial" w:cs="Arial"/>
          <w:color w:val="333333"/>
          <w:shd w:val="clear" w:color="auto" w:fill="FFFFFF"/>
        </w:rPr>
        <w:t xml:space="preserve"> explicitly illustrates the interactions among fractality captured by </w:t>
      </w:r>
      <w:proofErr w:type="spellStart"/>
      <w:r w:rsidRPr="00E86596">
        <w:rPr>
          <w:rFonts w:ascii="Arial" w:hAnsi="Arial" w:cs="Arial"/>
          <w:color w:val="333333"/>
          <w:shd w:val="clear" w:color="auto" w:fill="FFFFFF"/>
        </w:rPr>
        <w:t>fBm</w:t>
      </w:r>
      <w:proofErr w:type="spellEnd"/>
      <w:r w:rsidRPr="00E86596">
        <w:rPr>
          <w:rFonts w:ascii="Arial" w:hAnsi="Arial" w:cs="Arial"/>
          <w:color w:val="333333"/>
          <w:shd w:val="clear" w:color="auto" w:fill="FFFFFF"/>
        </w:rPr>
        <w:t>, discrete jumps captured by Poisson jump processes, and fuzzy uncertainty via volatility adjustments from fuzzy set theory.</w:t>
      </w:r>
    </w:p>
    <w:p w14:paraId="2AD1875D" w14:textId="77777777" w:rsidR="008D1943" w:rsidRDefault="008D1943" w:rsidP="008D1943">
      <w:pPr>
        <w:spacing w:after="160" w:line="360" w:lineRule="auto"/>
        <w:ind w:firstLine="720"/>
        <w:jc w:val="both"/>
        <w:rPr>
          <w:rFonts w:ascii="Arial" w:hAnsi="Arial" w:cs="Arial"/>
          <w:color w:val="333333"/>
          <w:shd w:val="clear" w:color="auto" w:fill="FFFFFF"/>
        </w:rPr>
      </w:pPr>
      <w:r w:rsidRPr="00E86596">
        <w:rPr>
          <w:rFonts w:ascii="Arial" w:hAnsi="Arial" w:cs="Arial"/>
          <w:color w:val="333333"/>
          <w:shd w:val="clear" w:color="auto" w:fill="FFFFFF"/>
        </w:rPr>
        <w:t xml:space="preserve">It is important to highlight that the simulation serves as an illustrative example to demonstrate the practical integration and behaviour of </w:t>
      </w:r>
      <w:proofErr w:type="spellStart"/>
      <w:r w:rsidRPr="00E86596">
        <w:rPr>
          <w:rFonts w:ascii="Arial" w:hAnsi="Arial" w:cs="Arial"/>
          <w:color w:val="333333"/>
          <w:shd w:val="clear" w:color="auto" w:fill="FFFFFF"/>
        </w:rPr>
        <w:t>fBm</w:t>
      </w:r>
      <w:proofErr w:type="spellEnd"/>
      <w:r w:rsidRPr="00E86596">
        <w:rPr>
          <w:rFonts w:ascii="Arial" w:hAnsi="Arial" w:cs="Arial"/>
          <w:color w:val="333333"/>
          <w:shd w:val="clear" w:color="auto" w:fill="FFFFFF"/>
        </w:rPr>
        <w:t>, Poisson jumps, and fuzzy logic within our theoretical framework. Future work will explicitly perform extensive empirical validations, applying this modelling framework across various financial markets and directly comparing its predictive accuracy and performance against traditional models.</w:t>
      </w:r>
    </w:p>
    <w:p w14:paraId="4342BFDF" w14:textId="77777777" w:rsidR="008D1943" w:rsidRPr="00267FC5" w:rsidRDefault="008D1943" w:rsidP="008D1943">
      <w:pPr>
        <w:rPr>
          <w:rFonts w:ascii="Arial" w:hAnsi="Arial" w:cs="Arial"/>
        </w:rPr>
      </w:pPr>
    </w:p>
    <w:p w14:paraId="72C7939E" w14:textId="77777777" w:rsidR="008D1943" w:rsidRPr="00267FC5" w:rsidRDefault="008D1943" w:rsidP="008D1943">
      <w:pPr>
        <w:rPr>
          <w:rFonts w:ascii="Arial" w:hAnsi="Arial" w:cs="Arial"/>
        </w:rPr>
      </w:pPr>
    </w:p>
    <w:p w14:paraId="6D770AC8" w14:textId="77777777" w:rsidR="008D1943" w:rsidRPr="00267FC5" w:rsidRDefault="008D1943" w:rsidP="008D1943">
      <w:pPr>
        <w:rPr>
          <w:rFonts w:ascii="Arial" w:hAnsi="Arial" w:cs="Arial"/>
        </w:rPr>
      </w:pPr>
    </w:p>
    <w:p w14:paraId="0AE59A90" w14:textId="77777777" w:rsidR="008D1943" w:rsidRPr="00267FC5" w:rsidRDefault="008D1943" w:rsidP="008D1943">
      <w:pPr>
        <w:rPr>
          <w:rFonts w:ascii="Arial" w:hAnsi="Arial" w:cs="Arial"/>
        </w:rPr>
      </w:pPr>
    </w:p>
    <w:p w14:paraId="25673C30" w14:textId="77777777" w:rsidR="008D1943" w:rsidRPr="00267FC5" w:rsidRDefault="008D1943" w:rsidP="008D1943">
      <w:pPr>
        <w:rPr>
          <w:rFonts w:ascii="Arial" w:hAnsi="Arial" w:cs="Arial"/>
        </w:rPr>
      </w:pPr>
    </w:p>
    <w:p w14:paraId="047CC7EC" w14:textId="77777777" w:rsidR="008D1943" w:rsidRPr="00267FC5" w:rsidRDefault="008D1943" w:rsidP="008D1943">
      <w:pPr>
        <w:rPr>
          <w:rFonts w:ascii="Arial" w:hAnsi="Arial" w:cs="Arial"/>
        </w:rPr>
      </w:pPr>
    </w:p>
    <w:p w14:paraId="420E4AFA" w14:textId="77777777" w:rsidR="008D1943" w:rsidRDefault="008D1943" w:rsidP="008D1943">
      <w:pPr>
        <w:rPr>
          <w:rFonts w:ascii="Arial" w:hAnsi="Arial" w:cs="Arial"/>
          <w:color w:val="333333"/>
          <w:shd w:val="clear" w:color="auto" w:fill="FFFFFF"/>
        </w:rPr>
      </w:pPr>
    </w:p>
    <w:p w14:paraId="395F3309" w14:textId="77777777" w:rsidR="008D1943" w:rsidRPr="00267FC5" w:rsidRDefault="008D1943" w:rsidP="008D1943">
      <w:pPr>
        <w:tabs>
          <w:tab w:val="left" w:pos="7110"/>
        </w:tabs>
        <w:rPr>
          <w:rFonts w:ascii="Arial" w:hAnsi="Arial" w:cs="Arial"/>
        </w:rPr>
      </w:pPr>
      <w:r>
        <w:rPr>
          <w:rFonts w:ascii="Arial" w:hAnsi="Arial" w:cs="Arial"/>
        </w:rPr>
        <w:tab/>
      </w:r>
    </w:p>
    <w:p w14:paraId="1435AE6C" w14:textId="77777777" w:rsidR="008D1943" w:rsidRDefault="008D1943" w:rsidP="008D1943">
      <w:pPr>
        <w:keepNext/>
        <w:spacing w:after="160" w:line="360" w:lineRule="auto"/>
        <w:jc w:val="center"/>
      </w:pPr>
      <w:r>
        <w:rPr>
          <w:noProof/>
          <w14:ligatures w14:val="standardContextual"/>
        </w:rPr>
        <w:drawing>
          <wp:inline distT="0" distB="0" distL="0" distR="0" wp14:anchorId="008E35A1" wp14:editId="6C3535DC">
            <wp:extent cx="4965700" cy="3441700"/>
            <wp:effectExtent l="0" t="0" r="0" b="0"/>
            <wp:docPr id="1720604898" name="Picture 1"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4898" name="Picture 1" descr="A graph showing a number of different colored lines&#10;&#10;AI-generated content may be incorrect."/>
                    <pic:cNvPicPr/>
                  </pic:nvPicPr>
                  <pic:blipFill>
                    <a:blip r:embed="rId56"/>
                    <a:stretch>
                      <a:fillRect/>
                    </a:stretch>
                  </pic:blipFill>
                  <pic:spPr>
                    <a:xfrm>
                      <a:off x="0" y="0"/>
                      <a:ext cx="4965700" cy="3441700"/>
                    </a:xfrm>
                    <a:prstGeom prst="rect">
                      <a:avLst/>
                    </a:prstGeom>
                  </pic:spPr>
                </pic:pic>
              </a:graphicData>
            </a:graphic>
          </wp:inline>
        </w:drawing>
      </w:r>
    </w:p>
    <w:p w14:paraId="6A712A04" w14:textId="77777777" w:rsidR="008D1943" w:rsidRPr="00E86596" w:rsidRDefault="008D1943" w:rsidP="008D1943">
      <w:pPr>
        <w:pStyle w:val="Caption"/>
        <w:jc w:val="center"/>
        <w:rPr>
          <w:rFonts w:ascii="Arial" w:hAnsi="Arial" w:cs="Arial"/>
          <w:color w:val="333333"/>
          <w:shd w:val="clear" w:color="auto" w:fill="FFFFFF"/>
        </w:rPr>
      </w:pPr>
      <w:r>
        <w:t>Figure 5.1</w:t>
      </w:r>
    </w:p>
    <w:p w14:paraId="1265D1EB" w14:textId="77777777" w:rsidR="008D1943" w:rsidRDefault="008D1943" w:rsidP="008D1943">
      <w:pPr>
        <w:spacing w:after="160" w:line="360" w:lineRule="auto"/>
        <w:jc w:val="both"/>
        <w:rPr>
          <w:rFonts w:ascii="Arial" w:hAnsi="Arial" w:cs="Arial"/>
          <w:color w:val="333333"/>
          <w:shd w:val="clear" w:color="auto" w:fill="FFFFFF"/>
        </w:rPr>
      </w:pPr>
    </w:p>
    <w:p w14:paraId="6732DE83" w14:textId="77777777" w:rsidR="008D1943" w:rsidRPr="00267FC5" w:rsidRDefault="008D1943" w:rsidP="008D1943">
      <w:pPr>
        <w:pStyle w:val="Heading3"/>
        <w:spacing w:line="360" w:lineRule="auto"/>
      </w:pPr>
      <w:bookmarkStart w:id="1604" w:name="_Toc202695103"/>
      <w:r>
        <w:t>5.1.11</w:t>
      </w:r>
      <w:r w:rsidRPr="00267FC5">
        <w:t>. Discussion</w:t>
      </w:r>
      <w:bookmarkEnd w:id="1604"/>
    </w:p>
    <w:p w14:paraId="258F45FF" w14:textId="77777777" w:rsidR="008D1943" w:rsidRPr="008924F8" w:rsidRDefault="008D1943" w:rsidP="008D1943">
      <w:pPr>
        <w:spacing w:after="160" w:line="360" w:lineRule="auto"/>
        <w:ind w:firstLine="720"/>
        <w:jc w:val="both"/>
        <w:rPr>
          <w:rFonts w:ascii="Arial" w:hAnsi="Arial" w:cs="Arial"/>
          <w:b/>
          <w:color w:val="333333"/>
          <w:shd w:val="clear" w:color="auto" w:fill="FFFFFF"/>
        </w:rPr>
      </w:pPr>
      <w:r w:rsidRPr="008924F8">
        <w:rPr>
          <w:rFonts w:ascii="Arial" w:hAnsi="Arial" w:cs="Arial"/>
          <w:color w:val="333333"/>
          <w:shd w:val="clear" w:color="auto" w:fill="FFFFFF"/>
        </w:rPr>
        <w:t xml:space="preserve">The fractional fuzzy stochastic differential equations developed in this study provide a versatile framework that adapts to a variety of financial markets by capturing long-memory properties and uncertainty through </w:t>
      </w:r>
      <w:proofErr w:type="spellStart"/>
      <w:r w:rsidRPr="008924F8">
        <w:rPr>
          <w:rFonts w:ascii="Arial" w:hAnsi="Arial" w:cs="Arial"/>
          <w:color w:val="333333"/>
          <w:shd w:val="clear" w:color="auto" w:fill="FFFFFF"/>
        </w:rPr>
        <w:t>fBm</w:t>
      </w:r>
      <w:proofErr w:type="spellEnd"/>
      <w:r w:rsidRPr="008924F8">
        <w:rPr>
          <w:rFonts w:ascii="Arial" w:hAnsi="Arial" w:cs="Arial"/>
          <w:color w:val="333333"/>
          <w:shd w:val="clear" w:color="auto" w:fill="FFFFFF"/>
        </w:rPr>
        <w:t xml:space="preserve"> and fuzzy set theory, respectively. The flexibility of the model lies in its ability to accommodate diverse market behaviours by adjusting H and the fuzzy structure applied to the model’s coefficients.</w:t>
      </w:r>
    </w:p>
    <w:p w14:paraId="047D0B87" w14:textId="77777777" w:rsidR="008D1943" w:rsidRPr="008924F8" w:rsidRDefault="008D1943" w:rsidP="008D1943">
      <w:pPr>
        <w:spacing w:after="160" w:line="360" w:lineRule="auto"/>
        <w:ind w:firstLine="720"/>
        <w:jc w:val="both"/>
        <w:rPr>
          <w:rFonts w:ascii="Arial" w:hAnsi="Arial" w:cs="Arial"/>
          <w:b/>
          <w:color w:val="333333"/>
          <w:shd w:val="clear" w:color="auto" w:fill="FFFFFF"/>
        </w:rPr>
      </w:pPr>
      <w:r w:rsidRPr="008924F8">
        <w:rPr>
          <w:rFonts w:ascii="Arial" w:hAnsi="Arial" w:cs="Arial"/>
          <w:color w:val="333333"/>
          <w:shd w:val="clear" w:color="auto" w:fill="FFFFFF"/>
        </w:rPr>
        <w:t xml:space="preserve">In equity markets, where persistence and long-memory are often observed, our model with </w:t>
      </w:r>
      <w:r w:rsidRPr="008924F8">
        <w:rPr>
          <w:rFonts w:ascii="Arial" w:hAnsi="Arial" w:cs="Arial"/>
          <w:i/>
          <w:iCs/>
          <w:color w:val="333333"/>
          <w:shd w:val="clear" w:color="auto" w:fill="FFFFFF"/>
        </w:rPr>
        <w:t>H</w:t>
      </w:r>
      <w:r w:rsidRPr="008924F8">
        <w:rPr>
          <w:rFonts w:ascii="Arial" w:hAnsi="Arial" w:cs="Arial"/>
          <w:color w:val="333333"/>
          <w:shd w:val="clear" w:color="auto" w:fill="FFFFFF"/>
        </w:rPr>
        <w:t xml:space="preserve"> &gt; ½ offers significant advantages. Such markets tend to exhibit trends that persist over time, and this memory effect is well-captured using fractional dynamics. The introduction of fuzzy elements into volatility and drift parameters allows the model to integrate uncertainties arising from market shocks, incomplete financial information, or </w:t>
      </w:r>
      <w:r w:rsidRPr="008924F8">
        <w:rPr>
          <w:rFonts w:ascii="Arial" w:hAnsi="Arial" w:cs="Arial"/>
          <w:color w:val="333333"/>
          <w:shd w:val="clear" w:color="auto" w:fill="FFFFFF"/>
        </w:rPr>
        <w:lastRenderedPageBreak/>
        <w:t>regulatory ambiguities. Empirical studies by Mandelbrot and van Ness, among others, have shown that equity prices frequently follow such persistent patterns, making our approach particularly well-suited for equities exhibiting trend following behaviour.</w:t>
      </w:r>
    </w:p>
    <w:p w14:paraId="4C2FDCE2" w14:textId="77777777" w:rsidR="008D1943" w:rsidRPr="008924F8" w:rsidRDefault="008D1943" w:rsidP="008D1943">
      <w:pPr>
        <w:spacing w:after="160" w:line="360" w:lineRule="auto"/>
        <w:ind w:firstLine="720"/>
        <w:jc w:val="both"/>
        <w:rPr>
          <w:rFonts w:ascii="Arial" w:hAnsi="Arial" w:cs="Arial"/>
          <w:color w:val="333333"/>
          <w:shd w:val="clear" w:color="auto" w:fill="FFFFFF"/>
          <w:lang w:bidi="en-US"/>
        </w:rPr>
      </w:pPr>
      <w:r w:rsidRPr="008924F8">
        <w:rPr>
          <w:rFonts w:ascii="Arial" w:hAnsi="Arial" w:cs="Arial"/>
          <w:color w:val="333333"/>
          <w:shd w:val="clear" w:color="auto" w:fill="FFFFFF"/>
        </w:rPr>
        <w:t>In foreign exchange and currency markets, price trajectories tend to alternate between memory effects and high-frequency volatility spikes. B</w:t>
      </w:r>
      <w:r w:rsidRPr="008924F8">
        <w:rPr>
          <w:rFonts w:ascii="Arial" w:hAnsi="Arial" w:cs="Arial"/>
          <w:color w:val="333333"/>
          <w:shd w:val="clear" w:color="auto" w:fill="FFFFFF"/>
          <w:lang w:bidi="en-US"/>
        </w:rPr>
        <w:t>y integrating fuzzy processes with fractional models, we provide a framework that addresses these idiosyncrasies. The model’s flexibility allows it to accommodate changing market regimes, as well as uncertain monetary policies or geopolitical factors that are not easily handled by traditional diffusion-based models.</w:t>
      </w:r>
    </w:p>
    <w:p w14:paraId="6339B5B2" w14:textId="77777777" w:rsidR="008D1943" w:rsidRPr="008924F8" w:rsidRDefault="008D1943" w:rsidP="008D1943">
      <w:pPr>
        <w:spacing w:after="160" w:line="360" w:lineRule="auto"/>
        <w:ind w:firstLine="720"/>
        <w:jc w:val="both"/>
        <w:rPr>
          <w:rFonts w:ascii="Arial" w:hAnsi="Arial" w:cs="Arial"/>
          <w:color w:val="333333"/>
          <w:shd w:val="clear" w:color="auto" w:fill="FFFFFF"/>
        </w:rPr>
      </w:pPr>
      <w:r w:rsidRPr="008924F8">
        <w:rPr>
          <w:rFonts w:ascii="Arial" w:hAnsi="Arial" w:cs="Arial"/>
          <w:color w:val="333333"/>
          <w:shd w:val="clear" w:color="auto" w:fill="FFFFFF"/>
        </w:rPr>
        <w:t xml:space="preserve">For commodity markets, which often exhibit mean-reverting characteristics, our model proves equally applicable. When </w:t>
      </w:r>
      <w:r w:rsidRPr="008924F8">
        <w:rPr>
          <w:rFonts w:ascii="Arial" w:hAnsi="Arial" w:cs="Arial"/>
          <w:i/>
          <w:iCs/>
          <w:color w:val="333333"/>
          <w:shd w:val="clear" w:color="auto" w:fill="FFFFFF"/>
        </w:rPr>
        <w:t xml:space="preserve">H </w:t>
      </w:r>
      <w:r w:rsidRPr="008924F8">
        <w:rPr>
          <w:rFonts w:ascii="Arial" w:hAnsi="Arial" w:cs="Arial"/>
          <w:color w:val="333333"/>
          <w:shd w:val="clear" w:color="auto" w:fill="FFFFFF"/>
        </w:rPr>
        <w:t>&lt; ½, the model captures the cyclical, anti-persistent nature of commodity movements.</w:t>
      </w:r>
    </w:p>
    <w:p w14:paraId="37FC6793" w14:textId="77777777" w:rsidR="008D1943" w:rsidRPr="008924F8" w:rsidRDefault="008D1943" w:rsidP="008D1943">
      <w:pPr>
        <w:spacing w:after="160" w:line="360" w:lineRule="auto"/>
        <w:ind w:firstLine="720"/>
        <w:jc w:val="both"/>
        <w:rPr>
          <w:rFonts w:ascii="Arial" w:hAnsi="Arial" w:cs="Arial"/>
          <w:color w:val="333333"/>
          <w:shd w:val="clear" w:color="auto" w:fill="FFFFFF"/>
        </w:rPr>
      </w:pPr>
      <w:r w:rsidRPr="008924F8">
        <w:rPr>
          <w:rFonts w:ascii="Arial" w:hAnsi="Arial" w:cs="Arial"/>
          <w:color w:val="333333"/>
          <w:shd w:val="clear" w:color="auto" w:fill="FFFFFF"/>
        </w:rPr>
        <w:t>The main structural advantage of our customised PDE lies in its formulations, which incorporates exponential functions under positive drive scenarios (</w:t>
      </w:r>
      <w:r w:rsidRPr="008924F8">
        <w:rPr>
          <w:rFonts w:ascii="Arial" w:hAnsi="Arial" w:cs="Arial"/>
          <w:i/>
          <w:iCs/>
          <w:color w:val="333333"/>
          <w:shd w:val="clear" w:color="auto" w:fill="FFFFFF"/>
        </w:rPr>
        <w:t>μ ≥ 0</w:t>
      </w:r>
      <w:r w:rsidRPr="008924F8">
        <w:rPr>
          <w:rFonts w:ascii="Arial" w:hAnsi="Arial" w:cs="Arial"/>
          <w:color w:val="333333"/>
          <w:shd w:val="clear" w:color="auto" w:fill="FFFFFF"/>
        </w:rPr>
        <w:t xml:space="preserve">) and hyperbolic functions (cosh and </w:t>
      </w:r>
      <w:proofErr w:type="spellStart"/>
      <w:r w:rsidRPr="008924F8">
        <w:rPr>
          <w:rFonts w:ascii="Arial" w:hAnsi="Arial" w:cs="Arial"/>
          <w:color w:val="333333"/>
          <w:shd w:val="clear" w:color="auto" w:fill="FFFFFF"/>
        </w:rPr>
        <w:t>sinh</w:t>
      </w:r>
      <w:proofErr w:type="spellEnd"/>
      <w:r w:rsidRPr="008924F8">
        <w:rPr>
          <w:rFonts w:ascii="Arial" w:hAnsi="Arial" w:cs="Arial"/>
          <w:color w:val="333333"/>
          <w:shd w:val="clear" w:color="auto" w:fill="FFFFFF"/>
        </w:rPr>
        <w:t>) when modelling regime with negative drive (</w:t>
      </w:r>
      <w:r w:rsidRPr="008924F8">
        <w:rPr>
          <w:rFonts w:ascii="Arial" w:hAnsi="Arial" w:cs="Arial"/>
          <w:i/>
          <w:iCs/>
          <w:color w:val="333333"/>
          <w:shd w:val="clear" w:color="auto" w:fill="FFFFFF"/>
        </w:rPr>
        <w:t>μ ≥ 0</w:t>
      </w:r>
      <w:r w:rsidRPr="008924F8">
        <w:rPr>
          <w:rFonts w:ascii="Arial" w:hAnsi="Arial" w:cs="Arial"/>
          <w:color w:val="333333"/>
          <w:shd w:val="clear" w:color="auto" w:fill="FFFFFF"/>
        </w:rPr>
        <w:t>). This dual structure allows the model to capture both compounding growth processes and cyclical market behaviours under a single unified framework. In contrast, classical PDEs based on standard Brownian motion typically assume memoryless behaviour and constant volatility, limiting their ability to capture persistent volatility clustering or regime-switching phenomena observed in empirical financial data.</w:t>
      </w:r>
    </w:p>
    <w:p w14:paraId="691E3A2E" w14:textId="77777777" w:rsidR="008D1943" w:rsidRPr="008924F8" w:rsidRDefault="008D1943" w:rsidP="008D1943">
      <w:pPr>
        <w:spacing w:after="160" w:line="360" w:lineRule="auto"/>
        <w:ind w:firstLine="720"/>
        <w:jc w:val="both"/>
        <w:rPr>
          <w:rFonts w:ascii="Arial" w:hAnsi="Arial" w:cs="Arial"/>
          <w:color w:val="333333"/>
          <w:shd w:val="clear" w:color="auto" w:fill="FFFFFF"/>
        </w:rPr>
      </w:pPr>
      <w:r w:rsidRPr="008924F8">
        <w:rPr>
          <w:rFonts w:ascii="Arial" w:hAnsi="Arial" w:cs="Arial"/>
          <w:color w:val="333333"/>
          <w:shd w:val="clear" w:color="auto" w:fill="FFFFFF"/>
        </w:rPr>
        <w:t xml:space="preserve">To demonstrate the practical advantages of this model, we included a numerical example illustrating the pricing of a European call option under fuzzy volatility intervals derived from </w:t>
      </w:r>
      <w:proofErr w:type="spellStart"/>
      <w:r w:rsidRPr="008924F8">
        <w:rPr>
          <w:rFonts w:ascii="Arial" w:hAnsi="Arial" w:cs="Arial"/>
          <w:color w:val="333333"/>
          <w:shd w:val="clear" w:color="auto" w:fill="FFFFFF"/>
        </w:rPr>
        <w:t>fBm</w:t>
      </w:r>
      <w:proofErr w:type="spellEnd"/>
      <w:r w:rsidRPr="008924F8">
        <w:rPr>
          <w:rFonts w:ascii="Arial" w:hAnsi="Arial" w:cs="Arial"/>
          <w:color w:val="333333"/>
          <w:shd w:val="clear" w:color="auto" w:fill="FFFFFF"/>
        </w:rPr>
        <w:t xml:space="preserve"> dynamics. The results show how incorporating fuzziness yields a distribution of option prices, thereby providing a range of risk-adjusted values rather than a single deterministic price. This enriches the information available to market practitioners, supporting hedging and risk management under uncertainty.</w:t>
      </w:r>
    </w:p>
    <w:p w14:paraId="47AAF75D" w14:textId="77777777" w:rsidR="008D1943" w:rsidRPr="008924F8" w:rsidRDefault="008D1943" w:rsidP="008D1943">
      <w:pPr>
        <w:spacing w:after="160" w:line="360" w:lineRule="auto"/>
        <w:ind w:firstLine="720"/>
        <w:jc w:val="both"/>
        <w:rPr>
          <w:rFonts w:ascii="Arial" w:hAnsi="Arial" w:cs="Arial"/>
          <w:color w:val="333333"/>
          <w:shd w:val="clear" w:color="auto" w:fill="FFFFFF"/>
        </w:rPr>
      </w:pPr>
      <w:r w:rsidRPr="008924F8">
        <w:rPr>
          <w:rFonts w:ascii="Arial" w:hAnsi="Arial" w:cs="Arial"/>
          <w:color w:val="333333"/>
          <w:shd w:val="clear" w:color="auto" w:fill="FFFFFF"/>
        </w:rPr>
        <w:t>Finally, classical models such as Black-Scholes-Merton</w:t>
      </w:r>
      <w:r>
        <w:rPr>
          <w:rFonts w:ascii="Arial" w:hAnsi="Arial" w:cs="Arial"/>
          <w:color w:val="333333"/>
          <w:shd w:val="clear" w:color="auto" w:fill="FFFFFF"/>
        </w:rPr>
        <w:t xml:space="preserve"> </w:t>
      </w:r>
      <w:sdt>
        <w:sdtPr>
          <w:rPr>
            <w:rFonts w:ascii="Arial" w:hAnsi="Arial" w:cs="Arial"/>
            <w:color w:val="333333"/>
            <w:shd w:val="clear" w:color="auto" w:fill="FFFFFF"/>
          </w:rPr>
          <w:id w:val="-1280094264"/>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Mer761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[93]</w:t>
          </w:r>
          <w:r>
            <w:rPr>
              <w:rFonts w:ascii="Arial" w:hAnsi="Arial" w:cs="Arial"/>
              <w:color w:val="333333"/>
              <w:shd w:val="clear" w:color="auto" w:fill="FFFFFF"/>
            </w:rPr>
            <w:fldChar w:fldCharType="end"/>
          </w:r>
        </w:sdtContent>
      </w:sdt>
      <w:r w:rsidRPr="008924F8">
        <w:rPr>
          <w:rFonts w:ascii="Arial" w:hAnsi="Arial" w:cs="Arial"/>
          <w:color w:val="333333"/>
          <w:shd w:val="clear" w:color="auto" w:fill="FFFFFF"/>
        </w:rPr>
        <w:t xml:space="preserve"> often underestimate pricing bounds under extreme uncertainty, our approach adapts to market-specific features like long memory, uncertainty in inputs, and non-Gaussian effects, delivering </w:t>
      </w:r>
      <w:r w:rsidRPr="008924F8">
        <w:rPr>
          <w:rFonts w:ascii="Arial" w:hAnsi="Arial" w:cs="Arial"/>
          <w:color w:val="333333"/>
          <w:shd w:val="clear" w:color="auto" w:fill="FFFFFF"/>
        </w:rPr>
        <w:lastRenderedPageBreak/>
        <w:t>improved pricing accuracy and risk estimates. Therefore, this hybrid model shows strong potential for practical use in markets where classical assumptions on memory and volatility independence are no longer valid.</w:t>
      </w:r>
    </w:p>
    <w:p w14:paraId="04E07FE8" w14:textId="77777777" w:rsidR="008D1943" w:rsidRPr="00267FC5" w:rsidRDefault="008D1943" w:rsidP="008D1943">
      <w:pPr>
        <w:spacing w:after="160" w:line="360" w:lineRule="auto"/>
        <w:jc w:val="both"/>
        <w:rPr>
          <w:rFonts w:ascii="Arial" w:hAnsi="Arial" w:cs="Arial"/>
          <w:color w:val="333333"/>
          <w:shd w:val="clear" w:color="auto" w:fill="FFFFFF"/>
        </w:rPr>
      </w:pPr>
    </w:p>
    <w:p w14:paraId="3397A7F2" w14:textId="77777777" w:rsidR="008D1943" w:rsidRPr="00267FC5" w:rsidRDefault="008D1943" w:rsidP="008D1943">
      <w:pPr>
        <w:pStyle w:val="Heading3"/>
        <w:spacing w:line="360" w:lineRule="auto"/>
      </w:pPr>
      <w:bookmarkStart w:id="1605" w:name="_Toc202695104"/>
      <w:r>
        <w:t>5.1.12 CONCLUSION</w:t>
      </w:r>
      <w:bookmarkEnd w:id="1605"/>
      <w:r>
        <w:t xml:space="preserve">   </w:t>
      </w:r>
    </w:p>
    <w:p w14:paraId="5C12BF63" w14:textId="77777777" w:rsidR="008D1943" w:rsidRPr="005441DB" w:rsidRDefault="008D1943" w:rsidP="008D1943">
      <w:pPr>
        <w:spacing w:after="160" w:line="360" w:lineRule="auto"/>
        <w:ind w:firstLine="720"/>
        <w:jc w:val="both"/>
        <w:rPr>
          <w:rFonts w:ascii="Arial" w:hAnsi="Arial" w:cs="Arial"/>
          <w:color w:val="333333"/>
          <w:shd w:val="clear" w:color="auto" w:fill="FFFFFF"/>
        </w:rPr>
      </w:pPr>
      <w:r w:rsidRPr="005441DB">
        <w:rPr>
          <w:rFonts w:ascii="Arial" w:hAnsi="Arial" w:cs="Arial"/>
          <w:color w:val="333333"/>
          <w:shd w:val="clear" w:color="auto" w:fill="FFFFFF"/>
        </w:rPr>
        <w:t>We formalised the study of a fuzzy fractional Brownian motion (</w:t>
      </w:r>
      <w:proofErr w:type="spellStart"/>
      <w:r w:rsidRPr="005441DB">
        <w:rPr>
          <w:rFonts w:ascii="Arial" w:hAnsi="Arial" w:cs="Arial"/>
          <w:color w:val="333333"/>
          <w:shd w:val="clear" w:color="auto" w:fill="FFFFFF"/>
        </w:rPr>
        <w:t>fBm</w:t>
      </w:r>
      <w:proofErr w:type="spellEnd"/>
      <w:r w:rsidRPr="005441DB">
        <w:rPr>
          <w:rFonts w:ascii="Arial" w:hAnsi="Arial" w:cs="Arial"/>
          <w:color w:val="333333"/>
          <w:shd w:val="clear" w:color="auto" w:fill="FFFFFF"/>
        </w:rPr>
        <w:t xml:space="preserve">) for </w:t>
      </w:r>
      <w:r w:rsidRPr="005441DB">
        <w:rPr>
          <w:rFonts w:ascii="Arial" w:hAnsi="Arial" w:cs="Arial"/>
          <w:i/>
          <w:iCs/>
          <w:color w:val="333333"/>
          <w:shd w:val="clear" w:color="auto" w:fill="FFFFFF"/>
        </w:rPr>
        <w:t>H</w:t>
      </w:r>
      <w:r w:rsidRPr="005441DB">
        <w:rPr>
          <w:rFonts w:ascii="Arial" w:hAnsi="Arial" w:cs="Arial"/>
          <w:color w:val="333333"/>
          <w:shd w:val="clear" w:color="auto" w:fill="FFFFFF"/>
        </w:rPr>
        <w:t xml:space="preserve"> &lt; ½ by adapting classical results from traditional </w:t>
      </w:r>
      <w:proofErr w:type="spellStart"/>
      <w:r w:rsidRPr="005441DB">
        <w:rPr>
          <w:rFonts w:ascii="Arial" w:hAnsi="Arial" w:cs="Arial"/>
          <w:color w:val="333333"/>
          <w:shd w:val="clear" w:color="auto" w:fill="FFFFFF"/>
        </w:rPr>
        <w:t>fBm</w:t>
      </w:r>
      <w:proofErr w:type="spellEnd"/>
      <w:r w:rsidRPr="005441DB">
        <w:rPr>
          <w:rFonts w:ascii="Arial" w:hAnsi="Arial" w:cs="Arial"/>
          <w:color w:val="333333"/>
          <w:shd w:val="clear" w:color="auto" w:fill="FFFFFF"/>
        </w:rPr>
        <w:t xml:space="preserve"> setting, while layering fuzziness on certain coefficients and amplitude functions. In the crisp scenario, </w:t>
      </w:r>
      <w:proofErr w:type="spellStart"/>
      <w:r w:rsidRPr="005441DB">
        <w:rPr>
          <w:rFonts w:ascii="Arial" w:hAnsi="Arial" w:cs="Arial"/>
          <w:color w:val="333333"/>
          <w:shd w:val="clear" w:color="auto" w:fill="FFFFFF"/>
        </w:rPr>
        <w:t>fBm</w:t>
      </w:r>
      <w:proofErr w:type="spellEnd"/>
      <w:r w:rsidRPr="005441DB">
        <w:rPr>
          <w:rFonts w:ascii="Arial" w:hAnsi="Arial" w:cs="Arial"/>
          <w:color w:val="333333"/>
          <w:shd w:val="clear" w:color="auto" w:fill="FFFFFF"/>
        </w:rPr>
        <w:t xml:space="preserve"> with </w:t>
      </w:r>
      <w:r w:rsidRPr="005441DB">
        <w:rPr>
          <w:rFonts w:ascii="Arial" w:hAnsi="Arial" w:cs="Arial"/>
          <w:i/>
          <w:iCs/>
          <w:color w:val="333333"/>
          <w:shd w:val="clear" w:color="auto" w:fill="FFFFFF"/>
        </w:rPr>
        <w:t>H</w:t>
      </w:r>
      <w:r w:rsidRPr="005441DB">
        <w:rPr>
          <w:rFonts w:ascii="Arial" w:hAnsi="Arial" w:cs="Arial"/>
          <w:color w:val="333333"/>
          <w:shd w:val="clear" w:color="auto" w:fill="FFFFFF"/>
        </w:rPr>
        <w:t xml:space="preserve"> &lt; ½ is often represented via the Mandelbrot–Van Ness construction, where B</w:t>
      </w:r>
      <w:r w:rsidRPr="005441DB">
        <w:rPr>
          <w:rFonts w:ascii="Arial" w:hAnsi="Arial" w:cs="Arial"/>
          <w:color w:val="333333"/>
          <w:shd w:val="clear" w:color="auto" w:fill="FFFFFF"/>
          <w:vertAlign w:val="superscript"/>
        </w:rPr>
        <w:t>H</w:t>
      </w:r>
      <w:r w:rsidRPr="005441DB">
        <w:rPr>
          <w:rFonts w:ascii="Arial" w:hAnsi="Arial" w:cs="Arial"/>
          <w:color w:val="333333"/>
          <w:shd w:val="clear" w:color="auto" w:fill="FFFFFF"/>
        </w:rPr>
        <w:t xml:space="preserve">(t) is expressed as an integral of a kernel </w:t>
      </w:r>
      <w:proofErr w:type="gramStart"/>
      <w:r w:rsidRPr="005441DB">
        <w:rPr>
          <w:rFonts w:ascii="Arial" w:hAnsi="Arial" w:cs="Arial"/>
          <w:i/>
          <w:iCs/>
          <w:color w:val="333333"/>
          <w:shd w:val="clear" w:color="auto" w:fill="FFFFFF"/>
        </w:rPr>
        <w:t>K</w:t>
      </w:r>
      <w:r w:rsidRPr="005441DB">
        <w:rPr>
          <w:rFonts w:ascii="Arial" w:hAnsi="Arial" w:cs="Arial"/>
          <w:i/>
          <w:iCs/>
          <w:color w:val="333333"/>
          <w:shd w:val="clear" w:color="auto" w:fill="FFFFFF"/>
          <w:vertAlign w:val="subscript"/>
        </w:rPr>
        <w:t>H</w:t>
      </w:r>
      <w:r w:rsidRPr="005441DB">
        <w:rPr>
          <w:rFonts w:ascii="Arial" w:hAnsi="Arial" w:cs="Arial"/>
          <w:i/>
          <w:iCs/>
          <w:color w:val="333333"/>
          <w:shd w:val="clear" w:color="auto" w:fill="FFFFFF"/>
        </w:rPr>
        <w:t>(</w:t>
      </w:r>
      <w:proofErr w:type="gramEnd"/>
      <w:r w:rsidRPr="005441DB">
        <w:rPr>
          <w:rFonts w:ascii="Arial" w:hAnsi="Arial" w:cs="Arial"/>
          <w:i/>
          <w:iCs/>
          <w:color w:val="333333"/>
          <w:shd w:val="clear" w:color="auto" w:fill="FFFFFF"/>
        </w:rPr>
        <w:t>t, s)</w:t>
      </w:r>
      <w:r w:rsidRPr="005441DB">
        <w:rPr>
          <w:rFonts w:ascii="Arial" w:hAnsi="Arial" w:cs="Arial"/>
          <w:color w:val="333333"/>
          <w:shd w:val="clear" w:color="auto" w:fill="FFFFFF"/>
        </w:rPr>
        <w:t xml:space="preserve"> against a standard Brownian motion. This kernel typically takes a difference form that remains integrable near the endpoints </w:t>
      </w:r>
      <w:r w:rsidRPr="005441DB">
        <w:rPr>
          <w:rFonts w:ascii="Arial" w:hAnsi="Arial" w:cs="Arial"/>
          <w:i/>
          <w:iCs/>
          <w:color w:val="333333"/>
          <w:shd w:val="clear" w:color="auto" w:fill="FFFFFF"/>
        </w:rPr>
        <w:t>s</w:t>
      </w:r>
      <w:r w:rsidRPr="005441DB">
        <w:rPr>
          <w:rFonts w:ascii="Arial" w:hAnsi="Arial" w:cs="Arial"/>
          <w:color w:val="333333"/>
          <w:shd w:val="clear" w:color="auto" w:fill="FFFFFF"/>
        </w:rPr>
        <w:t xml:space="preserve"> = 0 and </w:t>
      </w:r>
      <w:r w:rsidRPr="005441DB">
        <w:rPr>
          <w:rFonts w:ascii="Arial" w:hAnsi="Arial" w:cs="Arial"/>
          <w:i/>
          <w:iCs/>
          <w:color w:val="333333"/>
          <w:shd w:val="clear" w:color="auto" w:fill="FFFFFF"/>
        </w:rPr>
        <w:t>s</w:t>
      </w:r>
      <w:r w:rsidRPr="005441DB">
        <w:rPr>
          <w:rFonts w:ascii="Arial" w:hAnsi="Arial" w:cs="Arial"/>
          <w:color w:val="333333"/>
          <w:shd w:val="clear" w:color="auto" w:fill="FFFFFF"/>
        </w:rPr>
        <w:t xml:space="preserve"> = t, even though the process is not a </w:t>
      </w:r>
      <w:proofErr w:type="spellStart"/>
      <w:r w:rsidRPr="005441DB">
        <w:rPr>
          <w:rFonts w:ascii="Arial" w:hAnsi="Arial" w:cs="Arial"/>
          <w:color w:val="333333"/>
          <w:shd w:val="clear" w:color="auto" w:fill="FFFFFF"/>
        </w:rPr>
        <w:t>semimartingale</w:t>
      </w:r>
      <w:proofErr w:type="spellEnd"/>
      <w:r w:rsidRPr="005441DB">
        <w:rPr>
          <w:rFonts w:ascii="Arial" w:hAnsi="Arial" w:cs="Arial"/>
          <w:color w:val="333333"/>
          <w:shd w:val="clear" w:color="auto" w:fill="FFFFFF"/>
        </w:rPr>
        <w:t>. To extend this into a fuzzy framework, we assumed that the driving fractional Brownian motion is still a classical, measure-theoretic process, but the kernel and other amplitude-related parameters become fuzzy. This framework allowed us to reuse many of the standard measure-theoretic techniques for integrals and isometries, because the underlying noise retained all its crisp characteristics.</w:t>
      </w:r>
    </w:p>
    <w:p w14:paraId="564515F3" w14:textId="15FCD265" w:rsidR="008D1943" w:rsidRPr="005441DB" w:rsidRDefault="008D1943" w:rsidP="008D1943">
      <w:pPr>
        <w:spacing w:after="160" w:line="360" w:lineRule="auto"/>
        <w:ind w:firstLine="720"/>
        <w:jc w:val="both"/>
        <w:rPr>
          <w:rFonts w:ascii="Arial" w:hAnsi="Arial" w:cs="Arial"/>
          <w:color w:val="333333"/>
          <w:shd w:val="clear" w:color="auto" w:fill="FFFFFF"/>
        </w:rPr>
      </w:pPr>
      <w:r w:rsidRPr="005441DB">
        <w:rPr>
          <w:rFonts w:ascii="Arial" w:hAnsi="Arial" w:cs="Arial"/>
          <w:color w:val="333333"/>
          <w:shd w:val="clear" w:color="auto" w:fill="FFFFFF"/>
        </w:rPr>
        <w:t>We treated the kernel and the parameters as fuzzy sets whose possible values, for each outcome, lie in the intervals or have membership functions describing their degrees of plausibility. Each realisation of these fuzzy parameters can then be viewed as a crisp selection, ensuring the integral with respect to the standard Brownian motion is well-defined in the usual sense. This framework allows the preservation of existence, uniqueness, and boundedness properties. The driving noise is classical, so measure-theoretic arguments like the Youn</w:t>
      </w:r>
      <w:r w:rsidR="00B1304C">
        <w:rPr>
          <w:rFonts w:ascii="Arial" w:hAnsi="Arial" w:cs="Arial"/>
          <w:color w:val="333333"/>
          <w:shd w:val="clear" w:color="auto" w:fill="FFFFFF"/>
        </w:rPr>
        <w:t>g</w:t>
      </w:r>
      <w:ins w:id="1606" w:author="George Urumov" w:date="2025-10-17T16:16:00Z" w16du:dateUtc="2025-10-17T15:16:00Z">
        <w:r w:rsidR="00B1304C">
          <w:rPr>
            <w:rFonts w:ascii="Arial" w:hAnsi="Arial" w:cs="Arial"/>
            <w:color w:val="333333"/>
            <w:shd w:val="clear" w:color="auto" w:fill="FFFFFF"/>
          </w:rPr>
          <w:t xml:space="preserve"> </w:t>
        </w:r>
        <w:r w:rsidR="00B1304C" w:rsidRPr="00B1304C">
          <w:rPr>
            <w:rFonts w:ascii="Arial" w:hAnsi="Arial" w:cs="Arial"/>
            <w:color w:val="333333"/>
            <w:highlight w:val="green"/>
            <w:shd w:val="clear" w:color="auto" w:fill="FFFFFF"/>
            <w:rPrChange w:id="1607" w:author="George Urumov" w:date="2025-10-17T16:16:00Z" w16du:dateUtc="2025-10-17T15:16:00Z">
              <w:rPr>
                <w:rFonts w:ascii="Arial" w:hAnsi="Arial" w:cs="Arial"/>
                <w:color w:val="333333"/>
                <w:shd w:val="clear" w:color="auto" w:fill="FFFFFF"/>
              </w:rPr>
            </w:rPrChange>
          </w:rPr>
          <w:t xml:space="preserve">for </w:t>
        </w:r>
        <w:r w:rsidR="00B1304C" w:rsidRPr="00D23FA8">
          <w:rPr>
            <w:rFonts w:ascii="Arial" w:hAnsi="Arial" w:cs="Arial"/>
            <w:i/>
            <w:iCs/>
            <w:color w:val="333333"/>
            <w:highlight w:val="green"/>
            <w:shd w:val="clear" w:color="auto" w:fill="FFFFFF"/>
            <w:rPrChange w:id="1608" w:author="George Urumov" w:date="2025-10-17T16:16:00Z" w16du:dateUtc="2025-10-17T15:16:00Z">
              <w:rPr>
                <w:rFonts w:ascii="Arial" w:hAnsi="Arial" w:cs="Arial"/>
                <w:color w:val="333333"/>
                <w:shd w:val="clear" w:color="auto" w:fill="FFFFFF"/>
              </w:rPr>
            </w:rPrChange>
          </w:rPr>
          <w:t>H &gt; ½</w:t>
        </w:r>
      </w:ins>
      <w:del w:id="1609" w:author="George Urumov" w:date="2025-10-17T16:16:00Z" w16du:dateUtc="2025-10-17T15:16:00Z">
        <w:r w:rsidR="00B1304C" w:rsidDel="00B1304C">
          <w:rPr>
            <w:rFonts w:ascii="Arial" w:hAnsi="Arial" w:cs="Arial"/>
            <w:color w:val="333333"/>
            <w:shd w:val="clear" w:color="auto" w:fill="FFFFFF"/>
          </w:rPr>
          <w:delText xml:space="preserve"> </w:delText>
        </w:r>
      </w:del>
      <w:r w:rsidR="00B1304C">
        <w:rPr>
          <w:rFonts w:ascii="Arial" w:hAnsi="Arial" w:cs="Arial"/>
          <w:color w:val="333333"/>
          <w:shd w:val="clear" w:color="auto" w:fill="FFFFFF"/>
        </w:rPr>
        <w:t xml:space="preserve">, </w:t>
      </w:r>
      <w:proofErr w:type="spellStart"/>
      <w:r w:rsidRPr="00B1304C">
        <w:rPr>
          <w:rFonts w:ascii="Arial" w:hAnsi="Arial" w:cs="Arial"/>
          <w:color w:val="333333"/>
          <w:highlight w:val="green"/>
          <w:shd w:val="clear" w:color="auto" w:fill="FFFFFF"/>
        </w:rPr>
        <w:t>Skorohod</w:t>
      </w:r>
      <w:proofErr w:type="spellEnd"/>
      <w:r w:rsidRPr="00B1304C">
        <w:rPr>
          <w:rFonts w:ascii="Arial" w:hAnsi="Arial" w:cs="Arial"/>
          <w:color w:val="333333"/>
          <w:highlight w:val="green"/>
          <w:shd w:val="clear" w:color="auto" w:fill="FFFFFF"/>
        </w:rPr>
        <w:t xml:space="preserve"> integrals</w:t>
      </w:r>
      <w:r w:rsidR="00B1304C" w:rsidRPr="00B1304C">
        <w:rPr>
          <w:rFonts w:ascii="Arial" w:hAnsi="Arial" w:cs="Arial"/>
          <w:color w:val="333333"/>
          <w:highlight w:val="green"/>
          <w:shd w:val="clear" w:color="auto" w:fill="FFFFFF"/>
        </w:rPr>
        <w:t xml:space="preserve"> and Volterra representation</w:t>
      </w:r>
      <w:r w:rsidRPr="005441DB">
        <w:rPr>
          <w:rFonts w:ascii="Arial" w:hAnsi="Arial" w:cs="Arial"/>
          <w:color w:val="333333"/>
          <w:shd w:val="clear" w:color="auto" w:fill="FFFFFF"/>
        </w:rPr>
        <w:t xml:space="preserve"> for </w:t>
      </w:r>
      <w:r w:rsidRPr="005441DB">
        <w:rPr>
          <w:rFonts w:ascii="Arial" w:hAnsi="Arial" w:cs="Arial"/>
          <w:i/>
          <w:iCs/>
          <w:color w:val="333333"/>
          <w:shd w:val="clear" w:color="auto" w:fill="FFFFFF"/>
        </w:rPr>
        <w:t>H</w:t>
      </w:r>
      <w:r w:rsidRPr="005441DB">
        <w:rPr>
          <w:rFonts w:ascii="Arial" w:hAnsi="Arial" w:cs="Arial"/>
          <w:color w:val="333333"/>
          <w:shd w:val="clear" w:color="auto" w:fill="FFFFFF"/>
        </w:rPr>
        <w:t xml:space="preserve"> &lt; ½ continue to hold, and the presence of fuzziness in the amplitude and kernel does not break the underlying integrability conditions.</w:t>
      </w:r>
    </w:p>
    <w:p w14:paraId="3367F514" w14:textId="77777777" w:rsidR="008D1943" w:rsidRPr="005441DB" w:rsidRDefault="008D1943" w:rsidP="008D1943">
      <w:pPr>
        <w:spacing w:after="160" w:line="360" w:lineRule="auto"/>
        <w:ind w:firstLine="720"/>
        <w:jc w:val="both"/>
        <w:rPr>
          <w:rFonts w:ascii="Arial" w:hAnsi="Arial" w:cs="Arial"/>
          <w:color w:val="333333"/>
          <w:shd w:val="clear" w:color="auto" w:fill="FFFFFF"/>
        </w:rPr>
      </w:pPr>
      <w:r w:rsidRPr="005441DB">
        <w:rPr>
          <w:rFonts w:ascii="Arial" w:hAnsi="Arial" w:cs="Arial"/>
          <w:color w:val="333333"/>
          <w:shd w:val="clear" w:color="auto" w:fill="FFFFFF"/>
        </w:rPr>
        <w:t xml:space="preserve">A key aspect of analysis focuses on uniqueness. If two processes </w:t>
      </w:r>
      <m:oMath>
        <m:sSubSup>
          <m:sSubSupPr>
            <m:ctrlPr>
              <w:rPr>
                <w:rFonts w:ascii="Cambria Math" w:hAnsi="Cambria Math" w:cs="Arial"/>
                <w:i/>
                <w:color w:val="333333"/>
                <w:shd w:val="clear" w:color="auto" w:fill="FFFFFF"/>
                <w:lang w:bidi="en-US"/>
              </w:rPr>
            </m:ctrlPr>
          </m:sSubSupPr>
          <m:e>
            <m:acc>
              <m:accPr>
                <m:chr m:val="̃"/>
                <m:ctrlPr>
                  <w:rPr>
                    <w:rFonts w:ascii="Cambria Math" w:hAnsi="Cambria Math" w:cs="Arial"/>
                    <w:i/>
                    <w:color w:val="333333"/>
                    <w:shd w:val="clear" w:color="auto" w:fill="FFFFFF"/>
                    <w:lang w:bidi="en-US"/>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up>
            <m:d>
              <m:dPr>
                <m:ctrlPr>
                  <w:rPr>
                    <w:rFonts w:ascii="Cambria Math" w:hAnsi="Cambria Math" w:cs="Arial"/>
                    <w:i/>
                    <w:color w:val="333333"/>
                    <w:shd w:val="clear" w:color="auto" w:fill="FFFFFF"/>
                    <w:lang w:bidi="en-US"/>
                  </w:rPr>
                </m:ctrlPr>
              </m:dPr>
              <m:e>
                <m:r>
                  <w:rPr>
                    <w:rFonts w:ascii="Cambria Math" w:hAnsi="Cambria Math" w:cs="Arial"/>
                    <w:color w:val="333333"/>
                    <w:shd w:val="clear" w:color="auto" w:fill="FFFFFF"/>
                  </w:rPr>
                  <m:t>1</m:t>
                </m:r>
              </m:e>
            </m:d>
          </m:sup>
        </m:sSubSup>
        <m:r>
          <w:rPr>
            <w:rFonts w:ascii="Cambria Math" w:hAnsi="Cambria Math" w:cs="Arial"/>
            <w:color w:val="333333"/>
            <w:shd w:val="clear" w:color="auto" w:fill="FFFFFF"/>
          </w:rPr>
          <m:t xml:space="preserve">(t) </m:t>
        </m:r>
        <m:r>
          <m:rPr>
            <m:sty m:val="p"/>
          </m:rPr>
          <w:rPr>
            <w:rFonts w:ascii="Cambria Math" w:hAnsi="Cambria Math" w:cs="Arial"/>
            <w:color w:val="333333"/>
            <w:shd w:val="clear" w:color="auto" w:fill="FFFFFF"/>
          </w:rPr>
          <m:t>and</m:t>
        </m:r>
        <m:r>
          <w:rPr>
            <w:rFonts w:ascii="Cambria Math" w:hAnsi="Cambria Math" w:cs="Arial"/>
            <w:color w:val="333333"/>
            <w:shd w:val="clear" w:color="auto" w:fill="FFFFFF"/>
          </w:rPr>
          <m:t xml:space="preserve"> </m:t>
        </m:r>
        <m:sSubSup>
          <m:sSubSupPr>
            <m:ctrlPr>
              <w:rPr>
                <w:rFonts w:ascii="Cambria Math" w:hAnsi="Cambria Math" w:cs="Arial"/>
                <w:i/>
                <w:color w:val="333333"/>
                <w:shd w:val="clear" w:color="auto" w:fill="FFFFFF"/>
                <w:lang w:bidi="en-US"/>
              </w:rPr>
            </m:ctrlPr>
          </m:sSubSupPr>
          <m:e>
            <m:acc>
              <m:accPr>
                <m:chr m:val="̃"/>
                <m:ctrlPr>
                  <w:rPr>
                    <w:rFonts w:ascii="Cambria Math" w:hAnsi="Cambria Math" w:cs="Arial"/>
                    <w:i/>
                    <w:color w:val="333333"/>
                    <w:shd w:val="clear" w:color="auto" w:fill="FFFFFF"/>
                    <w:lang w:bidi="en-US"/>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up>
            <m:r>
              <w:rPr>
                <w:rFonts w:ascii="Cambria Math" w:hAnsi="Cambria Math" w:cs="Arial"/>
                <w:color w:val="333333"/>
                <w:shd w:val="clear" w:color="auto" w:fill="FFFFFF"/>
              </w:rPr>
              <m:t>(2)</m:t>
            </m:r>
          </m:sup>
        </m:sSubSup>
        <m:r>
          <w:rPr>
            <w:rFonts w:ascii="Cambria Math" w:hAnsi="Cambria Math" w:cs="Arial"/>
            <w:color w:val="333333"/>
            <w:shd w:val="clear" w:color="auto" w:fill="FFFFFF"/>
          </w:rPr>
          <m:t>(t)</m:t>
        </m:r>
      </m:oMath>
      <w:r w:rsidRPr="005441DB">
        <w:rPr>
          <w:rFonts w:ascii="Arial" w:hAnsi="Arial" w:cs="Arial"/>
          <w:color w:val="333333"/>
          <w:shd w:val="clear" w:color="auto" w:fill="FFFFFF"/>
        </w:rPr>
        <w:t xml:space="preserve"> share the same fuzzy kernel data but happen to differ in how one selects fuzzy values for the integrand, one looks at their difference </w:t>
      </w:r>
      <m:oMath>
        <m:sSub>
          <m:sSubPr>
            <m:ctrlPr>
              <w:rPr>
                <w:rFonts w:ascii="Cambria Math" w:hAnsi="Cambria Math" w:cs="Arial"/>
                <w:i/>
                <w:color w:val="333333"/>
                <w:shd w:val="clear" w:color="auto" w:fill="FFFFFF"/>
                <w:lang w:bidi="en-US"/>
              </w:rPr>
            </m:ctrlPr>
          </m:sSubPr>
          <m:e>
            <m:r>
              <w:rPr>
                <w:rFonts w:ascii="Cambria Math" w:hAnsi="Cambria Math" w:cs="Arial"/>
                <w:color w:val="333333"/>
                <w:shd w:val="clear" w:color="auto" w:fill="FFFFFF"/>
              </w:rPr>
              <m:t>∆</m:t>
            </m:r>
            <m:acc>
              <m:accPr>
                <m:chr m:val="̃"/>
                <m:ctrlPr>
                  <w:rPr>
                    <w:rFonts w:ascii="Cambria Math" w:hAnsi="Cambria Math" w:cs="Arial"/>
                    <w:i/>
                    <w:color w:val="333333"/>
                    <w:shd w:val="clear" w:color="auto" w:fill="FFFFFF"/>
                    <w:lang w:bidi="en-US"/>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H</m:t>
            </m:r>
          </m:sub>
        </m:sSub>
        <m:r>
          <w:rPr>
            <w:rFonts w:ascii="Cambria Math" w:hAnsi="Cambria Math" w:cs="Arial"/>
            <w:color w:val="333333"/>
            <w:shd w:val="clear" w:color="auto" w:fill="FFFFFF"/>
          </w:rPr>
          <m:t>(t)</m:t>
        </m:r>
      </m:oMath>
      <w:r w:rsidRPr="005441DB">
        <w:rPr>
          <w:rFonts w:ascii="Arial" w:hAnsi="Arial" w:cs="Arial"/>
          <w:color w:val="333333"/>
          <w:shd w:val="clear" w:color="auto" w:fill="FFFFFF"/>
        </w:rPr>
        <w:t xml:space="preserve">. Because the underlying noise is a crisp Brownian motion, one applies the standard isometry. If </w:t>
      </w:r>
      <m:oMath>
        <m:acc>
          <m:accPr>
            <m:chr m:val="̃"/>
            <m:ctrlPr>
              <w:rPr>
                <w:rFonts w:ascii="Cambria Math" w:hAnsi="Cambria Math" w:cs="Arial"/>
                <w:i/>
                <w:color w:val="333333"/>
                <w:shd w:val="clear" w:color="auto" w:fill="FFFFFF"/>
                <w:lang w:bidi="en-US"/>
              </w:rPr>
            </m:ctrlPr>
          </m:accPr>
          <m:e>
            <m:sSub>
              <m:sSubPr>
                <m:ctrlPr>
                  <w:rPr>
                    <w:rFonts w:ascii="Cambria Math" w:hAnsi="Cambria Math" w:cs="Arial"/>
                    <w:i/>
                    <w:color w:val="333333"/>
                    <w:shd w:val="clear" w:color="auto" w:fill="FFFFFF"/>
                    <w:lang w:bidi="en-US"/>
                  </w:rPr>
                </m:ctrlPr>
              </m:sSubPr>
              <m:e>
                <m:r>
                  <w:rPr>
                    <w:rFonts w:ascii="Cambria Math" w:hAnsi="Cambria Math" w:cs="Arial"/>
                    <w:color w:val="333333"/>
                    <w:shd w:val="clear" w:color="auto" w:fill="FFFFFF"/>
                  </w:rPr>
                  <m:t>K</m:t>
                </m:r>
              </m:e>
              <m:sub>
                <m:r>
                  <w:rPr>
                    <w:rFonts w:ascii="Cambria Math" w:hAnsi="Cambria Math" w:cs="Arial"/>
                    <w:color w:val="333333"/>
                    <w:shd w:val="clear" w:color="auto" w:fill="FFFFFF"/>
                  </w:rPr>
                  <m:t>H, L</m:t>
                </m:r>
              </m:sub>
            </m:sSub>
          </m:e>
        </m:acc>
        <m:r>
          <w:rPr>
            <w:rFonts w:ascii="Cambria Math" w:hAnsi="Cambria Math" w:cs="Arial"/>
            <w:color w:val="333333"/>
            <w:shd w:val="clear" w:color="auto" w:fill="FFFFFF"/>
          </w:rPr>
          <m:t xml:space="preserve">(t, s) </m:t>
        </m:r>
        <m:r>
          <m:rPr>
            <m:sty m:val="p"/>
          </m:rPr>
          <w:rPr>
            <w:rFonts w:ascii="Cambria Math" w:hAnsi="Cambria Math" w:cs="Arial"/>
            <w:color w:val="333333"/>
            <w:shd w:val="clear" w:color="auto" w:fill="FFFFFF"/>
          </w:rPr>
          <m:t>and</m:t>
        </m:r>
        <m:r>
          <w:rPr>
            <w:rFonts w:ascii="Cambria Math" w:hAnsi="Cambria Math" w:cs="Arial"/>
            <w:color w:val="333333"/>
            <w:shd w:val="clear" w:color="auto" w:fill="FFFFFF"/>
          </w:rPr>
          <m:t xml:space="preserve"> </m:t>
        </m:r>
        <m:acc>
          <m:accPr>
            <m:chr m:val="̃"/>
            <m:ctrlPr>
              <w:rPr>
                <w:rFonts w:ascii="Cambria Math" w:hAnsi="Cambria Math" w:cs="Arial"/>
                <w:i/>
                <w:color w:val="333333"/>
                <w:shd w:val="clear" w:color="auto" w:fill="FFFFFF"/>
                <w:lang w:bidi="en-US"/>
              </w:rPr>
            </m:ctrlPr>
          </m:accPr>
          <m:e>
            <m:sSub>
              <m:sSubPr>
                <m:ctrlPr>
                  <w:rPr>
                    <w:rFonts w:ascii="Cambria Math" w:hAnsi="Cambria Math" w:cs="Arial"/>
                    <w:i/>
                    <w:color w:val="333333"/>
                    <w:shd w:val="clear" w:color="auto" w:fill="FFFFFF"/>
                    <w:lang w:bidi="en-US"/>
                  </w:rPr>
                </m:ctrlPr>
              </m:sSubPr>
              <m:e>
                <m:r>
                  <w:rPr>
                    <w:rFonts w:ascii="Cambria Math" w:hAnsi="Cambria Math" w:cs="Arial"/>
                    <w:color w:val="333333"/>
                    <w:shd w:val="clear" w:color="auto" w:fill="FFFFFF"/>
                  </w:rPr>
                  <m:t>K</m:t>
                </m:r>
              </m:e>
              <m:sub>
                <m:r>
                  <w:rPr>
                    <w:rFonts w:ascii="Cambria Math" w:hAnsi="Cambria Math" w:cs="Arial"/>
                    <w:color w:val="333333"/>
                    <w:shd w:val="clear" w:color="auto" w:fill="FFFFFF"/>
                  </w:rPr>
                  <m:t>H, U</m:t>
                </m:r>
              </m:sub>
            </m:sSub>
          </m:e>
        </m:acc>
        <m:r>
          <w:rPr>
            <w:rFonts w:ascii="Cambria Math" w:hAnsi="Cambria Math" w:cs="Arial"/>
            <w:color w:val="333333"/>
            <w:shd w:val="clear" w:color="auto" w:fill="FFFFFF"/>
          </w:rPr>
          <m:t>(t, s)</m:t>
        </m:r>
      </m:oMath>
      <w:r w:rsidRPr="005441DB">
        <w:rPr>
          <w:rFonts w:ascii="Arial" w:hAnsi="Arial" w:cs="Arial"/>
          <w:color w:val="333333"/>
          <w:shd w:val="clear" w:color="auto" w:fill="FFFFFF"/>
        </w:rPr>
        <w:t xml:space="preserve"> coincide almost surely in the sense that their fuzzy parameters are identical for each scenario, then the difference integral is zero. This shows that no two distinct fuzzy processes can arise from the same fuzzy kernel data, and uniqueness is secured.</w:t>
      </w:r>
    </w:p>
    <w:p w14:paraId="3631C606" w14:textId="77777777" w:rsidR="008D1943" w:rsidRPr="005441DB" w:rsidRDefault="008D1943" w:rsidP="008D1943">
      <w:pPr>
        <w:spacing w:after="160" w:line="360" w:lineRule="auto"/>
        <w:ind w:firstLine="720"/>
        <w:jc w:val="both"/>
        <w:rPr>
          <w:rFonts w:ascii="Arial" w:hAnsi="Arial" w:cs="Arial"/>
          <w:color w:val="333333"/>
          <w:shd w:val="clear" w:color="auto" w:fill="FFFFFF"/>
        </w:rPr>
      </w:pPr>
      <w:r w:rsidRPr="005441DB">
        <w:rPr>
          <w:rFonts w:ascii="Arial" w:hAnsi="Arial" w:cs="Arial"/>
          <w:color w:val="333333"/>
          <w:shd w:val="clear" w:color="auto" w:fill="FFFFFF"/>
        </w:rPr>
        <w:t xml:space="preserve">To bound the supremum of fuzzy </w:t>
      </w:r>
      <w:proofErr w:type="spellStart"/>
      <w:r w:rsidRPr="005441DB">
        <w:rPr>
          <w:rFonts w:ascii="Arial" w:hAnsi="Arial" w:cs="Arial"/>
          <w:color w:val="333333"/>
          <w:shd w:val="clear" w:color="auto" w:fill="FFFFFF"/>
        </w:rPr>
        <w:t>fBm</w:t>
      </w:r>
      <w:proofErr w:type="spellEnd"/>
      <w:r w:rsidRPr="005441DB">
        <w:rPr>
          <w:rFonts w:ascii="Arial" w:hAnsi="Arial" w:cs="Arial"/>
          <w:color w:val="333333"/>
          <w:shd w:val="clear" w:color="auto" w:fill="FFFFFF"/>
        </w:rPr>
        <w:t xml:space="preserve">, we employed a form of the Molchan martingale technique and a BDG inequality approach </w:t>
      </w:r>
      <w:sdt>
        <w:sdtPr>
          <w:rPr>
            <w:rFonts w:ascii="Arial" w:hAnsi="Arial" w:cs="Arial"/>
            <w:color w:val="333333"/>
            <w:shd w:val="clear" w:color="auto" w:fill="FFFFFF"/>
          </w:rPr>
          <w:id w:val="-1869060002"/>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Bur79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[85]</w:t>
          </w:r>
          <w:r>
            <w:rPr>
              <w:rFonts w:ascii="Arial" w:hAnsi="Arial" w:cs="Arial"/>
              <w:color w:val="333333"/>
              <w:shd w:val="clear" w:color="auto" w:fill="FFFFFF"/>
            </w:rPr>
            <w:fldChar w:fldCharType="end"/>
          </w:r>
        </w:sdtContent>
      </w:sdt>
      <w:r w:rsidRPr="005441DB">
        <w:rPr>
          <w:rFonts w:ascii="Arial" w:hAnsi="Arial" w:cs="Arial"/>
          <w:color w:val="333333"/>
          <w:shd w:val="clear" w:color="auto" w:fill="FFFFFF"/>
        </w:rPr>
        <w:t xml:space="preserve">. In standard </w:t>
      </w:r>
      <w:proofErr w:type="spellStart"/>
      <w:r w:rsidRPr="005441DB">
        <w:rPr>
          <w:rFonts w:ascii="Arial" w:hAnsi="Arial" w:cs="Arial"/>
          <w:color w:val="333333"/>
          <w:shd w:val="clear" w:color="auto" w:fill="FFFFFF"/>
        </w:rPr>
        <w:t>fBm</w:t>
      </w:r>
      <w:proofErr w:type="spellEnd"/>
      <w:r w:rsidRPr="005441DB">
        <w:rPr>
          <w:rFonts w:ascii="Arial" w:hAnsi="Arial" w:cs="Arial"/>
          <w:color w:val="333333"/>
          <w:shd w:val="clear" w:color="auto" w:fill="FFFFFF"/>
        </w:rPr>
        <w:t xml:space="preserve"> with </w:t>
      </w:r>
      <w:r w:rsidRPr="005441DB">
        <w:rPr>
          <w:rFonts w:ascii="Arial" w:hAnsi="Arial" w:cs="Arial"/>
          <w:i/>
          <w:iCs/>
          <w:color w:val="333333"/>
          <w:shd w:val="clear" w:color="auto" w:fill="FFFFFF"/>
        </w:rPr>
        <w:t>H</w:t>
      </w:r>
      <w:r w:rsidRPr="005441DB">
        <w:rPr>
          <w:rFonts w:ascii="Arial" w:hAnsi="Arial" w:cs="Arial"/>
          <w:color w:val="333333"/>
          <w:shd w:val="clear" w:color="auto" w:fill="FFFFFF"/>
        </w:rPr>
        <w:t xml:space="preserve"> &lt; ½, one can define a transform that behaves like a martingale with respect to a certain filtration or at least allows one to control the magnitude of </w:t>
      </w:r>
      <w:r w:rsidRPr="005441DB">
        <w:rPr>
          <w:rFonts w:ascii="Arial" w:hAnsi="Arial" w:cs="Arial"/>
          <w:i/>
          <w:iCs/>
          <w:color w:val="333333"/>
          <w:shd w:val="clear" w:color="auto" w:fill="FFFFFF"/>
        </w:rPr>
        <w:t>B</w:t>
      </w:r>
      <w:r w:rsidRPr="005441DB">
        <w:rPr>
          <w:rFonts w:ascii="Arial" w:hAnsi="Arial" w:cs="Arial"/>
          <w:i/>
          <w:iCs/>
          <w:color w:val="333333"/>
          <w:shd w:val="clear" w:color="auto" w:fill="FFFFFF"/>
          <w:vertAlign w:val="superscript"/>
        </w:rPr>
        <w:t>H</w:t>
      </w:r>
      <w:r w:rsidRPr="005441DB">
        <w:rPr>
          <w:rFonts w:ascii="Arial" w:hAnsi="Arial" w:cs="Arial"/>
          <w:i/>
          <w:iCs/>
          <w:color w:val="333333"/>
          <w:shd w:val="clear" w:color="auto" w:fill="FFFFFF"/>
        </w:rPr>
        <w:t>(t)</w:t>
      </w:r>
      <w:r w:rsidRPr="005441DB">
        <w:rPr>
          <w:rFonts w:ascii="Arial" w:hAnsi="Arial" w:cs="Arial"/>
          <w:color w:val="333333"/>
          <w:shd w:val="clear" w:color="auto" w:fill="FFFFFF"/>
        </w:rPr>
        <w:t xml:space="preserve">. By retaining a crisp measure for the noise, the same style of arguments holds. We obtained an estimate of </w:t>
      </w:r>
      <m:oMath>
        <m:r>
          <w:rPr>
            <w:rFonts w:ascii="Cambria Math" w:hAnsi="Cambria Math" w:cs="Arial"/>
            <w:color w:val="333333"/>
            <w:shd w:val="clear" w:color="auto" w:fill="FFFFFF"/>
          </w:rPr>
          <m:t>sup⁡|</m:t>
        </m:r>
        <m:sSubSup>
          <m:sSubSupPr>
            <m:ctrlPr>
              <w:rPr>
                <w:rFonts w:ascii="Cambria Math" w:hAnsi="Cambria Math" w:cs="Arial"/>
                <w:i/>
                <w:iCs/>
                <w:color w:val="333333"/>
                <w:shd w:val="clear" w:color="auto" w:fill="FFFFFF"/>
                <w:lang w:bidi="en-US"/>
              </w:rPr>
            </m:ctrlPr>
          </m:sSubSupPr>
          <m:e>
            <m:acc>
              <m:accPr>
                <m:chr m:val="̃"/>
                <m:ctrlPr>
                  <w:rPr>
                    <w:rFonts w:ascii="Cambria Math" w:hAnsi="Cambria Math" w:cs="Arial"/>
                    <w:i/>
                    <w:iCs/>
                    <w:color w:val="333333"/>
                    <w:shd w:val="clear" w:color="auto" w:fill="FFFFFF"/>
                    <w:lang w:bidi="en-US"/>
                  </w:rPr>
                </m:ctrlPr>
              </m:accPr>
              <m:e>
                <m:r>
                  <w:rPr>
                    <w:rFonts w:ascii="Cambria Math" w:hAnsi="Cambria Math" w:cs="Arial"/>
                    <w:color w:val="333333"/>
                    <w:shd w:val="clear" w:color="auto" w:fill="FFFFFF"/>
                  </w:rPr>
                  <m:t>B</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r>
          <w:rPr>
            <w:rFonts w:ascii="Cambria Math" w:hAnsi="Cambria Math" w:cs="Arial"/>
            <w:color w:val="333333"/>
            <w:shd w:val="clear" w:color="auto" w:fill="FFFFFF"/>
          </w:rPr>
          <m:t>|</m:t>
        </m:r>
      </m:oMath>
      <w:r w:rsidRPr="005441DB">
        <w:rPr>
          <w:rFonts w:ascii="Arial" w:hAnsi="Arial" w:cs="Arial"/>
          <w:color w:val="333333"/>
          <w:shd w:val="clear" w:color="auto" w:fill="FFFFFF"/>
        </w:rPr>
        <w:t xml:space="preserve">in terms of </w:t>
      </w:r>
      <m:oMath>
        <m:func>
          <m:funcPr>
            <m:ctrlPr>
              <w:rPr>
                <w:rFonts w:ascii="Cambria Math" w:hAnsi="Cambria Math" w:cs="Arial"/>
                <w:i/>
                <w:color w:val="333333"/>
                <w:shd w:val="clear" w:color="auto" w:fill="FFFFFF"/>
                <w:lang w:bidi="en-US"/>
              </w:rPr>
            </m:ctrlPr>
          </m:funcPr>
          <m:fName>
            <m:r>
              <w:rPr>
                <w:rFonts w:ascii="Cambria Math" w:hAnsi="Cambria Math" w:cs="Arial"/>
                <w:color w:val="333333"/>
                <w:shd w:val="clear" w:color="auto" w:fill="FFFFFF"/>
              </w:rPr>
              <m:t>sup</m:t>
            </m:r>
          </m:fName>
          <m:e>
            <m:r>
              <w:rPr>
                <w:rFonts w:ascii="Cambria Math" w:hAnsi="Cambria Math" w:cs="Arial"/>
                <w:color w:val="333333"/>
                <w:shd w:val="clear" w:color="auto" w:fill="FFFFFF"/>
              </w:rPr>
              <m:t>(</m:t>
            </m:r>
            <m:d>
              <m:dPr>
                <m:begChr m:val="|"/>
                <m:endChr m:val="|"/>
                <m:ctrlPr>
                  <w:rPr>
                    <w:rFonts w:ascii="Cambria Math" w:hAnsi="Cambria Math" w:cs="Arial"/>
                    <w:i/>
                    <w:color w:val="333333"/>
                    <w:shd w:val="clear" w:color="auto" w:fill="FFFFFF"/>
                    <w:lang w:bidi="en-US"/>
                  </w:rPr>
                </m:ctrlPr>
              </m:dPr>
              <m:e>
                <m:sSubSup>
                  <m:sSubSupPr>
                    <m:ctrlPr>
                      <w:rPr>
                        <w:rFonts w:ascii="Cambria Math" w:hAnsi="Cambria Math" w:cs="Arial"/>
                        <w:i/>
                        <w:color w:val="333333"/>
                        <w:shd w:val="clear" w:color="auto" w:fill="FFFFFF"/>
                        <w:lang w:bidi="en-US"/>
                      </w:rPr>
                    </m:ctrlPr>
                  </m:sSubSupPr>
                  <m:e>
                    <m:acc>
                      <m:accPr>
                        <m:chr m:val="̃"/>
                        <m:ctrlPr>
                          <w:rPr>
                            <w:rFonts w:ascii="Cambria Math" w:hAnsi="Cambria Math" w:cs="Arial"/>
                            <w:i/>
                            <w:color w:val="333333"/>
                            <w:shd w:val="clear" w:color="auto" w:fill="FFFFFF"/>
                            <w:lang w:bidi="en-US"/>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e>
            </m:d>
          </m:e>
        </m:func>
        <m:r>
          <w:rPr>
            <w:rFonts w:ascii="Cambria Math" w:hAnsi="Cambria Math" w:cs="Arial"/>
            <w:color w:val="333333"/>
            <w:shd w:val="clear" w:color="auto" w:fill="FFFFFF"/>
          </w:rPr>
          <m:t>)</m:t>
        </m:r>
      </m:oMath>
      <w:r w:rsidRPr="005441DB">
        <w:rPr>
          <w:rFonts w:ascii="Arial" w:hAnsi="Arial" w:cs="Arial"/>
          <w:color w:val="333333"/>
          <w:shd w:val="clear" w:color="auto" w:fill="FFFFFF"/>
        </w:rPr>
        <w:t xml:space="preserve">, where </w:t>
      </w:r>
      <m:oMath>
        <m:sSubSup>
          <m:sSubSupPr>
            <m:ctrlPr>
              <w:rPr>
                <w:rFonts w:ascii="Cambria Math" w:hAnsi="Cambria Math" w:cs="Arial"/>
                <w:i/>
                <w:color w:val="333333"/>
                <w:shd w:val="clear" w:color="auto" w:fill="FFFFFF"/>
                <w:lang w:bidi="en-US"/>
              </w:rPr>
            </m:ctrlPr>
          </m:sSubSupPr>
          <m:e>
            <m:acc>
              <m:accPr>
                <m:chr m:val="̃"/>
                <m:ctrlPr>
                  <w:rPr>
                    <w:rFonts w:ascii="Cambria Math" w:hAnsi="Cambria Math" w:cs="Arial"/>
                    <w:i/>
                    <w:color w:val="333333"/>
                    <w:shd w:val="clear" w:color="auto" w:fill="FFFFFF"/>
                    <w:lang w:bidi="en-US"/>
                  </w:rPr>
                </m:ctrlPr>
              </m:accPr>
              <m:e>
                <m:r>
                  <w:rPr>
                    <w:rFonts w:ascii="Cambria Math" w:hAnsi="Cambria Math" w:cs="Arial"/>
                    <w:color w:val="333333"/>
                    <w:shd w:val="clear" w:color="auto" w:fill="FFFFFF"/>
                  </w:rPr>
                  <m:t>M</m:t>
                </m:r>
              </m:e>
            </m:acc>
          </m:e>
          <m:sub>
            <m:r>
              <w:rPr>
                <w:rFonts w:ascii="Cambria Math" w:hAnsi="Cambria Math" w:cs="Arial"/>
                <w:color w:val="333333"/>
                <w:shd w:val="clear" w:color="auto" w:fill="FFFFFF"/>
              </w:rPr>
              <m:t>t</m:t>
            </m:r>
          </m:sub>
          <m:sup>
            <m:r>
              <w:rPr>
                <w:rFonts w:ascii="Cambria Math" w:hAnsi="Cambria Math" w:cs="Arial"/>
                <w:color w:val="333333"/>
                <w:shd w:val="clear" w:color="auto" w:fill="FFFFFF"/>
              </w:rPr>
              <m:t>H</m:t>
            </m:r>
          </m:sup>
        </m:sSubSup>
      </m:oMath>
      <w:r w:rsidRPr="005441DB">
        <w:rPr>
          <w:rFonts w:ascii="Arial" w:hAnsi="Arial" w:cs="Arial"/>
          <w:i/>
          <w:color w:val="333333"/>
          <w:shd w:val="clear" w:color="auto" w:fill="FFFFFF"/>
        </w:rPr>
        <w:t xml:space="preserve"> </w:t>
      </w:r>
      <w:r w:rsidRPr="005441DB">
        <w:rPr>
          <w:rFonts w:ascii="Arial" w:hAnsi="Arial" w:cs="Arial"/>
          <w:color w:val="333333"/>
          <w:shd w:val="clear" w:color="auto" w:fill="FFFFFF"/>
        </w:rPr>
        <w:t>is a fuzzy version of the Molchan martingale. Expectation inequalities follow from standard integrability requirements.</w:t>
      </w:r>
    </w:p>
    <w:p w14:paraId="2E86B224" w14:textId="77777777" w:rsidR="008D1943" w:rsidRPr="005441DB" w:rsidRDefault="008D1943" w:rsidP="008D1943">
      <w:pPr>
        <w:spacing w:after="160" w:line="360" w:lineRule="auto"/>
        <w:ind w:firstLine="720"/>
        <w:jc w:val="both"/>
        <w:rPr>
          <w:rFonts w:ascii="Arial" w:hAnsi="Arial" w:cs="Arial"/>
          <w:color w:val="333333"/>
          <w:shd w:val="clear" w:color="auto" w:fill="FFFFFF"/>
        </w:rPr>
      </w:pPr>
      <w:r w:rsidRPr="005441DB">
        <w:rPr>
          <w:rFonts w:ascii="Arial" w:hAnsi="Arial" w:cs="Arial"/>
          <w:color w:val="333333"/>
          <w:shd w:val="clear" w:color="auto" w:fill="FFFFFF"/>
        </w:rPr>
        <w:t xml:space="preserve">Taken together, we showed that working with </w:t>
      </w:r>
      <w:r w:rsidRPr="005441DB">
        <w:rPr>
          <w:rFonts w:ascii="Arial" w:hAnsi="Arial" w:cs="Arial"/>
          <w:i/>
          <w:iCs/>
          <w:color w:val="333333"/>
          <w:shd w:val="clear" w:color="auto" w:fill="FFFFFF"/>
        </w:rPr>
        <w:t>H</w:t>
      </w:r>
      <w:r w:rsidRPr="005441DB">
        <w:rPr>
          <w:rFonts w:ascii="Arial" w:hAnsi="Arial" w:cs="Arial"/>
          <w:color w:val="333333"/>
          <w:shd w:val="clear" w:color="auto" w:fill="FFFFFF"/>
        </w:rPr>
        <w:t xml:space="preserve"> &lt; ½ in the fuzzy context does not fundamentally destroy the usual integrability results, as long as the driving noise remains crisp. The main difference is that each amplitude or kernel value now belongs to a fuzzy set, but any specific scenario or selection yields a classical integrand, so integral definitions and uniqueness proofs proceed as in the standard framework. The bounding arguments are similar. We reused the classical measure-theoretic inequalities and simply recognised that the fuzziness entered in the amplitude, not in the measure. In this way, the entire theory remained consistent for </w:t>
      </w:r>
      <w:r w:rsidRPr="005441DB">
        <w:rPr>
          <w:rFonts w:ascii="Arial" w:hAnsi="Arial" w:cs="Arial"/>
          <w:i/>
          <w:iCs/>
          <w:color w:val="333333"/>
          <w:shd w:val="clear" w:color="auto" w:fill="FFFFFF"/>
        </w:rPr>
        <w:t>H</w:t>
      </w:r>
      <w:r w:rsidRPr="005441DB">
        <w:rPr>
          <w:rFonts w:ascii="Arial" w:hAnsi="Arial" w:cs="Arial"/>
          <w:color w:val="333333"/>
          <w:shd w:val="clear" w:color="auto" w:fill="FFFFFF"/>
        </w:rPr>
        <w:t xml:space="preserve"> &lt; ½, including existence of the fuzzy fractional Brownian motion, its uniqueness from the integral representation plus the crisp isometry argument, and the ability to label its distribution as fuzzy Gaussian via alpha-cuts and an aggregator principle.</w:t>
      </w:r>
    </w:p>
    <w:p w14:paraId="006CE061" w14:textId="77777777" w:rsidR="008D1943" w:rsidRPr="00E63372" w:rsidRDefault="008D1943" w:rsidP="008D1943">
      <w:pPr>
        <w:spacing w:after="160" w:line="360" w:lineRule="auto"/>
        <w:ind w:firstLine="720"/>
        <w:jc w:val="both"/>
        <w:rPr>
          <w:rFonts w:ascii="Arial" w:hAnsi="Arial" w:cs="Arial"/>
          <w:color w:val="333333"/>
          <w:shd w:val="clear" w:color="auto" w:fill="FFFFFF"/>
        </w:rPr>
      </w:pPr>
      <w:r w:rsidRPr="00E63372">
        <w:rPr>
          <w:rFonts w:ascii="Arial" w:hAnsi="Arial" w:cs="Arial"/>
          <w:color w:val="333333"/>
          <w:shd w:val="clear" w:color="auto" w:fill="FFFFFF"/>
        </w:rPr>
        <w:t xml:space="preserve">The concept of overlaying a fuzzy structure onto a crisp fractional Brownian motion is not entirely new. Various authors in fuzzy stochastic modelling that we thoroughly reviewed in </w:t>
      </w:r>
      <w:r w:rsidRPr="00E63372">
        <w:rPr>
          <w:rFonts w:ascii="Arial" w:hAnsi="Arial" w:cs="Arial"/>
          <w:color w:val="333333"/>
          <w:shd w:val="clear" w:color="auto" w:fill="FFFFFF"/>
        </w:rPr>
        <w:fldChar w:fldCharType="begin"/>
      </w:r>
      <w:r w:rsidRPr="00E63372">
        <w:rPr>
          <w:rFonts w:ascii="Arial" w:hAnsi="Arial" w:cs="Arial"/>
          <w:color w:val="333333"/>
          <w:shd w:val="clear" w:color="auto" w:fill="FFFFFF"/>
        </w:rPr>
        <w:instrText xml:space="preserve"> CITATION Uru241 \l 2057 </w:instrText>
      </w:r>
      <w:r w:rsidRPr="00E63372">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[7]</w:t>
      </w:r>
      <w:r w:rsidRPr="00E63372">
        <w:rPr>
          <w:rFonts w:ascii="Arial" w:hAnsi="Arial" w:cs="Arial"/>
          <w:color w:val="333333"/>
          <w:shd w:val="clear" w:color="auto" w:fill="FFFFFF"/>
        </w:rPr>
        <w:fldChar w:fldCharType="end"/>
      </w:r>
      <w:r w:rsidRPr="00E63372">
        <w:rPr>
          <w:rFonts w:ascii="Arial" w:hAnsi="Arial" w:cs="Arial"/>
          <w:color w:val="333333"/>
          <w:shd w:val="clear" w:color="auto" w:fill="FFFFFF"/>
        </w:rPr>
        <w:t xml:space="preserve"> have taken a crisp process such as a Brownian motion or a fractional Brownian motion and allowed certain parameters or coefficients to be fuzzy, thus letting each outcome pick a different crisp coefficient from the fuzzy set. This approach makes it possible to reuse all the standard measure-theoretic arguments, because the noise is still treated in a classical Kolmogorov framework.</w:t>
      </w:r>
    </w:p>
    <w:p w14:paraId="6BE89FC9" w14:textId="77777777" w:rsidR="008D1943" w:rsidRPr="00E63372" w:rsidRDefault="008D1943" w:rsidP="008D1943">
      <w:pPr>
        <w:spacing w:after="160" w:line="360" w:lineRule="auto"/>
        <w:ind w:firstLine="720"/>
        <w:jc w:val="both"/>
        <w:rPr>
          <w:rFonts w:ascii="Arial" w:hAnsi="Arial" w:cs="Arial"/>
          <w:color w:val="333333"/>
          <w:shd w:val="clear" w:color="auto" w:fill="FFFFFF"/>
        </w:rPr>
      </w:pPr>
      <w:r w:rsidRPr="00E63372">
        <w:rPr>
          <w:rFonts w:ascii="Arial" w:hAnsi="Arial" w:cs="Arial"/>
          <w:color w:val="333333"/>
          <w:shd w:val="clear" w:color="auto" w:fill="FFFFFF"/>
        </w:rPr>
        <w:lastRenderedPageBreak/>
        <w:t xml:space="preserve">However, systematically applying this method in the specific case of </w:t>
      </w:r>
      <w:r w:rsidRPr="00E63372">
        <w:rPr>
          <w:rFonts w:ascii="Arial" w:hAnsi="Arial" w:cs="Arial"/>
          <w:i/>
          <w:iCs/>
          <w:color w:val="333333"/>
          <w:shd w:val="clear" w:color="auto" w:fill="FFFFFF"/>
        </w:rPr>
        <w:t>H</w:t>
      </w:r>
      <w:r w:rsidRPr="00E63372">
        <w:rPr>
          <w:rFonts w:ascii="Arial" w:hAnsi="Arial" w:cs="Arial"/>
          <w:color w:val="333333"/>
          <w:shd w:val="clear" w:color="auto" w:fill="FFFFFF"/>
        </w:rPr>
        <w:t xml:space="preserve"> &lt; ½ for fractional Brownian motion, together with an explicitly defined aggregator and Zadeh extension principle for fuzzy normal distributions, has not been formalised in the literature. Mostly, research focuses on a fully crisp version of fractional Brownian motion in the non-</w:t>
      </w:r>
      <w:proofErr w:type="spellStart"/>
      <w:r w:rsidRPr="00E63372">
        <w:rPr>
          <w:rFonts w:ascii="Arial" w:hAnsi="Arial" w:cs="Arial"/>
          <w:color w:val="333333"/>
          <w:shd w:val="clear" w:color="auto" w:fill="FFFFFF"/>
        </w:rPr>
        <w:t>semimartingale</w:t>
      </w:r>
      <w:proofErr w:type="spellEnd"/>
      <w:r w:rsidRPr="00E63372">
        <w:rPr>
          <w:rFonts w:ascii="Arial" w:hAnsi="Arial" w:cs="Arial"/>
          <w:color w:val="333333"/>
          <w:shd w:val="clear" w:color="auto" w:fill="FFFFFF"/>
        </w:rPr>
        <w:t xml:space="preserve"> regime without considering fuzziness, or it addresses fuzzy Brownian motion or </w:t>
      </w:r>
      <w:proofErr w:type="spellStart"/>
      <w:r w:rsidRPr="00E63372">
        <w:rPr>
          <w:rFonts w:ascii="Arial" w:hAnsi="Arial" w:cs="Arial"/>
          <w:color w:val="333333"/>
          <w:shd w:val="clear" w:color="auto" w:fill="FFFFFF"/>
        </w:rPr>
        <w:t>fBm</w:t>
      </w:r>
      <w:proofErr w:type="spellEnd"/>
      <w:r w:rsidRPr="00E63372">
        <w:rPr>
          <w:rFonts w:ascii="Arial" w:hAnsi="Arial" w:cs="Arial"/>
          <w:color w:val="333333"/>
          <w:shd w:val="clear" w:color="auto" w:fill="FFFFFF"/>
        </w:rPr>
        <w:t xml:space="preserve"> in a more informal manner without fully elaborating measure-theoretic integrals or the precise aggregator rules that unify fuzzy parameters into one membership function on the real line</w:t>
      </w:r>
      <w:r>
        <w:rPr>
          <w:rFonts w:ascii="Arial" w:hAnsi="Arial" w:cs="Arial"/>
          <w:color w:val="333333"/>
          <w:shd w:val="clear" w:color="auto" w:fill="FFFFFF"/>
        </w:rPr>
        <w:t xml:space="preserve"> </w:t>
      </w:r>
      <w:sdt>
        <w:sdtPr>
          <w:rPr>
            <w:rFonts w:ascii="Arial" w:hAnsi="Arial" w:cs="Arial"/>
            <w:color w:val="333333"/>
            <w:shd w:val="clear" w:color="auto" w:fill="FFFFFF"/>
          </w:rPr>
          <w:id w:val="1226101687"/>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Muz17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[94]</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1710568587"/>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Now17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[95]</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67773535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Now19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[96]</w:t>
          </w:r>
          <w:r>
            <w:rPr>
              <w:rFonts w:ascii="Arial" w:hAnsi="Arial" w:cs="Arial"/>
              <w:color w:val="333333"/>
              <w:shd w:val="clear" w:color="auto" w:fill="FFFFFF"/>
            </w:rPr>
            <w:fldChar w:fldCharType="end"/>
          </w:r>
        </w:sdtContent>
      </w:sdt>
      <w:r w:rsidRPr="00E63372">
        <w:rPr>
          <w:rFonts w:ascii="Arial" w:hAnsi="Arial" w:cs="Arial"/>
          <w:color w:val="333333"/>
          <w:shd w:val="clear" w:color="auto" w:fill="FFFFFF"/>
        </w:rPr>
        <w:t xml:space="preserve">. Some articles instead mention fuzzy parameters in simpler SDE frameworks with Brownian noise but do not carefully handle the fractional exponents and the integration approach required for </w:t>
      </w:r>
      <w:r w:rsidRPr="00E63372">
        <w:rPr>
          <w:rFonts w:ascii="Arial" w:hAnsi="Arial" w:cs="Arial"/>
          <w:i/>
          <w:iCs/>
          <w:color w:val="333333"/>
          <w:shd w:val="clear" w:color="auto" w:fill="FFFFFF"/>
        </w:rPr>
        <w:t>H</w:t>
      </w:r>
      <w:r w:rsidRPr="00E63372">
        <w:rPr>
          <w:rFonts w:ascii="Arial" w:hAnsi="Arial" w:cs="Arial"/>
          <w:color w:val="333333"/>
          <w:shd w:val="clear" w:color="auto" w:fill="FFFFFF"/>
        </w:rPr>
        <w:t xml:space="preserve"> &lt; ½ </w:t>
      </w:r>
      <w:sdt>
        <w:sdtPr>
          <w:rPr>
            <w:rFonts w:ascii="Arial" w:hAnsi="Arial" w:cs="Arial"/>
            <w:color w:val="333333"/>
            <w:shd w:val="clear" w:color="auto" w:fill="FFFFFF"/>
          </w:rPr>
          <w:id w:val="-211420308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LiH18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[97]</w:t>
          </w:r>
          <w:r>
            <w:rPr>
              <w:rFonts w:ascii="Arial" w:hAnsi="Arial" w:cs="Arial"/>
              <w:color w:val="333333"/>
              <w:shd w:val="clear" w:color="auto" w:fill="FFFFFF"/>
            </w:rPr>
            <w:fldChar w:fldCharType="end"/>
          </w:r>
        </w:sdtContent>
      </w:sdt>
      <w:r>
        <w:rPr>
          <w:rFonts w:ascii="Arial" w:hAnsi="Arial" w:cs="Arial"/>
          <w:color w:val="333333"/>
          <w:shd w:val="clear" w:color="auto" w:fill="FFFFFF"/>
        </w:rPr>
        <w:t xml:space="preserve"> </w:t>
      </w:r>
      <w:sdt>
        <w:sdtPr>
          <w:rPr>
            <w:rFonts w:ascii="Arial" w:hAnsi="Arial" w:cs="Arial"/>
            <w:color w:val="333333"/>
            <w:shd w:val="clear" w:color="auto" w:fill="FFFFFF"/>
          </w:rPr>
          <w:id w:val="-126098655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Wan16 \l 2057 </w:instrText>
          </w:r>
          <w:r>
            <w:rPr>
              <w:rFonts w:ascii="Arial" w:hAnsi="Arial" w:cs="Arial"/>
              <w:color w:val="333333"/>
              <w:shd w:val="clear" w:color="auto" w:fill="FFFFFF"/>
            </w:rPr>
            <w:fldChar w:fldCharType="separate"/>
          </w:r>
          <w:r w:rsidRPr="00311E4B">
            <w:rPr>
              <w:rFonts w:ascii="Arial" w:hAnsi="Arial" w:cs="Arial"/>
              <w:noProof/>
              <w:color w:val="333333"/>
              <w:shd w:val="clear" w:color="auto" w:fill="FFFFFF"/>
            </w:rPr>
            <w:t>[98]</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54495209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Now14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[99]</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103539549"/>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Zha15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[100]</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343325466"/>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Muz15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[101]</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2063164253"/>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Now10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[102]</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1801876275"/>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Lee05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[103]</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1877234582"/>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WuH04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[104]</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687831696"/>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WuH05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[105]</w:t>
          </w:r>
          <w:r>
            <w:rPr>
              <w:rFonts w:ascii="Arial" w:hAnsi="Arial" w:cs="Arial"/>
              <w:color w:val="333333"/>
              <w:shd w:val="clear" w:color="auto" w:fill="FFFFFF"/>
            </w:rPr>
            <w:fldChar w:fldCharType="end"/>
          </w:r>
        </w:sdtContent>
      </w:sdt>
      <w:sdt>
        <w:sdtPr>
          <w:rPr>
            <w:rFonts w:ascii="Arial" w:hAnsi="Arial" w:cs="Arial"/>
            <w:color w:val="333333"/>
            <w:shd w:val="clear" w:color="auto" w:fill="FFFFFF"/>
          </w:rPr>
          <w:id w:val="-927259816"/>
          <w:citation/>
        </w:sdtPr>
        <w:sdtContent>
          <w:r>
            <w:rPr>
              <w:rFonts w:ascii="Arial" w:hAnsi="Arial" w:cs="Arial"/>
              <w:color w:val="333333"/>
              <w:shd w:val="clear" w:color="auto" w:fill="FFFFFF"/>
            </w:rPr>
            <w:fldChar w:fldCharType="begin"/>
          </w:r>
          <w:r>
            <w:rPr>
              <w:rFonts w:ascii="Arial" w:hAnsi="Arial" w:cs="Arial"/>
              <w:color w:val="333333"/>
              <w:shd w:val="clear" w:color="auto" w:fill="FFFFFF"/>
            </w:rPr>
            <w:instrText xml:space="preserve"> CITATION WuH07 \l 2057 </w:instrText>
          </w:r>
          <w:r>
            <w:rPr>
              <w:rFonts w:ascii="Arial" w:hAnsi="Arial" w:cs="Arial"/>
              <w:color w:val="333333"/>
              <w:shd w:val="clear" w:color="auto" w:fill="FFFFFF"/>
            </w:rPr>
            <w:fldChar w:fldCharType="separate"/>
          </w:r>
          <w:r>
            <w:rPr>
              <w:rFonts w:ascii="Arial" w:hAnsi="Arial" w:cs="Arial"/>
              <w:noProof/>
              <w:color w:val="333333"/>
              <w:shd w:val="clear" w:color="auto" w:fill="FFFFFF"/>
            </w:rPr>
            <w:t xml:space="preserve"> </w:t>
          </w:r>
          <w:r w:rsidRPr="00311E4B">
            <w:rPr>
              <w:rFonts w:ascii="Arial" w:hAnsi="Arial" w:cs="Arial"/>
              <w:noProof/>
              <w:color w:val="333333"/>
              <w:shd w:val="clear" w:color="auto" w:fill="FFFFFF"/>
            </w:rPr>
            <w:t>[106]</w:t>
          </w:r>
          <w:r>
            <w:rPr>
              <w:rFonts w:ascii="Arial" w:hAnsi="Arial" w:cs="Arial"/>
              <w:color w:val="333333"/>
              <w:shd w:val="clear" w:color="auto" w:fill="FFFFFF"/>
            </w:rPr>
            <w:fldChar w:fldCharType="end"/>
          </w:r>
        </w:sdtContent>
      </w:sdt>
      <w:r w:rsidRPr="00E63372">
        <w:rPr>
          <w:rFonts w:ascii="Arial" w:hAnsi="Arial" w:cs="Arial"/>
          <w:color w:val="333333"/>
          <w:shd w:val="clear" w:color="auto" w:fill="FFFFFF"/>
        </w:rPr>
        <w:t>.</w:t>
      </w:r>
    </w:p>
    <w:p w14:paraId="5646C4DA" w14:textId="77777777" w:rsidR="008D1943" w:rsidRPr="00E63372" w:rsidRDefault="008D1943" w:rsidP="008D1943">
      <w:pPr>
        <w:spacing w:after="160" w:line="360" w:lineRule="auto"/>
        <w:ind w:firstLine="720"/>
        <w:jc w:val="both"/>
        <w:rPr>
          <w:rFonts w:ascii="Arial" w:hAnsi="Arial" w:cs="Arial"/>
          <w:color w:val="333333"/>
          <w:shd w:val="clear" w:color="auto" w:fill="FFFFFF"/>
        </w:rPr>
      </w:pPr>
      <w:r w:rsidRPr="00E63372">
        <w:rPr>
          <w:rFonts w:ascii="Arial" w:hAnsi="Arial" w:cs="Arial"/>
          <w:color w:val="333333"/>
          <w:shd w:val="clear" w:color="auto" w:fill="FFFFFF"/>
        </w:rPr>
        <w:t xml:space="preserve">Our research offers a unified formalism for adapting the fractional integral representation when </w:t>
      </w:r>
      <w:r w:rsidRPr="00E63372">
        <w:rPr>
          <w:rFonts w:ascii="Arial" w:hAnsi="Arial" w:cs="Arial"/>
          <w:i/>
          <w:iCs/>
          <w:color w:val="333333"/>
          <w:shd w:val="clear" w:color="auto" w:fill="FFFFFF"/>
        </w:rPr>
        <w:t>H</w:t>
      </w:r>
      <w:r w:rsidRPr="00E63372">
        <w:rPr>
          <w:rFonts w:ascii="Arial" w:hAnsi="Arial" w:cs="Arial"/>
          <w:color w:val="333333"/>
          <w:shd w:val="clear" w:color="auto" w:fill="FFFFFF"/>
        </w:rPr>
        <w:t xml:space="preserve"> &lt; ½, how to treat fuzzy kernel and amplitude values while preserving the crisp measure structure of the noise, and demonstrating existence, uniqueness, and boundedness in that environment. We clarified how to use the classical fractional integral machinery in a fuzzy setting, employed the standard uniqueness arguments while acknowledging the fuzziness of the kernel, and explained how to define a fuzzy normal membership function rather than simply stating fuzzy Gaussian without formal details. The originality of our approach lies in its explicit handling of the non-</w:t>
      </w:r>
      <w:proofErr w:type="spellStart"/>
      <w:r w:rsidRPr="00E63372">
        <w:rPr>
          <w:rFonts w:ascii="Arial" w:hAnsi="Arial" w:cs="Arial"/>
          <w:color w:val="333333"/>
          <w:shd w:val="clear" w:color="auto" w:fill="FFFFFF"/>
        </w:rPr>
        <w:t>semimartingale</w:t>
      </w:r>
      <w:proofErr w:type="spellEnd"/>
      <w:r w:rsidRPr="00E63372">
        <w:rPr>
          <w:rFonts w:ascii="Arial" w:hAnsi="Arial" w:cs="Arial"/>
          <w:color w:val="333333"/>
          <w:shd w:val="clear" w:color="auto" w:fill="FFFFFF"/>
        </w:rPr>
        <w:t xml:space="preserve"> regime </w:t>
      </w:r>
      <w:r w:rsidRPr="00E63372">
        <w:rPr>
          <w:rFonts w:ascii="Arial" w:hAnsi="Arial" w:cs="Arial"/>
          <w:i/>
          <w:iCs/>
          <w:color w:val="333333"/>
          <w:shd w:val="clear" w:color="auto" w:fill="FFFFFF"/>
        </w:rPr>
        <w:t>H</w:t>
      </w:r>
      <w:r w:rsidRPr="00E63372">
        <w:rPr>
          <w:rFonts w:ascii="Arial" w:hAnsi="Arial" w:cs="Arial"/>
          <w:color w:val="333333"/>
          <w:shd w:val="clear" w:color="auto" w:fill="FFFFFF"/>
        </w:rPr>
        <w:t xml:space="preserve"> &lt; ½ within a fuzzy kernel environment, its maintenance of the validity of measure-theoretic integrals by keeping the noise crisp, and its articulation of a consistent approach to defining the distribution via a recognised aggregator principle for fuzzy </w:t>
      </w:r>
      <w:proofErr w:type="spellStart"/>
      <w:r w:rsidRPr="00E63372">
        <w:rPr>
          <w:rFonts w:ascii="Arial" w:hAnsi="Arial" w:cs="Arial"/>
          <w:color w:val="333333"/>
          <w:shd w:val="clear" w:color="auto" w:fill="FFFFFF"/>
        </w:rPr>
        <w:t>normals</w:t>
      </w:r>
      <w:proofErr w:type="spellEnd"/>
      <w:r w:rsidRPr="00E63372">
        <w:rPr>
          <w:rFonts w:ascii="Arial" w:hAnsi="Arial" w:cs="Arial"/>
          <w:color w:val="333333"/>
          <w:shd w:val="clear" w:color="auto" w:fill="FFFFFF"/>
        </w:rPr>
        <w:t>. Our rigorous treatment of fuzzy fractional Brownian motion and a clear explanation of how fuzziness modifies the usual uniqueness proofs and distribution membership constitute a coherent roadmap that is currently missing in the existing literature.</w:t>
      </w:r>
    </w:p>
    <w:p w14:paraId="73FAB489" w14:textId="77777777" w:rsidR="008D1943" w:rsidRPr="00E63372" w:rsidRDefault="008D1943" w:rsidP="008D1943">
      <w:pPr>
        <w:spacing w:after="160" w:line="360" w:lineRule="auto"/>
        <w:ind w:firstLine="720"/>
        <w:jc w:val="both"/>
        <w:rPr>
          <w:rFonts w:ascii="Arial" w:hAnsi="Arial" w:cs="Arial"/>
          <w:color w:val="333333"/>
          <w:shd w:val="clear" w:color="auto" w:fill="FFFFFF"/>
        </w:rPr>
      </w:pPr>
      <w:r w:rsidRPr="00E63372">
        <w:rPr>
          <w:rFonts w:ascii="Arial" w:hAnsi="Arial" w:cs="Arial"/>
          <w:color w:val="333333"/>
          <w:shd w:val="clear" w:color="auto" w:fill="FFFFFF"/>
        </w:rPr>
        <w:t xml:space="preserve">Our rigorous treatment of </w:t>
      </w:r>
      <w:proofErr w:type="spellStart"/>
      <w:r w:rsidRPr="00E63372">
        <w:rPr>
          <w:rFonts w:ascii="Arial" w:hAnsi="Arial" w:cs="Arial"/>
          <w:color w:val="333333"/>
          <w:shd w:val="clear" w:color="auto" w:fill="FFFFFF"/>
        </w:rPr>
        <w:t>fBm</w:t>
      </w:r>
      <w:proofErr w:type="spellEnd"/>
      <w:r w:rsidRPr="00E63372">
        <w:rPr>
          <w:rFonts w:ascii="Arial" w:hAnsi="Arial" w:cs="Arial"/>
          <w:color w:val="333333"/>
          <w:shd w:val="clear" w:color="auto" w:fill="FFFFFF"/>
        </w:rPr>
        <w:t xml:space="preserve"> and a clear explanation of how fuzziness modifies the usual uniqueness proofs and distribution membership constitutes a coherent roadmap that is currently missing in the existing literature. Furthermore, our model demonstrates superior applicability to financial products where long-term dependency and uncertainty </w:t>
      </w:r>
      <w:r w:rsidRPr="00E63372">
        <w:rPr>
          <w:rFonts w:ascii="Arial" w:hAnsi="Arial" w:cs="Arial"/>
          <w:color w:val="333333"/>
          <w:shd w:val="clear" w:color="auto" w:fill="FFFFFF"/>
        </w:rPr>
        <w:lastRenderedPageBreak/>
        <w:t xml:space="preserve">are critical. </w:t>
      </w:r>
      <w:proofErr w:type="gramStart"/>
      <w:r w:rsidRPr="00E63372">
        <w:rPr>
          <w:rFonts w:ascii="Arial" w:hAnsi="Arial" w:cs="Arial"/>
          <w:color w:val="333333"/>
          <w:shd w:val="clear" w:color="auto" w:fill="FFFFFF"/>
        </w:rPr>
        <w:t>In particular, it</w:t>
      </w:r>
      <w:proofErr w:type="gramEnd"/>
      <w:r w:rsidRPr="00E63372">
        <w:rPr>
          <w:rFonts w:ascii="Arial" w:hAnsi="Arial" w:cs="Arial"/>
          <w:color w:val="333333"/>
          <w:shd w:val="clear" w:color="auto" w:fill="FFFFFF"/>
        </w:rPr>
        <w:t xml:space="preserve"> provides improved performance in pricing and hedging options with persistent volatility or mean-reverting characteristics which are common in equity indices and commodity markets, respectively. By incorporating fuzzy fractional dynamics, the model captures both long memory and uncertainty, offering more realistic pricing intervals and enhanced risk assessments compared to classical models. These attributes make the model highly relevant not only for option pricing but also for broader derivative applications and risk management strategies, where accurate quantifications of volatility ambiguity and drift uncertainty is essential.</w:t>
      </w:r>
    </w:p>
    <w:p w14:paraId="73ECE7B3" w14:textId="77777777" w:rsidR="008D1943" w:rsidRPr="00267FC5" w:rsidRDefault="008D1943" w:rsidP="008D1943">
      <w:pPr>
        <w:spacing w:after="160" w:line="360" w:lineRule="auto"/>
        <w:jc w:val="both"/>
        <w:rPr>
          <w:rFonts w:ascii="Arial" w:hAnsi="Arial" w:cs="Arial"/>
          <w:color w:val="333333"/>
          <w:shd w:val="clear" w:color="auto" w:fill="FFFFFF"/>
        </w:rPr>
      </w:pPr>
    </w:p>
    <w:p w14:paraId="6281A880" w14:textId="77777777" w:rsidR="008D1943" w:rsidRPr="00267FC5" w:rsidRDefault="008D1943" w:rsidP="008D1943">
      <w:pPr>
        <w:pStyle w:val="Heading1"/>
        <w:tabs>
          <w:tab w:val="num" w:pos="567"/>
        </w:tabs>
        <w:spacing w:before="480" w:after="60" w:line="360" w:lineRule="auto"/>
        <w:jc w:val="center"/>
        <w:rPr>
          <w:color w:val="333333"/>
          <w:shd w:val="clear" w:color="auto" w:fill="FFFFFF"/>
        </w:rPr>
      </w:pPr>
      <w:r>
        <w:rPr>
          <w:color w:val="333333"/>
          <w:shd w:val="clear" w:color="auto" w:fill="FFFFFF"/>
        </w:rPr>
        <w:br w:type="page"/>
      </w:r>
      <w:bookmarkStart w:id="1610" w:name="_Toc202695105"/>
      <w:r w:rsidRPr="00267FC5">
        <w:rPr>
          <w:rFonts w:ascii="Arial" w:eastAsia="Arial" w:hAnsi="Arial" w:cs="Arial"/>
          <w:b/>
          <w:bCs/>
          <w:color w:val="000000" w:themeColor="text1"/>
        </w:rPr>
        <w:lastRenderedPageBreak/>
        <w:t>CHAPTER 6: SYNTHESIS AND APPLICATION TO VOLATILITY FORECASTING</w:t>
      </w:r>
      <w:bookmarkEnd w:id="1610"/>
    </w:p>
    <w:p w14:paraId="232A14B0" w14:textId="77777777" w:rsidR="008D1943" w:rsidRPr="00267FC5" w:rsidRDefault="008D1943" w:rsidP="008D1943">
      <w:pPr>
        <w:pStyle w:val="Heading2"/>
        <w:spacing w:line="360" w:lineRule="auto"/>
        <w:rPr>
          <w:b/>
          <w:bCs/>
          <w:i/>
          <w:iCs/>
          <w:sz w:val="20"/>
          <w:szCs w:val="20"/>
        </w:rPr>
      </w:pPr>
      <w:bookmarkStart w:id="1611" w:name="_Toc202695106"/>
      <w:r w:rsidRPr="00267FC5">
        <w:rPr>
          <w:b/>
          <w:bCs/>
          <w:i/>
          <w:iCs/>
          <w:sz w:val="20"/>
          <w:szCs w:val="20"/>
        </w:rPr>
        <w:t>6.1 From Pricing to Forecasting</w:t>
      </w:r>
      <w:bookmarkEnd w:id="1611"/>
    </w:p>
    <w:p w14:paraId="206863C7" w14:textId="77777777" w:rsidR="008D1943" w:rsidRPr="00267FC5" w:rsidRDefault="008D1943" w:rsidP="008D1943">
      <w:pPr>
        <w:spacing w:line="360" w:lineRule="auto"/>
        <w:ind w:firstLine="720"/>
        <w:rPr>
          <w:rFonts w:ascii="Arial" w:hAnsi="Arial" w:cs="Arial"/>
          <w:color w:val="333333"/>
          <w:shd w:val="clear" w:color="auto" w:fill="FFFFFF"/>
        </w:rPr>
      </w:pPr>
      <w:r w:rsidRPr="00267FC5">
        <w:rPr>
          <w:rFonts w:ascii="Arial" w:hAnsi="Arial" w:cs="Arial"/>
          <w:color w:val="333333"/>
          <w:shd w:val="clear" w:color="auto" w:fill="FFFFFF"/>
        </w:rPr>
        <w:t xml:space="preserve">This thesis began with a set of research questions </w:t>
      </w:r>
      <w:r>
        <w:rPr>
          <w:rFonts w:ascii="Arial" w:hAnsi="Arial" w:cs="Arial"/>
          <w:color w:val="333333"/>
          <w:shd w:val="clear" w:color="auto" w:fill="FFFFFF"/>
        </w:rPr>
        <w:t>centred</w:t>
      </w:r>
      <w:r w:rsidRPr="00267FC5">
        <w:rPr>
          <w:rFonts w:ascii="Arial" w:hAnsi="Arial" w:cs="Arial"/>
          <w:color w:val="333333"/>
          <w:shd w:val="clear" w:color="auto" w:fill="FFFFFF"/>
        </w:rPr>
        <w:t xml:space="preserve"> on the fractal nature of financial volatility and the challenge of forecasting the VIX and VVIX indices. The subsequent chapters reviewed the existing literature, established the fractal properties of the data, and dedicated significant effort in Chapter 5 to developing a novel, multifaceted option pricing framework based on mixed fuzzy fractional Brownian motion (</w:t>
      </w:r>
      <w:proofErr w:type="spellStart"/>
      <w:r w:rsidRPr="00267FC5">
        <w:rPr>
          <w:rFonts w:ascii="Arial" w:hAnsi="Arial" w:cs="Arial"/>
          <w:color w:val="333333"/>
          <w:shd w:val="clear" w:color="auto" w:fill="FFFFFF"/>
        </w:rPr>
        <w:t>mfFBm</w:t>
      </w:r>
      <w:proofErr w:type="spellEnd"/>
      <w:r w:rsidRPr="00267FC5">
        <w:rPr>
          <w:rFonts w:ascii="Arial" w:hAnsi="Arial" w:cs="Arial"/>
          <w:color w:val="333333"/>
          <w:shd w:val="clear" w:color="auto" w:fill="FFFFFF"/>
        </w:rPr>
        <w:t>) with jumps.</w:t>
      </w:r>
    </w:p>
    <w:p w14:paraId="5FC899D7" w14:textId="77777777" w:rsidR="008D1943" w:rsidRPr="00267FC5" w:rsidRDefault="008D1943" w:rsidP="008D1943">
      <w:pPr>
        <w:spacing w:line="360" w:lineRule="auto"/>
        <w:ind w:firstLine="720"/>
        <w:rPr>
          <w:rFonts w:ascii="Arial" w:hAnsi="Arial" w:cs="Arial"/>
          <w:color w:val="333333"/>
          <w:shd w:val="clear" w:color="auto" w:fill="FFFFFF"/>
        </w:rPr>
      </w:pPr>
      <w:r w:rsidRPr="00267FC5">
        <w:rPr>
          <w:rFonts w:ascii="Arial" w:hAnsi="Arial" w:cs="Arial"/>
          <w:color w:val="333333"/>
          <w:shd w:val="clear" w:color="auto" w:fill="FFFFFF"/>
        </w:rPr>
        <w:t xml:space="preserve">The purpose of this chapter is to explicitly and rigorously connect the theoretical pricing model developed in Chapter 5 to the practical forecasting objectives outlined in Chapter 1. The central argument is that an advanced option pricing formula is not </w:t>
      </w:r>
      <w:r>
        <w:rPr>
          <w:rFonts w:ascii="Arial" w:hAnsi="Arial" w:cs="Arial"/>
          <w:color w:val="333333"/>
          <w:shd w:val="clear" w:color="auto" w:fill="FFFFFF"/>
        </w:rPr>
        <w:t>merely supplementary to achieving</w:t>
      </w:r>
      <w:r w:rsidRPr="00267FC5">
        <w:rPr>
          <w:rFonts w:ascii="Arial" w:hAnsi="Arial" w:cs="Arial"/>
          <w:color w:val="333333"/>
          <w:shd w:val="clear" w:color="auto" w:fill="FFFFFF"/>
        </w:rPr>
        <w:t xml:space="preserve"> the goal of volatility forecasting, but rather a prerequisite for creating a more sophisticated and accurate volatility forecast. The mechanism for this connection is the concept of implied volatility</w:t>
      </w:r>
      <w:r>
        <w:rPr>
          <w:rFonts w:ascii="Arial" w:hAnsi="Arial" w:cs="Arial"/>
          <w:color w:val="333333"/>
          <w:shd w:val="clear" w:color="auto" w:fill="FFFFFF"/>
        </w:rPr>
        <w:t xml:space="preserve"> (IV)</w:t>
      </w:r>
      <w:r w:rsidRPr="00267FC5">
        <w:rPr>
          <w:rFonts w:ascii="Arial" w:hAnsi="Arial" w:cs="Arial"/>
          <w:color w:val="333333"/>
          <w:shd w:val="clear" w:color="auto" w:fill="FFFFFF"/>
        </w:rPr>
        <w:t>, which serves as the bridge between the observable market prices of options and the unobservable market expectation of future volatility.</w:t>
      </w:r>
      <w:r>
        <w:rPr>
          <w:rFonts w:ascii="Arial" w:hAnsi="Arial" w:cs="Arial"/>
          <w:color w:val="333333"/>
          <w:shd w:val="clear" w:color="auto" w:fill="FFFFFF"/>
        </w:rPr>
        <w:t xml:space="preserve"> This link was thoroughly developed and discussed in Chapters 1 and 5. </w:t>
      </w:r>
    </w:p>
    <w:p w14:paraId="2DC2B110" w14:textId="77777777" w:rsidR="008D1943" w:rsidRPr="00267FC5" w:rsidRDefault="008D1943" w:rsidP="008D1943">
      <w:pPr>
        <w:pStyle w:val="Heading2"/>
        <w:spacing w:line="360" w:lineRule="auto"/>
        <w:rPr>
          <w:b/>
          <w:bCs/>
          <w:i/>
          <w:iCs/>
          <w:sz w:val="20"/>
          <w:szCs w:val="20"/>
        </w:rPr>
      </w:pPr>
      <w:bookmarkStart w:id="1612" w:name="_Toc202695107"/>
      <w:r w:rsidRPr="00267FC5">
        <w:rPr>
          <w:b/>
          <w:bCs/>
          <w:i/>
          <w:iCs/>
          <w:sz w:val="20"/>
          <w:szCs w:val="20"/>
        </w:rPr>
        <w:t>6.2 The Option Pricing Formula as a Volatility-Inference Tool</w:t>
      </w:r>
      <w:bookmarkEnd w:id="1612"/>
    </w:p>
    <w:p w14:paraId="210F7221" w14:textId="77777777" w:rsidR="008D1943" w:rsidRPr="00267FC5" w:rsidRDefault="008D1943" w:rsidP="008D1943">
      <w:pPr>
        <w:spacing w:line="360" w:lineRule="auto"/>
        <w:ind w:firstLine="720"/>
        <w:rPr>
          <w:rFonts w:ascii="Arial" w:hAnsi="Arial" w:cs="Arial"/>
          <w:color w:val="333333"/>
          <w:shd w:val="clear" w:color="auto" w:fill="FFFFFF"/>
        </w:rPr>
      </w:pPr>
      <w:r w:rsidRPr="00267FC5">
        <w:rPr>
          <w:rFonts w:ascii="Arial" w:hAnsi="Arial" w:cs="Arial"/>
          <w:color w:val="333333"/>
          <w:shd w:val="clear" w:color="auto" w:fill="FFFFFF"/>
        </w:rPr>
        <w:t>Any option pricing model, from the classical Black-Scholes formula to the advanced framework in Chapter 5, establishes a deterministic relationship between an option's price and a set of input parameters. This can be expressed as:</w:t>
      </w:r>
    </w:p>
    <w:p w14:paraId="689A221E" w14:textId="77777777" w:rsidR="008D1943" w:rsidRPr="00267FC5" w:rsidRDefault="008D1943" w:rsidP="008D1943">
      <w:pPr>
        <w:spacing w:line="360" w:lineRule="auto"/>
        <w:jc w:val="center"/>
        <w:rPr>
          <w:rFonts w:ascii="Arial" w:hAnsi="Arial" w:cs="Arial"/>
          <w:color w:val="333333"/>
          <w:shd w:val="clear" w:color="auto" w:fill="FFFFFF"/>
        </w:rPr>
      </w:pPr>
      <m:oMath>
        <m:r>
          <w:rPr>
            <w:rFonts w:ascii="Cambria Math" w:hAnsi="Cambria Math" w:cs="Arial"/>
            <w:color w:val="333333"/>
            <w:shd w:val="clear" w:color="auto" w:fill="FFFFFF"/>
          </w:rPr>
          <m:t>Option Price = f(S</m:t>
        </m:r>
        <m:r>
          <w:rPr>
            <w:rFonts w:ascii="Cambria Math" w:hAnsi="Cambria Math" w:cs="Cambria Math"/>
            <w:color w:val="333333"/>
            <w:shd w:val="clear" w:color="auto" w:fill="FFFFFF"/>
          </w:rPr>
          <m:t>₀</m:t>
        </m:r>
        <m:r>
          <w:rPr>
            <w:rFonts w:ascii="Cambria Math" w:hAnsi="Cambria Math" w:cs="Arial"/>
            <w:color w:val="333333"/>
            <w:shd w:val="clear" w:color="auto" w:fill="FFFFFF"/>
          </w:rPr>
          <m:t>, K, T, r, σ, H, ...)</m:t>
        </m:r>
      </m:oMath>
      <w:r>
        <w:rPr>
          <w:rFonts w:ascii="Arial" w:hAnsi="Arial" w:cs="Arial"/>
          <w:color w:val="333333"/>
          <w:shd w:val="clear" w:color="auto" w:fill="FFFFFF"/>
        </w:rPr>
        <w:t>,</w:t>
      </w:r>
    </w:p>
    <w:p w14:paraId="7C1BD9B2" w14:textId="77777777" w:rsidR="008D1943" w:rsidRPr="00267FC5" w:rsidRDefault="008D1943" w:rsidP="008D1943">
      <w:pPr>
        <w:spacing w:line="360" w:lineRule="auto"/>
        <w:rPr>
          <w:rFonts w:ascii="Arial" w:hAnsi="Arial" w:cs="Arial"/>
          <w:color w:val="333333"/>
          <w:shd w:val="clear" w:color="auto" w:fill="FFFFFF"/>
        </w:rPr>
      </w:pPr>
      <w:r>
        <w:rPr>
          <w:rFonts w:ascii="Arial" w:hAnsi="Arial" w:cs="Arial"/>
          <w:color w:val="333333"/>
          <w:shd w:val="clear" w:color="auto" w:fill="FFFFFF"/>
        </w:rPr>
        <w:t>w</w:t>
      </w:r>
      <w:r w:rsidRPr="00267FC5">
        <w:rPr>
          <w:rFonts w:ascii="Arial" w:hAnsi="Arial" w:cs="Arial"/>
          <w:color w:val="333333"/>
          <w:shd w:val="clear" w:color="auto" w:fill="FFFFFF"/>
        </w:rPr>
        <w:t xml:space="preserve">here </w:t>
      </w:r>
      <w:r w:rsidRPr="00267FC5">
        <w:rPr>
          <w:rFonts w:ascii="Arial" w:hAnsi="Arial" w:cs="Arial"/>
          <w:i/>
          <w:iCs/>
          <w:color w:val="333333"/>
          <w:shd w:val="clear" w:color="auto" w:fill="FFFFFF"/>
        </w:rPr>
        <w:t>σ</w:t>
      </w:r>
      <w:r w:rsidRPr="00267FC5">
        <w:rPr>
          <w:rFonts w:ascii="Arial" w:hAnsi="Arial" w:cs="Arial"/>
          <w:color w:val="333333"/>
          <w:shd w:val="clear" w:color="auto" w:fill="FFFFFF"/>
        </w:rPr>
        <w:t xml:space="preserve"> is the volatility of the underlying asset and </w:t>
      </w:r>
      <w:r w:rsidRPr="00267FC5">
        <w:rPr>
          <w:rFonts w:ascii="Arial" w:hAnsi="Arial" w:cs="Arial"/>
          <w:i/>
          <w:iCs/>
          <w:color w:val="333333"/>
          <w:shd w:val="clear" w:color="auto" w:fill="FFFFFF"/>
        </w:rPr>
        <w:t>H</w:t>
      </w:r>
      <w:r w:rsidRPr="00267FC5">
        <w:rPr>
          <w:rFonts w:ascii="Arial" w:hAnsi="Arial" w:cs="Arial"/>
          <w:color w:val="333333"/>
          <w:shd w:val="clear" w:color="auto" w:fill="FFFFFF"/>
        </w:rPr>
        <w:t xml:space="preserve"> is the Hurst exponent. While these formulas are typically used to calculate a theoretical price, their real </w:t>
      </w:r>
      <w:r>
        <w:rPr>
          <w:rFonts w:ascii="Arial" w:hAnsi="Arial" w:cs="Arial"/>
          <w:color w:val="333333"/>
          <w:shd w:val="clear" w:color="auto" w:fill="FFFFFF"/>
        </w:rPr>
        <w:t>use</w:t>
      </w:r>
      <w:r w:rsidRPr="00267FC5">
        <w:rPr>
          <w:rFonts w:ascii="Arial" w:hAnsi="Arial" w:cs="Arial"/>
          <w:color w:val="333333"/>
          <w:shd w:val="clear" w:color="auto" w:fill="FFFFFF"/>
        </w:rPr>
        <w:t xml:space="preserve"> in this context comes from their inversion. By observing the market-traded price of an option, we can solve for the one remaining unknown</w:t>
      </w:r>
      <w:r>
        <w:rPr>
          <w:rFonts w:ascii="Arial" w:hAnsi="Arial" w:cs="Arial"/>
          <w:color w:val="333333"/>
          <w:shd w:val="clear" w:color="auto" w:fill="FFFFFF"/>
        </w:rPr>
        <w:t xml:space="preserve"> which is</w:t>
      </w:r>
      <w:r w:rsidRPr="00267FC5">
        <w:rPr>
          <w:rFonts w:ascii="Arial" w:hAnsi="Arial" w:cs="Arial"/>
          <w:color w:val="333333"/>
          <w:shd w:val="clear" w:color="auto" w:fill="FFFFFF"/>
        </w:rPr>
        <w:t xml:space="preserve"> the volatility (</w:t>
      </w:r>
      <w:r w:rsidRPr="00267FC5">
        <w:rPr>
          <w:rFonts w:ascii="Arial" w:hAnsi="Arial" w:cs="Arial"/>
          <w:i/>
          <w:iCs/>
          <w:color w:val="333333"/>
          <w:shd w:val="clear" w:color="auto" w:fill="FFFFFF"/>
        </w:rPr>
        <w:t>σ</w:t>
      </w:r>
      <w:r w:rsidRPr="00267FC5">
        <w:rPr>
          <w:rFonts w:ascii="Arial" w:hAnsi="Arial" w:cs="Arial"/>
          <w:color w:val="333333"/>
          <w:shd w:val="clear" w:color="auto" w:fill="FFFFFF"/>
        </w:rPr>
        <w:t xml:space="preserve">) that market </w:t>
      </w:r>
      <w:r w:rsidRPr="00873D8A">
        <w:rPr>
          <w:rFonts w:ascii="Arial" w:hAnsi="Arial" w:cs="Arial"/>
          <w:color w:val="333333"/>
          <w:shd w:val="clear" w:color="auto" w:fill="FFFFFF"/>
        </w:rPr>
        <w:t>participants</w:t>
      </w:r>
      <w:r w:rsidRPr="00267FC5">
        <w:rPr>
          <w:rFonts w:ascii="Arial" w:hAnsi="Arial" w:cs="Arial"/>
          <w:color w:val="333333"/>
          <w:shd w:val="clear" w:color="auto" w:fill="FFFFFF"/>
        </w:rPr>
        <w:t xml:space="preserve"> must be assuming for the price to be fair. This is the definition of implied volatility (IV</w:t>
      </w:r>
      <w:proofErr w:type="gramStart"/>
      <w:r w:rsidRPr="00267FC5">
        <w:rPr>
          <w:rFonts w:ascii="Arial" w:hAnsi="Arial" w:cs="Arial"/>
          <w:color w:val="333333"/>
          <w:shd w:val="clear" w:color="auto" w:fill="FFFFFF"/>
        </w:rPr>
        <w:t>)</w:t>
      </w:r>
      <w:proofErr w:type="gramEnd"/>
      <w:r>
        <w:rPr>
          <w:rFonts w:ascii="Arial" w:hAnsi="Arial" w:cs="Arial"/>
          <w:color w:val="333333"/>
          <w:shd w:val="clear" w:color="auto" w:fill="FFFFFF"/>
        </w:rPr>
        <w:t xml:space="preserve"> and it represents the market consensus regarding anticipated asset volatility.</w:t>
      </w:r>
    </w:p>
    <w:p w14:paraId="537B8B15" w14:textId="77777777" w:rsidR="008D1943" w:rsidRPr="00267FC5" w:rsidRDefault="008D1943" w:rsidP="008D1943">
      <w:pPr>
        <w:spacing w:line="360" w:lineRule="auto"/>
        <w:ind w:firstLine="720"/>
        <w:rPr>
          <w:rFonts w:ascii="Arial" w:hAnsi="Arial" w:cs="Arial"/>
          <w:color w:val="333333"/>
          <w:shd w:val="clear" w:color="auto" w:fill="FFFFFF"/>
        </w:rPr>
      </w:pPr>
      <w:r w:rsidRPr="00267FC5">
        <w:rPr>
          <w:rFonts w:ascii="Arial" w:hAnsi="Arial" w:cs="Arial"/>
          <w:color w:val="333333"/>
          <w:shd w:val="clear" w:color="auto" w:fill="FFFFFF"/>
        </w:rPr>
        <w:lastRenderedPageBreak/>
        <w:t>The standard VIX index</w:t>
      </w:r>
      <w:r>
        <w:rPr>
          <w:rFonts w:ascii="Arial" w:hAnsi="Arial" w:cs="Arial"/>
          <w:color w:val="333333"/>
          <w:shd w:val="clear" w:color="auto" w:fill="FFFFFF"/>
        </w:rPr>
        <w:t xml:space="preserve"> was defined in Chapters 1 and 2 and</w:t>
      </w:r>
      <w:r w:rsidRPr="00267FC5">
        <w:rPr>
          <w:rFonts w:ascii="Arial" w:hAnsi="Arial" w:cs="Arial"/>
          <w:color w:val="333333"/>
          <w:shd w:val="clear" w:color="auto" w:fill="FFFFFF"/>
        </w:rPr>
        <w:t xml:space="preserve"> is itself a measure of implied volatility. It is derived from the market prices of a portfolio of S&amp;P 500 options. However, the calculation of the VIX implicitly relies on a model that does not account for the "rough," fractal nature of volatility that this thesis has established.</w:t>
      </w:r>
    </w:p>
    <w:p w14:paraId="4593836A" w14:textId="77777777" w:rsidR="008D1943" w:rsidRPr="00267FC5" w:rsidRDefault="008D1943" w:rsidP="008D1943">
      <w:pPr>
        <w:spacing w:line="360" w:lineRule="auto"/>
        <w:ind w:firstLine="720"/>
        <w:rPr>
          <w:rFonts w:ascii="Arial" w:hAnsi="Arial" w:cs="Arial"/>
          <w:color w:val="333333"/>
          <w:shd w:val="clear" w:color="auto" w:fill="FFFFFF"/>
        </w:rPr>
      </w:pPr>
      <w:r w:rsidRPr="00267FC5">
        <w:rPr>
          <w:rFonts w:ascii="Arial" w:hAnsi="Arial" w:cs="Arial"/>
          <w:color w:val="333333"/>
          <w:shd w:val="clear" w:color="auto" w:fill="FFFFFF"/>
        </w:rPr>
        <w:t xml:space="preserve">The </w:t>
      </w:r>
      <w:r>
        <w:rPr>
          <w:rFonts w:ascii="Arial" w:hAnsi="Arial" w:cs="Arial"/>
          <w:color w:val="333333"/>
          <w:shd w:val="clear" w:color="auto" w:fill="FFFFFF"/>
        </w:rPr>
        <w:t xml:space="preserve">advanced options pricing </w:t>
      </w:r>
      <w:r w:rsidRPr="00267FC5">
        <w:rPr>
          <w:rFonts w:ascii="Arial" w:hAnsi="Arial" w:cs="Arial"/>
          <w:color w:val="333333"/>
          <w:shd w:val="clear" w:color="auto" w:fill="FFFFFF"/>
        </w:rPr>
        <w:t>model developed in Chapter 5 provides a more sophisticated function</w:t>
      </w:r>
      <w:r>
        <w:rPr>
          <w:rFonts w:ascii="Arial" w:hAnsi="Arial" w:cs="Arial"/>
          <w:color w:val="333333"/>
          <w:shd w:val="clear" w:color="auto" w:fill="FFFFFF"/>
        </w:rPr>
        <w:t xml:space="preserve">, </w:t>
      </w:r>
      <w:r w:rsidRPr="00267FC5">
        <w:rPr>
          <w:rFonts w:ascii="Arial" w:hAnsi="Arial" w:cs="Arial"/>
          <w:color w:val="333333"/>
          <w:shd w:val="clear" w:color="auto" w:fill="FFFFFF"/>
        </w:rPr>
        <w:t>which accounts for these crucial real-world dynamics</w:t>
      </w:r>
      <w:r>
        <w:rPr>
          <w:rFonts w:ascii="Arial" w:hAnsi="Arial" w:cs="Arial"/>
          <w:color w:val="333333"/>
          <w:shd w:val="clear" w:color="auto" w:fill="FFFFFF"/>
        </w:rPr>
        <w:t xml:space="preserve">. </w:t>
      </w:r>
      <w:r w:rsidRPr="00267FC5">
        <w:rPr>
          <w:rFonts w:ascii="Arial" w:hAnsi="Arial" w:cs="Arial"/>
          <w:color w:val="333333"/>
          <w:shd w:val="clear" w:color="auto" w:fill="FFFFFF"/>
        </w:rPr>
        <w:t>It incorporates the Hurst exponent (</w:t>
      </w:r>
      <w:r w:rsidRPr="00267FC5">
        <w:rPr>
          <w:rFonts w:ascii="Arial" w:hAnsi="Arial" w:cs="Arial"/>
          <w:i/>
          <w:iCs/>
          <w:color w:val="333333"/>
          <w:shd w:val="clear" w:color="auto" w:fill="FFFFFF"/>
        </w:rPr>
        <w:t>H</w:t>
      </w:r>
      <w:r w:rsidRPr="00267FC5">
        <w:rPr>
          <w:rFonts w:ascii="Arial" w:hAnsi="Arial" w:cs="Arial"/>
          <w:color w:val="333333"/>
          <w:shd w:val="clear" w:color="auto" w:fill="FFFFFF"/>
        </w:rPr>
        <w:t>) to capture long-range dependence or mean-reversion, which is absent in classical model</w:t>
      </w:r>
      <w:r>
        <w:rPr>
          <w:rFonts w:ascii="Arial" w:hAnsi="Arial" w:cs="Arial"/>
          <w:color w:val="333333"/>
          <w:shd w:val="clear" w:color="auto" w:fill="FFFFFF"/>
        </w:rPr>
        <w:t xml:space="preserve">. </w:t>
      </w:r>
      <w:r w:rsidRPr="00267FC5">
        <w:rPr>
          <w:rFonts w:ascii="Arial" w:hAnsi="Arial" w:cs="Arial"/>
          <w:color w:val="333333"/>
          <w:shd w:val="clear" w:color="auto" w:fill="FFFFFF"/>
        </w:rPr>
        <w:t>It allows key parameters like drift (</w:t>
      </w:r>
      <w:r w:rsidRPr="00267FC5">
        <w:rPr>
          <w:rFonts w:ascii="Arial" w:hAnsi="Arial" w:cs="Arial"/>
          <w:i/>
          <w:iCs/>
          <w:color w:val="333333"/>
          <w:shd w:val="clear" w:color="auto" w:fill="FFFFFF"/>
        </w:rPr>
        <w:t>μ</w:t>
      </w:r>
      <w:r w:rsidRPr="00267FC5">
        <w:rPr>
          <w:rFonts w:ascii="Arial" w:hAnsi="Arial" w:cs="Arial"/>
          <w:color w:val="333333"/>
          <w:shd w:val="clear" w:color="auto" w:fill="FFFFFF"/>
        </w:rPr>
        <w:t>) and volatility (</w:t>
      </w:r>
      <w:r w:rsidRPr="00267FC5">
        <w:rPr>
          <w:rFonts w:ascii="Arial" w:hAnsi="Arial" w:cs="Arial"/>
          <w:i/>
          <w:iCs/>
          <w:color w:val="333333"/>
          <w:shd w:val="clear" w:color="auto" w:fill="FFFFFF"/>
        </w:rPr>
        <w:t>σ</w:t>
      </w:r>
      <w:r w:rsidRPr="00267FC5">
        <w:rPr>
          <w:rFonts w:ascii="Arial" w:hAnsi="Arial" w:cs="Arial"/>
          <w:color w:val="333333"/>
          <w:shd w:val="clear" w:color="auto" w:fill="FFFFFF"/>
        </w:rPr>
        <w:t>) to be represented as fuzzy intervals, capturing inherent market uncertainty and sentiment.</w:t>
      </w:r>
      <w:r>
        <w:rPr>
          <w:rFonts w:ascii="Arial" w:hAnsi="Arial" w:cs="Arial"/>
          <w:color w:val="333333"/>
          <w:shd w:val="clear" w:color="auto" w:fill="FFFFFF"/>
        </w:rPr>
        <w:t xml:space="preserve"> </w:t>
      </w:r>
      <w:r w:rsidRPr="00267FC5">
        <w:rPr>
          <w:rFonts w:ascii="Arial" w:hAnsi="Arial" w:cs="Arial"/>
          <w:color w:val="333333"/>
          <w:shd w:val="clear" w:color="auto" w:fill="FFFFFF"/>
        </w:rPr>
        <w:t>It</w:t>
      </w:r>
      <w:r>
        <w:rPr>
          <w:rFonts w:ascii="Arial" w:hAnsi="Arial" w:cs="Arial"/>
          <w:color w:val="333333"/>
          <w:shd w:val="clear" w:color="auto" w:fill="FFFFFF"/>
        </w:rPr>
        <w:t xml:space="preserve"> also</w:t>
      </w:r>
      <w:r w:rsidRPr="00267FC5">
        <w:rPr>
          <w:rFonts w:ascii="Arial" w:hAnsi="Arial" w:cs="Arial"/>
          <w:color w:val="333333"/>
          <w:shd w:val="clear" w:color="auto" w:fill="FFFFFF"/>
        </w:rPr>
        <w:t xml:space="preserve"> integrates a Poisson jump process to account for sudden, discontinuous market shocks.</w:t>
      </w:r>
      <w:r>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By developing this advanced pricing formula, we have created a superior tool for </w:t>
      </w:r>
      <w:r>
        <w:rPr>
          <w:rFonts w:ascii="Arial" w:hAnsi="Arial" w:cs="Arial"/>
          <w:color w:val="333333"/>
          <w:shd w:val="clear" w:color="auto" w:fill="FFFFFF"/>
        </w:rPr>
        <w:t>extrapolating</w:t>
      </w:r>
      <w:r w:rsidRPr="00267FC5">
        <w:rPr>
          <w:rFonts w:ascii="Arial" w:hAnsi="Arial" w:cs="Arial"/>
          <w:color w:val="333333"/>
          <w:shd w:val="clear" w:color="auto" w:fill="FFFFFF"/>
        </w:rPr>
        <w:t xml:space="preserve"> implied volatility.</w:t>
      </w:r>
    </w:p>
    <w:p w14:paraId="47254ABB" w14:textId="77777777" w:rsidR="008D1943" w:rsidRPr="00267FC5" w:rsidRDefault="008D1943" w:rsidP="008D1943">
      <w:pPr>
        <w:pStyle w:val="Heading2"/>
        <w:spacing w:line="360" w:lineRule="auto"/>
        <w:rPr>
          <w:b/>
          <w:bCs/>
          <w:i/>
          <w:iCs/>
          <w:sz w:val="20"/>
          <w:szCs w:val="20"/>
        </w:rPr>
      </w:pPr>
      <w:bookmarkStart w:id="1613" w:name="_Toc202695108"/>
      <w:r w:rsidRPr="00267FC5">
        <w:rPr>
          <w:b/>
          <w:bCs/>
          <w:i/>
          <w:iCs/>
          <w:sz w:val="20"/>
          <w:szCs w:val="20"/>
        </w:rPr>
        <w:t>6.3 Robust Methodology for Forecasting VIX and VVIX</w:t>
      </w:r>
      <w:bookmarkEnd w:id="1613"/>
    </w:p>
    <w:p w14:paraId="7CB0BDDF" w14:textId="77777777" w:rsidR="008D1943" w:rsidRPr="003347E6" w:rsidRDefault="008D1943" w:rsidP="008D1943">
      <w:pPr>
        <w:spacing w:line="360" w:lineRule="auto"/>
        <w:rPr>
          <w:rFonts w:ascii="Arial" w:hAnsi="Arial" w:cs="Arial"/>
          <w:color w:val="333333"/>
          <w:shd w:val="clear" w:color="auto" w:fill="FFFFFF"/>
        </w:rPr>
      </w:pPr>
      <w:r w:rsidRPr="003347E6">
        <w:rPr>
          <w:rFonts w:ascii="Arial" w:hAnsi="Arial" w:cs="Arial"/>
          <w:color w:val="333333"/>
          <w:shd w:val="clear" w:color="auto" w:fill="FFFFFF"/>
        </w:rPr>
        <w:t>The model-based implied volatility inferred from the pricing framework directly enables refined forecasting methodologies for both VIX and VVIX indices.</w:t>
      </w:r>
    </w:p>
    <w:p w14:paraId="23712154" w14:textId="77777777" w:rsidR="008D1943" w:rsidRPr="00267FC5" w:rsidRDefault="008D1943" w:rsidP="008D1943">
      <w:pPr>
        <w:pStyle w:val="Heading3"/>
        <w:spacing w:line="360" w:lineRule="auto"/>
      </w:pPr>
      <w:bookmarkStart w:id="1614" w:name="_Toc202695109"/>
      <w:r w:rsidRPr="00267FC5">
        <w:t>6.3.1 Forecasting the VIX Index</w:t>
      </w:r>
      <w:bookmarkEnd w:id="1614"/>
    </w:p>
    <w:p w14:paraId="46185D05" w14:textId="5BB2CE0F" w:rsidR="008D1943" w:rsidRPr="00267FC5" w:rsidRDefault="008D1943" w:rsidP="008D1943">
      <w:pPr>
        <w:spacing w:line="360" w:lineRule="auto"/>
        <w:ind w:firstLine="720"/>
        <w:rPr>
          <w:rFonts w:ascii="Arial" w:hAnsi="Arial" w:cs="Arial"/>
          <w:color w:val="333333"/>
          <w:shd w:val="clear" w:color="auto" w:fill="FFFFFF"/>
        </w:rPr>
      </w:pPr>
      <w:r w:rsidRPr="00267FC5">
        <w:rPr>
          <w:rFonts w:ascii="Arial" w:hAnsi="Arial" w:cs="Arial"/>
          <w:color w:val="333333"/>
          <w:shd w:val="clear" w:color="auto" w:fill="FFFFFF"/>
        </w:rPr>
        <w:t>The research question was to forecast VIX. Our model provides the direct means to do so with greater nuance than existing methods. The proposed methodology is as follows</w:t>
      </w:r>
      <w:r>
        <w:rPr>
          <w:rFonts w:ascii="Arial" w:hAnsi="Arial" w:cs="Arial"/>
          <w:color w:val="333333"/>
          <w:shd w:val="clear" w:color="auto" w:fill="FFFFFF"/>
        </w:rPr>
        <w:t>. First e</w:t>
      </w:r>
      <w:r w:rsidRPr="00267FC5">
        <w:rPr>
          <w:rFonts w:ascii="Arial" w:hAnsi="Arial" w:cs="Arial"/>
          <w:color w:val="333333"/>
          <w:shd w:val="clear" w:color="auto" w:fill="FFFFFF"/>
        </w:rPr>
        <w:t xml:space="preserve">xtract </w:t>
      </w:r>
      <w:r>
        <w:rPr>
          <w:rFonts w:ascii="Arial" w:hAnsi="Arial" w:cs="Arial"/>
          <w:color w:val="333333"/>
          <w:shd w:val="clear" w:color="auto" w:fill="FFFFFF"/>
        </w:rPr>
        <w:t>m</w:t>
      </w:r>
      <w:r w:rsidRPr="00267FC5">
        <w:rPr>
          <w:rFonts w:ascii="Arial" w:hAnsi="Arial" w:cs="Arial"/>
          <w:color w:val="333333"/>
          <w:shd w:val="clear" w:color="auto" w:fill="FFFFFF"/>
        </w:rPr>
        <w:t xml:space="preserve">arket </w:t>
      </w:r>
      <w:r>
        <w:rPr>
          <w:rFonts w:ascii="Arial" w:hAnsi="Arial" w:cs="Arial"/>
          <w:color w:val="333333"/>
          <w:shd w:val="clear" w:color="auto" w:fill="FFFFFF"/>
        </w:rPr>
        <w:t>d</w:t>
      </w:r>
      <w:r w:rsidRPr="00267FC5">
        <w:rPr>
          <w:rFonts w:ascii="Arial" w:hAnsi="Arial" w:cs="Arial"/>
          <w:color w:val="333333"/>
          <w:shd w:val="clear" w:color="auto" w:fill="FFFFFF"/>
        </w:rPr>
        <w:t>ata</w:t>
      </w:r>
      <w:r>
        <w:rPr>
          <w:rFonts w:ascii="Arial" w:hAnsi="Arial" w:cs="Arial"/>
          <w:color w:val="333333"/>
          <w:shd w:val="clear" w:color="auto" w:fill="FFFFFF"/>
        </w:rPr>
        <w:t xml:space="preserve"> by</w:t>
      </w:r>
      <w:r w:rsidRPr="00267FC5">
        <w:rPr>
          <w:rFonts w:ascii="Arial" w:hAnsi="Arial" w:cs="Arial"/>
          <w:color w:val="333333"/>
          <w:shd w:val="clear" w:color="auto" w:fill="FFFFFF"/>
        </w:rPr>
        <w:t xml:space="preserve"> </w:t>
      </w:r>
      <w:r w:rsidRPr="00CE0875">
        <w:rPr>
          <w:rFonts w:ascii="Arial" w:hAnsi="Arial" w:cs="Arial"/>
          <w:color w:val="333333"/>
          <w:highlight w:val="green"/>
          <w:shd w:val="clear" w:color="auto" w:fill="FFFFFF"/>
          <w:rPrChange w:id="1615" w:author="George Urumov" w:date="2025-10-18T14:20:00Z" w16du:dateUtc="2025-10-18T13:20:00Z">
            <w:rPr>
              <w:rFonts w:ascii="Arial" w:hAnsi="Arial" w:cs="Arial"/>
              <w:color w:val="333333"/>
              <w:shd w:val="clear" w:color="auto" w:fill="FFFFFF"/>
            </w:rPr>
          </w:rPrChange>
        </w:rPr>
        <w:t>collect</w:t>
      </w:r>
      <w:ins w:id="1616" w:author="George Urumov" w:date="2025-10-18T14:20:00Z" w16du:dateUtc="2025-10-18T13:20:00Z">
        <w:r w:rsidR="00CE0875" w:rsidRPr="00CE0875">
          <w:rPr>
            <w:rFonts w:ascii="Arial" w:hAnsi="Arial" w:cs="Arial"/>
            <w:color w:val="333333"/>
            <w:highlight w:val="green"/>
            <w:shd w:val="clear" w:color="auto" w:fill="FFFFFF"/>
            <w:rPrChange w:id="1617" w:author="George Urumov" w:date="2025-10-18T14:20:00Z" w16du:dateUtc="2025-10-18T13:20:00Z">
              <w:rPr>
                <w:rFonts w:ascii="Arial" w:hAnsi="Arial" w:cs="Arial"/>
                <w:color w:val="333333"/>
                <w:shd w:val="clear" w:color="auto" w:fill="FFFFFF"/>
              </w:rPr>
            </w:rPrChange>
          </w:rPr>
          <w:t>ing</w:t>
        </w:r>
      </w:ins>
      <w:r w:rsidRPr="00267FC5">
        <w:rPr>
          <w:rFonts w:ascii="Arial" w:hAnsi="Arial" w:cs="Arial"/>
          <w:color w:val="333333"/>
          <w:shd w:val="clear" w:color="auto" w:fill="FFFFFF"/>
        </w:rPr>
        <w:t xml:space="preserve"> the real-time market prices of the S&amp;P 500 options that are used to calculate the VIX index.</w:t>
      </w:r>
      <w:r>
        <w:rPr>
          <w:rFonts w:ascii="Arial" w:hAnsi="Arial" w:cs="Arial"/>
          <w:color w:val="333333"/>
          <w:shd w:val="clear" w:color="auto" w:fill="FFFFFF"/>
        </w:rPr>
        <w:t xml:space="preserve"> Then i</w:t>
      </w:r>
      <w:r w:rsidRPr="00267FC5">
        <w:rPr>
          <w:rFonts w:ascii="Arial" w:hAnsi="Arial" w:cs="Arial"/>
          <w:color w:val="333333"/>
          <w:shd w:val="clear" w:color="auto" w:fill="FFFFFF"/>
        </w:rPr>
        <w:t>nvert the Fuzzy Fractional Model</w:t>
      </w:r>
      <w:r>
        <w:rPr>
          <w:rFonts w:ascii="Arial" w:hAnsi="Arial" w:cs="Arial"/>
          <w:color w:val="333333"/>
          <w:shd w:val="clear" w:color="auto" w:fill="FFFFFF"/>
        </w:rPr>
        <w:t>.</w:t>
      </w:r>
      <w:r w:rsidRPr="00267FC5">
        <w:rPr>
          <w:rFonts w:ascii="Arial" w:hAnsi="Arial" w:cs="Arial"/>
          <w:color w:val="333333"/>
          <w:shd w:val="clear" w:color="auto" w:fill="FFFFFF"/>
        </w:rPr>
        <w:t xml:space="preserve"> For each option, instead of solving for the price, use the pricing formula derived in Chapter 5 (Equation 5.1.35</w:t>
      </w:r>
      <w:del w:id="1618" w:author="George Urumov" w:date="2025-10-18T14:20:00Z" w16du:dateUtc="2025-10-18T13:20:00Z">
        <w:r w:rsidRPr="00267FC5" w:rsidDel="005B02B1">
          <w:rPr>
            <w:rFonts w:ascii="Arial" w:hAnsi="Arial" w:cs="Arial"/>
            <w:color w:val="333333"/>
            <w:shd w:val="clear" w:color="auto" w:fill="FFFFFF"/>
          </w:rPr>
          <w:delText>)  to</w:delText>
        </w:r>
      </w:del>
      <w:ins w:id="1619" w:author="George Urumov" w:date="2025-10-18T14:20:00Z" w16du:dateUtc="2025-10-18T13:20:00Z">
        <w:r w:rsidR="005B02B1" w:rsidRPr="00267FC5">
          <w:rPr>
            <w:rFonts w:ascii="Arial" w:hAnsi="Arial" w:cs="Arial"/>
            <w:color w:val="333333"/>
            <w:shd w:val="clear" w:color="auto" w:fill="FFFFFF"/>
          </w:rPr>
          <w:t>) to</w:t>
        </w:r>
      </w:ins>
      <w:r w:rsidRPr="00267FC5">
        <w:rPr>
          <w:rFonts w:ascii="Arial" w:hAnsi="Arial" w:cs="Arial"/>
          <w:color w:val="333333"/>
          <w:shd w:val="clear" w:color="auto" w:fill="FFFFFF"/>
        </w:rPr>
        <w:t xml:space="preserve"> solve for the volatility parameter </w:t>
      </w:r>
      <w:r w:rsidRPr="00267FC5">
        <w:rPr>
          <w:rFonts w:ascii="Arial" w:hAnsi="Arial" w:cs="Arial"/>
          <w:i/>
          <w:iCs/>
          <w:color w:val="333333"/>
          <w:shd w:val="clear" w:color="auto" w:fill="FFFFFF"/>
        </w:rPr>
        <w:t>σ</w:t>
      </w:r>
      <w:r w:rsidRPr="00267FC5">
        <w:rPr>
          <w:rFonts w:ascii="Arial" w:hAnsi="Arial" w:cs="Arial"/>
          <w:color w:val="333333"/>
          <w:shd w:val="clear" w:color="auto" w:fill="FFFFFF"/>
        </w:rPr>
        <w:t xml:space="preserve"> that makes the model's theoretical price equal the observed market price. This yields a new time series of model-based implied volatility.</w:t>
      </w:r>
      <w:r>
        <w:rPr>
          <w:rFonts w:ascii="Arial" w:hAnsi="Arial" w:cs="Arial"/>
          <w:color w:val="333333"/>
          <w:shd w:val="clear" w:color="auto" w:fill="FFFFFF"/>
        </w:rPr>
        <w:t xml:space="preserve"> </w:t>
      </w:r>
      <w:r w:rsidRPr="003347E6">
        <w:rPr>
          <w:rFonts w:ascii="Arial" w:hAnsi="Arial" w:cs="Arial"/>
          <w:color w:val="333333"/>
          <w:shd w:val="clear" w:color="auto" w:fill="FFFFFF"/>
        </w:rPr>
        <w:t>This inversion produces a superior implied volatility time series. Subsequently, this refined volatility series, explicitly capturing fractal and fuzzy dynamics, is used to construct a robust estimator superior to the conventional VIX.</w:t>
      </w:r>
      <w:r>
        <w:rPr>
          <w:rFonts w:ascii="Arial" w:hAnsi="Arial" w:cs="Arial"/>
          <w:color w:val="333333"/>
          <w:shd w:val="clear" w:color="auto" w:fill="FFFFFF"/>
        </w:rPr>
        <w:t xml:space="preserve"> </w:t>
      </w:r>
      <w:r w:rsidRPr="00267FC5">
        <w:rPr>
          <w:rFonts w:ascii="Arial" w:hAnsi="Arial" w:cs="Arial"/>
          <w:color w:val="333333"/>
          <w:shd w:val="clear" w:color="auto" w:fill="FFFFFF"/>
        </w:rPr>
        <w:t>It rep</w:t>
      </w:r>
      <w:r>
        <w:rPr>
          <w:rFonts w:ascii="Arial" w:hAnsi="Arial" w:cs="Arial"/>
          <w:color w:val="333333"/>
          <w:shd w:val="clear" w:color="auto" w:fill="FFFFFF"/>
        </w:rPr>
        <w:t>r</w:t>
      </w:r>
      <w:r w:rsidRPr="00267FC5">
        <w:rPr>
          <w:rFonts w:ascii="Arial" w:hAnsi="Arial" w:cs="Arial"/>
          <w:color w:val="333333"/>
          <w:shd w:val="clear" w:color="auto" w:fill="FFFFFF"/>
        </w:rPr>
        <w:t>esents a "purified" VIX that reflects deeper market dynamics.</w:t>
      </w:r>
      <w:r>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The </w:t>
      </w:r>
      <w:proofErr w:type="gramStart"/>
      <w:r w:rsidRPr="00267FC5">
        <w:rPr>
          <w:rFonts w:ascii="Arial" w:hAnsi="Arial" w:cs="Arial"/>
          <w:color w:val="333333"/>
          <w:shd w:val="clear" w:color="auto" w:fill="FFFFFF"/>
        </w:rPr>
        <w:t>ultimate goal</w:t>
      </w:r>
      <w:proofErr w:type="gramEnd"/>
      <w:r w:rsidRPr="00267FC5">
        <w:rPr>
          <w:rFonts w:ascii="Arial" w:hAnsi="Arial" w:cs="Arial"/>
          <w:color w:val="333333"/>
          <w:shd w:val="clear" w:color="auto" w:fill="FFFFFF"/>
        </w:rPr>
        <w:t xml:space="preserve"> is forecasting</w:t>
      </w:r>
      <w:r>
        <w:rPr>
          <w:rFonts w:ascii="Arial" w:hAnsi="Arial" w:cs="Arial"/>
          <w:color w:val="333333"/>
          <w:shd w:val="clear" w:color="auto" w:fill="FFFFFF"/>
        </w:rPr>
        <w:t xml:space="preserve"> volatility</w:t>
      </w:r>
      <w:r w:rsidRPr="00267FC5">
        <w:rPr>
          <w:rFonts w:ascii="Arial" w:hAnsi="Arial" w:cs="Arial"/>
          <w:color w:val="333333"/>
          <w:shd w:val="clear" w:color="auto" w:fill="FFFFFF"/>
        </w:rPr>
        <w:t xml:space="preserve">. With this new, richer time series of implied volatility, standard time-series forecasting techniques (such as the ARIMA, LSTM, or NBEATS models reviewed in Chapter 2) can be applied. The forecast will be more accurate </w:t>
      </w:r>
      <w:r w:rsidRPr="00267FC5">
        <w:rPr>
          <w:rFonts w:ascii="Arial" w:hAnsi="Arial" w:cs="Arial"/>
          <w:color w:val="333333"/>
          <w:shd w:val="clear" w:color="auto" w:fill="FFFFFF"/>
        </w:rPr>
        <w:lastRenderedPageBreak/>
        <w:t>because the input data series is of higher quality and contains more information about the underlying process.</w:t>
      </w:r>
    </w:p>
    <w:p w14:paraId="2FB569ED" w14:textId="77777777" w:rsidR="008D1943" w:rsidRPr="00267FC5" w:rsidRDefault="008D1943" w:rsidP="008D1943">
      <w:pPr>
        <w:pStyle w:val="Heading3"/>
        <w:spacing w:line="360" w:lineRule="auto"/>
      </w:pPr>
      <w:bookmarkStart w:id="1620" w:name="_Toc202695110"/>
      <w:r w:rsidRPr="00267FC5">
        <w:t>6.3.2 Forecasting the VVIX Index</w:t>
      </w:r>
      <w:bookmarkEnd w:id="1620"/>
    </w:p>
    <w:p w14:paraId="5DAD6C28" w14:textId="77777777" w:rsidR="008D1943" w:rsidRDefault="008D1943" w:rsidP="008D1943">
      <w:pPr>
        <w:spacing w:line="360" w:lineRule="auto"/>
        <w:ind w:firstLine="720"/>
        <w:rPr>
          <w:rFonts w:ascii="Arial" w:hAnsi="Arial" w:cs="Arial"/>
          <w:color w:val="333333"/>
          <w:shd w:val="clear" w:color="auto" w:fill="FFFFFF"/>
        </w:rPr>
      </w:pPr>
      <w:r w:rsidRPr="00267FC5">
        <w:rPr>
          <w:rFonts w:ascii="Arial" w:hAnsi="Arial" w:cs="Arial"/>
          <w:color w:val="333333"/>
          <w:shd w:val="clear" w:color="auto" w:fill="FFFFFF"/>
        </w:rPr>
        <w:t xml:space="preserve">A key objective of this thesis </w:t>
      </w:r>
      <w:r>
        <w:rPr>
          <w:rFonts w:ascii="Arial" w:hAnsi="Arial" w:cs="Arial"/>
          <w:color w:val="333333"/>
          <w:shd w:val="clear" w:color="auto" w:fill="FFFFFF"/>
        </w:rPr>
        <w:t>is</w:t>
      </w:r>
      <w:r w:rsidRPr="00267FC5">
        <w:rPr>
          <w:rFonts w:ascii="Arial" w:hAnsi="Arial" w:cs="Arial"/>
          <w:color w:val="333333"/>
          <w:shd w:val="clear" w:color="auto" w:fill="FFFFFF"/>
        </w:rPr>
        <w:t xml:space="preserve"> to forecast the "volatility of volatility," as measured by the VVIX index. The VVIX </w:t>
      </w:r>
      <w:r>
        <w:rPr>
          <w:rFonts w:ascii="Arial" w:hAnsi="Arial" w:cs="Arial"/>
          <w:color w:val="333333"/>
          <w:shd w:val="clear" w:color="auto" w:fill="FFFFFF"/>
        </w:rPr>
        <w:t xml:space="preserve">index was explored in Chapters 1 and 2 alongside VIX and </w:t>
      </w:r>
      <w:r w:rsidRPr="00267FC5">
        <w:rPr>
          <w:rFonts w:ascii="Arial" w:hAnsi="Arial" w:cs="Arial"/>
          <w:color w:val="333333"/>
          <w:shd w:val="clear" w:color="auto" w:fill="FFFFFF"/>
        </w:rPr>
        <w:t xml:space="preserve">is calculated from the prices of VIX options. </w:t>
      </w:r>
      <w:r>
        <w:rPr>
          <w:rFonts w:ascii="Arial" w:hAnsi="Arial" w:cs="Arial"/>
          <w:color w:val="333333"/>
          <w:shd w:val="clear" w:color="auto" w:fill="FFFFFF"/>
        </w:rPr>
        <w:t>Again, o</w:t>
      </w:r>
      <w:r w:rsidRPr="00267FC5">
        <w:rPr>
          <w:rFonts w:ascii="Arial" w:hAnsi="Arial" w:cs="Arial"/>
          <w:color w:val="333333"/>
          <w:shd w:val="clear" w:color="auto" w:fill="FFFFFF"/>
        </w:rPr>
        <w:t xml:space="preserve">ur model is </w:t>
      </w:r>
      <w:r>
        <w:rPr>
          <w:rFonts w:ascii="Arial" w:hAnsi="Arial" w:cs="Arial"/>
          <w:color w:val="333333"/>
          <w:shd w:val="clear" w:color="auto" w:fill="FFFFFF"/>
        </w:rPr>
        <w:t>well</w:t>
      </w:r>
      <w:r w:rsidRPr="00267FC5">
        <w:rPr>
          <w:rFonts w:ascii="Arial" w:hAnsi="Arial" w:cs="Arial"/>
          <w:color w:val="333333"/>
          <w:shd w:val="clear" w:color="auto" w:fill="FFFFFF"/>
        </w:rPr>
        <w:t xml:space="preserve"> suited </w:t>
      </w:r>
      <w:r>
        <w:rPr>
          <w:rFonts w:ascii="Arial" w:hAnsi="Arial" w:cs="Arial"/>
          <w:color w:val="333333"/>
          <w:shd w:val="clear" w:color="auto" w:fill="FFFFFF"/>
        </w:rPr>
        <w:t>for</w:t>
      </w:r>
      <w:r w:rsidRPr="00267FC5">
        <w:rPr>
          <w:rFonts w:ascii="Arial" w:hAnsi="Arial" w:cs="Arial"/>
          <w:color w:val="333333"/>
          <w:shd w:val="clear" w:color="auto" w:fill="FFFFFF"/>
        </w:rPr>
        <w:t xml:space="preserve"> this task.</w:t>
      </w:r>
      <w:r>
        <w:rPr>
          <w:rFonts w:ascii="Arial" w:hAnsi="Arial" w:cs="Arial"/>
          <w:color w:val="333333"/>
          <w:shd w:val="clear" w:color="auto" w:fill="FFFFFF"/>
        </w:rPr>
        <w:t xml:space="preserve"> </w:t>
      </w:r>
      <w:r w:rsidRPr="00267FC5">
        <w:rPr>
          <w:rFonts w:ascii="Arial" w:hAnsi="Arial" w:cs="Arial"/>
          <w:color w:val="333333"/>
          <w:shd w:val="clear" w:color="auto" w:fill="FFFFFF"/>
        </w:rPr>
        <w:t>The underlying asset for a VIX option is the VIX index itself. This thesis has established that the VIX</w:t>
      </w:r>
      <w:r>
        <w:rPr>
          <w:rFonts w:ascii="Arial" w:hAnsi="Arial" w:cs="Arial"/>
          <w:color w:val="333333"/>
          <w:shd w:val="clear" w:color="auto" w:fill="FFFFFF"/>
        </w:rPr>
        <w:t xml:space="preserve"> index</w:t>
      </w:r>
      <w:r w:rsidRPr="00267FC5">
        <w:rPr>
          <w:rFonts w:ascii="Arial" w:hAnsi="Arial" w:cs="Arial"/>
          <w:color w:val="333333"/>
          <w:shd w:val="clear" w:color="auto" w:fill="FFFFFF"/>
        </w:rPr>
        <w:t xml:space="preserve"> is a fractal time series. Therefore, the dynamics of the VIX can be </w:t>
      </w:r>
      <w:r w:rsidRPr="00695F67">
        <w:rPr>
          <w:rFonts w:ascii="Arial" w:hAnsi="Arial" w:cs="Arial"/>
          <w:color w:val="333333"/>
          <w:shd w:val="clear" w:color="auto" w:fill="FFFFFF"/>
        </w:rPr>
        <w:t>modelled</w:t>
      </w:r>
      <w:r w:rsidRPr="00267FC5">
        <w:rPr>
          <w:rFonts w:ascii="Arial" w:hAnsi="Arial" w:cs="Arial"/>
          <w:color w:val="333333"/>
          <w:shd w:val="clear" w:color="auto" w:fill="FFFFFF"/>
        </w:rPr>
        <w:t xml:space="preserve"> by the fuzzy fractional jump-diffusion process developed in Chapter 5.</w:t>
      </w:r>
      <w:r>
        <w:rPr>
          <w:rFonts w:ascii="Arial" w:hAnsi="Arial" w:cs="Arial"/>
          <w:color w:val="333333"/>
          <w:shd w:val="clear" w:color="auto" w:fill="FFFFFF"/>
        </w:rPr>
        <w:t xml:space="preserve"> </w:t>
      </w:r>
      <w:r w:rsidRPr="00267FC5">
        <w:rPr>
          <w:rFonts w:ascii="Arial" w:hAnsi="Arial" w:cs="Arial"/>
          <w:color w:val="333333"/>
          <w:shd w:val="clear" w:color="auto" w:fill="FFFFFF"/>
        </w:rPr>
        <w:t>The pricing formula from Equation 5.1.35 can be directly applied to VIX options by setting the underlying process</w:t>
      </w:r>
      <w:r>
        <w:rPr>
          <w:rFonts w:ascii="Arial" w:hAnsi="Arial" w:cs="Arial"/>
          <w:color w:val="333333"/>
          <w:shd w:val="clear" w:color="auto" w:fill="FFFFFF"/>
        </w:rPr>
        <w:t xml:space="preserve"> </w:t>
      </w:r>
      <w:r w:rsidRPr="00267FC5">
        <w:rPr>
          <w:rFonts w:ascii="Arial" w:hAnsi="Arial" w:cs="Arial"/>
          <w:color w:val="333333"/>
          <w:shd w:val="clear" w:color="auto" w:fill="FFFFFF"/>
        </w:rPr>
        <w:t>to be the VIX index.</w:t>
      </w:r>
      <w:r>
        <w:rPr>
          <w:rFonts w:ascii="Arial" w:hAnsi="Arial" w:cs="Arial"/>
          <w:color w:val="333333"/>
          <w:shd w:val="clear" w:color="auto" w:fill="FFFFFF"/>
        </w:rPr>
        <w:t xml:space="preserve"> </w:t>
      </w:r>
      <w:r w:rsidRPr="00267FC5">
        <w:rPr>
          <w:rFonts w:ascii="Arial" w:hAnsi="Arial" w:cs="Arial"/>
          <w:color w:val="333333"/>
          <w:shd w:val="clear" w:color="auto" w:fill="FFFFFF"/>
        </w:rPr>
        <w:t>By taking the market prices of VIX options, we can invert our pricing formula to solve for the implied volatility of the VIX. This derived value is, by definition, a model-based estimator of VVIX.</w:t>
      </w:r>
      <w:r>
        <w:rPr>
          <w:rFonts w:ascii="Arial" w:hAnsi="Arial" w:cs="Arial"/>
          <w:color w:val="333333"/>
          <w:shd w:val="clear" w:color="auto" w:fill="FFFFFF"/>
        </w:rPr>
        <w:t xml:space="preserve"> </w:t>
      </w:r>
      <w:r w:rsidRPr="00267FC5">
        <w:rPr>
          <w:rFonts w:ascii="Arial" w:hAnsi="Arial" w:cs="Arial"/>
          <w:color w:val="333333"/>
          <w:shd w:val="clear" w:color="auto" w:fill="FFFFFF"/>
        </w:rPr>
        <w:t xml:space="preserve">This provides </w:t>
      </w:r>
      <w:r>
        <w:rPr>
          <w:rFonts w:ascii="Arial" w:hAnsi="Arial" w:cs="Arial"/>
          <w:color w:val="333333"/>
          <w:shd w:val="clear" w:color="auto" w:fill="FFFFFF"/>
        </w:rPr>
        <w:t xml:space="preserve">us with </w:t>
      </w:r>
      <w:r w:rsidRPr="00267FC5">
        <w:rPr>
          <w:rFonts w:ascii="Arial" w:hAnsi="Arial" w:cs="Arial"/>
          <w:color w:val="333333"/>
          <w:shd w:val="clear" w:color="auto" w:fill="FFFFFF"/>
        </w:rPr>
        <w:t>a new time series for the VVIX. Forecasting this series directly answers the research question. This approach is superior to simply forecasting the published VVIX because our estimator is derived from a process that explicitly models the</w:t>
      </w:r>
      <w:r>
        <w:rPr>
          <w:rFonts w:ascii="Arial" w:hAnsi="Arial" w:cs="Arial"/>
          <w:color w:val="333333"/>
          <w:shd w:val="clear" w:color="auto" w:fill="FFFFFF"/>
        </w:rPr>
        <w:t xml:space="preserve"> now </w:t>
      </w:r>
      <w:r w:rsidRPr="00267FC5">
        <w:rPr>
          <w:rFonts w:ascii="Arial" w:hAnsi="Arial" w:cs="Arial"/>
          <w:color w:val="333333"/>
          <w:shd w:val="clear" w:color="auto" w:fill="FFFFFF"/>
        </w:rPr>
        <w:t>known "rough" and fractal nature of volatility.</w:t>
      </w:r>
    </w:p>
    <w:p w14:paraId="611B2A2C" w14:textId="77777777" w:rsidR="008D1943" w:rsidRPr="00267FC5" w:rsidRDefault="008D1943" w:rsidP="008D1943">
      <w:pPr>
        <w:pStyle w:val="Heading2"/>
        <w:spacing w:line="360" w:lineRule="auto"/>
        <w:rPr>
          <w:b/>
          <w:bCs/>
          <w:i/>
          <w:iCs/>
          <w:sz w:val="20"/>
          <w:szCs w:val="20"/>
        </w:rPr>
      </w:pPr>
      <w:bookmarkStart w:id="1621" w:name="_Toc202695111"/>
      <w:r w:rsidRPr="00267FC5">
        <w:rPr>
          <w:b/>
          <w:bCs/>
          <w:i/>
          <w:iCs/>
          <w:sz w:val="20"/>
          <w:szCs w:val="20"/>
        </w:rPr>
        <w:t>6.4 Conclusion: Unifying Theoretical and Practical Framework</w:t>
      </w:r>
      <w:bookmarkEnd w:id="1621"/>
    </w:p>
    <w:p w14:paraId="6A2DCC8C" w14:textId="77777777" w:rsidR="008D1943" w:rsidRPr="00267FC5" w:rsidRDefault="008D1943" w:rsidP="008D1943">
      <w:pPr>
        <w:spacing w:line="360" w:lineRule="auto"/>
        <w:ind w:firstLine="720"/>
        <w:jc w:val="both"/>
        <w:rPr>
          <w:rFonts w:ascii="Arial" w:hAnsi="Arial" w:cs="Arial"/>
          <w:color w:val="333333"/>
          <w:shd w:val="clear" w:color="auto" w:fill="FFFFFF"/>
        </w:rPr>
      </w:pPr>
      <w:r w:rsidRPr="00267FC5">
        <w:rPr>
          <w:rFonts w:ascii="Arial" w:hAnsi="Arial" w:cs="Arial"/>
          <w:color w:val="333333"/>
          <w:shd w:val="clear" w:color="auto" w:fill="FFFFFF"/>
        </w:rPr>
        <w:t>The advanced fuzzy fractional option pricing framework developed in Chapter 5 serves as the critical theoretical foundation for addressing this thesis's central forecasting objectives. By converting observed option prices into an enhanced implied volatility measure that rigorously accounts for fractality, fuzziness, and jump risks, superior inputs for volatility prediction models are produced. This approach not only enables a more accurate and sophisticated forecast of the VIX but also provides a fundamentally improved estimator for forecasting VVIX.</w:t>
      </w:r>
    </w:p>
    <w:p w14:paraId="7A0D0CA5" w14:textId="77777777" w:rsidR="008D1943" w:rsidRPr="00267FC5" w:rsidRDefault="008D1943" w:rsidP="008D1943">
      <w:pPr>
        <w:spacing w:line="360" w:lineRule="auto"/>
        <w:ind w:firstLine="720"/>
        <w:jc w:val="both"/>
        <w:rPr>
          <w:rFonts w:ascii="Arial" w:hAnsi="Arial" w:cs="Arial"/>
          <w:color w:val="333333"/>
          <w:shd w:val="clear" w:color="auto" w:fill="FFFFFF"/>
        </w:rPr>
      </w:pPr>
      <w:r w:rsidRPr="00766FB1">
        <w:rPr>
          <w:rFonts w:ascii="Arial" w:hAnsi="Arial" w:cs="Arial"/>
          <w:color w:val="333333"/>
          <w:shd w:val="clear" w:color="auto" w:fill="FFFFFF"/>
        </w:rPr>
        <w:t>Thus, the pricing model is not merely theoretical but the essential driver of a comprehensive and unified forecasting framework. This innovative approach represents a significant methodological and practical advancement, enhancing our ability to model, interpret, and predict financial market volatility.</w:t>
      </w:r>
    </w:p>
    <w:p w14:paraId="61AB0475" w14:textId="77777777" w:rsidR="008D1943" w:rsidRPr="0037371F" w:rsidRDefault="008D1943" w:rsidP="008D1943">
      <w:pPr>
        <w:spacing w:line="360" w:lineRule="auto"/>
        <w:jc w:val="center"/>
        <w:rPr>
          <w:rFonts w:ascii="Arial" w:hAnsi="Arial" w:cs="Arial"/>
          <w:color w:val="333333"/>
          <w:shd w:val="clear" w:color="auto" w:fill="FFFFFF"/>
        </w:rPr>
      </w:pPr>
      <w:r w:rsidRPr="00267FC5">
        <w:rPr>
          <w:rFonts w:ascii="Arial" w:hAnsi="Arial" w:cs="Arial"/>
          <w:color w:val="333333"/>
          <w:shd w:val="clear" w:color="auto" w:fill="FFFFFF"/>
        </w:rPr>
        <w:br w:type="page"/>
      </w:r>
      <w:r w:rsidRPr="00267FC5">
        <w:rPr>
          <w:rFonts w:ascii="Arial" w:eastAsia="Arial" w:hAnsi="Arial" w:cs="Arial"/>
          <w:b/>
          <w:bCs/>
          <w:color w:val="000000" w:themeColor="text1"/>
          <w:sz w:val="32"/>
          <w:szCs w:val="32"/>
        </w:rPr>
        <w:lastRenderedPageBreak/>
        <w:t>CHAPTER 7: CONCLUSION AND FUTURE WORK</w:t>
      </w:r>
    </w:p>
    <w:p w14:paraId="78D6F9B5" w14:textId="77777777" w:rsidR="008D1943" w:rsidRPr="00267FC5" w:rsidRDefault="008D1943" w:rsidP="008D1943">
      <w:pPr>
        <w:pStyle w:val="Heading2"/>
        <w:spacing w:line="360" w:lineRule="auto"/>
        <w:rPr>
          <w:b/>
          <w:bCs/>
          <w:i/>
          <w:iCs/>
          <w:sz w:val="20"/>
          <w:szCs w:val="20"/>
        </w:rPr>
      </w:pPr>
      <w:bookmarkStart w:id="1622" w:name="_Toc202695112"/>
      <w:r w:rsidRPr="00267FC5">
        <w:rPr>
          <w:b/>
          <w:bCs/>
          <w:i/>
          <w:iCs/>
          <w:sz w:val="20"/>
          <w:szCs w:val="20"/>
        </w:rPr>
        <w:t>7.1 Summary of the Research</w:t>
      </w:r>
      <w:bookmarkEnd w:id="1622"/>
    </w:p>
    <w:p w14:paraId="6A368299" w14:textId="2358576A"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 xml:space="preserve">This thesis set out to address one of the most persistent and challenging problems in financial mathematics: the modelling and forecasting of volatility. Grounded in the understanding that classical models based on Gaussian, memoryless assumptions are inadequate, this research was built on the central hypothesis that financial volatility is a fractal phenomenon, </w:t>
      </w:r>
      <w:r w:rsidRPr="003140C6">
        <w:rPr>
          <w:rFonts w:ascii="Arial" w:hAnsi="Arial" w:cs="Arial"/>
          <w:color w:val="333333"/>
          <w:highlight w:val="green"/>
          <w:shd w:val="clear" w:color="auto" w:fill="FFFFFF"/>
          <w:rPrChange w:id="1623" w:author="George Urumov" w:date="2025-10-18T15:08:00Z" w16du:dateUtc="2025-10-18T14:08:00Z">
            <w:rPr>
              <w:rFonts w:ascii="Arial" w:hAnsi="Arial" w:cs="Arial"/>
              <w:color w:val="333333"/>
              <w:shd w:val="clear" w:color="auto" w:fill="FFFFFF"/>
            </w:rPr>
          </w:rPrChange>
        </w:rPr>
        <w:t>characteri</w:t>
      </w:r>
      <w:ins w:id="1624" w:author="George Urumov" w:date="2025-10-18T15:08:00Z" w16du:dateUtc="2025-10-18T14:08:00Z">
        <w:r w:rsidR="003140C6" w:rsidRPr="003140C6">
          <w:rPr>
            <w:rFonts w:ascii="Arial" w:hAnsi="Arial" w:cs="Arial"/>
            <w:color w:val="333333"/>
            <w:highlight w:val="green"/>
            <w:shd w:val="clear" w:color="auto" w:fill="FFFFFF"/>
            <w:rPrChange w:id="1625" w:author="George Urumov" w:date="2025-10-18T15:08:00Z" w16du:dateUtc="2025-10-18T14:08:00Z">
              <w:rPr>
                <w:rFonts w:ascii="Arial" w:hAnsi="Arial" w:cs="Arial"/>
                <w:color w:val="333333"/>
                <w:shd w:val="clear" w:color="auto" w:fill="FFFFFF"/>
              </w:rPr>
            </w:rPrChange>
          </w:rPr>
          <w:t>s</w:t>
        </w:r>
      </w:ins>
      <w:del w:id="1626" w:author="George Urumov" w:date="2025-10-18T15:08:00Z" w16du:dateUtc="2025-10-18T14:08:00Z">
        <w:r w:rsidRPr="003140C6" w:rsidDel="003140C6">
          <w:rPr>
            <w:rFonts w:ascii="Arial" w:hAnsi="Arial" w:cs="Arial"/>
            <w:color w:val="333333"/>
            <w:highlight w:val="green"/>
            <w:shd w:val="clear" w:color="auto" w:fill="FFFFFF"/>
            <w:rPrChange w:id="1627" w:author="George Urumov" w:date="2025-10-18T15:08:00Z" w16du:dateUtc="2025-10-18T14:08:00Z">
              <w:rPr>
                <w:rFonts w:ascii="Arial" w:hAnsi="Arial" w:cs="Arial"/>
                <w:color w:val="333333"/>
                <w:shd w:val="clear" w:color="auto" w:fill="FFFFFF"/>
              </w:rPr>
            </w:rPrChange>
          </w:rPr>
          <w:delText>z</w:delText>
        </w:r>
      </w:del>
      <w:r w:rsidRPr="003140C6">
        <w:rPr>
          <w:rFonts w:ascii="Arial" w:hAnsi="Arial" w:cs="Arial"/>
          <w:color w:val="333333"/>
          <w:highlight w:val="green"/>
          <w:shd w:val="clear" w:color="auto" w:fill="FFFFFF"/>
          <w:rPrChange w:id="1628" w:author="George Urumov" w:date="2025-10-18T15:08:00Z" w16du:dateUtc="2025-10-18T14:08:00Z">
            <w:rPr>
              <w:rFonts w:ascii="Arial" w:hAnsi="Arial" w:cs="Arial"/>
              <w:color w:val="333333"/>
              <w:shd w:val="clear" w:color="auto" w:fill="FFFFFF"/>
            </w:rPr>
          </w:rPrChange>
        </w:rPr>
        <w:t>ed</w:t>
      </w:r>
      <w:r w:rsidRPr="0037371F">
        <w:rPr>
          <w:rFonts w:ascii="Arial" w:hAnsi="Arial" w:cs="Arial"/>
          <w:color w:val="333333"/>
          <w:shd w:val="clear" w:color="auto" w:fill="FFFFFF"/>
        </w:rPr>
        <w:t xml:space="preserve"> by long-range dependence, rough paths, and deep, often unquantifiable, uncertainty.</w:t>
      </w:r>
    </w:p>
    <w:p w14:paraId="483D0C5C"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 xml:space="preserve">The research was structured as a three-stage argument. The first stage, presented in Chapters </w:t>
      </w:r>
      <w:r>
        <w:rPr>
          <w:rFonts w:ascii="Arial" w:hAnsi="Arial" w:cs="Arial"/>
          <w:color w:val="333333"/>
          <w:shd w:val="clear" w:color="auto" w:fill="FFFFFF"/>
        </w:rPr>
        <w:t xml:space="preserve">1, </w:t>
      </w:r>
      <w:r w:rsidRPr="0037371F">
        <w:rPr>
          <w:rFonts w:ascii="Arial" w:hAnsi="Arial" w:cs="Arial"/>
          <w:color w:val="333333"/>
          <w:shd w:val="clear" w:color="auto" w:fill="FFFFFF"/>
        </w:rPr>
        <w:t>2, 3, and 4, established the empirical and literary context. It provided a comprehensive review of existing methodologies, detailed the data and methods used, and, most importantly, presented our own empirical analysis. This analysis benchmarked the performance of established forecasting models and, through clustering techniques and Hurst exponent estimation, provided clear evidence supporting the fractal nature of volatility. This work confirmed that while modern machine learning models are effective, they do not fundamentally address the underlying structure of the data, thereby establishing a clear gap in current knowledge and justifying the need for a new theoretical approach.</w:t>
      </w:r>
    </w:p>
    <w:p w14:paraId="69100B06"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The second stage, which constitutes the core theoretical contribution of this thesis, was presented in Chapter 5. Here, a novel and comprehensive mathematical framework based on mixed fuzzy fractional Brownian motion (</w:t>
      </w:r>
      <w:proofErr w:type="spellStart"/>
      <w:r w:rsidRPr="0037371F">
        <w:rPr>
          <w:rFonts w:ascii="Arial" w:hAnsi="Arial" w:cs="Arial"/>
          <w:color w:val="333333"/>
          <w:shd w:val="clear" w:color="auto" w:fill="FFFFFF"/>
        </w:rPr>
        <w:t>mfFBm</w:t>
      </w:r>
      <w:proofErr w:type="spellEnd"/>
      <w:r w:rsidRPr="0037371F">
        <w:rPr>
          <w:rFonts w:ascii="Arial" w:hAnsi="Arial" w:cs="Arial"/>
          <w:color w:val="333333"/>
          <w:shd w:val="clear" w:color="auto" w:fill="FFFFFF"/>
        </w:rPr>
        <w:t>) with jumps was developed from first principles. This chapter delivered rigorous proofs for the existence and uniqueness of solutions to the resulting fuzzy fractional stochastic differential equations for both the persistent (</w:t>
      </w:r>
      <w:r w:rsidRPr="00267FC5">
        <w:rPr>
          <w:rFonts w:ascii="Arial" w:hAnsi="Arial" w:cs="Arial"/>
          <w:i/>
          <w:iCs/>
          <w:color w:val="333333"/>
          <w:shd w:val="clear" w:color="auto" w:fill="FFFFFF"/>
        </w:rPr>
        <w:t>H</w:t>
      </w:r>
      <w:r w:rsidRPr="0037371F">
        <w:rPr>
          <w:rFonts w:ascii="Arial" w:hAnsi="Arial" w:cs="Arial"/>
          <w:color w:val="333333"/>
          <w:shd w:val="clear" w:color="auto" w:fill="FFFFFF"/>
        </w:rPr>
        <w:t xml:space="preserve"> &gt; 1/2) and, more critically, the rough non-</w:t>
      </w:r>
      <w:proofErr w:type="spellStart"/>
      <w:r w:rsidRPr="0037371F">
        <w:rPr>
          <w:rFonts w:ascii="Arial" w:hAnsi="Arial" w:cs="Arial"/>
          <w:color w:val="333333"/>
          <w:shd w:val="clear" w:color="auto" w:fill="FFFFFF"/>
        </w:rPr>
        <w:t>semimartingale</w:t>
      </w:r>
      <w:proofErr w:type="spellEnd"/>
      <w:r w:rsidRPr="0037371F">
        <w:rPr>
          <w:rFonts w:ascii="Arial" w:hAnsi="Arial" w:cs="Arial"/>
          <w:color w:val="333333"/>
          <w:shd w:val="clear" w:color="auto" w:fill="FFFFFF"/>
        </w:rPr>
        <w:t xml:space="preserve"> (</w:t>
      </w:r>
      <w:r w:rsidRPr="00267FC5">
        <w:rPr>
          <w:rFonts w:ascii="Arial" w:hAnsi="Arial" w:cs="Arial"/>
          <w:i/>
          <w:iCs/>
          <w:color w:val="333333"/>
          <w:shd w:val="clear" w:color="auto" w:fill="FFFFFF"/>
        </w:rPr>
        <w:t>H</w:t>
      </w:r>
      <w:r w:rsidRPr="0037371F">
        <w:rPr>
          <w:rFonts w:ascii="Arial" w:hAnsi="Arial" w:cs="Arial"/>
          <w:color w:val="333333"/>
          <w:shd w:val="clear" w:color="auto" w:fill="FFFFFF"/>
        </w:rPr>
        <w:t xml:space="preserve"> &lt; 1/2) regimes. This was achieved by integrating advanced mathematical tools, including the Liouville form of </w:t>
      </w:r>
      <w:proofErr w:type="spellStart"/>
      <w:r w:rsidRPr="0037371F">
        <w:rPr>
          <w:rFonts w:ascii="Arial" w:hAnsi="Arial" w:cs="Arial"/>
          <w:color w:val="333333"/>
          <w:shd w:val="clear" w:color="auto" w:fill="FFFFFF"/>
        </w:rPr>
        <w:t>fBm</w:t>
      </w:r>
      <w:proofErr w:type="spellEnd"/>
      <w:r w:rsidRPr="0037371F">
        <w:rPr>
          <w:rFonts w:ascii="Arial" w:hAnsi="Arial" w:cs="Arial"/>
          <w:color w:val="333333"/>
          <w:shd w:val="clear" w:color="auto" w:fill="FFFFFF"/>
        </w:rPr>
        <w:t>, Molchan martingales, and the Burkholder-Davis-Gundy inequality, within a coherent fuzzy framework.</w:t>
      </w:r>
    </w:p>
    <w:p w14:paraId="2783CAB6"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 xml:space="preserve">The final stage of the research, presented in Chapter 6, served to bridge the gap between the theoretical model and its practical application. This synthesis chapter explicitly proposed a robust methodology for using the complex option pricing formula </w:t>
      </w:r>
      <w:r w:rsidRPr="0037371F">
        <w:rPr>
          <w:rFonts w:ascii="Arial" w:hAnsi="Arial" w:cs="Arial"/>
          <w:color w:val="333333"/>
          <w:shd w:val="clear" w:color="auto" w:fill="FFFFFF"/>
        </w:rPr>
        <w:lastRenderedPageBreak/>
        <w:t xml:space="preserve">derived from the </w:t>
      </w:r>
      <w:proofErr w:type="spellStart"/>
      <w:r w:rsidRPr="0037371F">
        <w:rPr>
          <w:rFonts w:ascii="Arial" w:hAnsi="Arial" w:cs="Arial"/>
          <w:color w:val="333333"/>
          <w:shd w:val="clear" w:color="auto" w:fill="FFFFFF"/>
        </w:rPr>
        <w:t>mfFBm</w:t>
      </w:r>
      <w:proofErr w:type="spellEnd"/>
      <w:r w:rsidRPr="0037371F">
        <w:rPr>
          <w:rFonts w:ascii="Arial" w:hAnsi="Arial" w:cs="Arial"/>
          <w:color w:val="333333"/>
          <w:shd w:val="clear" w:color="auto" w:fill="FFFFFF"/>
        </w:rPr>
        <w:t xml:space="preserve"> model as a powerful volatility-inference tool. It detailed a clear, step-by-step process for inverting the model to extract a superior, model-aware measure of implied volatility, which can then be used to forecast the VIX and VVIX indices more accurately.</w:t>
      </w:r>
    </w:p>
    <w:p w14:paraId="06046051" w14:textId="77777777" w:rsidR="008D1943" w:rsidRPr="00267FC5" w:rsidRDefault="008D1943" w:rsidP="008D1943">
      <w:pPr>
        <w:pStyle w:val="Heading2"/>
        <w:spacing w:line="360" w:lineRule="auto"/>
        <w:rPr>
          <w:b/>
          <w:bCs/>
          <w:i/>
          <w:iCs/>
          <w:sz w:val="20"/>
          <w:szCs w:val="20"/>
        </w:rPr>
      </w:pPr>
      <w:bookmarkStart w:id="1629" w:name="_Toc202695113"/>
      <w:r w:rsidRPr="00267FC5">
        <w:rPr>
          <w:b/>
          <w:bCs/>
          <w:i/>
          <w:iCs/>
          <w:sz w:val="20"/>
          <w:szCs w:val="20"/>
        </w:rPr>
        <w:t>7.2 Research Questions Revisited</w:t>
      </w:r>
      <w:bookmarkEnd w:id="1629"/>
    </w:p>
    <w:p w14:paraId="70EFBFBE" w14:textId="77777777" w:rsidR="008D1943"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This thesis has successfully addressed the three primary research questions laid out in its introduction:</w:t>
      </w:r>
    </w:p>
    <w:p w14:paraId="389BBE55"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Is volatility a fractal process, and can a new theoretical framework be developed to capture this</w:t>
      </w:r>
      <w:r>
        <w:rPr>
          <w:rFonts w:ascii="Arial" w:hAnsi="Arial" w:cs="Arial"/>
          <w:color w:val="333333"/>
          <w:shd w:val="clear" w:color="auto" w:fill="FFFFFF"/>
        </w:rPr>
        <w:t>.</w:t>
      </w:r>
      <w:r w:rsidRPr="0037371F">
        <w:rPr>
          <w:rFonts w:ascii="Arial" w:hAnsi="Arial" w:cs="Arial"/>
          <w:color w:val="333333"/>
          <w:shd w:val="clear" w:color="auto" w:fill="FFFFFF"/>
        </w:rPr>
        <w:t xml:space="preserve"> This question was answered affirmatively. The empirical analysis in Chapter </w:t>
      </w:r>
      <w:r>
        <w:rPr>
          <w:rFonts w:ascii="Arial" w:hAnsi="Arial" w:cs="Arial"/>
          <w:color w:val="333333"/>
          <w:shd w:val="clear" w:color="auto" w:fill="FFFFFF"/>
        </w:rPr>
        <w:t>2 and 3</w:t>
      </w:r>
      <w:r w:rsidRPr="0037371F">
        <w:rPr>
          <w:rFonts w:ascii="Arial" w:hAnsi="Arial" w:cs="Arial"/>
          <w:color w:val="333333"/>
          <w:shd w:val="clear" w:color="auto" w:fill="FFFFFF"/>
        </w:rPr>
        <w:t xml:space="preserve"> confirmed </w:t>
      </w:r>
      <w:r w:rsidRPr="00267FC5">
        <w:rPr>
          <w:rFonts w:ascii="Arial" w:hAnsi="Arial" w:cs="Arial"/>
          <w:i/>
          <w:iCs/>
          <w:color w:val="333333"/>
          <w:shd w:val="clear" w:color="auto" w:fill="FFFFFF"/>
        </w:rPr>
        <w:t>H</w:t>
      </w:r>
      <w:r w:rsidRPr="0037371F">
        <w:rPr>
          <w:rFonts w:ascii="Arial" w:hAnsi="Arial" w:cs="Arial"/>
          <w:color w:val="333333"/>
          <w:shd w:val="clear" w:color="auto" w:fill="FFFFFF"/>
        </w:rPr>
        <w:t xml:space="preserve"> ≠ 0.5 for volatility series. The theoretical work in Chapter 5 successfully developed the </w:t>
      </w:r>
      <w:proofErr w:type="spellStart"/>
      <w:r w:rsidRPr="0037371F">
        <w:rPr>
          <w:rFonts w:ascii="Arial" w:hAnsi="Arial" w:cs="Arial"/>
          <w:color w:val="333333"/>
          <w:shd w:val="clear" w:color="auto" w:fill="FFFFFF"/>
        </w:rPr>
        <w:t>mfFBm</w:t>
      </w:r>
      <w:proofErr w:type="spellEnd"/>
      <w:r w:rsidRPr="0037371F">
        <w:rPr>
          <w:rFonts w:ascii="Arial" w:hAnsi="Arial" w:cs="Arial"/>
          <w:color w:val="333333"/>
          <w:shd w:val="clear" w:color="auto" w:fill="FFFFFF"/>
        </w:rPr>
        <w:t xml:space="preserve"> model, a framework explicitly designed to capture these observed fractal dynamics.</w:t>
      </w:r>
    </w:p>
    <w:p w14:paraId="49E18258" w14:textId="7B06D1BA" w:rsidR="008D1943" w:rsidRPr="0037371F"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t xml:space="preserve">How does the thesis address the proposition of time-scale invariance in volatility data. The </w:t>
      </w:r>
      <w:r w:rsidRPr="006246EF">
        <w:rPr>
          <w:rFonts w:ascii="Arial" w:hAnsi="Arial" w:cs="Arial"/>
          <w:color w:val="333333"/>
          <w:shd w:val="clear" w:color="auto" w:fill="FFFFFF"/>
        </w:rPr>
        <w:t xml:space="preserve">thesis </w:t>
      </w:r>
      <w:r w:rsidRPr="00267FC5">
        <w:rPr>
          <w:rFonts w:ascii="Arial" w:hAnsi="Arial" w:cs="Arial"/>
          <w:color w:val="333333"/>
          <w:shd w:val="clear" w:color="auto" w:fill="FFFFFF"/>
        </w:rPr>
        <w:t>motivated this proposition</w:t>
      </w:r>
      <w:r w:rsidRPr="006246EF">
        <w:rPr>
          <w:rFonts w:ascii="Arial" w:hAnsi="Arial" w:cs="Arial"/>
          <w:color w:val="333333"/>
          <w:shd w:val="clear" w:color="auto" w:fill="FFFFFF"/>
        </w:rPr>
        <w:t xml:space="preserve"> by providing empirical evidence of the fractal nature of volatility (</w:t>
      </w:r>
      <w:r w:rsidRPr="003140C6">
        <w:rPr>
          <w:rFonts w:ascii="Arial" w:hAnsi="Arial" w:cs="Arial"/>
          <w:i/>
          <w:iCs/>
          <w:color w:val="333333"/>
          <w:highlight w:val="green"/>
          <w:shd w:val="clear" w:color="auto" w:fill="FFFFFF"/>
          <w:rPrChange w:id="1630" w:author="George Urumov" w:date="2025-10-18T15:10:00Z" w16du:dateUtc="2025-10-18T14:10:00Z">
            <w:rPr>
              <w:rFonts w:ascii="Arial" w:hAnsi="Arial" w:cs="Arial"/>
              <w:i/>
              <w:iCs/>
              <w:color w:val="333333"/>
              <w:shd w:val="clear" w:color="auto" w:fill="FFFFFF"/>
            </w:rPr>
          </w:rPrChange>
        </w:rPr>
        <w:t>H</w:t>
      </w:r>
      <w:ins w:id="1631" w:author="George Urumov" w:date="2025-10-18T15:10:00Z" w16du:dateUtc="2025-10-18T14:10:00Z">
        <w:r w:rsidR="003140C6" w:rsidRPr="003140C6">
          <w:rPr>
            <w:rFonts w:ascii="Arial" w:hAnsi="Arial" w:cs="Arial"/>
            <w:i/>
            <w:iCs/>
            <w:color w:val="333333"/>
            <w:highlight w:val="green"/>
            <w:shd w:val="clear" w:color="auto" w:fill="FFFFFF"/>
            <w:rPrChange w:id="1632" w:author="George Urumov" w:date="2025-10-18T15:10:00Z" w16du:dateUtc="2025-10-18T14:10:00Z">
              <w:rPr>
                <w:rFonts w:ascii="Arial" w:hAnsi="Arial" w:cs="Arial"/>
                <w:i/>
                <w:iCs/>
                <w:color w:val="333333"/>
                <w:shd w:val="clear" w:color="auto" w:fill="FFFFFF"/>
              </w:rPr>
            </w:rPrChange>
          </w:rPr>
          <w:t xml:space="preserve"> </w:t>
        </w:r>
      </w:ins>
      <w:del w:id="1633" w:author="George Urumov" w:date="2025-10-18T15:10:00Z" w16du:dateUtc="2025-10-18T14:10:00Z">
        <w:r w:rsidRPr="003140C6" w:rsidDel="003140C6">
          <w:rPr>
            <w:rFonts w:ascii="Arial" w:hAnsi="Arial" w:cs="Arial"/>
            <w:i/>
            <w:iCs/>
            <w:color w:val="333333"/>
            <w:highlight w:val="green"/>
            <w:shd w:val="clear" w:color="auto" w:fill="FFFFFF"/>
            <w:rPrChange w:id="1634" w:author="George Urumov" w:date="2025-10-18T15:10:00Z" w16du:dateUtc="2025-10-18T14:10:00Z">
              <w:rPr>
                <w:rFonts w:ascii="Arial" w:hAnsi="Arial" w:cs="Arial"/>
                <w:i/>
                <w:iCs/>
                <w:color w:val="333333"/>
                <w:shd w:val="clear" w:color="auto" w:fill="FFFFFF"/>
              </w:rPr>
            </w:rPrChange>
          </w:rPr>
          <w:delText>=</w:delText>
        </w:r>
      </w:del>
      <w:ins w:id="1635" w:author="George Urumov" w:date="2025-10-18T15:10:00Z" w16du:dateUtc="2025-10-18T14:10:00Z">
        <w:r w:rsidR="003140C6" w:rsidRPr="003140C6">
          <w:rPr>
            <w:rFonts w:ascii="Arial" w:hAnsi="Arial" w:cs="Arial"/>
            <w:i/>
            <w:iCs/>
            <w:color w:val="333333"/>
            <w:highlight w:val="green"/>
            <w:shd w:val="clear" w:color="auto" w:fill="FFFFFF"/>
            <w:rPrChange w:id="1636" w:author="George Urumov" w:date="2025-10-18T15:10:00Z" w16du:dateUtc="2025-10-18T14:10:00Z">
              <w:rPr>
                <w:rFonts w:ascii="Arial" w:hAnsi="Arial" w:cs="Arial"/>
                <w:i/>
                <w:iCs/>
                <w:color w:val="333333"/>
                <w:shd w:val="clear" w:color="auto" w:fill="FFFFFF"/>
              </w:rPr>
            </w:rPrChange>
          </w:rPr>
          <w:t xml:space="preserve">≠ </w:t>
        </w:r>
      </w:ins>
      <w:r w:rsidRPr="003140C6">
        <w:rPr>
          <w:rFonts w:ascii="Arial" w:hAnsi="Arial" w:cs="Arial"/>
          <w:i/>
          <w:iCs/>
          <w:color w:val="333333"/>
          <w:highlight w:val="green"/>
          <w:shd w:val="clear" w:color="auto" w:fill="FFFFFF"/>
          <w:rPrChange w:id="1637" w:author="George Urumov" w:date="2025-10-18T15:10:00Z" w16du:dateUtc="2025-10-18T14:10:00Z">
            <w:rPr>
              <w:rFonts w:ascii="Arial" w:hAnsi="Arial" w:cs="Arial"/>
              <w:i/>
              <w:iCs/>
              <w:color w:val="333333"/>
              <w:shd w:val="clear" w:color="auto" w:fill="FFFFFF"/>
            </w:rPr>
          </w:rPrChange>
        </w:rPr>
        <w:t>0.5</w:t>
      </w:r>
      <w:r w:rsidRPr="006246EF">
        <w:rPr>
          <w:rFonts w:ascii="Arial" w:hAnsi="Arial" w:cs="Arial"/>
          <w:color w:val="333333"/>
          <w:shd w:val="clear" w:color="auto" w:fill="FFFFFF"/>
        </w:rPr>
        <w:t xml:space="preserve">) across different time horizons. While a direct test of cross-scale forecasting was identified as a key avenue for future work, the clear fractal characteristics of the data justified the development of the scale-invariant theoretical </w:t>
      </w:r>
      <w:proofErr w:type="spellStart"/>
      <w:r w:rsidRPr="006246EF">
        <w:rPr>
          <w:rFonts w:ascii="Arial" w:hAnsi="Arial" w:cs="Arial"/>
          <w:color w:val="333333"/>
          <w:shd w:val="clear" w:color="auto" w:fill="FFFFFF"/>
        </w:rPr>
        <w:t>mfFBm</w:t>
      </w:r>
      <w:proofErr w:type="spellEnd"/>
      <w:r w:rsidRPr="006246EF">
        <w:rPr>
          <w:rFonts w:ascii="Arial" w:hAnsi="Arial" w:cs="Arial"/>
          <w:color w:val="333333"/>
          <w:shd w:val="clear" w:color="auto" w:fill="FFFFFF"/>
        </w:rPr>
        <w:t xml:space="preserve"> model in Chapter 5 as a primary contribution.</w:t>
      </w:r>
    </w:p>
    <w:p w14:paraId="6B523E09"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How do novel approaches compare to traditional ones</w:t>
      </w:r>
      <w:r>
        <w:rPr>
          <w:rFonts w:ascii="Arial" w:hAnsi="Arial" w:cs="Arial"/>
          <w:color w:val="333333"/>
          <w:shd w:val="clear" w:color="auto" w:fill="FFFFFF"/>
        </w:rPr>
        <w:t>.</w:t>
      </w:r>
      <w:r w:rsidRPr="0037371F">
        <w:rPr>
          <w:rFonts w:ascii="Arial" w:hAnsi="Arial" w:cs="Arial"/>
          <w:color w:val="333333"/>
          <w:shd w:val="clear" w:color="auto" w:fill="FFFFFF"/>
        </w:rPr>
        <w:t xml:space="preserve"> The comparative analysis in Chapter </w:t>
      </w:r>
      <w:r>
        <w:rPr>
          <w:rFonts w:ascii="Arial" w:hAnsi="Arial" w:cs="Arial"/>
          <w:color w:val="333333"/>
          <w:shd w:val="clear" w:color="auto" w:fill="FFFFFF"/>
        </w:rPr>
        <w:t>2, 3 and 4</w:t>
      </w:r>
      <w:r w:rsidRPr="0037371F">
        <w:rPr>
          <w:rFonts w:ascii="Arial" w:hAnsi="Arial" w:cs="Arial"/>
          <w:color w:val="333333"/>
          <w:shd w:val="clear" w:color="auto" w:fill="FFFFFF"/>
        </w:rPr>
        <w:t xml:space="preserve"> established a clear performance benchmark for conventional techniques. This benchmarking served to justify the need for the fundamentally different theoretical approach developed in Chapter 5, which addresses the structural limitations observed in existing models.</w:t>
      </w:r>
    </w:p>
    <w:p w14:paraId="4D22D7D4" w14:textId="77777777" w:rsidR="008D1943" w:rsidRPr="0037371F" w:rsidRDefault="008D1943" w:rsidP="008D1943">
      <w:pPr>
        <w:pStyle w:val="Heading2"/>
        <w:spacing w:line="360" w:lineRule="auto"/>
        <w:rPr>
          <w:rFonts w:ascii="Arial" w:hAnsi="Arial" w:cs="Arial"/>
          <w:color w:val="333333"/>
          <w:shd w:val="clear" w:color="auto" w:fill="FFFFFF"/>
        </w:rPr>
      </w:pPr>
      <w:bookmarkStart w:id="1638" w:name="_Toc202695114"/>
      <w:r w:rsidRPr="00267FC5">
        <w:rPr>
          <w:b/>
          <w:bCs/>
          <w:i/>
          <w:iCs/>
          <w:sz w:val="20"/>
          <w:szCs w:val="20"/>
        </w:rPr>
        <w:t>7.3 Final Contribution to Knowledge</w:t>
      </w:r>
      <w:bookmarkEnd w:id="1638"/>
    </w:p>
    <w:p w14:paraId="4CBEC3E5"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The primary contribution of this thesis is not a single, validated forecasting tool, but rather a complete research arc that spans empirical justification, theoretical development, and a clear proposal for practical application. The contribution is threefold:</w:t>
      </w:r>
    </w:p>
    <w:p w14:paraId="4D6E06E6"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An Empirical Contribution: The thesis provides a thorough benchmarking of modern ML techniques for volatility analysis and empirically confirms the fractal nature of the VIX, justifying the need for models beyond classical finance.</w:t>
      </w:r>
    </w:p>
    <w:p w14:paraId="110B962D"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lastRenderedPageBreak/>
        <w:t>A Theoretical Contribution: It delivers a rigorous and novel mathematical framework</w:t>
      </w:r>
      <w:r>
        <w:rPr>
          <w:rFonts w:ascii="Arial" w:hAnsi="Arial" w:cs="Arial"/>
          <w:color w:val="333333"/>
          <w:shd w:val="clear" w:color="auto" w:fill="FFFFFF"/>
        </w:rPr>
        <w:t xml:space="preserve"> </w:t>
      </w:r>
      <w:r w:rsidRPr="0037371F">
        <w:rPr>
          <w:rFonts w:ascii="Arial" w:hAnsi="Arial" w:cs="Arial"/>
          <w:color w:val="333333"/>
          <w:shd w:val="clear" w:color="auto" w:fill="FFFFFF"/>
        </w:rPr>
        <w:t>and provides original proofs for its validity in both persistent and rough volatility regimes. This is the core intellectual achievement of this work.</w:t>
      </w:r>
    </w:p>
    <w:p w14:paraId="048CF00D"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A Methodological Contribution: It proposes an innovative and clear methodology in Chapter 6 that bridges the advanced theory with a practical forecasting application, outlining a clear path to generating a superior, model-aware implied volatility estimator.</w:t>
      </w:r>
    </w:p>
    <w:p w14:paraId="2DE1E2F0"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In summary, this thesis has successfully built the complete theoretical and conceptual foundation required for a new, more sophisticated approach to volatility modelling and forecasting.</w:t>
      </w:r>
    </w:p>
    <w:p w14:paraId="4DCBDE37" w14:textId="77777777" w:rsidR="008D1943" w:rsidRPr="00267FC5" w:rsidRDefault="008D1943" w:rsidP="008D1943">
      <w:pPr>
        <w:pStyle w:val="Heading2"/>
        <w:spacing w:line="360" w:lineRule="auto"/>
        <w:rPr>
          <w:rFonts w:ascii="Arial" w:eastAsia="Arial" w:hAnsi="Arial" w:cs="Arial"/>
          <w:b/>
          <w:bCs/>
          <w:color w:val="000000" w:themeColor="text1"/>
        </w:rPr>
      </w:pPr>
      <w:bookmarkStart w:id="1639" w:name="_Toc202695115"/>
      <w:r w:rsidRPr="00267FC5">
        <w:rPr>
          <w:b/>
          <w:bCs/>
          <w:i/>
          <w:iCs/>
          <w:sz w:val="20"/>
          <w:szCs w:val="20"/>
        </w:rPr>
        <w:t>7.4 Limitations of the Research</w:t>
      </w:r>
      <w:bookmarkEnd w:id="1639"/>
    </w:p>
    <w:p w14:paraId="2118B355"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 xml:space="preserve">The primary limitation of this research is the absence of a full-scale empirical implementation and validation of the forecasting methodology proposed in Chapter 6. While the theoretical framework is complete, the computationally intensive task of inverting the complex </w:t>
      </w:r>
      <w:proofErr w:type="spellStart"/>
      <w:r w:rsidRPr="0037371F">
        <w:rPr>
          <w:rFonts w:ascii="Arial" w:hAnsi="Arial" w:cs="Arial"/>
          <w:color w:val="333333"/>
          <w:shd w:val="clear" w:color="auto" w:fill="FFFFFF"/>
        </w:rPr>
        <w:t>mfFBm</w:t>
      </w:r>
      <w:proofErr w:type="spellEnd"/>
      <w:r w:rsidRPr="0037371F">
        <w:rPr>
          <w:rFonts w:ascii="Arial" w:hAnsi="Arial" w:cs="Arial"/>
          <w:color w:val="333333"/>
          <w:shd w:val="clear" w:color="auto" w:fill="FFFFFF"/>
        </w:rPr>
        <w:t xml:space="preserve"> pricing formula to generate a new implied volatility time series and then testing its forecasting performance against the benchmarks from Chapter 4, was beyond the scope of this doctoral project. Acknowledging this limitation clarifies the boundary between what has been proven and what has been proposed as a clear direction for future work.</w:t>
      </w:r>
    </w:p>
    <w:p w14:paraId="4BA48511" w14:textId="77777777" w:rsidR="008D1943" w:rsidRPr="00267FC5" w:rsidRDefault="008D1943" w:rsidP="008D1943">
      <w:pPr>
        <w:pStyle w:val="Heading2"/>
        <w:spacing w:line="360" w:lineRule="auto"/>
        <w:rPr>
          <w:b/>
          <w:bCs/>
          <w:i/>
          <w:iCs/>
          <w:sz w:val="20"/>
          <w:szCs w:val="20"/>
        </w:rPr>
      </w:pPr>
      <w:bookmarkStart w:id="1640" w:name="_Toc202695116"/>
      <w:r w:rsidRPr="00267FC5">
        <w:rPr>
          <w:b/>
          <w:bCs/>
          <w:i/>
          <w:iCs/>
          <w:sz w:val="20"/>
          <w:szCs w:val="20"/>
        </w:rPr>
        <w:t>7.5 Future Research</w:t>
      </w:r>
      <w:bookmarkEnd w:id="1640"/>
    </w:p>
    <w:p w14:paraId="0191B811" w14:textId="77777777" w:rsidR="008D1943" w:rsidRPr="0037371F"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t>This thesis concludes by laying a clear and fertile ground for future investigation. The most immediate and compelling direction for future work is the full empirical execution of the methodology outlined in Chapter 6. This would constitute a significant research project involving</w:t>
      </w:r>
      <w:r>
        <w:rPr>
          <w:rFonts w:ascii="Arial" w:hAnsi="Arial" w:cs="Arial"/>
          <w:color w:val="333333"/>
          <w:shd w:val="clear" w:color="auto" w:fill="FFFFFF"/>
        </w:rPr>
        <w:t xml:space="preserve"> g</w:t>
      </w:r>
      <w:r w:rsidRPr="0037371F">
        <w:rPr>
          <w:rFonts w:ascii="Arial" w:hAnsi="Arial" w:cs="Arial"/>
          <w:color w:val="333333"/>
          <w:shd w:val="clear" w:color="auto" w:fill="FFFFFF"/>
        </w:rPr>
        <w:t>athering the necessary high-frequency options data required to invert the pricing formula.</w:t>
      </w:r>
      <w:r>
        <w:rPr>
          <w:rFonts w:ascii="Arial" w:hAnsi="Arial" w:cs="Arial"/>
          <w:color w:val="333333"/>
          <w:shd w:val="clear" w:color="auto" w:fill="FFFFFF"/>
        </w:rPr>
        <w:t xml:space="preserve"> </w:t>
      </w:r>
      <w:r w:rsidRPr="0037371F">
        <w:rPr>
          <w:rFonts w:ascii="Arial" w:hAnsi="Arial" w:cs="Arial"/>
          <w:color w:val="333333"/>
          <w:shd w:val="clear" w:color="auto" w:fill="FFFFFF"/>
        </w:rPr>
        <w:t>Implementing a numerically robust algorithm to perform the model inversion and generate the new implied volatility time series for VIX and VVIX.</w:t>
      </w:r>
      <w:r>
        <w:rPr>
          <w:rFonts w:ascii="Arial" w:hAnsi="Arial" w:cs="Arial"/>
          <w:color w:val="333333"/>
          <w:shd w:val="clear" w:color="auto" w:fill="FFFFFF"/>
        </w:rPr>
        <w:t xml:space="preserve"> </w:t>
      </w:r>
      <w:r w:rsidRPr="0037371F">
        <w:rPr>
          <w:rFonts w:ascii="Arial" w:hAnsi="Arial" w:cs="Arial"/>
          <w:color w:val="333333"/>
          <w:shd w:val="clear" w:color="auto" w:fill="FFFFFF"/>
        </w:rPr>
        <w:t>Applying the benchmarked forecasting models (e.g., NBEATS, LSTM) to these new, theoretically richer data series.</w:t>
      </w:r>
      <w:r>
        <w:rPr>
          <w:rFonts w:ascii="Arial" w:hAnsi="Arial" w:cs="Arial"/>
          <w:color w:val="333333"/>
          <w:shd w:val="clear" w:color="auto" w:fill="FFFFFF"/>
        </w:rPr>
        <w:t xml:space="preserve"> </w:t>
      </w:r>
      <w:r w:rsidRPr="0037371F">
        <w:rPr>
          <w:rFonts w:ascii="Arial" w:hAnsi="Arial" w:cs="Arial"/>
          <w:color w:val="333333"/>
          <w:shd w:val="clear" w:color="auto" w:fill="FFFFFF"/>
        </w:rPr>
        <w:t xml:space="preserve">Conducting a rigorous out-of-sample comparison to quantify the performance gain of the proposed </w:t>
      </w:r>
      <w:proofErr w:type="spellStart"/>
      <w:r w:rsidRPr="0037371F">
        <w:rPr>
          <w:rFonts w:ascii="Arial" w:hAnsi="Arial" w:cs="Arial"/>
          <w:color w:val="333333"/>
          <w:shd w:val="clear" w:color="auto" w:fill="FFFFFF"/>
        </w:rPr>
        <w:t>mfFBm</w:t>
      </w:r>
      <w:proofErr w:type="spellEnd"/>
      <w:r w:rsidRPr="0037371F">
        <w:rPr>
          <w:rFonts w:ascii="Arial" w:hAnsi="Arial" w:cs="Arial"/>
          <w:color w:val="333333"/>
          <w:shd w:val="clear" w:color="auto" w:fill="FFFFFF"/>
        </w:rPr>
        <w:t xml:space="preserve">-based approach against traditional methods and the benchmarks established in Chapter </w:t>
      </w:r>
      <w:r>
        <w:rPr>
          <w:rFonts w:ascii="Arial" w:hAnsi="Arial" w:cs="Arial"/>
          <w:color w:val="333333"/>
          <w:shd w:val="clear" w:color="auto" w:fill="FFFFFF"/>
        </w:rPr>
        <w:t>2</w:t>
      </w:r>
      <w:r w:rsidRPr="0037371F">
        <w:rPr>
          <w:rFonts w:ascii="Arial" w:hAnsi="Arial" w:cs="Arial"/>
          <w:color w:val="333333"/>
          <w:shd w:val="clear" w:color="auto" w:fill="FFFFFF"/>
        </w:rPr>
        <w:t>.</w:t>
      </w:r>
    </w:p>
    <w:p w14:paraId="4E4F2450" w14:textId="77777777" w:rsidR="008D1943" w:rsidRDefault="008D1943" w:rsidP="008D1943">
      <w:pPr>
        <w:spacing w:line="360" w:lineRule="auto"/>
        <w:ind w:firstLine="720"/>
        <w:jc w:val="both"/>
        <w:rPr>
          <w:rFonts w:ascii="Arial" w:hAnsi="Arial" w:cs="Arial"/>
          <w:color w:val="333333"/>
          <w:shd w:val="clear" w:color="auto" w:fill="FFFFFF"/>
        </w:rPr>
      </w:pPr>
      <w:r w:rsidRPr="0037371F">
        <w:rPr>
          <w:rFonts w:ascii="Arial" w:hAnsi="Arial" w:cs="Arial"/>
          <w:color w:val="333333"/>
          <w:shd w:val="clear" w:color="auto" w:fill="FFFFFF"/>
        </w:rPr>
        <w:lastRenderedPageBreak/>
        <w:t xml:space="preserve">Successful completion of this next phase of research, built directly upon the foundation laid by this dissertation, would represent a significant </w:t>
      </w:r>
      <w:r>
        <w:rPr>
          <w:rFonts w:ascii="Arial" w:hAnsi="Arial" w:cs="Arial"/>
          <w:color w:val="333333"/>
          <w:shd w:val="clear" w:color="auto" w:fill="FFFFFF"/>
        </w:rPr>
        <w:t xml:space="preserve">practical </w:t>
      </w:r>
      <w:r w:rsidRPr="0037371F">
        <w:rPr>
          <w:rFonts w:ascii="Arial" w:hAnsi="Arial" w:cs="Arial"/>
          <w:color w:val="333333"/>
          <w:shd w:val="clear" w:color="auto" w:fill="FFFFFF"/>
        </w:rPr>
        <w:t>contribution to financial volatility forecasting.</w:t>
      </w:r>
    </w:p>
    <w:p w14:paraId="4D30FD7C" w14:textId="77777777" w:rsidR="008D1943" w:rsidRDefault="008D1943" w:rsidP="008D1943">
      <w:pPr>
        <w:spacing w:line="360" w:lineRule="auto"/>
        <w:ind w:firstLine="720"/>
        <w:jc w:val="both"/>
        <w:rPr>
          <w:rFonts w:ascii="Arial" w:hAnsi="Arial" w:cs="Arial"/>
          <w:color w:val="333333"/>
          <w:shd w:val="clear" w:color="auto" w:fill="FFFFFF"/>
        </w:rPr>
      </w:pPr>
      <w:r>
        <w:rPr>
          <w:rFonts w:ascii="Arial" w:hAnsi="Arial" w:cs="Arial"/>
          <w:color w:val="333333"/>
          <w:shd w:val="clear" w:color="auto" w:fill="FFFFFF"/>
        </w:rPr>
        <w:br w:type="page"/>
      </w:r>
    </w:p>
    <w:p w14:paraId="6B795CFB" w14:textId="77777777" w:rsidR="008D1943" w:rsidRPr="00766FB1" w:rsidRDefault="008D1943" w:rsidP="008D1943">
      <w:pPr>
        <w:spacing w:line="360" w:lineRule="auto"/>
        <w:jc w:val="both"/>
        <w:rPr>
          <w:rFonts w:ascii="Arial" w:hAnsi="Arial" w:cs="Arial"/>
          <w:color w:val="333333"/>
          <w:shd w:val="clear" w:color="auto" w:fill="FFFFFF"/>
        </w:rPr>
      </w:pPr>
    </w:p>
    <w:p w14:paraId="29F0E858" w14:textId="77777777" w:rsidR="008D1943" w:rsidRDefault="008D1943" w:rsidP="008D1943">
      <w:pPr>
        <w:pStyle w:val="Heading1"/>
        <w:tabs>
          <w:tab w:val="num" w:pos="567"/>
        </w:tabs>
        <w:spacing w:before="480" w:after="60"/>
        <w:jc w:val="center"/>
        <w:rPr>
          <w:rFonts w:ascii="Arial" w:hAnsi="Arial" w:cs="Arial"/>
          <w:color w:val="333333"/>
          <w:shd w:val="clear" w:color="auto" w:fill="FFFFFF"/>
        </w:rPr>
      </w:pPr>
      <w:bookmarkStart w:id="1641" w:name="_Toc202695117"/>
      <w:r w:rsidRPr="002B3E31">
        <w:rPr>
          <w:rFonts w:ascii="Arial" w:eastAsia="Arial" w:hAnsi="Arial" w:cs="Arial"/>
          <w:b/>
          <w:bCs/>
          <w:color w:val="000000" w:themeColor="text1"/>
        </w:rPr>
        <w:t>APPENDIX</w:t>
      </w:r>
      <w:bookmarkEnd w:id="1641"/>
    </w:p>
    <w:p w14:paraId="1A0E45AC" w14:textId="77777777" w:rsidR="008D1943" w:rsidRDefault="008D1943" w:rsidP="008D1943">
      <w:pPr>
        <w:spacing w:after="60" w:line="360" w:lineRule="auto"/>
        <w:ind w:left="709"/>
        <w:rPr>
          <w:rFonts w:ascii="Arial" w:eastAsia="Arial" w:hAnsi="Arial" w:cs="Arial"/>
          <w:i/>
          <w:iCs/>
          <w:color w:val="000000" w:themeColor="text1"/>
          <w:highlight w:val="yellow"/>
        </w:rPr>
      </w:pPr>
    </w:p>
    <w:p w14:paraId="309398D3" w14:textId="77777777" w:rsidR="008D1943" w:rsidRPr="00267FC5" w:rsidRDefault="008D1943" w:rsidP="008D1943">
      <w:pPr>
        <w:pStyle w:val="Heading2"/>
        <w:spacing w:before="360" w:after="60" w:line="360" w:lineRule="auto"/>
        <w:ind w:left="360"/>
        <w:jc w:val="both"/>
        <w:rPr>
          <w:b/>
          <w:bCs/>
          <w:i/>
          <w:iCs/>
          <w:sz w:val="20"/>
          <w:szCs w:val="20"/>
        </w:rPr>
      </w:pPr>
      <w:bookmarkStart w:id="1642" w:name="_Toc202695118"/>
      <w:r w:rsidRPr="00267FC5">
        <w:rPr>
          <w:b/>
          <w:bCs/>
          <w:i/>
          <w:iCs/>
          <w:sz w:val="20"/>
          <w:szCs w:val="20"/>
        </w:rPr>
        <w:t xml:space="preserve">8.1 Augmented Dickey- Fuller test code from Python </w:t>
      </w:r>
      <w:proofErr w:type="spellStart"/>
      <w:r w:rsidRPr="00267FC5">
        <w:rPr>
          <w:b/>
          <w:bCs/>
          <w:i/>
          <w:iCs/>
          <w:sz w:val="20"/>
          <w:szCs w:val="20"/>
        </w:rPr>
        <w:t>statsmodels</w:t>
      </w:r>
      <w:proofErr w:type="spellEnd"/>
      <w:r w:rsidRPr="00267FC5">
        <w:rPr>
          <w:b/>
          <w:bCs/>
          <w:i/>
          <w:iCs/>
          <w:sz w:val="20"/>
          <w:szCs w:val="20"/>
        </w:rPr>
        <w:t xml:space="preserve"> library</w:t>
      </w:r>
      <w:bookmarkEnd w:id="1642"/>
    </w:p>
    <w:p w14:paraId="295A991E" w14:textId="77777777" w:rsidR="008D1943" w:rsidRPr="00267FC5" w:rsidRDefault="008D1943" w:rsidP="008D1943">
      <w:pPr>
        <w:spacing w:after="60" w:line="360" w:lineRule="auto"/>
        <w:ind w:left="709"/>
        <w:rPr>
          <w:rFonts w:asciiTheme="minorHAnsi" w:eastAsia="Arial" w:hAnsiTheme="minorHAnsi" w:cs="Arial"/>
          <w:color w:val="000000" w:themeColor="text1"/>
        </w:rPr>
      </w:pPr>
      <w:r w:rsidRPr="00267FC5">
        <w:rPr>
          <w:rFonts w:asciiTheme="minorHAnsi" w:eastAsia="Arial" w:hAnsiTheme="minorHAnsi" w:cs="Arial"/>
          <w:i/>
          <w:iCs/>
          <w:color w:val="000000" w:themeColor="text1"/>
        </w:rPr>
        <w:t xml:space="preserve">result = </w:t>
      </w:r>
      <w:proofErr w:type="spellStart"/>
      <w:r w:rsidRPr="00267FC5">
        <w:rPr>
          <w:rFonts w:asciiTheme="minorHAnsi" w:eastAsia="Arial" w:hAnsiTheme="minorHAnsi" w:cs="Arial"/>
          <w:i/>
          <w:iCs/>
          <w:color w:val="000000" w:themeColor="text1"/>
        </w:rPr>
        <w:t>adfuller</w:t>
      </w:r>
      <w:proofErr w:type="spellEnd"/>
      <w:r w:rsidRPr="00267FC5">
        <w:rPr>
          <w:rFonts w:asciiTheme="minorHAnsi" w:eastAsia="Arial" w:hAnsiTheme="minorHAnsi" w:cs="Arial"/>
          <w:i/>
          <w:iCs/>
          <w:color w:val="000000" w:themeColor="text1"/>
        </w:rPr>
        <w:t>(</w:t>
      </w:r>
      <w:proofErr w:type="spellStart"/>
      <w:proofErr w:type="gramStart"/>
      <w:r w:rsidRPr="00267FC5">
        <w:rPr>
          <w:rFonts w:asciiTheme="minorHAnsi" w:eastAsia="Arial" w:hAnsiTheme="minorHAnsi" w:cs="Arial"/>
          <w:i/>
          <w:iCs/>
          <w:color w:val="000000" w:themeColor="text1"/>
        </w:rPr>
        <w:t>df.Volatility</w:t>
      </w:r>
      <w:proofErr w:type="spellEnd"/>
      <w:proofErr w:type="gramEnd"/>
      <w:r w:rsidRPr="00267FC5">
        <w:rPr>
          <w:rFonts w:asciiTheme="minorHAnsi" w:eastAsia="Arial" w:hAnsiTheme="minorHAnsi" w:cs="Arial"/>
          <w:i/>
          <w:iCs/>
          <w:color w:val="000000" w:themeColor="text1"/>
        </w:rPr>
        <w:t>)</w:t>
      </w:r>
    </w:p>
    <w:p w14:paraId="13B0CBCC" w14:textId="77777777" w:rsidR="008D1943" w:rsidRPr="00267FC5" w:rsidRDefault="008D1943" w:rsidP="008D1943">
      <w:pPr>
        <w:spacing w:after="60" w:line="360" w:lineRule="auto"/>
        <w:ind w:left="709"/>
        <w:rPr>
          <w:rFonts w:asciiTheme="minorHAnsi" w:eastAsia="Arial" w:hAnsiTheme="minorHAnsi" w:cs="Arial"/>
          <w:color w:val="000000" w:themeColor="text1"/>
        </w:rPr>
      </w:pPr>
      <w:proofErr w:type="gramStart"/>
      <w:r w:rsidRPr="00267FC5">
        <w:rPr>
          <w:rFonts w:asciiTheme="minorHAnsi" w:eastAsia="Arial" w:hAnsiTheme="minorHAnsi" w:cs="Arial"/>
          <w:i/>
          <w:iCs/>
          <w:color w:val="000000" w:themeColor="text1"/>
        </w:rPr>
        <w:t>print(</w:t>
      </w:r>
      <w:proofErr w:type="gramEnd"/>
      <w:r w:rsidRPr="00267FC5">
        <w:rPr>
          <w:rFonts w:asciiTheme="minorHAnsi" w:eastAsia="Arial" w:hAnsiTheme="minorHAnsi" w:cs="Arial"/>
          <w:i/>
          <w:iCs/>
          <w:color w:val="000000" w:themeColor="text1"/>
        </w:rPr>
        <w:t xml:space="preserve">'ADF Statistic: %f' % </w:t>
      </w:r>
      <w:proofErr w:type="gramStart"/>
      <w:r w:rsidRPr="00267FC5">
        <w:rPr>
          <w:rFonts w:asciiTheme="minorHAnsi" w:eastAsia="Arial" w:hAnsiTheme="minorHAnsi" w:cs="Arial"/>
          <w:i/>
          <w:iCs/>
          <w:color w:val="000000" w:themeColor="text1"/>
        </w:rPr>
        <w:t>result[</w:t>
      </w:r>
      <w:proofErr w:type="gramEnd"/>
      <w:r w:rsidRPr="00267FC5">
        <w:rPr>
          <w:rFonts w:asciiTheme="minorHAnsi" w:eastAsia="Arial" w:hAnsiTheme="minorHAnsi" w:cs="Arial"/>
          <w:i/>
          <w:iCs/>
          <w:color w:val="000000" w:themeColor="text1"/>
        </w:rPr>
        <w:t>0])</w:t>
      </w:r>
    </w:p>
    <w:p w14:paraId="008717EC" w14:textId="77777777" w:rsidR="008D1943" w:rsidRPr="00267FC5" w:rsidRDefault="008D1943" w:rsidP="008D1943">
      <w:pPr>
        <w:spacing w:after="60" w:line="360" w:lineRule="auto"/>
        <w:ind w:left="709"/>
        <w:rPr>
          <w:rFonts w:asciiTheme="minorHAnsi" w:eastAsia="Arial" w:hAnsiTheme="minorHAnsi" w:cs="Arial"/>
          <w:color w:val="000000" w:themeColor="text1"/>
        </w:rPr>
      </w:pPr>
      <w:proofErr w:type="gramStart"/>
      <w:r w:rsidRPr="00267FC5">
        <w:rPr>
          <w:rFonts w:asciiTheme="minorHAnsi" w:eastAsia="Arial" w:hAnsiTheme="minorHAnsi" w:cs="Arial"/>
          <w:i/>
          <w:iCs/>
          <w:color w:val="000000" w:themeColor="text1"/>
        </w:rPr>
        <w:t>print(</w:t>
      </w:r>
      <w:proofErr w:type="gramEnd"/>
      <w:r w:rsidRPr="00267FC5">
        <w:rPr>
          <w:rFonts w:asciiTheme="minorHAnsi" w:eastAsia="Arial" w:hAnsiTheme="minorHAnsi" w:cs="Arial"/>
          <w:i/>
          <w:iCs/>
          <w:color w:val="000000" w:themeColor="text1"/>
        </w:rPr>
        <w:t xml:space="preserve">'p-value: %f' % </w:t>
      </w:r>
      <w:proofErr w:type="gramStart"/>
      <w:r w:rsidRPr="00267FC5">
        <w:rPr>
          <w:rFonts w:asciiTheme="minorHAnsi" w:eastAsia="Arial" w:hAnsiTheme="minorHAnsi" w:cs="Arial"/>
          <w:i/>
          <w:iCs/>
          <w:color w:val="000000" w:themeColor="text1"/>
        </w:rPr>
        <w:t>result[</w:t>
      </w:r>
      <w:proofErr w:type="gramEnd"/>
      <w:r w:rsidRPr="00267FC5">
        <w:rPr>
          <w:rFonts w:asciiTheme="minorHAnsi" w:eastAsia="Arial" w:hAnsiTheme="minorHAnsi" w:cs="Arial"/>
          <w:i/>
          <w:iCs/>
          <w:color w:val="000000" w:themeColor="text1"/>
        </w:rPr>
        <w:t>1])</w:t>
      </w:r>
    </w:p>
    <w:p w14:paraId="59AD5ECC" w14:textId="77777777" w:rsidR="008D1943" w:rsidRPr="00267FC5" w:rsidRDefault="008D1943" w:rsidP="008D1943">
      <w:pPr>
        <w:spacing w:after="60" w:line="360" w:lineRule="auto"/>
        <w:ind w:left="709"/>
        <w:rPr>
          <w:rFonts w:asciiTheme="minorHAnsi" w:eastAsia="Arial" w:hAnsiTheme="minorHAnsi" w:cs="Arial"/>
          <w:color w:val="000000" w:themeColor="text1"/>
        </w:rPr>
      </w:pPr>
      <w:proofErr w:type="gramStart"/>
      <w:r w:rsidRPr="00267FC5">
        <w:rPr>
          <w:rFonts w:asciiTheme="minorHAnsi" w:eastAsia="Arial" w:hAnsiTheme="minorHAnsi" w:cs="Arial"/>
          <w:i/>
          <w:iCs/>
          <w:color w:val="000000" w:themeColor="text1"/>
        </w:rPr>
        <w:t>print(</w:t>
      </w:r>
      <w:proofErr w:type="gramEnd"/>
      <w:r w:rsidRPr="00267FC5">
        <w:rPr>
          <w:rFonts w:asciiTheme="minorHAnsi" w:eastAsia="Arial" w:hAnsiTheme="minorHAnsi" w:cs="Arial"/>
          <w:i/>
          <w:iCs/>
          <w:color w:val="000000" w:themeColor="text1"/>
        </w:rPr>
        <w:t>'Critical Values:')</w:t>
      </w:r>
    </w:p>
    <w:p w14:paraId="6B1A9C70" w14:textId="77777777" w:rsidR="008D1943" w:rsidRPr="00267FC5" w:rsidRDefault="008D1943" w:rsidP="008D1943">
      <w:pPr>
        <w:spacing w:after="60" w:line="360" w:lineRule="auto"/>
        <w:ind w:left="709"/>
        <w:rPr>
          <w:rFonts w:asciiTheme="minorHAnsi" w:eastAsia="Arial" w:hAnsiTheme="minorHAnsi" w:cs="Arial"/>
          <w:color w:val="000000" w:themeColor="text1"/>
        </w:rPr>
      </w:pPr>
      <w:r w:rsidRPr="00267FC5">
        <w:rPr>
          <w:rFonts w:asciiTheme="minorHAnsi" w:eastAsia="Arial" w:hAnsiTheme="minorHAnsi" w:cs="Arial"/>
          <w:i/>
          <w:iCs/>
          <w:color w:val="000000" w:themeColor="text1"/>
        </w:rPr>
        <w:t>for key, value in result[4</w:t>
      </w:r>
      <w:proofErr w:type="gramStart"/>
      <w:r w:rsidRPr="00267FC5">
        <w:rPr>
          <w:rFonts w:asciiTheme="minorHAnsi" w:eastAsia="Arial" w:hAnsiTheme="minorHAnsi" w:cs="Arial"/>
          <w:i/>
          <w:iCs/>
          <w:color w:val="000000" w:themeColor="text1"/>
        </w:rPr>
        <w:t>].items</w:t>
      </w:r>
      <w:proofErr w:type="gramEnd"/>
      <w:r w:rsidRPr="00267FC5">
        <w:rPr>
          <w:rFonts w:asciiTheme="minorHAnsi" w:eastAsia="Arial" w:hAnsiTheme="minorHAnsi" w:cs="Arial"/>
          <w:i/>
          <w:iCs/>
          <w:color w:val="000000" w:themeColor="text1"/>
        </w:rPr>
        <w:t>():</w:t>
      </w:r>
    </w:p>
    <w:p w14:paraId="76F0624E" w14:textId="77777777" w:rsidR="008D1943" w:rsidRPr="00267FC5" w:rsidRDefault="008D1943" w:rsidP="008D1943">
      <w:pPr>
        <w:spacing w:after="60" w:line="360" w:lineRule="auto"/>
        <w:ind w:left="709"/>
        <w:rPr>
          <w:rFonts w:asciiTheme="minorHAnsi" w:eastAsia="Arial" w:hAnsiTheme="minorHAnsi" w:cs="Arial"/>
          <w:color w:val="000000" w:themeColor="text1"/>
        </w:rPr>
      </w:pPr>
      <w:proofErr w:type="gramStart"/>
      <w:r w:rsidRPr="00267FC5">
        <w:rPr>
          <w:rFonts w:asciiTheme="minorHAnsi" w:eastAsia="Arial" w:hAnsiTheme="minorHAnsi" w:cs="Arial"/>
          <w:i/>
          <w:iCs/>
          <w:color w:val="000000" w:themeColor="text1"/>
        </w:rPr>
        <w:t>print(</w:t>
      </w:r>
      <w:proofErr w:type="gramEnd"/>
      <w:r w:rsidRPr="00267FC5">
        <w:rPr>
          <w:rFonts w:asciiTheme="minorHAnsi" w:eastAsia="Arial" w:hAnsiTheme="minorHAnsi" w:cs="Arial"/>
          <w:i/>
          <w:iCs/>
          <w:color w:val="000000" w:themeColor="text1"/>
        </w:rPr>
        <w:t>'\</w:t>
      </w:r>
      <w:proofErr w:type="spellStart"/>
      <w:r w:rsidRPr="00267FC5">
        <w:rPr>
          <w:rFonts w:asciiTheme="minorHAnsi" w:eastAsia="Arial" w:hAnsiTheme="minorHAnsi" w:cs="Arial"/>
          <w:i/>
          <w:iCs/>
          <w:color w:val="000000" w:themeColor="text1"/>
        </w:rPr>
        <w:t>t%s</w:t>
      </w:r>
      <w:proofErr w:type="spellEnd"/>
      <w:r w:rsidRPr="00267FC5">
        <w:rPr>
          <w:rFonts w:asciiTheme="minorHAnsi" w:eastAsia="Arial" w:hAnsiTheme="minorHAnsi" w:cs="Arial"/>
          <w:i/>
          <w:iCs/>
          <w:color w:val="000000" w:themeColor="text1"/>
        </w:rPr>
        <w:t>: %.3f' % (key, value))</w:t>
      </w:r>
    </w:p>
    <w:p w14:paraId="7EF840A5" w14:textId="77777777" w:rsidR="008D1943" w:rsidRPr="00267FC5" w:rsidRDefault="008D1943" w:rsidP="008D1943">
      <w:pPr>
        <w:spacing w:before="240" w:after="60" w:line="360" w:lineRule="auto"/>
        <w:ind w:left="709"/>
        <w:rPr>
          <w:rFonts w:asciiTheme="minorHAnsi" w:eastAsia="Arial" w:hAnsiTheme="minorHAnsi" w:cs="Arial"/>
          <w:color w:val="000000" w:themeColor="text1"/>
        </w:rPr>
      </w:pPr>
      <w:r w:rsidRPr="00267FC5">
        <w:rPr>
          <w:rFonts w:asciiTheme="minorHAnsi" w:eastAsia="Arial" w:hAnsiTheme="minorHAnsi" w:cs="Arial"/>
          <w:color w:val="000000" w:themeColor="text1"/>
        </w:rPr>
        <w:t>The result of ADF test is displayed as below.</w:t>
      </w:r>
    </w:p>
    <w:p w14:paraId="14D4F2F4" w14:textId="77777777" w:rsidR="008D1943" w:rsidRPr="00267FC5" w:rsidRDefault="008D1943" w:rsidP="008D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Theme="minorHAnsi" w:eastAsia="Arial" w:hAnsiTheme="minorHAnsi" w:cs="Arial"/>
          <w:color w:val="000000" w:themeColor="text1"/>
        </w:rPr>
      </w:pPr>
      <w:r w:rsidRPr="00267FC5">
        <w:rPr>
          <w:rFonts w:asciiTheme="minorHAnsi" w:eastAsia="Arial" w:hAnsiTheme="minorHAnsi" w:cs="Arial"/>
          <w:i/>
          <w:iCs/>
          <w:color w:val="000000" w:themeColor="text1"/>
        </w:rPr>
        <w:t>ADF Statistic:</w:t>
      </w:r>
    </w:p>
    <w:p w14:paraId="48793B9A" w14:textId="77777777" w:rsidR="008D1943" w:rsidRPr="00267FC5" w:rsidRDefault="008D1943" w:rsidP="008D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Theme="minorHAnsi" w:eastAsia="Arial" w:hAnsiTheme="minorHAnsi" w:cs="Arial"/>
          <w:color w:val="000000" w:themeColor="text1"/>
        </w:rPr>
      </w:pPr>
      <w:r w:rsidRPr="00267FC5">
        <w:rPr>
          <w:rFonts w:asciiTheme="minorHAnsi" w:eastAsia="Arial" w:hAnsiTheme="minorHAnsi" w:cs="Arial"/>
          <w:i/>
          <w:iCs/>
          <w:color w:val="000000" w:themeColor="text1"/>
        </w:rPr>
        <w:t>p-value:</w:t>
      </w:r>
    </w:p>
    <w:p w14:paraId="6DF06F4A" w14:textId="77777777" w:rsidR="008D1943" w:rsidRPr="00267FC5" w:rsidRDefault="008D1943" w:rsidP="008D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Theme="minorHAnsi" w:eastAsia="Arial" w:hAnsiTheme="minorHAnsi" w:cs="Arial"/>
          <w:color w:val="000000" w:themeColor="text1"/>
        </w:rPr>
      </w:pPr>
      <w:r w:rsidRPr="00267FC5">
        <w:rPr>
          <w:rFonts w:asciiTheme="minorHAnsi" w:eastAsia="Arial" w:hAnsiTheme="minorHAnsi" w:cs="Arial"/>
          <w:i/>
          <w:iCs/>
          <w:color w:val="000000" w:themeColor="text1"/>
        </w:rPr>
        <w:t>Critical Values:</w:t>
      </w:r>
    </w:p>
    <w:p w14:paraId="3BEA5CC0" w14:textId="77777777" w:rsidR="008D1943" w:rsidRPr="00267FC5" w:rsidRDefault="008D1943" w:rsidP="008D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Theme="minorHAnsi" w:eastAsia="Arial" w:hAnsiTheme="minorHAnsi" w:cs="Arial"/>
          <w:color w:val="000000" w:themeColor="text1"/>
        </w:rPr>
      </w:pPr>
      <w:r w:rsidRPr="00267FC5">
        <w:rPr>
          <w:rFonts w:asciiTheme="minorHAnsi" w:eastAsia="Arial" w:hAnsiTheme="minorHAnsi" w:cs="Arial"/>
          <w:i/>
          <w:iCs/>
          <w:color w:val="000000" w:themeColor="text1"/>
        </w:rPr>
        <w:t>1%:</w:t>
      </w:r>
    </w:p>
    <w:p w14:paraId="28F4F6C3" w14:textId="77777777" w:rsidR="008D1943" w:rsidRPr="00267FC5" w:rsidRDefault="008D1943" w:rsidP="008D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Theme="minorHAnsi" w:eastAsia="Arial" w:hAnsiTheme="minorHAnsi" w:cs="Arial"/>
          <w:color w:val="000000" w:themeColor="text1"/>
        </w:rPr>
      </w:pPr>
      <w:r w:rsidRPr="00267FC5">
        <w:rPr>
          <w:rFonts w:asciiTheme="minorHAnsi" w:eastAsia="Arial" w:hAnsiTheme="minorHAnsi" w:cs="Arial"/>
          <w:i/>
          <w:iCs/>
          <w:color w:val="000000" w:themeColor="text1"/>
        </w:rPr>
        <w:t>5%:</w:t>
      </w:r>
    </w:p>
    <w:p w14:paraId="58AB557B" w14:textId="77777777" w:rsidR="008D1943" w:rsidRPr="00267FC5" w:rsidRDefault="008D1943" w:rsidP="008D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09"/>
        <w:rPr>
          <w:rFonts w:asciiTheme="minorHAnsi" w:eastAsia="Arial" w:hAnsiTheme="minorHAnsi" w:cs="Arial"/>
          <w:color w:val="000000" w:themeColor="text1"/>
        </w:rPr>
      </w:pPr>
      <w:r w:rsidRPr="00267FC5">
        <w:rPr>
          <w:rFonts w:asciiTheme="minorHAnsi" w:eastAsia="Arial" w:hAnsiTheme="minorHAnsi" w:cs="Arial"/>
          <w:i/>
          <w:iCs/>
          <w:color w:val="000000" w:themeColor="text1"/>
        </w:rPr>
        <w:t>10%:</w:t>
      </w:r>
    </w:p>
    <w:p w14:paraId="3FFB23D4" w14:textId="77777777" w:rsidR="008D1943" w:rsidRPr="00267FC5" w:rsidRDefault="008D1943" w:rsidP="008D1943">
      <w:pPr>
        <w:pStyle w:val="Heading2"/>
        <w:spacing w:before="360" w:after="60" w:line="360" w:lineRule="auto"/>
        <w:ind w:left="360"/>
        <w:jc w:val="both"/>
        <w:rPr>
          <w:b/>
          <w:bCs/>
          <w:i/>
          <w:iCs/>
          <w:sz w:val="20"/>
          <w:szCs w:val="20"/>
        </w:rPr>
      </w:pPr>
      <w:bookmarkStart w:id="1643" w:name="_Toc202695119"/>
      <w:r w:rsidRPr="00267FC5">
        <w:rPr>
          <w:b/>
          <w:bCs/>
          <w:i/>
          <w:iCs/>
          <w:sz w:val="20"/>
          <w:szCs w:val="20"/>
        </w:rPr>
        <w:t>8.2 Pseudo-code to generate a Multifractal Simulation</w:t>
      </w:r>
      <w:bookmarkEnd w:id="1643"/>
    </w:p>
    <w:p w14:paraId="209A552F"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import </w:t>
      </w:r>
      <w:proofErr w:type="spellStart"/>
      <w:r w:rsidRPr="00267FC5">
        <w:rPr>
          <w:rFonts w:asciiTheme="minorHAnsi" w:hAnsiTheme="minorHAnsi" w:cs="Arial"/>
          <w:i/>
          <w:iCs/>
          <w:color w:val="333333"/>
          <w:shd w:val="clear" w:color="auto" w:fill="FFFFFF"/>
        </w:rPr>
        <w:t>numpy</w:t>
      </w:r>
      <w:proofErr w:type="spellEnd"/>
      <w:r w:rsidRPr="00267FC5">
        <w:rPr>
          <w:rFonts w:asciiTheme="minorHAnsi" w:hAnsiTheme="minorHAnsi" w:cs="Arial"/>
          <w:i/>
          <w:iCs/>
          <w:color w:val="333333"/>
          <w:shd w:val="clear" w:color="auto" w:fill="FFFFFF"/>
        </w:rPr>
        <w:t xml:space="preserve"> as np</w:t>
      </w:r>
    </w:p>
    <w:p w14:paraId="5BC2A565"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554FEBCE"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def </w:t>
      </w:r>
      <w:proofErr w:type="spellStart"/>
      <w:r w:rsidRPr="00267FC5">
        <w:rPr>
          <w:rFonts w:asciiTheme="minorHAnsi" w:hAnsiTheme="minorHAnsi" w:cs="Arial"/>
          <w:i/>
          <w:iCs/>
          <w:color w:val="333333"/>
          <w:shd w:val="clear" w:color="auto" w:fill="FFFFFF"/>
        </w:rPr>
        <w:t>simulate_</w:t>
      </w:r>
      <w:proofErr w:type="gramStart"/>
      <w:r w:rsidRPr="00267FC5">
        <w:rPr>
          <w:rFonts w:asciiTheme="minorHAnsi" w:hAnsiTheme="minorHAnsi" w:cs="Arial"/>
          <w:i/>
          <w:iCs/>
          <w:color w:val="333333"/>
          <w:shd w:val="clear" w:color="auto" w:fill="FFFFFF"/>
        </w:rPr>
        <w:t>fBm</w:t>
      </w:r>
      <w:proofErr w:type="spellEnd"/>
      <w:r w:rsidRPr="00267FC5">
        <w:rPr>
          <w:rFonts w:asciiTheme="minorHAnsi" w:hAnsiTheme="minorHAnsi" w:cs="Arial"/>
          <w:i/>
          <w:iCs/>
          <w:color w:val="333333"/>
          <w:shd w:val="clear" w:color="auto" w:fill="FFFFFF"/>
        </w:rPr>
        <w:t>(</w:t>
      </w:r>
      <w:proofErr w:type="gramEnd"/>
      <w:r w:rsidRPr="00267FC5">
        <w:rPr>
          <w:rFonts w:asciiTheme="minorHAnsi" w:hAnsiTheme="minorHAnsi" w:cs="Arial"/>
          <w:i/>
          <w:iCs/>
          <w:color w:val="333333"/>
          <w:shd w:val="clear" w:color="auto" w:fill="FFFFFF"/>
        </w:rPr>
        <w:t>T, H):</w:t>
      </w:r>
    </w:p>
    <w:p w14:paraId="76162F0D"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"""Simulates a fractional Brownian motion process with Hurst exponent H for T time steps."""</w:t>
      </w:r>
    </w:p>
    <w:p w14:paraId="4C17F12B"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4D8BEA98"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 Generate a Brownian motion process</w:t>
      </w:r>
    </w:p>
    <w:p w14:paraId="0BB3993F"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B = </w:t>
      </w:r>
      <w:proofErr w:type="spellStart"/>
      <w:proofErr w:type="gramStart"/>
      <w:r w:rsidRPr="00267FC5">
        <w:rPr>
          <w:rFonts w:asciiTheme="minorHAnsi" w:hAnsiTheme="minorHAnsi" w:cs="Arial"/>
          <w:i/>
          <w:iCs/>
          <w:color w:val="333333"/>
          <w:shd w:val="clear" w:color="auto" w:fill="FFFFFF"/>
        </w:rPr>
        <w:t>np.random</w:t>
      </w:r>
      <w:proofErr w:type="gramEnd"/>
      <w:r w:rsidRPr="00267FC5">
        <w:rPr>
          <w:rFonts w:asciiTheme="minorHAnsi" w:hAnsiTheme="minorHAnsi" w:cs="Arial"/>
          <w:i/>
          <w:iCs/>
          <w:color w:val="333333"/>
          <w:shd w:val="clear" w:color="auto" w:fill="FFFFFF"/>
        </w:rPr>
        <w:t>.randn</w:t>
      </w:r>
      <w:proofErr w:type="spellEnd"/>
      <w:r w:rsidRPr="00267FC5">
        <w:rPr>
          <w:rFonts w:asciiTheme="minorHAnsi" w:hAnsiTheme="minorHAnsi" w:cs="Arial"/>
          <w:i/>
          <w:iCs/>
          <w:color w:val="333333"/>
          <w:shd w:val="clear" w:color="auto" w:fill="FFFFFF"/>
        </w:rPr>
        <w:t>(T)</w:t>
      </w:r>
    </w:p>
    <w:p w14:paraId="040AB911"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2A6A76FA"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lastRenderedPageBreak/>
        <w:t xml:space="preserve">    # Apply fractional integration to the Brownian motion process to obtain the </w:t>
      </w:r>
      <w:proofErr w:type="spellStart"/>
      <w:r w:rsidRPr="00267FC5">
        <w:rPr>
          <w:rFonts w:asciiTheme="minorHAnsi" w:hAnsiTheme="minorHAnsi" w:cs="Arial"/>
          <w:i/>
          <w:iCs/>
          <w:color w:val="333333"/>
          <w:shd w:val="clear" w:color="auto" w:fill="FFFFFF"/>
        </w:rPr>
        <w:t>fBm</w:t>
      </w:r>
      <w:proofErr w:type="spellEnd"/>
      <w:r w:rsidRPr="00267FC5">
        <w:rPr>
          <w:rFonts w:asciiTheme="minorHAnsi" w:hAnsiTheme="minorHAnsi" w:cs="Arial"/>
          <w:i/>
          <w:iCs/>
          <w:color w:val="333333"/>
          <w:shd w:val="clear" w:color="auto" w:fill="FFFFFF"/>
        </w:rPr>
        <w:t xml:space="preserve"> process</w:t>
      </w:r>
    </w:p>
    <w:p w14:paraId="51631854"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w:t>
      </w:r>
      <w:proofErr w:type="spellStart"/>
      <w:r w:rsidRPr="00267FC5">
        <w:rPr>
          <w:rFonts w:asciiTheme="minorHAnsi" w:hAnsiTheme="minorHAnsi" w:cs="Arial"/>
          <w:i/>
          <w:iCs/>
          <w:color w:val="333333"/>
          <w:shd w:val="clear" w:color="auto" w:fill="FFFFFF"/>
        </w:rPr>
        <w:t>fBm</w:t>
      </w:r>
      <w:proofErr w:type="spellEnd"/>
      <w:r w:rsidRPr="00267FC5">
        <w:rPr>
          <w:rFonts w:asciiTheme="minorHAnsi" w:hAnsiTheme="minorHAnsi" w:cs="Arial"/>
          <w:i/>
          <w:iCs/>
          <w:color w:val="333333"/>
          <w:shd w:val="clear" w:color="auto" w:fill="FFFFFF"/>
        </w:rPr>
        <w:t xml:space="preserve"> = </w:t>
      </w:r>
      <w:proofErr w:type="spellStart"/>
      <w:proofErr w:type="gramStart"/>
      <w:r w:rsidRPr="00267FC5">
        <w:rPr>
          <w:rFonts w:asciiTheme="minorHAnsi" w:hAnsiTheme="minorHAnsi" w:cs="Arial"/>
          <w:i/>
          <w:iCs/>
          <w:color w:val="333333"/>
          <w:shd w:val="clear" w:color="auto" w:fill="FFFFFF"/>
        </w:rPr>
        <w:t>np.cumsum</w:t>
      </w:r>
      <w:proofErr w:type="spellEnd"/>
      <w:proofErr w:type="gramEnd"/>
      <w:r w:rsidRPr="00267FC5">
        <w:rPr>
          <w:rFonts w:asciiTheme="minorHAnsi" w:hAnsiTheme="minorHAnsi" w:cs="Arial"/>
          <w:i/>
          <w:iCs/>
          <w:color w:val="333333"/>
          <w:shd w:val="clear" w:color="auto" w:fill="FFFFFF"/>
        </w:rPr>
        <w:t xml:space="preserve">(B) ** H - </w:t>
      </w:r>
      <w:proofErr w:type="spellStart"/>
      <w:proofErr w:type="gramStart"/>
      <w:r w:rsidRPr="00267FC5">
        <w:rPr>
          <w:rFonts w:asciiTheme="minorHAnsi" w:hAnsiTheme="minorHAnsi" w:cs="Arial"/>
          <w:i/>
          <w:iCs/>
          <w:color w:val="333333"/>
          <w:shd w:val="clear" w:color="auto" w:fill="FFFFFF"/>
        </w:rPr>
        <w:t>np.cumsum</w:t>
      </w:r>
      <w:proofErr w:type="spellEnd"/>
      <w:proofErr w:type="gramEnd"/>
      <w:r w:rsidRPr="00267FC5">
        <w:rPr>
          <w:rFonts w:asciiTheme="minorHAnsi" w:hAnsiTheme="minorHAnsi" w:cs="Arial"/>
          <w:i/>
          <w:iCs/>
          <w:color w:val="333333"/>
          <w:shd w:val="clear" w:color="auto" w:fill="FFFFFF"/>
        </w:rPr>
        <w:t>(</w:t>
      </w:r>
      <w:proofErr w:type="gramStart"/>
      <w:r w:rsidRPr="00267FC5">
        <w:rPr>
          <w:rFonts w:asciiTheme="minorHAnsi" w:hAnsiTheme="minorHAnsi" w:cs="Arial"/>
          <w:i/>
          <w:iCs/>
          <w:color w:val="333333"/>
          <w:shd w:val="clear" w:color="auto" w:fill="FFFFFF"/>
        </w:rPr>
        <w:t>B[</w:t>
      </w:r>
      <w:proofErr w:type="gramEnd"/>
      <w:r w:rsidRPr="00267FC5">
        <w:rPr>
          <w:rFonts w:asciiTheme="minorHAnsi" w:hAnsiTheme="minorHAnsi" w:cs="Arial"/>
          <w:i/>
          <w:iCs/>
          <w:color w:val="333333"/>
          <w:shd w:val="clear" w:color="auto" w:fill="FFFFFF"/>
        </w:rPr>
        <w:t>:T - 1]) ** H</w:t>
      </w:r>
    </w:p>
    <w:p w14:paraId="61A9419B"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3546B126"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return </w:t>
      </w:r>
      <w:proofErr w:type="spellStart"/>
      <w:r w:rsidRPr="00267FC5">
        <w:rPr>
          <w:rFonts w:asciiTheme="minorHAnsi" w:hAnsiTheme="minorHAnsi" w:cs="Arial"/>
          <w:i/>
          <w:iCs/>
          <w:color w:val="333333"/>
          <w:shd w:val="clear" w:color="auto" w:fill="FFFFFF"/>
        </w:rPr>
        <w:t>fBm</w:t>
      </w:r>
      <w:proofErr w:type="spellEnd"/>
    </w:p>
    <w:p w14:paraId="7406D079"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4478B1B6"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def </w:t>
      </w:r>
      <w:proofErr w:type="spellStart"/>
      <w:r w:rsidRPr="00267FC5">
        <w:rPr>
          <w:rFonts w:asciiTheme="minorHAnsi" w:hAnsiTheme="minorHAnsi" w:cs="Arial"/>
          <w:i/>
          <w:iCs/>
          <w:color w:val="333333"/>
          <w:shd w:val="clear" w:color="auto" w:fill="FFFFFF"/>
        </w:rPr>
        <w:t>simulate_trading_time_</w:t>
      </w:r>
      <w:proofErr w:type="gramStart"/>
      <w:r w:rsidRPr="00267FC5">
        <w:rPr>
          <w:rFonts w:asciiTheme="minorHAnsi" w:hAnsiTheme="minorHAnsi" w:cs="Arial"/>
          <w:i/>
          <w:iCs/>
          <w:color w:val="333333"/>
          <w:shd w:val="clear" w:color="auto" w:fill="FFFFFF"/>
        </w:rPr>
        <w:t>function</w:t>
      </w:r>
      <w:proofErr w:type="spellEnd"/>
      <w:r w:rsidRPr="00267FC5">
        <w:rPr>
          <w:rFonts w:asciiTheme="minorHAnsi" w:hAnsiTheme="minorHAnsi" w:cs="Arial"/>
          <w:i/>
          <w:iCs/>
          <w:color w:val="333333"/>
          <w:shd w:val="clear" w:color="auto" w:fill="FFFFFF"/>
        </w:rPr>
        <w:t>(</w:t>
      </w:r>
      <w:proofErr w:type="gramEnd"/>
      <w:r w:rsidRPr="00267FC5">
        <w:rPr>
          <w:rFonts w:asciiTheme="minorHAnsi" w:hAnsiTheme="minorHAnsi" w:cs="Arial"/>
          <w:i/>
          <w:iCs/>
          <w:color w:val="333333"/>
          <w:shd w:val="clear" w:color="auto" w:fill="FFFFFF"/>
        </w:rPr>
        <w:t>T, lambda_):</w:t>
      </w:r>
    </w:p>
    <w:p w14:paraId="6546616A"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"""Simulates a trading time function with parameter lambda for T time steps."""</w:t>
      </w:r>
    </w:p>
    <w:p w14:paraId="58141897"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16004714"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 Generate a Poisson process with parameter lambda</w:t>
      </w:r>
    </w:p>
    <w:p w14:paraId="23B38529"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w:t>
      </w:r>
      <w:proofErr w:type="spellStart"/>
      <w:r w:rsidRPr="00267FC5">
        <w:rPr>
          <w:rFonts w:asciiTheme="minorHAnsi" w:hAnsiTheme="minorHAnsi" w:cs="Arial"/>
          <w:i/>
          <w:iCs/>
          <w:color w:val="333333"/>
          <w:shd w:val="clear" w:color="auto" w:fill="FFFFFF"/>
        </w:rPr>
        <w:t>trading_time_function</w:t>
      </w:r>
      <w:proofErr w:type="spellEnd"/>
      <w:r w:rsidRPr="00267FC5">
        <w:rPr>
          <w:rFonts w:asciiTheme="minorHAnsi" w:hAnsiTheme="minorHAnsi" w:cs="Arial"/>
          <w:i/>
          <w:iCs/>
          <w:color w:val="333333"/>
          <w:shd w:val="clear" w:color="auto" w:fill="FFFFFF"/>
        </w:rPr>
        <w:t xml:space="preserve"> = </w:t>
      </w:r>
      <w:proofErr w:type="spellStart"/>
      <w:proofErr w:type="gramStart"/>
      <w:r w:rsidRPr="00267FC5">
        <w:rPr>
          <w:rFonts w:asciiTheme="minorHAnsi" w:hAnsiTheme="minorHAnsi" w:cs="Arial"/>
          <w:i/>
          <w:iCs/>
          <w:color w:val="333333"/>
          <w:shd w:val="clear" w:color="auto" w:fill="FFFFFF"/>
        </w:rPr>
        <w:t>np.random</w:t>
      </w:r>
      <w:proofErr w:type="gramEnd"/>
      <w:r w:rsidRPr="00267FC5">
        <w:rPr>
          <w:rFonts w:asciiTheme="minorHAnsi" w:hAnsiTheme="minorHAnsi" w:cs="Arial"/>
          <w:i/>
          <w:iCs/>
          <w:color w:val="333333"/>
          <w:shd w:val="clear" w:color="auto" w:fill="FFFFFF"/>
        </w:rPr>
        <w:t>.</w:t>
      </w:r>
      <w:proofErr w:type="gramStart"/>
      <w:r w:rsidRPr="00267FC5">
        <w:rPr>
          <w:rFonts w:asciiTheme="minorHAnsi" w:hAnsiTheme="minorHAnsi" w:cs="Arial"/>
          <w:i/>
          <w:iCs/>
          <w:color w:val="333333"/>
          <w:shd w:val="clear" w:color="auto" w:fill="FFFFFF"/>
        </w:rPr>
        <w:t>poisson</w:t>
      </w:r>
      <w:proofErr w:type="spellEnd"/>
      <w:r w:rsidRPr="00267FC5">
        <w:rPr>
          <w:rFonts w:asciiTheme="minorHAnsi" w:hAnsiTheme="minorHAnsi" w:cs="Arial"/>
          <w:i/>
          <w:iCs/>
          <w:color w:val="333333"/>
          <w:shd w:val="clear" w:color="auto" w:fill="FFFFFF"/>
        </w:rPr>
        <w:t>(</w:t>
      </w:r>
      <w:proofErr w:type="gramEnd"/>
      <w:r w:rsidRPr="00267FC5">
        <w:rPr>
          <w:rFonts w:asciiTheme="minorHAnsi" w:hAnsiTheme="minorHAnsi" w:cs="Arial"/>
          <w:i/>
          <w:iCs/>
          <w:color w:val="333333"/>
          <w:shd w:val="clear" w:color="auto" w:fill="FFFFFF"/>
        </w:rPr>
        <w:t>lambda_, T)</w:t>
      </w:r>
    </w:p>
    <w:p w14:paraId="390846E5"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0D94803C"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return </w:t>
      </w:r>
      <w:proofErr w:type="spellStart"/>
      <w:r w:rsidRPr="00267FC5">
        <w:rPr>
          <w:rFonts w:asciiTheme="minorHAnsi" w:hAnsiTheme="minorHAnsi" w:cs="Arial"/>
          <w:i/>
          <w:iCs/>
          <w:color w:val="333333"/>
          <w:shd w:val="clear" w:color="auto" w:fill="FFFFFF"/>
        </w:rPr>
        <w:t>trading_time_function</w:t>
      </w:r>
      <w:proofErr w:type="spellEnd"/>
    </w:p>
    <w:p w14:paraId="15082463"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7468B258"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def </w:t>
      </w:r>
      <w:proofErr w:type="spellStart"/>
      <w:r w:rsidRPr="00267FC5">
        <w:rPr>
          <w:rFonts w:asciiTheme="minorHAnsi" w:hAnsiTheme="minorHAnsi" w:cs="Arial"/>
          <w:i/>
          <w:iCs/>
          <w:color w:val="333333"/>
          <w:shd w:val="clear" w:color="auto" w:fill="FFFFFF"/>
        </w:rPr>
        <w:t>simulate_multifractal_</w:t>
      </w:r>
      <w:proofErr w:type="gramStart"/>
      <w:r w:rsidRPr="00267FC5">
        <w:rPr>
          <w:rFonts w:asciiTheme="minorHAnsi" w:hAnsiTheme="minorHAnsi" w:cs="Arial"/>
          <w:i/>
          <w:iCs/>
          <w:color w:val="333333"/>
          <w:shd w:val="clear" w:color="auto" w:fill="FFFFFF"/>
        </w:rPr>
        <w:t>simulation</w:t>
      </w:r>
      <w:proofErr w:type="spellEnd"/>
      <w:r w:rsidRPr="00267FC5">
        <w:rPr>
          <w:rFonts w:asciiTheme="minorHAnsi" w:hAnsiTheme="minorHAnsi" w:cs="Arial"/>
          <w:i/>
          <w:iCs/>
          <w:color w:val="333333"/>
          <w:shd w:val="clear" w:color="auto" w:fill="FFFFFF"/>
        </w:rPr>
        <w:t>(</w:t>
      </w:r>
      <w:proofErr w:type="gramEnd"/>
      <w:r w:rsidRPr="00267FC5">
        <w:rPr>
          <w:rFonts w:asciiTheme="minorHAnsi" w:hAnsiTheme="minorHAnsi" w:cs="Arial"/>
          <w:i/>
          <w:iCs/>
          <w:color w:val="333333"/>
          <w:shd w:val="clear" w:color="auto" w:fill="FFFFFF"/>
        </w:rPr>
        <w:t>T, H, lambda_):</w:t>
      </w:r>
    </w:p>
    <w:p w14:paraId="6F8EC5A3"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"""Simulates a multifractal simulation with Hurst exponent H and parameter lambda for T time steps."""</w:t>
      </w:r>
    </w:p>
    <w:p w14:paraId="5340FF2A"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7F89DF52"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 Simulate the </w:t>
      </w:r>
      <w:proofErr w:type="spellStart"/>
      <w:r w:rsidRPr="00267FC5">
        <w:rPr>
          <w:rFonts w:asciiTheme="minorHAnsi" w:hAnsiTheme="minorHAnsi" w:cs="Arial"/>
          <w:i/>
          <w:iCs/>
          <w:color w:val="333333"/>
          <w:shd w:val="clear" w:color="auto" w:fill="FFFFFF"/>
        </w:rPr>
        <w:t>fBm</w:t>
      </w:r>
      <w:proofErr w:type="spellEnd"/>
      <w:r w:rsidRPr="00267FC5">
        <w:rPr>
          <w:rFonts w:asciiTheme="minorHAnsi" w:hAnsiTheme="minorHAnsi" w:cs="Arial"/>
          <w:i/>
          <w:iCs/>
          <w:color w:val="333333"/>
          <w:shd w:val="clear" w:color="auto" w:fill="FFFFFF"/>
        </w:rPr>
        <w:t xml:space="preserve"> process</w:t>
      </w:r>
    </w:p>
    <w:p w14:paraId="674950A9"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w:t>
      </w:r>
      <w:proofErr w:type="spellStart"/>
      <w:r w:rsidRPr="00267FC5">
        <w:rPr>
          <w:rFonts w:asciiTheme="minorHAnsi" w:hAnsiTheme="minorHAnsi" w:cs="Arial"/>
          <w:i/>
          <w:iCs/>
          <w:color w:val="333333"/>
          <w:shd w:val="clear" w:color="auto" w:fill="FFFFFF"/>
        </w:rPr>
        <w:t>fBm</w:t>
      </w:r>
      <w:proofErr w:type="spellEnd"/>
      <w:r w:rsidRPr="00267FC5">
        <w:rPr>
          <w:rFonts w:asciiTheme="minorHAnsi" w:hAnsiTheme="minorHAnsi" w:cs="Arial"/>
          <w:i/>
          <w:iCs/>
          <w:color w:val="333333"/>
          <w:shd w:val="clear" w:color="auto" w:fill="FFFFFF"/>
        </w:rPr>
        <w:t xml:space="preserve"> = </w:t>
      </w:r>
      <w:proofErr w:type="spellStart"/>
      <w:r w:rsidRPr="00267FC5">
        <w:rPr>
          <w:rFonts w:asciiTheme="minorHAnsi" w:hAnsiTheme="minorHAnsi" w:cs="Arial"/>
          <w:i/>
          <w:iCs/>
          <w:color w:val="333333"/>
          <w:shd w:val="clear" w:color="auto" w:fill="FFFFFF"/>
        </w:rPr>
        <w:t>simulate_</w:t>
      </w:r>
      <w:proofErr w:type="gramStart"/>
      <w:r w:rsidRPr="00267FC5">
        <w:rPr>
          <w:rFonts w:asciiTheme="minorHAnsi" w:hAnsiTheme="minorHAnsi" w:cs="Arial"/>
          <w:i/>
          <w:iCs/>
          <w:color w:val="333333"/>
          <w:shd w:val="clear" w:color="auto" w:fill="FFFFFF"/>
        </w:rPr>
        <w:t>fBm</w:t>
      </w:r>
      <w:proofErr w:type="spellEnd"/>
      <w:r w:rsidRPr="00267FC5">
        <w:rPr>
          <w:rFonts w:asciiTheme="minorHAnsi" w:hAnsiTheme="minorHAnsi" w:cs="Arial"/>
          <w:i/>
          <w:iCs/>
          <w:color w:val="333333"/>
          <w:shd w:val="clear" w:color="auto" w:fill="FFFFFF"/>
        </w:rPr>
        <w:t>(</w:t>
      </w:r>
      <w:proofErr w:type="gramEnd"/>
      <w:r w:rsidRPr="00267FC5">
        <w:rPr>
          <w:rFonts w:asciiTheme="minorHAnsi" w:hAnsiTheme="minorHAnsi" w:cs="Arial"/>
          <w:i/>
          <w:iCs/>
          <w:color w:val="333333"/>
          <w:shd w:val="clear" w:color="auto" w:fill="FFFFFF"/>
        </w:rPr>
        <w:t>T, H)</w:t>
      </w:r>
    </w:p>
    <w:p w14:paraId="02A8579D"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0F35CAF3"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 Simulate the trading time function</w:t>
      </w:r>
    </w:p>
    <w:p w14:paraId="1DB78680"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w:t>
      </w:r>
      <w:proofErr w:type="spellStart"/>
      <w:r w:rsidRPr="00267FC5">
        <w:rPr>
          <w:rFonts w:asciiTheme="minorHAnsi" w:hAnsiTheme="minorHAnsi" w:cs="Arial"/>
          <w:i/>
          <w:iCs/>
          <w:color w:val="333333"/>
          <w:shd w:val="clear" w:color="auto" w:fill="FFFFFF"/>
        </w:rPr>
        <w:t>trading_time_function</w:t>
      </w:r>
      <w:proofErr w:type="spellEnd"/>
      <w:r w:rsidRPr="00267FC5">
        <w:rPr>
          <w:rFonts w:asciiTheme="minorHAnsi" w:hAnsiTheme="minorHAnsi" w:cs="Arial"/>
          <w:i/>
          <w:iCs/>
          <w:color w:val="333333"/>
          <w:shd w:val="clear" w:color="auto" w:fill="FFFFFF"/>
        </w:rPr>
        <w:t xml:space="preserve"> = </w:t>
      </w:r>
      <w:proofErr w:type="spellStart"/>
      <w:r w:rsidRPr="00267FC5">
        <w:rPr>
          <w:rFonts w:asciiTheme="minorHAnsi" w:hAnsiTheme="minorHAnsi" w:cs="Arial"/>
          <w:i/>
          <w:iCs/>
          <w:color w:val="333333"/>
          <w:shd w:val="clear" w:color="auto" w:fill="FFFFFF"/>
        </w:rPr>
        <w:t>simulate_trading_time_</w:t>
      </w:r>
      <w:proofErr w:type="gramStart"/>
      <w:r w:rsidRPr="00267FC5">
        <w:rPr>
          <w:rFonts w:asciiTheme="minorHAnsi" w:hAnsiTheme="minorHAnsi" w:cs="Arial"/>
          <w:i/>
          <w:iCs/>
          <w:color w:val="333333"/>
          <w:shd w:val="clear" w:color="auto" w:fill="FFFFFF"/>
        </w:rPr>
        <w:t>function</w:t>
      </w:r>
      <w:proofErr w:type="spellEnd"/>
      <w:r w:rsidRPr="00267FC5">
        <w:rPr>
          <w:rFonts w:asciiTheme="minorHAnsi" w:hAnsiTheme="minorHAnsi" w:cs="Arial"/>
          <w:i/>
          <w:iCs/>
          <w:color w:val="333333"/>
          <w:shd w:val="clear" w:color="auto" w:fill="FFFFFF"/>
        </w:rPr>
        <w:t>(</w:t>
      </w:r>
      <w:proofErr w:type="gramEnd"/>
      <w:r w:rsidRPr="00267FC5">
        <w:rPr>
          <w:rFonts w:asciiTheme="minorHAnsi" w:hAnsiTheme="minorHAnsi" w:cs="Arial"/>
          <w:i/>
          <w:iCs/>
          <w:color w:val="333333"/>
          <w:shd w:val="clear" w:color="auto" w:fill="FFFFFF"/>
        </w:rPr>
        <w:t>T, lambda_)</w:t>
      </w:r>
    </w:p>
    <w:p w14:paraId="24AFAC27"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026C0ADF"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 Generate the multifractal simulation</w:t>
      </w:r>
    </w:p>
    <w:p w14:paraId="05E9B10E"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w:t>
      </w:r>
      <w:proofErr w:type="spellStart"/>
      <w:r w:rsidRPr="00267FC5">
        <w:rPr>
          <w:rFonts w:asciiTheme="minorHAnsi" w:hAnsiTheme="minorHAnsi" w:cs="Arial"/>
          <w:i/>
          <w:iCs/>
          <w:color w:val="333333"/>
          <w:shd w:val="clear" w:color="auto" w:fill="FFFFFF"/>
        </w:rPr>
        <w:t>multifractal_simulation</w:t>
      </w:r>
      <w:proofErr w:type="spellEnd"/>
      <w:r w:rsidRPr="00267FC5">
        <w:rPr>
          <w:rFonts w:asciiTheme="minorHAnsi" w:hAnsiTheme="minorHAnsi" w:cs="Arial"/>
          <w:i/>
          <w:iCs/>
          <w:color w:val="333333"/>
          <w:shd w:val="clear" w:color="auto" w:fill="FFFFFF"/>
        </w:rPr>
        <w:t xml:space="preserve"> = </w:t>
      </w:r>
      <w:proofErr w:type="spellStart"/>
      <w:proofErr w:type="gramStart"/>
      <w:r w:rsidRPr="00267FC5">
        <w:rPr>
          <w:rFonts w:asciiTheme="minorHAnsi" w:hAnsiTheme="minorHAnsi" w:cs="Arial"/>
          <w:i/>
          <w:iCs/>
          <w:color w:val="333333"/>
          <w:shd w:val="clear" w:color="auto" w:fill="FFFFFF"/>
        </w:rPr>
        <w:t>np.zeros</w:t>
      </w:r>
      <w:proofErr w:type="spellEnd"/>
      <w:proofErr w:type="gramEnd"/>
      <w:r w:rsidRPr="00267FC5">
        <w:rPr>
          <w:rFonts w:asciiTheme="minorHAnsi" w:hAnsiTheme="minorHAnsi" w:cs="Arial"/>
          <w:i/>
          <w:iCs/>
          <w:color w:val="333333"/>
          <w:shd w:val="clear" w:color="auto" w:fill="FFFFFF"/>
        </w:rPr>
        <w:t>(T)</w:t>
      </w:r>
    </w:p>
    <w:p w14:paraId="713A27B9"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5F12D98A"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for t in range(T):</w:t>
      </w:r>
    </w:p>
    <w:p w14:paraId="7130668F"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if </w:t>
      </w:r>
      <w:proofErr w:type="spellStart"/>
      <w:r w:rsidRPr="00267FC5">
        <w:rPr>
          <w:rFonts w:asciiTheme="minorHAnsi" w:hAnsiTheme="minorHAnsi" w:cs="Arial"/>
          <w:i/>
          <w:iCs/>
          <w:color w:val="333333"/>
          <w:shd w:val="clear" w:color="auto" w:fill="FFFFFF"/>
        </w:rPr>
        <w:t>trading_time_function</w:t>
      </w:r>
      <w:proofErr w:type="spellEnd"/>
      <w:r w:rsidRPr="00267FC5">
        <w:rPr>
          <w:rFonts w:asciiTheme="minorHAnsi" w:hAnsiTheme="minorHAnsi" w:cs="Arial"/>
          <w:i/>
          <w:iCs/>
          <w:color w:val="333333"/>
          <w:shd w:val="clear" w:color="auto" w:fill="FFFFFF"/>
        </w:rPr>
        <w:t>[t] &gt; 0:</w:t>
      </w:r>
    </w:p>
    <w:p w14:paraId="68DB7D93"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w:t>
      </w:r>
      <w:proofErr w:type="spellStart"/>
      <w:r w:rsidRPr="00267FC5">
        <w:rPr>
          <w:rFonts w:asciiTheme="minorHAnsi" w:hAnsiTheme="minorHAnsi" w:cs="Arial"/>
          <w:i/>
          <w:iCs/>
          <w:color w:val="333333"/>
          <w:shd w:val="clear" w:color="auto" w:fill="FFFFFF"/>
        </w:rPr>
        <w:t>multifractal_simulation</w:t>
      </w:r>
      <w:proofErr w:type="spellEnd"/>
      <w:r w:rsidRPr="00267FC5">
        <w:rPr>
          <w:rFonts w:asciiTheme="minorHAnsi" w:hAnsiTheme="minorHAnsi" w:cs="Arial"/>
          <w:i/>
          <w:iCs/>
          <w:color w:val="333333"/>
          <w:shd w:val="clear" w:color="auto" w:fill="FFFFFF"/>
        </w:rPr>
        <w:t xml:space="preserve">[t] = </w:t>
      </w:r>
      <w:proofErr w:type="spellStart"/>
      <w:r w:rsidRPr="00267FC5">
        <w:rPr>
          <w:rFonts w:asciiTheme="minorHAnsi" w:hAnsiTheme="minorHAnsi" w:cs="Arial"/>
          <w:i/>
          <w:iCs/>
          <w:color w:val="333333"/>
          <w:shd w:val="clear" w:color="auto" w:fill="FFFFFF"/>
        </w:rPr>
        <w:t>fBm</w:t>
      </w:r>
      <w:proofErr w:type="spellEnd"/>
      <w:r w:rsidRPr="00267FC5">
        <w:rPr>
          <w:rFonts w:asciiTheme="minorHAnsi" w:hAnsiTheme="minorHAnsi" w:cs="Arial"/>
          <w:i/>
          <w:iCs/>
          <w:color w:val="333333"/>
          <w:shd w:val="clear" w:color="auto" w:fill="FFFFFF"/>
        </w:rPr>
        <w:t>[t]</w:t>
      </w:r>
    </w:p>
    <w:p w14:paraId="476D5362"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4824AE6B"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    return </w:t>
      </w:r>
      <w:proofErr w:type="spellStart"/>
      <w:r w:rsidRPr="00267FC5">
        <w:rPr>
          <w:rFonts w:asciiTheme="minorHAnsi" w:hAnsiTheme="minorHAnsi" w:cs="Arial"/>
          <w:i/>
          <w:iCs/>
          <w:color w:val="333333"/>
          <w:shd w:val="clear" w:color="auto" w:fill="FFFFFF"/>
        </w:rPr>
        <w:t>multifractal_simulation</w:t>
      </w:r>
      <w:proofErr w:type="spellEnd"/>
    </w:p>
    <w:p w14:paraId="42441437"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48C8578C"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Set the parameters</w:t>
      </w:r>
    </w:p>
    <w:p w14:paraId="48D38055"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T = 100</w:t>
      </w:r>
    </w:p>
    <w:p w14:paraId="74EF1AFC"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H = 0.5</w:t>
      </w:r>
    </w:p>
    <w:p w14:paraId="13EB3B26"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lambda_ = 0.5</w:t>
      </w:r>
    </w:p>
    <w:p w14:paraId="4248CF2F"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7E41289E"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Simulate the multifractal simulation</w:t>
      </w:r>
    </w:p>
    <w:p w14:paraId="24C040D8"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roofErr w:type="spellStart"/>
      <w:r w:rsidRPr="00267FC5">
        <w:rPr>
          <w:rFonts w:asciiTheme="minorHAnsi" w:hAnsiTheme="minorHAnsi" w:cs="Arial"/>
          <w:i/>
          <w:iCs/>
          <w:color w:val="333333"/>
          <w:shd w:val="clear" w:color="auto" w:fill="FFFFFF"/>
        </w:rPr>
        <w:lastRenderedPageBreak/>
        <w:t>multifractal_simulation</w:t>
      </w:r>
      <w:proofErr w:type="spellEnd"/>
      <w:r w:rsidRPr="00267FC5">
        <w:rPr>
          <w:rFonts w:asciiTheme="minorHAnsi" w:hAnsiTheme="minorHAnsi" w:cs="Arial"/>
          <w:i/>
          <w:iCs/>
          <w:color w:val="333333"/>
          <w:shd w:val="clear" w:color="auto" w:fill="FFFFFF"/>
        </w:rPr>
        <w:t xml:space="preserve"> = </w:t>
      </w:r>
      <w:proofErr w:type="spellStart"/>
      <w:r w:rsidRPr="00267FC5">
        <w:rPr>
          <w:rFonts w:asciiTheme="minorHAnsi" w:hAnsiTheme="minorHAnsi" w:cs="Arial"/>
          <w:i/>
          <w:iCs/>
          <w:color w:val="333333"/>
          <w:shd w:val="clear" w:color="auto" w:fill="FFFFFF"/>
        </w:rPr>
        <w:t>simulate_multifractal_</w:t>
      </w:r>
      <w:proofErr w:type="gramStart"/>
      <w:r w:rsidRPr="00267FC5">
        <w:rPr>
          <w:rFonts w:asciiTheme="minorHAnsi" w:hAnsiTheme="minorHAnsi" w:cs="Arial"/>
          <w:i/>
          <w:iCs/>
          <w:color w:val="333333"/>
          <w:shd w:val="clear" w:color="auto" w:fill="FFFFFF"/>
        </w:rPr>
        <w:t>simulation</w:t>
      </w:r>
      <w:proofErr w:type="spellEnd"/>
      <w:r w:rsidRPr="00267FC5">
        <w:rPr>
          <w:rFonts w:asciiTheme="minorHAnsi" w:hAnsiTheme="minorHAnsi" w:cs="Arial"/>
          <w:i/>
          <w:iCs/>
          <w:color w:val="333333"/>
          <w:shd w:val="clear" w:color="auto" w:fill="FFFFFF"/>
        </w:rPr>
        <w:t>(</w:t>
      </w:r>
      <w:proofErr w:type="gramEnd"/>
      <w:r w:rsidRPr="00267FC5">
        <w:rPr>
          <w:rFonts w:asciiTheme="minorHAnsi" w:hAnsiTheme="minorHAnsi" w:cs="Arial"/>
          <w:i/>
          <w:iCs/>
          <w:color w:val="333333"/>
          <w:shd w:val="clear" w:color="auto" w:fill="FFFFFF"/>
        </w:rPr>
        <w:t>T, H, lambda_)</w:t>
      </w:r>
    </w:p>
    <w:p w14:paraId="7E84534A"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357C4042"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Plot the multifractal simulation</w:t>
      </w:r>
    </w:p>
    <w:p w14:paraId="7AB9FFE9" w14:textId="77777777" w:rsidR="008D1943" w:rsidRPr="00267FC5" w:rsidRDefault="008D1943" w:rsidP="008D1943">
      <w:pPr>
        <w:spacing w:line="276" w:lineRule="auto"/>
        <w:jc w:val="both"/>
        <w:rPr>
          <w:rFonts w:asciiTheme="minorHAnsi" w:hAnsiTheme="minorHAnsi" w:cs="Arial"/>
          <w:i/>
          <w:iCs/>
          <w:color w:val="333333"/>
          <w:shd w:val="clear" w:color="auto" w:fill="FFFFFF"/>
        </w:rPr>
      </w:pPr>
      <w:r w:rsidRPr="00267FC5">
        <w:rPr>
          <w:rFonts w:asciiTheme="minorHAnsi" w:hAnsiTheme="minorHAnsi" w:cs="Arial"/>
          <w:i/>
          <w:iCs/>
          <w:color w:val="333333"/>
          <w:shd w:val="clear" w:color="auto" w:fill="FFFFFF"/>
        </w:rPr>
        <w:t xml:space="preserve">import </w:t>
      </w:r>
      <w:proofErr w:type="spellStart"/>
      <w:proofErr w:type="gramStart"/>
      <w:r w:rsidRPr="00267FC5">
        <w:rPr>
          <w:rFonts w:asciiTheme="minorHAnsi" w:hAnsiTheme="minorHAnsi" w:cs="Arial"/>
          <w:i/>
          <w:iCs/>
          <w:color w:val="333333"/>
          <w:shd w:val="clear" w:color="auto" w:fill="FFFFFF"/>
        </w:rPr>
        <w:t>matplotlib.pyplot</w:t>
      </w:r>
      <w:proofErr w:type="spellEnd"/>
      <w:proofErr w:type="gramEnd"/>
      <w:r w:rsidRPr="00267FC5">
        <w:rPr>
          <w:rFonts w:asciiTheme="minorHAnsi" w:hAnsiTheme="minorHAnsi" w:cs="Arial"/>
          <w:i/>
          <w:iCs/>
          <w:color w:val="333333"/>
          <w:shd w:val="clear" w:color="auto" w:fill="FFFFFF"/>
        </w:rPr>
        <w:t xml:space="preserve"> as </w:t>
      </w:r>
      <w:proofErr w:type="spellStart"/>
      <w:r w:rsidRPr="00267FC5">
        <w:rPr>
          <w:rFonts w:asciiTheme="minorHAnsi" w:hAnsiTheme="minorHAnsi" w:cs="Arial"/>
          <w:i/>
          <w:iCs/>
          <w:color w:val="333333"/>
          <w:shd w:val="clear" w:color="auto" w:fill="FFFFFF"/>
        </w:rPr>
        <w:t>plt</w:t>
      </w:r>
      <w:proofErr w:type="spellEnd"/>
    </w:p>
    <w:p w14:paraId="4C9B88FA"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
    <w:p w14:paraId="05E2B7EA"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roofErr w:type="spellStart"/>
      <w:proofErr w:type="gramStart"/>
      <w:r w:rsidRPr="00267FC5">
        <w:rPr>
          <w:rFonts w:asciiTheme="minorHAnsi" w:hAnsiTheme="minorHAnsi" w:cs="Arial"/>
          <w:i/>
          <w:iCs/>
          <w:color w:val="333333"/>
          <w:shd w:val="clear" w:color="auto" w:fill="FFFFFF"/>
        </w:rPr>
        <w:t>plt.plot</w:t>
      </w:r>
      <w:proofErr w:type="spellEnd"/>
      <w:proofErr w:type="gramEnd"/>
      <w:r w:rsidRPr="00267FC5">
        <w:rPr>
          <w:rFonts w:asciiTheme="minorHAnsi" w:hAnsiTheme="minorHAnsi" w:cs="Arial"/>
          <w:i/>
          <w:iCs/>
          <w:color w:val="333333"/>
          <w:shd w:val="clear" w:color="auto" w:fill="FFFFFF"/>
        </w:rPr>
        <w:t>(</w:t>
      </w:r>
      <w:proofErr w:type="spellStart"/>
      <w:r w:rsidRPr="00267FC5">
        <w:rPr>
          <w:rFonts w:asciiTheme="minorHAnsi" w:hAnsiTheme="minorHAnsi" w:cs="Arial"/>
          <w:i/>
          <w:iCs/>
          <w:color w:val="333333"/>
          <w:shd w:val="clear" w:color="auto" w:fill="FFFFFF"/>
        </w:rPr>
        <w:t>multifractal_simulation</w:t>
      </w:r>
      <w:proofErr w:type="spellEnd"/>
      <w:r w:rsidRPr="00267FC5">
        <w:rPr>
          <w:rFonts w:asciiTheme="minorHAnsi" w:hAnsiTheme="minorHAnsi" w:cs="Arial"/>
          <w:i/>
          <w:iCs/>
          <w:color w:val="333333"/>
          <w:shd w:val="clear" w:color="auto" w:fill="FFFFFF"/>
        </w:rPr>
        <w:t>)</w:t>
      </w:r>
    </w:p>
    <w:p w14:paraId="65B63E5C" w14:textId="77777777" w:rsidR="008D1943" w:rsidRPr="00267FC5" w:rsidRDefault="008D1943" w:rsidP="008D1943">
      <w:pPr>
        <w:spacing w:line="276" w:lineRule="auto"/>
        <w:jc w:val="both"/>
        <w:rPr>
          <w:rFonts w:asciiTheme="minorHAnsi" w:hAnsiTheme="minorHAnsi" w:cs="Arial"/>
          <w:i/>
          <w:iCs/>
          <w:color w:val="333333"/>
          <w:shd w:val="clear" w:color="auto" w:fill="FFFFFF"/>
        </w:rPr>
      </w:pPr>
      <w:proofErr w:type="spellStart"/>
      <w:proofErr w:type="gramStart"/>
      <w:r w:rsidRPr="00267FC5">
        <w:rPr>
          <w:rFonts w:asciiTheme="minorHAnsi" w:hAnsiTheme="minorHAnsi" w:cs="Arial"/>
          <w:i/>
          <w:iCs/>
          <w:color w:val="333333"/>
          <w:shd w:val="clear" w:color="auto" w:fill="FFFFFF"/>
        </w:rPr>
        <w:t>plt.show</w:t>
      </w:r>
      <w:proofErr w:type="spellEnd"/>
      <w:proofErr w:type="gramEnd"/>
      <w:r w:rsidRPr="00267FC5">
        <w:rPr>
          <w:rFonts w:asciiTheme="minorHAnsi" w:hAnsiTheme="minorHAnsi" w:cs="Arial"/>
          <w:i/>
          <w:iCs/>
          <w:color w:val="333333"/>
          <w:shd w:val="clear" w:color="auto" w:fill="FFFFFF"/>
        </w:rPr>
        <w:t>()</w:t>
      </w:r>
    </w:p>
    <w:p w14:paraId="1B832BA9" w14:textId="77777777" w:rsidR="008D1943" w:rsidRDefault="008D1943" w:rsidP="008D1943">
      <w:pPr>
        <w:rPr>
          <w:rFonts w:ascii="Arial" w:hAnsi="Arial" w:cs="Arial"/>
          <w:color w:val="333333"/>
          <w:shd w:val="clear" w:color="auto" w:fill="FFFFFF"/>
        </w:rPr>
      </w:pPr>
    </w:p>
    <w:p w14:paraId="122EBCE0" w14:textId="77777777" w:rsidR="008D1943" w:rsidRDefault="008D1943" w:rsidP="008D1943">
      <w:pPr>
        <w:rPr>
          <w:rFonts w:ascii="Arial" w:hAnsi="Arial" w:cs="Arial"/>
          <w:color w:val="333333"/>
          <w:shd w:val="clear" w:color="auto" w:fill="FFFFFF"/>
        </w:rPr>
      </w:pPr>
    </w:p>
    <w:p w14:paraId="2610A5FC" w14:textId="77777777" w:rsidR="008D1943" w:rsidRPr="00267FC5" w:rsidRDefault="008D1943" w:rsidP="008D1943">
      <w:pPr>
        <w:pStyle w:val="Heading2"/>
        <w:spacing w:before="360" w:after="60" w:line="360" w:lineRule="auto"/>
        <w:ind w:left="360"/>
        <w:jc w:val="both"/>
        <w:rPr>
          <w:b/>
          <w:bCs/>
          <w:i/>
          <w:iCs/>
          <w:sz w:val="20"/>
          <w:szCs w:val="20"/>
        </w:rPr>
      </w:pPr>
      <w:bookmarkStart w:id="1644" w:name="_Toc202695120"/>
      <w:r w:rsidRPr="00267FC5">
        <w:rPr>
          <w:b/>
          <w:bCs/>
          <w:i/>
          <w:iCs/>
          <w:sz w:val="20"/>
          <w:szCs w:val="20"/>
        </w:rPr>
        <w:t>Table A1. Mapping of the Results and Models to Hurst Parameter Regimes.</w:t>
      </w:r>
      <w:bookmarkEnd w:id="1644"/>
    </w:p>
    <w:p w14:paraId="67BC6865" w14:textId="77777777" w:rsidR="008D1943" w:rsidRPr="00267FC5" w:rsidRDefault="008D1943" w:rsidP="008D1943">
      <w:pPr>
        <w:rPr>
          <w:rFonts w:eastAsia="Arial"/>
        </w:rPr>
      </w:pPr>
    </w:p>
    <w:tbl>
      <w:tblPr>
        <w:tblW w:w="10465" w:type="dxa"/>
        <w:jc w:val="center"/>
        <w:tblBorders>
          <w:top w:val="single" w:sz="8" w:space="0" w:color="auto"/>
          <w:bottom w:val="single" w:sz="8" w:space="0" w:color="auto"/>
          <w:insideH w:val="single" w:sz="4" w:space="0" w:color="000000"/>
        </w:tblBorders>
        <w:tblLayout w:type="fixed"/>
        <w:tblCellMar>
          <w:left w:w="0" w:type="dxa"/>
          <w:right w:w="0" w:type="dxa"/>
        </w:tblCellMar>
        <w:tblLook w:val="04A0" w:firstRow="1" w:lastRow="0" w:firstColumn="1" w:lastColumn="0" w:noHBand="0" w:noVBand="1"/>
      </w:tblPr>
      <w:tblGrid>
        <w:gridCol w:w="1762"/>
        <w:gridCol w:w="2107"/>
        <w:gridCol w:w="6596"/>
      </w:tblGrid>
      <w:tr w:rsidR="008D1943" w:rsidRPr="00DF7423" w14:paraId="53E3DA71" w14:textId="77777777" w:rsidTr="007233C1">
        <w:trPr>
          <w:jc w:val="center"/>
        </w:trPr>
        <w:tc>
          <w:tcPr>
            <w:tcW w:w="1762" w:type="dxa"/>
            <w:tcBorders>
              <w:top w:val="single" w:sz="8" w:space="0" w:color="auto"/>
              <w:bottom w:val="single" w:sz="4" w:space="0" w:color="000000"/>
            </w:tcBorders>
            <w:vAlign w:val="center"/>
            <w:hideMark/>
          </w:tcPr>
          <w:p w14:paraId="41FDDF35" w14:textId="77777777" w:rsidR="008D1943" w:rsidRPr="00D83EA3" w:rsidRDefault="008D1943" w:rsidP="007233C1">
            <w:pPr>
              <w:rPr>
                <w:rFonts w:ascii="Arial" w:hAnsi="Arial" w:cs="Arial"/>
                <w:b/>
                <w:bCs/>
                <w:color w:val="333333"/>
                <w:shd w:val="clear" w:color="auto" w:fill="FFFFFF"/>
              </w:rPr>
            </w:pPr>
            <w:r w:rsidRPr="00D83EA3">
              <w:rPr>
                <w:rFonts w:ascii="Arial" w:hAnsi="Arial" w:cs="Arial"/>
                <w:b/>
                <w:bCs/>
                <w:color w:val="333333"/>
                <w:shd w:val="clear" w:color="auto" w:fill="FFFFFF"/>
              </w:rPr>
              <w:t>Hurst Index (H)</w:t>
            </w:r>
          </w:p>
        </w:tc>
        <w:tc>
          <w:tcPr>
            <w:tcW w:w="2107" w:type="dxa"/>
            <w:tcBorders>
              <w:top w:val="single" w:sz="8" w:space="0" w:color="auto"/>
              <w:bottom w:val="single" w:sz="4" w:space="0" w:color="000000"/>
            </w:tcBorders>
            <w:vAlign w:val="center"/>
            <w:hideMark/>
          </w:tcPr>
          <w:p w14:paraId="4368B90A" w14:textId="77777777" w:rsidR="008D1943" w:rsidRPr="00DF7423" w:rsidRDefault="008D1943" w:rsidP="007233C1">
            <w:pPr>
              <w:rPr>
                <w:rFonts w:ascii="Arial" w:hAnsi="Arial" w:cs="Arial"/>
                <w:b/>
                <w:bCs/>
                <w:color w:val="333333"/>
                <w:shd w:val="clear" w:color="auto" w:fill="FFFFFF"/>
              </w:rPr>
            </w:pPr>
            <w:r w:rsidRPr="00DF7423">
              <w:rPr>
                <w:rFonts w:ascii="Arial" w:hAnsi="Arial" w:cs="Arial"/>
                <w:b/>
                <w:bCs/>
                <w:color w:val="333333"/>
                <w:shd w:val="clear" w:color="auto" w:fill="FFFFFF"/>
              </w:rPr>
              <w:t>Section(s)</w:t>
            </w:r>
          </w:p>
        </w:tc>
        <w:tc>
          <w:tcPr>
            <w:tcW w:w="6596" w:type="dxa"/>
            <w:tcBorders>
              <w:top w:val="single" w:sz="8" w:space="0" w:color="auto"/>
              <w:bottom w:val="single" w:sz="4" w:space="0" w:color="000000"/>
            </w:tcBorders>
            <w:vAlign w:val="center"/>
            <w:hideMark/>
          </w:tcPr>
          <w:p w14:paraId="238F84BC" w14:textId="77777777" w:rsidR="008D1943" w:rsidRPr="00DF7423" w:rsidRDefault="008D1943" w:rsidP="007233C1">
            <w:pPr>
              <w:rPr>
                <w:rFonts w:ascii="Arial" w:hAnsi="Arial" w:cs="Arial"/>
                <w:b/>
                <w:bCs/>
                <w:color w:val="333333"/>
                <w:shd w:val="clear" w:color="auto" w:fill="FFFFFF"/>
              </w:rPr>
            </w:pPr>
            <w:r w:rsidRPr="00DF7423">
              <w:rPr>
                <w:rFonts w:ascii="Arial" w:hAnsi="Arial" w:cs="Arial"/>
                <w:b/>
                <w:bCs/>
                <w:color w:val="333333"/>
                <w:shd w:val="clear" w:color="auto" w:fill="FFFFFF"/>
              </w:rPr>
              <w:t>Key Results and Descriptions</w:t>
            </w:r>
          </w:p>
        </w:tc>
      </w:tr>
      <w:tr w:rsidR="008D1943" w:rsidRPr="00DF7423" w14:paraId="0133BD31" w14:textId="77777777" w:rsidTr="007233C1">
        <w:trPr>
          <w:jc w:val="center"/>
        </w:trPr>
        <w:tc>
          <w:tcPr>
            <w:tcW w:w="1762" w:type="dxa"/>
            <w:tcBorders>
              <w:top w:val="single" w:sz="4" w:space="0" w:color="000000"/>
            </w:tcBorders>
            <w:vAlign w:val="center"/>
            <w:hideMark/>
          </w:tcPr>
          <w:p w14:paraId="673FF917" w14:textId="77777777" w:rsidR="008D1943" w:rsidRPr="00267FC5" w:rsidRDefault="008D1943" w:rsidP="007233C1">
            <w:pPr>
              <w:rPr>
                <w:rFonts w:ascii="Arial" w:hAnsi="Arial" w:cs="Arial"/>
                <w:color w:val="333333"/>
                <w:shd w:val="clear" w:color="auto" w:fill="FFFFFF"/>
              </w:rPr>
            </w:pPr>
            <w:r w:rsidRPr="00267FC5">
              <w:rPr>
                <w:rFonts w:ascii="Arial" w:hAnsi="Arial" w:cs="Arial"/>
                <w:i/>
                <w:iCs/>
                <w:color w:val="333333"/>
                <w:shd w:val="clear" w:color="auto" w:fill="FFFFFF"/>
              </w:rPr>
              <w:t>H</w:t>
            </w:r>
            <w:r w:rsidRPr="00267FC5">
              <w:rPr>
                <w:rFonts w:ascii="Arial" w:hAnsi="Arial" w:cs="Arial"/>
                <w:color w:val="333333"/>
                <w:shd w:val="clear" w:color="auto" w:fill="FFFFFF"/>
              </w:rPr>
              <w:t xml:space="preserve"> &lt; ½ </w:t>
            </w:r>
          </w:p>
        </w:tc>
        <w:tc>
          <w:tcPr>
            <w:tcW w:w="2107" w:type="dxa"/>
            <w:tcBorders>
              <w:top w:val="single" w:sz="4" w:space="0" w:color="000000"/>
            </w:tcBorders>
            <w:vAlign w:val="center"/>
            <w:hideMark/>
          </w:tcPr>
          <w:p w14:paraId="1C43D19B" w14:textId="77777777" w:rsidR="008D1943" w:rsidRPr="00DF7423" w:rsidRDefault="008D1943" w:rsidP="007233C1">
            <w:pPr>
              <w:rPr>
                <w:rFonts w:ascii="Arial" w:hAnsi="Arial" w:cs="Arial"/>
                <w:color w:val="333333"/>
                <w:shd w:val="clear" w:color="auto" w:fill="FFFFFF"/>
              </w:rPr>
            </w:pPr>
            <w:r w:rsidRPr="00D83EA3">
              <w:rPr>
                <w:rFonts w:ascii="Arial" w:hAnsi="Arial" w:cs="Arial"/>
                <w:color w:val="333333"/>
                <w:shd w:val="clear" w:color="auto" w:fill="FFFFFF"/>
              </w:rPr>
              <w:t>Sections 5.1.8</w:t>
            </w:r>
            <w:r w:rsidRPr="00DF7423">
              <w:rPr>
                <w:rFonts w:ascii="Arial" w:hAnsi="Arial" w:cs="Arial"/>
                <w:color w:val="333333"/>
                <w:shd w:val="clear" w:color="auto" w:fill="FFFFFF"/>
              </w:rPr>
              <w:t xml:space="preserve"> and 5.1.9</w:t>
            </w:r>
          </w:p>
        </w:tc>
        <w:tc>
          <w:tcPr>
            <w:tcW w:w="6596" w:type="dxa"/>
            <w:tcBorders>
              <w:top w:val="single" w:sz="4" w:space="0" w:color="000000"/>
            </w:tcBorders>
            <w:vAlign w:val="center"/>
            <w:hideMark/>
          </w:tcPr>
          <w:p w14:paraId="70CCF083"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Development and rigorous formalisation of fuzzy fractional Brownian motion (</w:t>
            </w:r>
            <w:proofErr w:type="spellStart"/>
            <w:r w:rsidRPr="00DF7423">
              <w:rPr>
                <w:rFonts w:ascii="Arial" w:hAnsi="Arial" w:cs="Arial"/>
                <w:color w:val="333333"/>
                <w:shd w:val="clear" w:color="auto" w:fill="FFFFFF"/>
              </w:rPr>
              <w:t>fBm</w:t>
            </w:r>
            <w:proofErr w:type="spellEnd"/>
            <w:r w:rsidRPr="00DF7423">
              <w:rPr>
                <w:rFonts w:ascii="Arial" w:hAnsi="Arial" w:cs="Arial"/>
                <w:color w:val="333333"/>
                <w:shd w:val="clear" w:color="auto" w:fill="FFFFFF"/>
              </w:rPr>
              <w:t>) via Mandelbrot–Van Ness kernels. Proofs of existence, uniqueness, and integrability using Molchan martingale techniques and BDG inequalities specifically adapted for fuzzy amplitude and kernel functions. Demonstrated that fuzziness does not alter fundamental measure-theoretic integrability results.</w:t>
            </w:r>
          </w:p>
        </w:tc>
      </w:tr>
      <w:tr w:rsidR="008D1943" w:rsidRPr="00DF7423" w14:paraId="4D9BABF0" w14:textId="77777777" w:rsidTr="007233C1">
        <w:trPr>
          <w:jc w:val="center"/>
        </w:trPr>
        <w:tc>
          <w:tcPr>
            <w:tcW w:w="1762" w:type="dxa"/>
            <w:vAlign w:val="center"/>
            <w:hideMark/>
          </w:tcPr>
          <w:p w14:paraId="38EDADFC" w14:textId="77777777" w:rsidR="008D1943" w:rsidRPr="00DF7423" w:rsidRDefault="008D1943" w:rsidP="007233C1">
            <w:pPr>
              <w:rPr>
                <w:rFonts w:ascii="Arial" w:hAnsi="Arial" w:cs="Arial"/>
                <w:b/>
                <w:bCs/>
                <w:color w:val="333333"/>
                <w:shd w:val="clear" w:color="auto" w:fill="FFFFFF"/>
              </w:rPr>
            </w:pPr>
            <w:r w:rsidRPr="00DF7423">
              <w:rPr>
                <w:rFonts w:ascii="Arial" w:hAnsi="Arial" w:cs="Arial"/>
                <w:i/>
                <w:iCs/>
                <w:color w:val="333333"/>
                <w:shd w:val="clear" w:color="auto" w:fill="FFFFFF"/>
              </w:rPr>
              <w:t>H</w:t>
            </w:r>
            <w:r w:rsidRPr="00DF7423">
              <w:rPr>
                <w:rFonts w:ascii="Arial" w:hAnsi="Arial" w:cs="Arial"/>
                <w:b/>
                <w:bCs/>
                <w:color w:val="333333"/>
                <w:shd w:val="clear" w:color="auto" w:fill="FFFFFF"/>
              </w:rPr>
              <w:t xml:space="preserve"> &lt; ½ </w:t>
            </w:r>
          </w:p>
        </w:tc>
        <w:tc>
          <w:tcPr>
            <w:tcW w:w="2107" w:type="dxa"/>
            <w:vAlign w:val="center"/>
            <w:hideMark/>
          </w:tcPr>
          <w:p w14:paraId="11386455"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Section Fuzzy Gaussian Distribution</w:t>
            </w:r>
          </w:p>
          <w:p w14:paraId="3B6DD045"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5.1.9.1</w:t>
            </w:r>
          </w:p>
        </w:tc>
        <w:tc>
          <w:tcPr>
            <w:tcW w:w="6596" w:type="dxa"/>
            <w:vAlign w:val="center"/>
            <w:hideMark/>
          </w:tcPr>
          <w:p w14:paraId="7EDBB42A"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Explicit formulation and proof of the fuzzy Gaussian distribution, employing fuzzy integrals and Zadeh’s extension principles. Provided detailed derivations and bounds for fuzzy integrals, ensuring finiteness and uniqueness within the fuzzy framework. Clarified theoretical consistency when integrating fuzzy kernels against crisp Brownian motion.</w:t>
            </w:r>
          </w:p>
        </w:tc>
      </w:tr>
      <w:tr w:rsidR="008D1943" w:rsidRPr="00DF7423" w14:paraId="78C5C4A4" w14:textId="77777777" w:rsidTr="007233C1">
        <w:trPr>
          <w:jc w:val="center"/>
        </w:trPr>
        <w:tc>
          <w:tcPr>
            <w:tcW w:w="1762" w:type="dxa"/>
            <w:vAlign w:val="center"/>
            <w:hideMark/>
          </w:tcPr>
          <w:p w14:paraId="681FF99D" w14:textId="77777777" w:rsidR="008D1943" w:rsidRPr="00DF7423" w:rsidRDefault="008D1943" w:rsidP="007233C1">
            <w:pPr>
              <w:rPr>
                <w:rFonts w:ascii="Arial" w:hAnsi="Arial" w:cs="Arial"/>
                <w:b/>
                <w:bCs/>
                <w:color w:val="333333"/>
                <w:shd w:val="clear" w:color="auto" w:fill="FFFFFF"/>
              </w:rPr>
            </w:pPr>
            <w:r w:rsidRPr="00DF7423">
              <w:rPr>
                <w:rFonts w:ascii="Arial" w:hAnsi="Arial" w:cs="Arial"/>
                <w:i/>
                <w:iCs/>
                <w:color w:val="333333"/>
                <w:shd w:val="clear" w:color="auto" w:fill="FFFFFF"/>
              </w:rPr>
              <w:t>H</w:t>
            </w:r>
            <w:r w:rsidRPr="00DF7423">
              <w:rPr>
                <w:rFonts w:ascii="Arial" w:hAnsi="Arial" w:cs="Arial"/>
                <w:b/>
                <w:bCs/>
                <w:color w:val="333333"/>
                <w:shd w:val="clear" w:color="auto" w:fill="FFFFFF"/>
              </w:rPr>
              <w:t xml:space="preserve"> &gt; ½ </w:t>
            </w:r>
          </w:p>
        </w:tc>
        <w:tc>
          <w:tcPr>
            <w:tcW w:w="2107" w:type="dxa"/>
            <w:vAlign w:val="center"/>
            <w:hideMark/>
          </w:tcPr>
          <w:p w14:paraId="2DB7FDAA"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Sections 1, 2, and 5.1.4, 5.1.5 and</w:t>
            </w:r>
          </w:p>
          <w:p w14:paraId="068B1F61"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5.1.6</w:t>
            </w:r>
          </w:p>
        </w:tc>
        <w:tc>
          <w:tcPr>
            <w:tcW w:w="6596" w:type="dxa"/>
            <w:vAlign w:val="center"/>
            <w:hideMark/>
          </w:tcPr>
          <w:p w14:paraId="223F7DB1"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Construction of fractional fuzzy stochastic differential equations (FFSDEs) incorporating fuzzy logic in drift and diffusion terms. Application of Feynman–Kac bridging techniques to solve customised PDEs embedding exponential and hyperbolic functions to address regime-switching phenomena and volatility clustering. Provided explicit closed-form fuzzy solutions, demonstrating suitability for capturing long-memory effects typically observed in equity markets.</w:t>
            </w:r>
          </w:p>
        </w:tc>
      </w:tr>
      <w:tr w:rsidR="008D1943" w:rsidRPr="00DF7423" w14:paraId="568886F3" w14:textId="77777777" w:rsidTr="007233C1">
        <w:trPr>
          <w:jc w:val="center"/>
        </w:trPr>
        <w:tc>
          <w:tcPr>
            <w:tcW w:w="1762" w:type="dxa"/>
            <w:vAlign w:val="center"/>
            <w:hideMark/>
          </w:tcPr>
          <w:p w14:paraId="5615C382" w14:textId="77777777" w:rsidR="008D1943" w:rsidRPr="00DF7423" w:rsidRDefault="008D1943" w:rsidP="007233C1">
            <w:pPr>
              <w:rPr>
                <w:rFonts w:ascii="Arial" w:hAnsi="Arial" w:cs="Arial"/>
                <w:b/>
                <w:bCs/>
                <w:color w:val="333333"/>
                <w:shd w:val="clear" w:color="auto" w:fill="FFFFFF"/>
              </w:rPr>
            </w:pPr>
            <w:r w:rsidRPr="00DF7423">
              <w:rPr>
                <w:rFonts w:ascii="Arial" w:hAnsi="Arial" w:cs="Arial"/>
                <w:i/>
                <w:iCs/>
                <w:color w:val="333333"/>
                <w:shd w:val="clear" w:color="auto" w:fill="FFFFFF"/>
              </w:rPr>
              <w:t>H</w:t>
            </w:r>
            <w:r w:rsidRPr="00DF7423">
              <w:rPr>
                <w:rFonts w:ascii="Arial" w:hAnsi="Arial" w:cs="Arial"/>
                <w:b/>
                <w:bCs/>
                <w:color w:val="333333"/>
                <w:shd w:val="clear" w:color="auto" w:fill="FFFFFF"/>
              </w:rPr>
              <w:t xml:space="preserve"> &gt; ½</w:t>
            </w:r>
          </w:p>
        </w:tc>
        <w:tc>
          <w:tcPr>
            <w:tcW w:w="2107" w:type="dxa"/>
            <w:vAlign w:val="center"/>
            <w:hideMark/>
          </w:tcPr>
          <w:p w14:paraId="1BFA3CB4"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Sections 5.1.5 and 5.1.6</w:t>
            </w:r>
          </w:p>
        </w:tc>
        <w:tc>
          <w:tcPr>
            <w:tcW w:w="6596" w:type="dxa"/>
            <w:vAlign w:val="center"/>
            <w:hideMark/>
          </w:tcPr>
          <w:p w14:paraId="69F77D23"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 xml:space="preserve">Extension and application </w:t>
            </w:r>
            <w:proofErr w:type="gramStart"/>
            <w:r w:rsidRPr="00DF7423">
              <w:rPr>
                <w:rFonts w:ascii="Arial" w:hAnsi="Arial" w:cs="Arial"/>
                <w:color w:val="333333"/>
                <w:shd w:val="clear" w:color="auto" w:fill="FFFFFF"/>
              </w:rPr>
              <w:t>of .</w:t>
            </w:r>
            <w:proofErr w:type="gramEnd"/>
            <w:r w:rsidRPr="00DF7423">
              <w:rPr>
                <w:rFonts w:ascii="Arial" w:hAnsi="Arial" w:cs="Arial"/>
                <w:color w:val="333333"/>
                <w:shd w:val="clear" w:color="auto" w:fill="FFFFFF"/>
              </w:rPr>
              <w:t>’s theorem to fractional fuzzy environments under risk-neutral measure Q, providing the theoretical justification for the fuzzy risk-neutral valuation. Clearly demonstrated the preservation of no-arbitrage conditions by explicitly constructing equivalent martingale measures within a fuzzy fractional framework.</w:t>
            </w:r>
          </w:p>
        </w:tc>
      </w:tr>
      <w:tr w:rsidR="008D1943" w:rsidRPr="00DF7423" w14:paraId="32270A3B" w14:textId="77777777" w:rsidTr="007233C1">
        <w:trPr>
          <w:jc w:val="center"/>
        </w:trPr>
        <w:tc>
          <w:tcPr>
            <w:tcW w:w="1762" w:type="dxa"/>
            <w:vAlign w:val="center"/>
            <w:hideMark/>
          </w:tcPr>
          <w:p w14:paraId="4EADECF2" w14:textId="77777777" w:rsidR="008D1943" w:rsidRPr="00DF7423" w:rsidRDefault="008D1943" w:rsidP="007233C1">
            <w:pPr>
              <w:rPr>
                <w:rFonts w:ascii="Arial" w:hAnsi="Arial" w:cs="Arial"/>
                <w:color w:val="333333"/>
                <w:shd w:val="clear" w:color="auto" w:fill="FFFFFF"/>
              </w:rPr>
            </w:pPr>
            <w:r w:rsidRPr="00DF7423">
              <w:rPr>
                <w:rFonts w:ascii="Arial" w:hAnsi="Arial" w:cs="Arial"/>
                <w:i/>
                <w:iCs/>
                <w:color w:val="333333"/>
                <w:shd w:val="clear" w:color="auto" w:fill="FFFFFF"/>
              </w:rPr>
              <w:t>H</w:t>
            </w:r>
            <w:r w:rsidRPr="00DF7423">
              <w:rPr>
                <w:rFonts w:ascii="Arial" w:hAnsi="Arial" w:cs="Arial"/>
                <w:color w:val="333333"/>
                <w:shd w:val="clear" w:color="auto" w:fill="FFFFFF"/>
              </w:rPr>
              <w:t xml:space="preserve"> &lt; ½ and </w:t>
            </w:r>
          </w:p>
          <w:p w14:paraId="0167E37F" w14:textId="77777777" w:rsidR="008D1943" w:rsidRPr="00DF7423" w:rsidRDefault="008D1943" w:rsidP="007233C1">
            <w:pPr>
              <w:rPr>
                <w:rFonts w:ascii="Arial" w:hAnsi="Arial" w:cs="Arial"/>
                <w:b/>
                <w:bCs/>
                <w:color w:val="333333"/>
                <w:shd w:val="clear" w:color="auto" w:fill="FFFFFF"/>
              </w:rPr>
            </w:pPr>
            <w:r w:rsidRPr="00DF7423">
              <w:rPr>
                <w:rFonts w:ascii="Arial" w:hAnsi="Arial" w:cs="Arial"/>
                <w:i/>
                <w:iCs/>
                <w:color w:val="333333"/>
                <w:shd w:val="clear" w:color="auto" w:fill="FFFFFF"/>
              </w:rPr>
              <w:t>H</w:t>
            </w:r>
            <w:r w:rsidRPr="00DF7423">
              <w:rPr>
                <w:rFonts w:ascii="Arial" w:hAnsi="Arial" w:cs="Arial"/>
                <w:color w:val="333333"/>
                <w:shd w:val="clear" w:color="auto" w:fill="FFFFFF"/>
              </w:rPr>
              <w:t xml:space="preserve"> &gt; ½</w:t>
            </w:r>
          </w:p>
        </w:tc>
        <w:tc>
          <w:tcPr>
            <w:tcW w:w="2107" w:type="dxa"/>
            <w:vAlign w:val="center"/>
            <w:hideMark/>
          </w:tcPr>
          <w:p w14:paraId="098F41FA"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Sections 5.1.10 and 5.1.11 (Simulations and Discussion)</w:t>
            </w:r>
          </w:p>
        </w:tc>
        <w:tc>
          <w:tcPr>
            <w:tcW w:w="6596" w:type="dxa"/>
            <w:vAlign w:val="center"/>
            <w:hideMark/>
          </w:tcPr>
          <w:p w14:paraId="57E2C832"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Provided numerical simulations illustrating realistic scenarios (optimistic to pessimistic sentiment), explicitly showing the model’s practical flexibility and adaptability. Demonstrated comparative advantages over classical methods like Black–</w:t>
            </w:r>
            <w:r w:rsidRPr="00DF7423">
              <w:rPr>
                <w:rFonts w:ascii="Arial" w:hAnsi="Arial" w:cs="Arial"/>
                <w:color w:val="333333"/>
                <w:shd w:val="clear" w:color="auto" w:fill="FFFFFF"/>
              </w:rPr>
              <w:lastRenderedPageBreak/>
              <w:t>Scholes and Merton’s jump-diffusion models. Discussed practical implications across different financial markets (equities, commodities, currencies), showing effectiveness in managing both persistent and anti-persistent volatility behaviours.</w:t>
            </w:r>
          </w:p>
        </w:tc>
      </w:tr>
      <w:tr w:rsidR="008D1943" w:rsidRPr="00E63372" w14:paraId="4EFCCA58" w14:textId="77777777" w:rsidTr="007233C1">
        <w:trPr>
          <w:jc w:val="center"/>
        </w:trPr>
        <w:tc>
          <w:tcPr>
            <w:tcW w:w="1762" w:type="dxa"/>
            <w:vAlign w:val="center"/>
            <w:hideMark/>
          </w:tcPr>
          <w:p w14:paraId="1EC0566C" w14:textId="77777777" w:rsidR="008D1943" w:rsidRPr="00DF7423" w:rsidRDefault="008D1943" w:rsidP="007233C1">
            <w:pPr>
              <w:rPr>
                <w:rFonts w:ascii="Arial" w:hAnsi="Arial" w:cs="Arial"/>
                <w:color w:val="333333"/>
                <w:shd w:val="clear" w:color="auto" w:fill="FFFFFF"/>
              </w:rPr>
            </w:pPr>
            <w:r w:rsidRPr="00DF7423">
              <w:rPr>
                <w:rFonts w:ascii="Arial" w:hAnsi="Arial" w:cs="Arial"/>
                <w:i/>
                <w:iCs/>
                <w:color w:val="333333"/>
                <w:shd w:val="clear" w:color="auto" w:fill="FFFFFF"/>
              </w:rPr>
              <w:lastRenderedPageBreak/>
              <w:t>H</w:t>
            </w:r>
            <w:r w:rsidRPr="00DF7423">
              <w:rPr>
                <w:rFonts w:ascii="Arial" w:hAnsi="Arial" w:cs="Arial"/>
                <w:color w:val="333333"/>
                <w:shd w:val="clear" w:color="auto" w:fill="FFFFFF"/>
              </w:rPr>
              <w:t xml:space="preserve"> &lt; ½ and </w:t>
            </w:r>
          </w:p>
          <w:p w14:paraId="53C030AB" w14:textId="77777777" w:rsidR="008D1943" w:rsidRPr="00DF7423" w:rsidRDefault="008D1943" w:rsidP="007233C1">
            <w:pPr>
              <w:rPr>
                <w:rFonts w:ascii="Arial" w:hAnsi="Arial" w:cs="Arial"/>
                <w:b/>
                <w:bCs/>
                <w:color w:val="333333"/>
                <w:shd w:val="clear" w:color="auto" w:fill="FFFFFF"/>
              </w:rPr>
            </w:pPr>
            <w:r w:rsidRPr="00DF7423">
              <w:rPr>
                <w:rFonts w:ascii="Arial" w:hAnsi="Arial" w:cs="Arial"/>
                <w:i/>
                <w:iCs/>
                <w:color w:val="333333"/>
                <w:shd w:val="clear" w:color="auto" w:fill="FFFFFF"/>
              </w:rPr>
              <w:t>H</w:t>
            </w:r>
            <w:r w:rsidRPr="00DF7423">
              <w:rPr>
                <w:rFonts w:ascii="Arial" w:hAnsi="Arial" w:cs="Arial"/>
                <w:color w:val="333333"/>
                <w:shd w:val="clear" w:color="auto" w:fill="FFFFFF"/>
              </w:rPr>
              <w:t xml:space="preserve"> &gt; ½</w:t>
            </w:r>
          </w:p>
        </w:tc>
        <w:tc>
          <w:tcPr>
            <w:tcW w:w="2107" w:type="dxa"/>
            <w:vAlign w:val="center"/>
            <w:hideMark/>
          </w:tcPr>
          <w:p w14:paraId="0F17FC3F" w14:textId="77777777" w:rsidR="008D1943" w:rsidRPr="00DF7423"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Section 5.1.11 (Discussion)</w:t>
            </w:r>
          </w:p>
        </w:tc>
        <w:tc>
          <w:tcPr>
            <w:tcW w:w="6596" w:type="dxa"/>
            <w:vAlign w:val="center"/>
            <w:hideMark/>
          </w:tcPr>
          <w:p w14:paraId="2634B47C" w14:textId="77777777" w:rsidR="008D1943" w:rsidRPr="00E63372" w:rsidRDefault="008D1943" w:rsidP="007233C1">
            <w:pPr>
              <w:rPr>
                <w:rFonts w:ascii="Arial" w:hAnsi="Arial" w:cs="Arial"/>
                <w:color w:val="333333"/>
                <w:shd w:val="clear" w:color="auto" w:fill="FFFFFF"/>
              </w:rPr>
            </w:pPr>
            <w:r w:rsidRPr="00DF7423">
              <w:rPr>
                <w:rFonts w:ascii="Arial" w:hAnsi="Arial" w:cs="Arial"/>
                <w:color w:val="333333"/>
                <w:shd w:val="clear" w:color="auto" w:fill="FFFFFF"/>
              </w:rPr>
              <w:t xml:space="preserve">In-depth comparative discussion highlighting how the customised PDE solutions significantly improve model realism by capturing memory effects and fuzzy uncertainty that classical PDE </w:t>
            </w:r>
            <w:proofErr w:type="gramStart"/>
            <w:r w:rsidRPr="00DF7423">
              <w:rPr>
                <w:rFonts w:ascii="Arial" w:hAnsi="Arial" w:cs="Arial"/>
                <w:color w:val="333333"/>
                <w:shd w:val="clear" w:color="auto" w:fill="FFFFFF"/>
              </w:rPr>
              <w:t>models</w:t>
            </w:r>
            <w:proofErr w:type="gramEnd"/>
            <w:r w:rsidRPr="00DF7423">
              <w:rPr>
                <w:rFonts w:ascii="Arial" w:hAnsi="Arial" w:cs="Arial"/>
                <w:color w:val="333333"/>
                <w:shd w:val="clear" w:color="auto" w:fill="FFFFFF"/>
              </w:rPr>
              <w:t xml:space="preserve"> neglect. Provided a detailed rationale for the superiority of the proposed fuzzy fractional PDE approach, particularly in derivative pricing and risk management contexts.</w:t>
            </w:r>
          </w:p>
        </w:tc>
      </w:tr>
    </w:tbl>
    <w:p w14:paraId="52EB6EE1" w14:textId="77777777" w:rsidR="008D1943" w:rsidRDefault="008D1943" w:rsidP="008D1943">
      <w:pPr>
        <w:rPr>
          <w:rFonts w:ascii="Arial" w:hAnsi="Arial" w:cs="Arial"/>
          <w:color w:val="333333"/>
          <w:shd w:val="clear" w:color="auto" w:fill="FFFFFF"/>
        </w:rPr>
      </w:pPr>
    </w:p>
    <w:p w14:paraId="2D099092" w14:textId="77777777" w:rsidR="008D1943" w:rsidRDefault="008D1943" w:rsidP="008D1943">
      <w:pPr>
        <w:rPr>
          <w:rFonts w:ascii="Arial" w:hAnsi="Arial" w:cs="Arial"/>
          <w:color w:val="333333"/>
          <w:shd w:val="clear" w:color="auto" w:fill="FFFFFF"/>
        </w:rPr>
      </w:pPr>
    </w:p>
    <w:p w14:paraId="62FBFAEB" w14:textId="77777777" w:rsidR="008D1943" w:rsidRDefault="008D1943" w:rsidP="008D1943">
      <w:pPr>
        <w:rPr>
          <w:rFonts w:ascii="Arial" w:hAnsi="Arial" w:cs="Arial"/>
          <w:color w:val="333333"/>
          <w:shd w:val="clear" w:color="auto" w:fill="FFFFFF"/>
        </w:rPr>
      </w:pPr>
    </w:p>
    <w:p w14:paraId="77D5E6F4" w14:textId="77777777" w:rsidR="008D1943" w:rsidRDefault="008D1943" w:rsidP="008D1943">
      <w:pPr>
        <w:rPr>
          <w:rFonts w:ascii="Arial" w:hAnsi="Arial" w:cs="Arial"/>
          <w:color w:val="333333"/>
          <w:shd w:val="clear" w:color="auto" w:fill="FFFFFF"/>
        </w:rPr>
      </w:pPr>
    </w:p>
    <w:p w14:paraId="640A19D2" w14:textId="77777777" w:rsidR="008D1943" w:rsidRDefault="008D1943" w:rsidP="008D1943">
      <w:pPr>
        <w:rPr>
          <w:rFonts w:ascii="Arial" w:hAnsi="Arial" w:cs="Arial"/>
          <w:color w:val="333333"/>
          <w:shd w:val="clear" w:color="auto" w:fill="FFFFFF"/>
        </w:rPr>
      </w:pPr>
    </w:p>
    <w:p w14:paraId="728D7ECD" w14:textId="77777777" w:rsidR="008D1943" w:rsidRDefault="008D1943" w:rsidP="008D1943">
      <w:pPr>
        <w:rPr>
          <w:rFonts w:ascii="Arial" w:hAnsi="Arial" w:cs="Arial"/>
          <w:color w:val="333333"/>
          <w:shd w:val="clear" w:color="auto" w:fill="FFFFFF"/>
        </w:rPr>
      </w:pPr>
    </w:p>
    <w:p w14:paraId="394685CB" w14:textId="77777777" w:rsidR="008D1943" w:rsidRDefault="008D1943" w:rsidP="008D1943">
      <w:pPr>
        <w:rPr>
          <w:rFonts w:ascii="Arial" w:hAnsi="Arial" w:cs="Arial"/>
          <w:color w:val="333333"/>
          <w:shd w:val="clear" w:color="auto" w:fill="FFFFFF"/>
        </w:rPr>
      </w:pPr>
    </w:p>
    <w:p w14:paraId="6187983B" w14:textId="77777777" w:rsidR="008D1943" w:rsidRDefault="008D1943" w:rsidP="008D1943">
      <w:pPr>
        <w:rPr>
          <w:rFonts w:ascii="Arial" w:hAnsi="Arial" w:cs="Arial"/>
          <w:color w:val="333333"/>
          <w:shd w:val="clear" w:color="auto" w:fill="FFFFFF"/>
        </w:rPr>
      </w:pPr>
    </w:p>
    <w:p w14:paraId="29E80752" w14:textId="77777777" w:rsidR="008D1943" w:rsidRDefault="008D1943" w:rsidP="008D1943">
      <w:pPr>
        <w:rPr>
          <w:rFonts w:ascii="Arial" w:hAnsi="Arial" w:cs="Arial"/>
          <w:color w:val="333333"/>
          <w:shd w:val="clear" w:color="auto" w:fill="FFFFFF"/>
        </w:rPr>
      </w:pPr>
      <w:r>
        <w:rPr>
          <w:rFonts w:ascii="Arial" w:hAnsi="Arial" w:cs="Arial"/>
          <w:color w:val="333333"/>
          <w:shd w:val="clear" w:color="auto" w:fill="FFFFFF"/>
        </w:rPr>
        <w:br w:type="page"/>
      </w:r>
    </w:p>
    <w:p w14:paraId="456DA03E" w14:textId="77777777" w:rsidR="008D1943" w:rsidRDefault="008D1943" w:rsidP="008D1943">
      <w:pPr>
        <w:spacing w:after="160" w:line="360" w:lineRule="auto"/>
        <w:jc w:val="both"/>
        <w:rPr>
          <w:rFonts w:ascii="Arial" w:hAnsi="Arial" w:cs="Arial"/>
          <w:color w:val="333333"/>
          <w:shd w:val="clear" w:color="auto" w:fill="FFFFFF"/>
        </w:rPr>
        <w:sectPr w:rsidR="008D1943" w:rsidSect="008D1943">
          <w:headerReference w:type="default" r:id="rId57"/>
          <w:pgSz w:w="12240" w:h="15840"/>
          <w:pgMar w:top="1440" w:right="1440" w:bottom="1440" w:left="1440" w:header="720" w:footer="720" w:gutter="0"/>
          <w:cols w:space="720"/>
          <w:docGrid w:linePitch="360"/>
        </w:sectPr>
      </w:pPr>
    </w:p>
    <w:p w14:paraId="19A940FE" w14:textId="77777777" w:rsidR="008D1943" w:rsidRDefault="008D1943" w:rsidP="008D1943">
      <w:pPr>
        <w:pStyle w:val="Heading1"/>
        <w:tabs>
          <w:tab w:val="num" w:pos="567"/>
        </w:tabs>
        <w:spacing w:before="480" w:after="60"/>
        <w:jc w:val="both"/>
        <w:rPr>
          <w:rFonts w:ascii="Arial" w:eastAsia="Arial" w:hAnsi="Arial" w:cs="Arial"/>
          <w:b/>
          <w:bCs/>
          <w:color w:val="000000" w:themeColor="text1"/>
          <w:sz w:val="24"/>
          <w:szCs w:val="24"/>
        </w:rPr>
      </w:pPr>
      <w:bookmarkStart w:id="1645" w:name="_Toc202695121"/>
      <w:r w:rsidRPr="6FD507D9">
        <w:rPr>
          <w:rFonts w:ascii="Arial" w:eastAsia="Arial" w:hAnsi="Arial" w:cs="Arial"/>
          <w:b/>
          <w:bCs/>
          <w:color w:val="000000" w:themeColor="text1"/>
          <w:sz w:val="24"/>
          <w:szCs w:val="24"/>
        </w:rPr>
        <w:lastRenderedPageBreak/>
        <w:t>References</w:t>
      </w:r>
      <w:bookmarkEnd w:id="1645"/>
    </w:p>
    <w:p w14:paraId="0D2F1B48" w14:textId="77777777" w:rsidR="008D1943" w:rsidRDefault="008D1943" w:rsidP="008D1943">
      <w:pPr>
        <w:pStyle w:val="Bibliography"/>
        <w:rPr>
          <w:rFonts w:asciiTheme="minorHAnsi" w:eastAsiaTheme="minorHAnsi" w:hAnsiTheme="minorHAnsi" w:cstheme="minorBidi"/>
          <w:noProof/>
          <w:kern w:val="2"/>
          <w:lang w:eastAsia="en-US"/>
          <w14:ligatures w14:val="standardContextual"/>
        </w:rPr>
      </w:pPr>
      <w:r>
        <w:rPr>
          <w:rFonts w:ascii="Arial" w:eastAsia="Arial" w:hAnsi="Arial" w:cs="Arial"/>
          <w:b/>
          <w:bCs/>
          <w:color w:val="000000" w:themeColor="text1"/>
        </w:rPr>
        <w:fldChar w:fldCharType="begin"/>
      </w:r>
      <w:r>
        <w:rPr>
          <w:rFonts w:ascii="Arial" w:eastAsia="Arial" w:hAnsi="Arial" w:cs="Arial"/>
          <w:b/>
          <w:bCs/>
          <w:color w:val="000000" w:themeColor="text1"/>
        </w:rPr>
        <w:instrText xml:space="preserve"> BIBLIOGRAPHY  \l 2057 </w:instrText>
      </w:r>
      <w:r>
        <w:rPr>
          <w:rFonts w:ascii="Arial" w:eastAsia="Arial" w:hAnsi="Arial" w:cs="Arial"/>
          <w:b/>
          <w:bCs/>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5"/>
        <w:gridCol w:w="8765"/>
      </w:tblGrid>
      <w:tr w:rsidR="008D1943" w14:paraId="75E0AE04" w14:textId="77777777" w:rsidTr="007233C1">
        <w:trPr>
          <w:tblCellSpacing w:w="15" w:type="dxa"/>
        </w:trPr>
        <w:tc>
          <w:tcPr>
            <w:tcW w:w="50" w:type="pct"/>
            <w:hideMark/>
          </w:tcPr>
          <w:p w14:paraId="633645D0" w14:textId="77777777" w:rsidR="008D1943" w:rsidRDefault="008D1943" w:rsidP="007233C1">
            <w:pPr>
              <w:pStyle w:val="Bibliography"/>
              <w:rPr>
                <w:noProof/>
              </w:rPr>
            </w:pPr>
            <w:r>
              <w:rPr>
                <w:noProof/>
              </w:rPr>
              <w:t xml:space="preserve">[1] </w:t>
            </w:r>
          </w:p>
        </w:tc>
        <w:tc>
          <w:tcPr>
            <w:tcW w:w="0" w:type="auto"/>
            <w:hideMark/>
          </w:tcPr>
          <w:p w14:paraId="3421204B" w14:textId="77777777" w:rsidR="008D1943" w:rsidRDefault="008D1943" w:rsidP="007233C1">
            <w:pPr>
              <w:pStyle w:val="Bibliography"/>
              <w:rPr>
                <w:noProof/>
              </w:rPr>
            </w:pPr>
            <w:r>
              <w:rPr>
                <w:noProof/>
              </w:rPr>
              <w:t xml:space="preserve">D. Sornette, Why Stock Markets Crash, Critical Events in Complex Financial Systems, Princeton and Oxford: Princeton University Press, 2003. </w:t>
            </w:r>
          </w:p>
        </w:tc>
      </w:tr>
      <w:tr w:rsidR="008D1943" w14:paraId="12ACF65E" w14:textId="77777777" w:rsidTr="007233C1">
        <w:trPr>
          <w:tblCellSpacing w:w="15" w:type="dxa"/>
        </w:trPr>
        <w:tc>
          <w:tcPr>
            <w:tcW w:w="50" w:type="pct"/>
            <w:hideMark/>
          </w:tcPr>
          <w:p w14:paraId="4780C850" w14:textId="77777777" w:rsidR="008D1943" w:rsidRDefault="008D1943" w:rsidP="007233C1">
            <w:pPr>
              <w:pStyle w:val="Bibliography"/>
              <w:rPr>
                <w:noProof/>
              </w:rPr>
            </w:pPr>
            <w:r>
              <w:rPr>
                <w:noProof/>
              </w:rPr>
              <w:t xml:space="preserve">[2] </w:t>
            </w:r>
          </w:p>
        </w:tc>
        <w:tc>
          <w:tcPr>
            <w:tcW w:w="0" w:type="auto"/>
            <w:hideMark/>
          </w:tcPr>
          <w:p w14:paraId="32917E74" w14:textId="77777777" w:rsidR="008D1943" w:rsidRDefault="008D1943" w:rsidP="007233C1">
            <w:pPr>
              <w:pStyle w:val="Bibliography"/>
              <w:rPr>
                <w:noProof/>
              </w:rPr>
            </w:pPr>
            <w:r>
              <w:rPr>
                <w:noProof/>
              </w:rPr>
              <w:t>C. B. o. O. Exchange, “CBOE White paper VIX,” 2019. [Online]. Available: https://cdn.cboe.com/resources/vix/vixwhite.pdf. [Accessed 20 Dec 2021].</w:t>
            </w:r>
          </w:p>
        </w:tc>
      </w:tr>
      <w:tr w:rsidR="008D1943" w14:paraId="43C6CE13" w14:textId="77777777" w:rsidTr="007233C1">
        <w:trPr>
          <w:tblCellSpacing w:w="15" w:type="dxa"/>
        </w:trPr>
        <w:tc>
          <w:tcPr>
            <w:tcW w:w="50" w:type="pct"/>
            <w:hideMark/>
          </w:tcPr>
          <w:p w14:paraId="10743FE7" w14:textId="77777777" w:rsidR="008D1943" w:rsidRDefault="008D1943" w:rsidP="007233C1">
            <w:pPr>
              <w:pStyle w:val="Bibliography"/>
              <w:rPr>
                <w:noProof/>
              </w:rPr>
            </w:pPr>
            <w:r>
              <w:rPr>
                <w:noProof/>
              </w:rPr>
              <w:t xml:space="preserve">[3] </w:t>
            </w:r>
          </w:p>
        </w:tc>
        <w:tc>
          <w:tcPr>
            <w:tcW w:w="0" w:type="auto"/>
            <w:hideMark/>
          </w:tcPr>
          <w:p w14:paraId="56C44CE5" w14:textId="77777777" w:rsidR="008D1943" w:rsidRDefault="008D1943" w:rsidP="007233C1">
            <w:pPr>
              <w:pStyle w:val="Bibliography"/>
              <w:rPr>
                <w:noProof/>
              </w:rPr>
            </w:pPr>
            <w:r>
              <w:rPr>
                <w:noProof/>
              </w:rPr>
              <w:t xml:space="preserve">J. J. T. &amp;. R. M. Gatheral, “Volatility is rough,” </w:t>
            </w:r>
            <w:r>
              <w:rPr>
                <w:i/>
                <w:iCs/>
                <w:noProof/>
              </w:rPr>
              <w:t xml:space="preserve">Quantitative Finance, </w:t>
            </w:r>
            <w:r>
              <w:rPr>
                <w:noProof/>
              </w:rPr>
              <w:t xml:space="preserve">vol. 18, pp. 933-949, 2014. </w:t>
            </w:r>
          </w:p>
        </w:tc>
      </w:tr>
      <w:tr w:rsidR="008D1943" w14:paraId="162AD1D2" w14:textId="77777777" w:rsidTr="007233C1">
        <w:trPr>
          <w:tblCellSpacing w:w="15" w:type="dxa"/>
        </w:trPr>
        <w:tc>
          <w:tcPr>
            <w:tcW w:w="50" w:type="pct"/>
            <w:hideMark/>
          </w:tcPr>
          <w:p w14:paraId="3CDC836C" w14:textId="77777777" w:rsidR="008D1943" w:rsidRDefault="008D1943" w:rsidP="007233C1">
            <w:pPr>
              <w:pStyle w:val="Bibliography"/>
              <w:rPr>
                <w:noProof/>
              </w:rPr>
            </w:pPr>
            <w:r>
              <w:rPr>
                <w:noProof/>
              </w:rPr>
              <w:t xml:space="preserve">[4] </w:t>
            </w:r>
          </w:p>
        </w:tc>
        <w:tc>
          <w:tcPr>
            <w:tcW w:w="0" w:type="auto"/>
            <w:hideMark/>
          </w:tcPr>
          <w:p w14:paraId="72AA9BE0" w14:textId="77777777" w:rsidR="008D1943" w:rsidRDefault="008D1943" w:rsidP="007233C1">
            <w:pPr>
              <w:pStyle w:val="Bibliography"/>
              <w:rPr>
                <w:noProof/>
              </w:rPr>
            </w:pPr>
            <w:r>
              <w:rPr>
                <w:noProof/>
              </w:rPr>
              <w:t xml:space="preserve">B. B. a. J. W. V. Ness, “Fractional Brownian Motions, Fractional Noises and Applications,” </w:t>
            </w:r>
            <w:r>
              <w:rPr>
                <w:i/>
                <w:iCs/>
                <w:noProof/>
              </w:rPr>
              <w:t xml:space="preserve">Society for Industrial and Applied Mathematics, </w:t>
            </w:r>
            <w:r>
              <w:rPr>
                <w:noProof/>
              </w:rPr>
              <w:t xml:space="preserve">vol. 10, no. 4, pp. 422-447, 1968. </w:t>
            </w:r>
          </w:p>
        </w:tc>
      </w:tr>
      <w:tr w:rsidR="008D1943" w14:paraId="44B9868C" w14:textId="77777777" w:rsidTr="007233C1">
        <w:trPr>
          <w:tblCellSpacing w:w="15" w:type="dxa"/>
        </w:trPr>
        <w:tc>
          <w:tcPr>
            <w:tcW w:w="50" w:type="pct"/>
            <w:hideMark/>
          </w:tcPr>
          <w:p w14:paraId="03C018EB" w14:textId="77777777" w:rsidR="008D1943" w:rsidRDefault="008D1943" w:rsidP="007233C1">
            <w:pPr>
              <w:pStyle w:val="Bibliography"/>
              <w:rPr>
                <w:noProof/>
              </w:rPr>
            </w:pPr>
            <w:r>
              <w:rPr>
                <w:noProof/>
              </w:rPr>
              <w:t xml:space="preserve">[5] </w:t>
            </w:r>
          </w:p>
        </w:tc>
        <w:tc>
          <w:tcPr>
            <w:tcW w:w="0" w:type="auto"/>
            <w:hideMark/>
          </w:tcPr>
          <w:p w14:paraId="7B88A89D" w14:textId="77777777" w:rsidR="008D1943" w:rsidRDefault="008D1943" w:rsidP="007233C1">
            <w:pPr>
              <w:pStyle w:val="Bibliography"/>
              <w:rPr>
                <w:noProof/>
              </w:rPr>
            </w:pPr>
            <w:r>
              <w:rPr>
                <w:noProof/>
              </w:rPr>
              <w:t xml:space="preserve">S.-H. Poon, “Forecasting Volatility in Financial Markets: A Review,” </w:t>
            </w:r>
            <w:r>
              <w:rPr>
                <w:i/>
                <w:iCs/>
                <w:noProof/>
              </w:rPr>
              <w:t xml:space="preserve">JOURNAL OF ECONOMIC LITERATURE, </w:t>
            </w:r>
            <w:r>
              <w:rPr>
                <w:noProof/>
              </w:rPr>
              <w:t xml:space="preserve">vol. 41, no. 2, pp. 478-539, 2003. </w:t>
            </w:r>
          </w:p>
        </w:tc>
      </w:tr>
      <w:tr w:rsidR="008D1943" w14:paraId="00ADC22A" w14:textId="77777777" w:rsidTr="007233C1">
        <w:trPr>
          <w:tblCellSpacing w:w="15" w:type="dxa"/>
        </w:trPr>
        <w:tc>
          <w:tcPr>
            <w:tcW w:w="50" w:type="pct"/>
            <w:hideMark/>
          </w:tcPr>
          <w:p w14:paraId="1C6B77E9" w14:textId="77777777" w:rsidR="008D1943" w:rsidRDefault="008D1943" w:rsidP="007233C1">
            <w:pPr>
              <w:pStyle w:val="Bibliography"/>
              <w:rPr>
                <w:noProof/>
              </w:rPr>
            </w:pPr>
            <w:r>
              <w:rPr>
                <w:noProof/>
              </w:rPr>
              <w:t xml:space="preserve">[6] </w:t>
            </w:r>
          </w:p>
        </w:tc>
        <w:tc>
          <w:tcPr>
            <w:tcW w:w="0" w:type="auto"/>
            <w:hideMark/>
          </w:tcPr>
          <w:p w14:paraId="61E3F152" w14:textId="77777777" w:rsidR="008D1943" w:rsidRDefault="008D1943" w:rsidP="007233C1">
            <w:pPr>
              <w:pStyle w:val="Bibliography"/>
              <w:rPr>
                <w:noProof/>
              </w:rPr>
            </w:pPr>
            <w:r>
              <w:rPr>
                <w:noProof/>
              </w:rPr>
              <w:t xml:space="preserve">G. Urumov and P. Chountas, “Clustering stock price volatility using intuitionistic fuzzy sets,” Sofia, 2022. </w:t>
            </w:r>
          </w:p>
        </w:tc>
      </w:tr>
      <w:tr w:rsidR="008D1943" w14:paraId="3003D1B2" w14:textId="77777777" w:rsidTr="007233C1">
        <w:trPr>
          <w:tblCellSpacing w:w="15" w:type="dxa"/>
        </w:trPr>
        <w:tc>
          <w:tcPr>
            <w:tcW w:w="50" w:type="pct"/>
            <w:hideMark/>
          </w:tcPr>
          <w:p w14:paraId="24FE83E6" w14:textId="77777777" w:rsidR="008D1943" w:rsidRDefault="008D1943" w:rsidP="007233C1">
            <w:pPr>
              <w:pStyle w:val="Bibliography"/>
              <w:rPr>
                <w:noProof/>
              </w:rPr>
            </w:pPr>
            <w:r>
              <w:rPr>
                <w:noProof/>
              </w:rPr>
              <w:t xml:space="preserve">[7] </w:t>
            </w:r>
          </w:p>
        </w:tc>
        <w:tc>
          <w:tcPr>
            <w:tcW w:w="0" w:type="auto"/>
            <w:hideMark/>
          </w:tcPr>
          <w:p w14:paraId="5316E2B3" w14:textId="77777777" w:rsidR="008D1943" w:rsidRDefault="008D1943" w:rsidP="007233C1">
            <w:pPr>
              <w:pStyle w:val="Bibliography"/>
              <w:rPr>
                <w:noProof/>
              </w:rPr>
            </w:pPr>
            <w:r>
              <w:rPr>
                <w:noProof/>
              </w:rPr>
              <w:t xml:space="preserve">G. Urumov, P. Chountas and T. Chaussalet, “Fuzzy Fractional Brownian Motion: Review and Extension,” </w:t>
            </w:r>
            <w:r>
              <w:rPr>
                <w:i/>
                <w:iCs/>
                <w:noProof/>
              </w:rPr>
              <w:t xml:space="preserve">Algorithms, </w:t>
            </w:r>
            <w:r>
              <w:rPr>
                <w:noProof/>
              </w:rPr>
              <w:t xml:space="preserve">vol. 17, no. 289, 2024. </w:t>
            </w:r>
          </w:p>
        </w:tc>
      </w:tr>
      <w:tr w:rsidR="008D1943" w14:paraId="5E4E082E" w14:textId="77777777" w:rsidTr="007233C1">
        <w:trPr>
          <w:tblCellSpacing w:w="15" w:type="dxa"/>
        </w:trPr>
        <w:tc>
          <w:tcPr>
            <w:tcW w:w="50" w:type="pct"/>
            <w:hideMark/>
          </w:tcPr>
          <w:p w14:paraId="1D9061AC" w14:textId="77777777" w:rsidR="008D1943" w:rsidRDefault="008D1943" w:rsidP="007233C1">
            <w:pPr>
              <w:pStyle w:val="Bibliography"/>
              <w:rPr>
                <w:noProof/>
              </w:rPr>
            </w:pPr>
            <w:r>
              <w:rPr>
                <w:noProof/>
              </w:rPr>
              <w:t xml:space="preserve">[8] </w:t>
            </w:r>
          </w:p>
        </w:tc>
        <w:tc>
          <w:tcPr>
            <w:tcW w:w="0" w:type="auto"/>
            <w:hideMark/>
          </w:tcPr>
          <w:p w14:paraId="46FFCC51" w14:textId="77777777" w:rsidR="008D1943" w:rsidRDefault="008D1943" w:rsidP="007233C1">
            <w:pPr>
              <w:pStyle w:val="Bibliography"/>
              <w:rPr>
                <w:noProof/>
              </w:rPr>
            </w:pPr>
            <w:r>
              <w:rPr>
                <w:noProof/>
              </w:rPr>
              <w:t xml:space="preserve">G. Urumov, P. Chountas and T. Chaussalet, “Fuzzy Amplitudes and Kernels in Fractional Brownian Motion: Theoretical Foundations,” </w:t>
            </w:r>
            <w:r>
              <w:rPr>
                <w:i/>
                <w:iCs/>
                <w:noProof/>
              </w:rPr>
              <w:t xml:space="preserve">Symmetry, </w:t>
            </w:r>
            <w:r>
              <w:rPr>
                <w:noProof/>
              </w:rPr>
              <w:t xml:space="preserve">vol. 17, p. 550, 2025. </w:t>
            </w:r>
          </w:p>
        </w:tc>
      </w:tr>
      <w:tr w:rsidR="008D1943" w14:paraId="44856BC6" w14:textId="77777777" w:rsidTr="007233C1">
        <w:trPr>
          <w:tblCellSpacing w:w="15" w:type="dxa"/>
        </w:trPr>
        <w:tc>
          <w:tcPr>
            <w:tcW w:w="50" w:type="pct"/>
            <w:hideMark/>
          </w:tcPr>
          <w:p w14:paraId="729CB4DC" w14:textId="77777777" w:rsidR="008D1943" w:rsidRDefault="008D1943" w:rsidP="007233C1">
            <w:pPr>
              <w:pStyle w:val="Bibliography"/>
              <w:rPr>
                <w:noProof/>
              </w:rPr>
            </w:pPr>
            <w:r>
              <w:rPr>
                <w:noProof/>
              </w:rPr>
              <w:t xml:space="preserve">[9] </w:t>
            </w:r>
          </w:p>
        </w:tc>
        <w:tc>
          <w:tcPr>
            <w:tcW w:w="0" w:type="auto"/>
            <w:hideMark/>
          </w:tcPr>
          <w:p w14:paraId="00D34833" w14:textId="77777777" w:rsidR="008D1943" w:rsidRDefault="008D1943" w:rsidP="007233C1">
            <w:pPr>
              <w:pStyle w:val="Bibliography"/>
              <w:rPr>
                <w:noProof/>
              </w:rPr>
            </w:pPr>
            <w:r>
              <w:rPr>
                <w:noProof/>
              </w:rPr>
              <w:t xml:space="preserve">G. Urumov and P. Chountas, “Essay on Volatility Clusters and Time Series Prediction,” in </w:t>
            </w:r>
            <w:r>
              <w:rPr>
                <w:i/>
                <w:iCs/>
                <w:noProof/>
              </w:rPr>
              <w:t>IEEE</w:t>
            </w:r>
            <w:r>
              <w:rPr>
                <w:noProof/>
              </w:rPr>
              <w:t xml:space="preserve">, Warsaw, 2022. </w:t>
            </w:r>
          </w:p>
        </w:tc>
      </w:tr>
      <w:tr w:rsidR="008D1943" w14:paraId="0CD7B917" w14:textId="77777777" w:rsidTr="007233C1">
        <w:trPr>
          <w:tblCellSpacing w:w="15" w:type="dxa"/>
        </w:trPr>
        <w:tc>
          <w:tcPr>
            <w:tcW w:w="50" w:type="pct"/>
            <w:hideMark/>
          </w:tcPr>
          <w:p w14:paraId="4D845AF4" w14:textId="77777777" w:rsidR="008D1943" w:rsidRDefault="008D1943" w:rsidP="007233C1">
            <w:pPr>
              <w:pStyle w:val="Bibliography"/>
              <w:rPr>
                <w:noProof/>
              </w:rPr>
            </w:pPr>
            <w:r>
              <w:rPr>
                <w:noProof/>
              </w:rPr>
              <w:t xml:space="preserve">[10] </w:t>
            </w:r>
          </w:p>
        </w:tc>
        <w:tc>
          <w:tcPr>
            <w:tcW w:w="0" w:type="auto"/>
            <w:hideMark/>
          </w:tcPr>
          <w:p w14:paraId="69A227A4" w14:textId="77777777" w:rsidR="008D1943" w:rsidRDefault="008D1943" w:rsidP="007233C1">
            <w:pPr>
              <w:pStyle w:val="Bibliography"/>
              <w:rPr>
                <w:noProof/>
              </w:rPr>
            </w:pPr>
            <w:r>
              <w:rPr>
                <w:noProof/>
              </w:rPr>
              <w:t xml:space="preserve">S. Taylor, Modelling financial time series, 2nd ed., Lancaster: World Scientific, 2008. </w:t>
            </w:r>
          </w:p>
        </w:tc>
      </w:tr>
      <w:tr w:rsidR="008D1943" w14:paraId="47A06619" w14:textId="77777777" w:rsidTr="007233C1">
        <w:trPr>
          <w:tblCellSpacing w:w="15" w:type="dxa"/>
        </w:trPr>
        <w:tc>
          <w:tcPr>
            <w:tcW w:w="50" w:type="pct"/>
            <w:hideMark/>
          </w:tcPr>
          <w:p w14:paraId="4AE45A28" w14:textId="77777777" w:rsidR="008D1943" w:rsidRDefault="008D1943" w:rsidP="007233C1">
            <w:pPr>
              <w:pStyle w:val="Bibliography"/>
              <w:rPr>
                <w:noProof/>
              </w:rPr>
            </w:pPr>
            <w:r>
              <w:rPr>
                <w:noProof/>
              </w:rPr>
              <w:t xml:space="preserve">[11] </w:t>
            </w:r>
          </w:p>
        </w:tc>
        <w:tc>
          <w:tcPr>
            <w:tcW w:w="0" w:type="auto"/>
            <w:hideMark/>
          </w:tcPr>
          <w:p w14:paraId="35639037" w14:textId="77777777" w:rsidR="008D1943" w:rsidRDefault="008D1943" w:rsidP="007233C1">
            <w:pPr>
              <w:pStyle w:val="Bibliography"/>
              <w:rPr>
                <w:noProof/>
              </w:rPr>
            </w:pPr>
            <w:r>
              <w:rPr>
                <w:noProof/>
              </w:rPr>
              <w:t xml:space="preserve">R. G. Ruipeng Liu, “Investors’ Uncertainty and Forecasting Stock Market Volatility,” </w:t>
            </w:r>
            <w:r>
              <w:rPr>
                <w:i/>
                <w:iCs/>
                <w:noProof/>
              </w:rPr>
              <w:t xml:space="preserve">Journal of Behavioral Finance, </w:t>
            </w:r>
            <w:r>
              <w:rPr>
                <w:noProof/>
              </w:rPr>
              <w:t xml:space="preserve">vol. 23, pp. 327-337, 2022. </w:t>
            </w:r>
          </w:p>
        </w:tc>
      </w:tr>
      <w:tr w:rsidR="008D1943" w14:paraId="2BA61E0A" w14:textId="77777777" w:rsidTr="007233C1">
        <w:trPr>
          <w:tblCellSpacing w:w="15" w:type="dxa"/>
        </w:trPr>
        <w:tc>
          <w:tcPr>
            <w:tcW w:w="50" w:type="pct"/>
            <w:hideMark/>
          </w:tcPr>
          <w:p w14:paraId="6F7997EF" w14:textId="77777777" w:rsidR="008D1943" w:rsidRDefault="008D1943" w:rsidP="007233C1">
            <w:pPr>
              <w:pStyle w:val="Bibliography"/>
              <w:rPr>
                <w:noProof/>
              </w:rPr>
            </w:pPr>
            <w:r>
              <w:rPr>
                <w:noProof/>
              </w:rPr>
              <w:t xml:space="preserve">[12] </w:t>
            </w:r>
          </w:p>
        </w:tc>
        <w:tc>
          <w:tcPr>
            <w:tcW w:w="0" w:type="auto"/>
            <w:hideMark/>
          </w:tcPr>
          <w:p w14:paraId="26C69746" w14:textId="77777777" w:rsidR="008D1943" w:rsidRDefault="008D1943" w:rsidP="007233C1">
            <w:pPr>
              <w:pStyle w:val="Bibliography"/>
              <w:rPr>
                <w:noProof/>
              </w:rPr>
            </w:pPr>
            <w:r>
              <w:rPr>
                <w:noProof/>
              </w:rPr>
              <w:t xml:space="preserve">C.-R. D. a. L. E. R. Solis, “Mixed fractional Brownian Motion, short and long-term Dependence and economic conditions: the case of the SP-500,” </w:t>
            </w:r>
            <w:r>
              <w:rPr>
                <w:i/>
                <w:iCs/>
                <w:noProof/>
              </w:rPr>
              <w:t xml:space="preserve">International Business and Management, </w:t>
            </w:r>
            <w:r>
              <w:rPr>
                <w:noProof/>
              </w:rPr>
              <w:t xml:space="preserve">vol. 3, no. 2, pp. 1-6, 2011 October 2011. </w:t>
            </w:r>
          </w:p>
        </w:tc>
      </w:tr>
      <w:tr w:rsidR="008D1943" w14:paraId="38148834" w14:textId="77777777" w:rsidTr="007233C1">
        <w:trPr>
          <w:tblCellSpacing w:w="15" w:type="dxa"/>
        </w:trPr>
        <w:tc>
          <w:tcPr>
            <w:tcW w:w="50" w:type="pct"/>
            <w:hideMark/>
          </w:tcPr>
          <w:p w14:paraId="1EDB35A9" w14:textId="77777777" w:rsidR="008D1943" w:rsidRDefault="008D1943" w:rsidP="007233C1">
            <w:pPr>
              <w:pStyle w:val="Bibliography"/>
              <w:rPr>
                <w:noProof/>
              </w:rPr>
            </w:pPr>
            <w:r>
              <w:rPr>
                <w:noProof/>
              </w:rPr>
              <w:t xml:space="preserve">[13] </w:t>
            </w:r>
          </w:p>
        </w:tc>
        <w:tc>
          <w:tcPr>
            <w:tcW w:w="0" w:type="auto"/>
            <w:hideMark/>
          </w:tcPr>
          <w:p w14:paraId="5AA64792" w14:textId="77777777" w:rsidR="008D1943" w:rsidRDefault="008D1943" w:rsidP="007233C1">
            <w:pPr>
              <w:pStyle w:val="Bibliography"/>
              <w:rPr>
                <w:noProof/>
              </w:rPr>
            </w:pPr>
            <w:r>
              <w:rPr>
                <w:noProof/>
              </w:rPr>
              <w:t xml:space="preserve">B. Mandelbrot, A. Fisher and L. and Calvet, “A Multifractal Model of Asset Returns,” </w:t>
            </w:r>
            <w:r>
              <w:rPr>
                <w:i/>
                <w:iCs/>
                <w:noProof/>
              </w:rPr>
              <w:t xml:space="preserve">Cowles Foundation For Research in Economics, </w:t>
            </w:r>
            <w:r>
              <w:rPr>
                <w:noProof/>
              </w:rPr>
              <w:t xml:space="preserve">vol. 1412, pp. 1-39, September 1997. </w:t>
            </w:r>
          </w:p>
        </w:tc>
      </w:tr>
      <w:tr w:rsidR="008D1943" w14:paraId="41DC5748" w14:textId="77777777" w:rsidTr="007233C1">
        <w:trPr>
          <w:tblCellSpacing w:w="15" w:type="dxa"/>
        </w:trPr>
        <w:tc>
          <w:tcPr>
            <w:tcW w:w="50" w:type="pct"/>
            <w:hideMark/>
          </w:tcPr>
          <w:p w14:paraId="06B9F668" w14:textId="77777777" w:rsidR="008D1943" w:rsidRDefault="008D1943" w:rsidP="007233C1">
            <w:pPr>
              <w:pStyle w:val="Bibliography"/>
              <w:rPr>
                <w:noProof/>
              </w:rPr>
            </w:pPr>
            <w:r>
              <w:rPr>
                <w:noProof/>
              </w:rPr>
              <w:t xml:space="preserve">[14] </w:t>
            </w:r>
          </w:p>
        </w:tc>
        <w:tc>
          <w:tcPr>
            <w:tcW w:w="0" w:type="auto"/>
            <w:hideMark/>
          </w:tcPr>
          <w:p w14:paraId="272E9A25" w14:textId="77777777" w:rsidR="008D1943" w:rsidRDefault="008D1943" w:rsidP="007233C1">
            <w:pPr>
              <w:pStyle w:val="Bibliography"/>
              <w:rPr>
                <w:noProof/>
              </w:rPr>
            </w:pPr>
            <w:r>
              <w:rPr>
                <w:noProof/>
              </w:rPr>
              <w:t xml:space="preserve">R. L. Thomas Lux, “Generalized Method of Moment estimation of multivariate multifractal models,” </w:t>
            </w:r>
            <w:r>
              <w:rPr>
                <w:i/>
                <w:iCs/>
                <w:noProof/>
              </w:rPr>
              <w:t xml:space="preserve">Economic Modelling, </w:t>
            </w:r>
            <w:r>
              <w:rPr>
                <w:noProof/>
              </w:rPr>
              <w:t xml:space="preserve">vol. 67, pp. 136-148, 2017. </w:t>
            </w:r>
          </w:p>
        </w:tc>
      </w:tr>
      <w:tr w:rsidR="008D1943" w14:paraId="14033002" w14:textId="77777777" w:rsidTr="007233C1">
        <w:trPr>
          <w:tblCellSpacing w:w="15" w:type="dxa"/>
        </w:trPr>
        <w:tc>
          <w:tcPr>
            <w:tcW w:w="50" w:type="pct"/>
            <w:hideMark/>
          </w:tcPr>
          <w:p w14:paraId="3D0D36D4" w14:textId="77777777" w:rsidR="008D1943" w:rsidRDefault="008D1943" w:rsidP="007233C1">
            <w:pPr>
              <w:pStyle w:val="Bibliography"/>
              <w:rPr>
                <w:noProof/>
              </w:rPr>
            </w:pPr>
            <w:r>
              <w:rPr>
                <w:noProof/>
              </w:rPr>
              <w:t xml:space="preserve">[15] </w:t>
            </w:r>
          </w:p>
        </w:tc>
        <w:tc>
          <w:tcPr>
            <w:tcW w:w="0" w:type="auto"/>
            <w:hideMark/>
          </w:tcPr>
          <w:p w14:paraId="3EFD3C68" w14:textId="77777777" w:rsidR="008D1943" w:rsidRDefault="008D1943" w:rsidP="007233C1">
            <w:pPr>
              <w:pStyle w:val="Bibliography"/>
              <w:rPr>
                <w:noProof/>
              </w:rPr>
            </w:pPr>
            <w:r>
              <w:rPr>
                <w:noProof/>
              </w:rPr>
              <w:t xml:space="preserve">R. D. G. W. Ruipeng Liu, “Volatility forecasting with bivariate multifractal models,” </w:t>
            </w:r>
            <w:r>
              <w:rPr>
                <w:i/>
                <w:iCs/>
                <w:noProof/>
              </w:rPr>
              <w:t xml:space="preserve">Journal of Forecasting, </w:t>
            </w:r>
            <w:r>
              <w:rPr>
                <w:noProof/>
              </w:rPr>
              <w:t xml:space="preserve">vol. 39, no. 2, pp. 155-167, 2019. </w:t>
            </w:r>
          </w:p>
        </w:tc>
      </w:tr>
      <w:tr w:rsidR="008D1943" w14:paraId="59AA0E47" w14:textId="77777777" w:rsidTr="007233C1">
        <w:trPr>
          <w:tblCellSpacing w:w="15" w:type="dxa"/>
        </w:trPr>
        <w:tc>
          <w:tcPr>
            <w:tcW w:w="50" w:type="pct"/>
            <w:hideMark/>
          </w:tcPr>
          <w:p w14:paraId="5955887A" w14:textId="77777777" w:rsidR="008D1943" w:rsidRDefault="008D1943" w:rsidP="007233C1">
            <w:pPr>
              <w:pStyle w:val="Bibliography"/>
              <w:rPr>
                <w:noProof/>
              </w:rPr>
            </w:pPr>
            <w:r>
              <w:rPr>
                <w:noProof/>
              </w:rPr>
              <w:t xml:space="preserve">[16] </w:t>
            </w:r>
          </w:p>
        </w:tc>
        <w:tc>
          <w:tcPr>
            <w:tcW w:w="0" w:type="auto"/>
            <w:hideMark/>
          </w:tcPr>
          <w:p w14:paraId="4161A2A9" w14:textId="77777777" w:rsidR="008D1943" w:rsidRDefault="008D1943" w:rsidP="007233C1">
            <w:pPr>
              <w:pStyle w:val="Bibliography"/>
              <w:rPr>
                <w:noProof/>
              </w:rPr>
            </w:pPr>
            <w:r>
              <w:rPr>
                <w:noProof/>
              </w:rPr>
              <w:t xml:space="preserve">D. Saupe, Algorithms for random fractals, 1 ed., New York, NY: Springer, New York, NY, 1988. </w:t>
            </w:r>
          </w:p>
        </w:tc>
      </w:tr>
      <w:tr w:rsidR="008D1943" w14:paraId="689FB2E8" w14:textId="77777777" w:rsidTr="007233C1">
        <w:trPr>
          <w:tblCellSpacing w:w="15" w:type="dxa"/>
        </w:trPr>
        <w:tc>
          <w:tcPr>
            <w:tcW w:w="50" w:type="pct"/>
            <w:hideMark/>
          </w:tcPr>
          <w:p w14:paraId="6BF28E4F" w14:textId="77777777" w:rsidR="008D1943" w:rsidRDefault="008D1943" w:rsidP="007233C1">
            <w:pPr>
              <w:pStyle w:val="Bibliography"/>
              <w:rPr>
                <w:noProof/>
              </w:rPr>
            </w:pPr>
            <w:r>
              <w:rPr>
                <w:noProof/>
              </w:rPr>
              <w:t xml:space="preserve">[17] </w:t>
            </w:r>
          </w:p>
        </w:tc>
        <w:tc>
          <w:tcPr>
            <w:tcW w:w="0" w:type="auto"/>
            <w:hideMark/>
          </w:tcPr>
          <w:p w14:paraId="534A68B4" w14:textId="77777777" w:rsidR="008D1943" w:rsidRDefault="008D1943" w:rsidP="007233C1">
            <w:pPr>
              <w:pStyle w:val="Bibliography"/>
              <w:rPr>
                <w:noProof/>
              </w:rPr>
            </w:pPr>
            <w:r>
              <w:rPr>
                <w:noProof/>
              </w:rPr>
              <w:t xml:space="preserve">P. Robinson, Time Series with Long Memory Advanced Texts in Econometrics, 1 ed., New York: Oxford University Press, 2003. </w:t>
            </w:r>
          </w:p>
        </w:tc>
      </w:tr>
      <w:tr w:rsidR="008D1943" w14:paraId="5A655BD3" w14:textId="77777777" w:rsidTr="007233C1">
        <w:trPr>
          <w:tblCellSpacing w:w="15" w:type="dxa"/>
        </w:trPr>
        <w:tc>
          <w:tcPr>
            <w:tcW w:w="50" w:type="pct"/>
            <w:hideMark/>
          </w:tcPr>
          <w:p w14:paraId="519F4F3D" w14:textId="77777777" w:rsidR="008D1943" w:rsidRDefault="008D1943" w:rsidP="007233C1">
            <w:pPr>
              <w:pStyle w:val="Bibliography"/>
              <w:rPr>
                <w:noProof/>
              </w:rPr>
            </w:pPr>
            <w:r>
              <w:rPr>
                <w:noProof/>
              </w:rPr>
              <w:t xml:space="preserve">[18] </w:t>
            </w:r>
          </w:p>
        </w:tc>
        <w:tc>
          <w:tcPr>
            <w:tcW w:w="0" w:type="auto"/>
            <w:hideMark/>
          </w:tcPr>
          <w:p w14:paraId="67AFB2A5" w14:textId="77777777" w:rsidR="008D1943" w:rsidRDefault="008D1943" w:rsidP="007233C1">
            <w:pPr>
              <w:pStyle w:val="Bibliography"/>
              <w:rPr>
                <w:noProof/>
              </w:rPr>
            </w:pPr>
            <w:r>
              <w:rPr>
                <w:noProof/>
              </w:rPr>
              <w:t xml:space="preserve">S. B. S. Sadhukhan, “Avascular tumour growth models based on anomalous diffusion,” </w:t>
            </w:r>
            <w:r>
              <w:rPr>
                <w:i/>
                <w:iCs/>
                <w:noProof/>
              </w:rPr>
              <w:t xml:space="preserve">Journal of Biological Physics, </w:t>
            </w:r>
            <w:r>
              <w:rPr>
                <w:noProof/>
              </w:rPr>
              <w:t xml:space="preserve">vol. 46, no. 1, pp. 67-94, 2020. </w:t>
            </w:r>
          </w:p>
        </w:tc>
      </w:tr>
      <w:tr w:rsidR="008D1943" w14:paraId="28CD51D1" w14:textId="77777777" w:rsidTr="007233C1">
        <w:trPr>
          <w:tblCellSpacing w:w="15" w:type="dxa"/>
        </w:trPr>
        <w:tc>
          <w:tcPr>
            <w:tcW w:w="50" w:type="pct"/>
            <w:hideMark/>
          </w:tcPr>
          <w:p w14:paraId="7D809F77" w14:textId="77777777" w:rsidR="008D1943" w:rsidRDefault="008D1943" w:rsidP="007233C1">
            <w:pPr>
              <w:pStyle w:val="Bibliography"/>
              <w:rPr>
                <w:noProof/>
              </w:rPr>
            </w:pPr>
            <w:r>
              <w:rPr>
                <w:noProof/>
              </w:rPr>
              <w:t xml:space="preserve">[19] </w:t>
            </w:r>
          </w:p>
        </w:tc>
        <w:tc>
          <w:tcPr>
            <w:tcW w:w="0" w:type="auto"/>
            <w:hideMark/>
          </w:tcPr>
          <w:p w14:paraId="4A729510" w14:textId="77777777" w:rsidR="008D1943" w:rsidRDefault="008D1943" w:rsidP="007233C1">
            <w:pPr>
              <w:pStyle w:val="Bibliography"/>
              <w:rPr>
                <w:noProof/>
              </w:rPr>
            </w:pPr>
            <w:r>
              <w:rPr>
                <w:noProof/>
              </w:rPr>
              <w:t>R. Sibirtsev, “How to Avoid Bankruptcy: Monte Carlo Somulation of Three Financia Markets, using the Multifractal Model of Asset Returns,” GitHub, Stockholm, 2019.</w:t>
            </w:r>
          </w:p>
        </w:tc>
      </w:tr>
      <w:tr w:rsidR="008D1943" w14:paraId="06518EB8" w14:textId="77777777" w:rsidTr="007233C1">
        <w:trPr>
          <w:tblCellSpacing w:w="15" w:type="dxa"/>
        </w:trPr>
        <w:tc>
          <w:tcPr>
            <w:tcW w:w="50" w:type="pct"/>
            <w:hideMark/>
          </w:tcPr>
          <w:p w14:paraId="67C891F2" w14:textId="77777777" w:rsidR="008D1943" w:rsidRDefault="008D1943" w:rsidP="007233C1">
            <w:pPr>
              <w:pStyle w:val="Bibliography"/>
              <w:rPr>
                <w:noProof/>
              </w:rPr>
            </w:pPr>
            <w:r>
              <w:rPr>
                <w:noProof/>
              </w:rPr>
              <w:lastRenderedPageBreak/>
              <w:t xml:space="preserve">[20] </w:t>
            </w:r>
          </w:p>
        </w:tc>
        <w:tc>
          <w:tcPr>
            <w:tcW w:w="0" w:type="auto"/>
            <w:hideMark/>
          </w:tcPr>
          <w:p w14:paraId="1493D4A6" w14:textId="77777777" w:rsidR="008D1943" w:rsidRDefault="008D1943" w:rsidP="007233C1">
            <w:pPr>
              <w:pStyle w:val="Bibliography"/>
              <w:rPr>
                <w:noProof/>
              </w:rPr>
            </w:pPr>
            <w:r>
              <w:rPr>
                <w:noProof/>
              </w:rPr>
              <w:t xml:space="preserve">B. M. a. H. M. Taylor, “On The Distribution of Stock Price Differences,” </w:t>
            </w:r>
            <w:r>
              <w:rPr>
                <w:i/>
                <w:iCs/>
                <w:noProof/>
              </w:rPr>
              <w:t xml:space="preserve">Operations Research, </w:t>
            </w:r>
            <w:r>
              <w:rPr>
                <w:noProof/>
              </w:rPr>
              <w:t xml:space="preserve">vol. 15, no. 6, pp. 1057 - 1062, 1967. </w:t>
            </w:r>
          </w:p>
        </w:tc>
      </w:tr>
      <w:tr w:rsidR="008D1943" w14:paraId="1F1F89FA" w14:textId="77777777" w:rsidTr="007233C1">
        <w:trPr>
          <w:tblCellSpacing w:w="15" w:type="dxa"/>
        </w:trPr>
        <w:tc>
          <w:tcPr>
            <w:tcW w:w="50" w:type="pct"/>
            <w:hideMark/>
          </w:tcPr>
          <w:p w14:paraId="01DCD4FB" w14:textId="77777777" w:rsidR="008D1943" w:rsidRDefault="008D1943" w:rsidP="007233C1">
            <w:pPr>
              <w:pStyle w:val="Bibliography"/>
              <w:rPr>
                <w:noProof/>
              </w:rPr>
            </w:pPr>
            <w:r>
              <w:rPr>
                <w:noProof/>
              </w:rPr>
              <w:t xml:space="preserve">[21] </w:t>
            </w:r>
          </w:p>
        </w:tc>
        <w:tc>
          <w:tcPr>
            <w:tcW w:w="0" w:type="auto"/>
            <w:hideMark/>
          </w:tcPr>
          <w:p w14:paraId="0FE35423" w14:textId="77777777" w:rsidR="008D1943" w:rsidRDefault="008D1943" w:rsidP="007233C1">
            <w:pPr>
              <w:pStyle w:val="Bibliography"/>
              <w:rPr>
                <w:noProof/>
              </w:rPr>
            </w:pPr>
            <w:r>
              <w:rPr>
                <w:noProof/>
              </w:rPr>
              <w:t xml:space="preserve">T. &amp;. C. R. Y. &amp;. K. K. F. Bollerslev, “ARCH modeling in finance : A review of the theory and empirical evidence,” </w:t>
            </w:r>
            <w:r>
              <w:rPr>
                <w:i/>
                <w:iCs/>
                <w:noProof/>
              </w:rPr>
              <w:t xml:space="preserve">Journal of Econometrics, </w:t>
            </w:r>
            <w:r>
              <w:rPr>
                <w:noProof/>
              </w:rPr>
              <w:t xml:space="preserve">vol. 52, no. 1-2, pp. 5-59, 1992. </w:t>
            </w:r>
          </w:p>
        </w:tc>
      </w:tr>
      <w:tr w:rsidR="008D1943" w14:paraId="61A78485" w14:textId="77777777" w:rsidTr="007233C1">
        <w:trPr>
          <w:tblCellSpacing w:w="15" w:type="dxa"/>
        </w:trPr>
        <w:tc>
          <w:tcPr>
            <w:tcW w:w="50" w:type="pct"/>
            <w:hideMark/>
          </w:tcPr>
          <w:p w14:paraId="17FCFC56" w14:textId="77777777" w:rsidR="008D1943" w:rsidRDefault="008D1943" w:rsidP="007233C1">
            <w:pPr>
              <w:pStyle w:val="Bibliography"/>
              <w:rPr>
                <w:noProof/>
              </w:rPr>
            </w:pPr>
            <w:r>
              <w:rPr>
                <w:noProof/>
              </w:rPr>
              <w:t xml:space="preserve">[22] </w:t>
            </w:r>
          </w:p>
        </w:tc>
        <w:tc>
          <w:tcPr>
            <w:tcW w:w="0" w:type="auto"/>
            <w:hideMark/>
          </w:tcPr>
          <w:p w14:paraId="5F6931C7" w14:textId="77777777" w:rsidR="008D1943" w:rsidRDefault="008D1943" w:rsidP="007233C1">
            <w:pPr>
              <w:pStyle w:val="Bibliography"/>
              <w:rPr>
                <w:noProof/>
              </w:rPr>
            </w:pPr>
            <w:r>
              <w:rPr>
                <w:noProof/>
              </w:rPr>
              <w:t xml:space="preserve">R. F. Engle, “Autoregressive Conditional Heteroscedasticity with Estimates of the Variance of United,” </w:t>
            </w:r>
            <w:r>
              <w:rPr>
                <w:i/>
                <w:iCs/>
                <w:noProof/>
              </w:rPr>
              <w:t xml:space="preserve">Econometrica, </w:t>
            </w:r>
            <w:r>
              <w:rPr>
                <w:noProof/>
              </w:rPr>
              <w:t xml:space="preserve">vol. 50, no. 4, pp. 987-1007, 1982. </w:t>
            </w:r>
          </w:p>
        </w:tc>
      </w:tr>
      <w:tr w:rsidR="008D1943" w14:paraId="796AC828" w14:textId="77777777" w:rsidTr="007233C1">
        <w:trPr>
          <w:tblCellSpacing w:w="15" w:type="dxa"/>
        </w:trPr>
        <w:tc>
          <w:tcPr>
            <w:tcW w:w="50" w:type="pct"/>
            <w:hideMark/>
          </w:tcPr>
          <w:p w14:paraId="7293CB5D" w14:textId="77777777" w:rsidR="008D1943" w:rsidRDefault="008D1943" w:rsidP="007233C1">
            <w:pPr>
              <w:pStyle w:val="Bibliography"/>
              <w:rPr>
                <w:noProof/>
              </w:rPr>
            </w:pPr>
            <w:r>
              <w:rPr>
                <w:noProof/>
              </w:rPr>
              <w:t xml:space="preserve">[23] </w:t>
            </w:r>
          </w:p>
        </w:tc>
        <w:tc>
          <w:tcPr>
            <w:tcW w:w="0" w:type="auto"/>
            <w:hideMark/>
          </w:tcPr>
          <w:p w14:paraId="2AEDA1F4" w14:textId="77777777" w:rsidR="008D1943" w:rsidRDefault="008D1943" w:rsidP="007233C1">
            <w:pPr>
              <w:pStyle w:val="Bibliography"/>
              <w:rPr>
                <w:noProof/>
              </w:rPr>
            </w:pPr>
            <w:r>
              <w:rPr>
                <w:noProof/>
              </w:rPr>
              <w:t xml:space="preserve">L.-Y. W. C.-H. C. J.-R Chang, “A hybrid ANFIS model based on AR and volatility for TAIEX forecasting,” </w:t>
            </w:r>
            <w:r>
              <w:rPr>
                <w:i/>
                <w:iCs/>
                <w:noProof/>
              </w:rPr>
              <w:t xml:space="preserve">Applied Soft Computing, </w:t>
            </w:r>
            <w:r>
              <w:rPr>
                <w:noProof/>
              </w:rPr>
              <w:t xml:space="preserve">vol. 11, pp. 1388-1395, 2011. </w:t>
            </w:r>
          </w:p>
        </w:tc>
      </w:tr>
      <w:tr w:rsidR="008D1943" w14:paraId="65E1E43E" w14:textId="77777777" w:rsidTr="007233C1">
        <w:trPr>
          <w:tblCellSpacing w:w="15" w:type="dxa"/>
        </w:trPr>
        <w:tc>
          <w:tcPr>
            <w:tcW w:w="50" w:type="pct"/>
            <w:hideMark/>
          </w:tcPr>
          <w:p w14:paraId="108DA16B" w14:textId="77777777" w:rsidR="008D1943" w:rsidRDefault="008D1943" w:rsidP="007233C1">
            <w:pPr>
              <w:pStyle w:val="Bibliography"/>
              <w:rPr>
                <w:noProof/>
              </w:rPr>
            </w:pPr>
            <w:r>
              <w:rPr>
                <w:noProof/>
              </w:rPr>
              <w:t xml:space="preserve">[24] </w:t>
            </w:r>
          </w:p>
        </w:tc>
        <w:tc>
          <w:tcPr>
            <w:tcW w:w="0" w:type="auto"/>
            <w:hideMark/>
          </w:tcPr>
          <w:p w14:paraId="24763527" w14:textId="77777777" w:rsidR="008D1943" w:rsidRDefault="008D1943" w:rsidP="007233C1">
            <w:pPr>
              <w:pStyle w:val="Bibliography"/>
              <w:rPr>
                <w:noProof/>
              </w:rPr>
            </w:pPr>
            <w:r>
              <w:rPr>
                <w:noProof/>
              </w:rPr>
              <w:t xml:space="preserve">S. A. A. P. A. Thavaneswarana, “Weighted possibilistic moments of fuzzy numbers with applications to GARCH modeling and option pricing,” </w:t>
            </w:r>
            <w:r>
              <w:rPr>
                <w:i/>
                <w:iCs/>
                <w:noProof/>
              </w:rPr>
              <w:t xml:space="preserve">Mathematical and Computer Modelling, </w:t>
            </w:r>
            <w:r>
              <w:rPr>
                <w:noProof/>
              </w:rPr>
              <w:t xml:space="preserve">vol. 49, pp. 352-368, 2009. </w:t>
            </w:r>
          </w:p>
        </w:tc>
      </w:tr>
      <w:tr w:rsidR="008D1943" w14:paraId="325CD2B2" w14:textId="77777777" w:rsidTr="007233C1">
        <w:trPr>
          <w:tblCellSpacing w:w="15" w:type="dxa"/>
        </w:trPr>
        <w:tc>
          <w:tcPr>
            <w:tcW w:w="50" w:type="pct"/>
            <w:hideMark/>
          </w:tcPr>
          <w:p w14:paraId="25FE1EE1" w14:textId="77777777" w:rsidR="008D1943" w:rsidRDefault="008D1943" w:rsidP="007233C1">
            <w:pPr>
              <w:pStyle w:val="Bibliography"/>
              <w:rPr>
                <w:noProof/>
              </w:rPr>
            </w:pPr>
            <w:r>
              <w:rPr>
                <w:noProof/>
              </w:rPr>
              <w:t xml:space="preserve">[25] </w:t>
            </w:r>
          </w:p>
        </w:tc>
        <w:tc>
          <w:tcPr>
            <w:tcW w:w="0" w:type="auto"/>
            <w:hideMark/>
          </w:tcPr>
          <w:p w14:paraId="20F356FC" w14:textId="77777777" w:rsidR="008D1943" w:rsidRDefault="008D1943" w:rsidP="007233C1">
            <w:pPr>
              <w:pStyle w:val="Bibliography"/>
              <w:rPr>
                <w:noProof/>
              </w:rPr>
            </w:pPr>
            <w:r>
              <w:rPr>
                <w:noProof/>
              </w:rPr>
              <w:t xml:space="preserve">S. S. L. I. P. P. Ioannis E Livieris, “Smoothing and stationarity enforcement framework for deep learning time-series forecasting,” </w:t>
            </w:r>
            <w:r>
              <w:rPr>
                <w:i/>
                <w:iCs/>
                <w:noProof/>
              </w:rPr>
              <w:t xml:space="preserve">Neural Comput Applications, </w:t>
            </w:r>
            <w:r>
              <w:rPr>
                <w:noProof/>
              </w:rPr>
              <w:t xml:space="preserve">vol. 33, no. 20, pp. 14021-14035, 2021. </w:t>
            </w:r>
          </w:p>
        </w:tc>
      </w:tr>
      <w:tr w:rsidR="008D1943" w14:paraId="55678503" w14:textId="77777777" w:rsidTr="007233C1">
        <w:trPr>
          <w:tblCellSpacing w:w="15" w:type="dxa"/>
        </w:trPr>
        <w:tc>
          <w:tcPr>
            <w:tcW w:w="50" w:type="pct"/>
            <w:hideMark/>
          </w:tcPr>
          <w:p w14:paraId="2E0BC5A4" w14:textId="77777777" w:rsidR="008D1943" w:rsidRDefault="008D1943" w:rsidP="007233C1">
            <w:pPr>
              <w:pStyle w:val="Bibliography"/>
              <w:rPr>
                <w:noProof/>
              </w:rPr>
            </w:pPr>
            <w:r>
              <w:rPr>
                <w:noProof/>
              </w:rPr>
              <w:t xml:space="preserve">[26] </w:t>
            </w:r>
          </w:p>
        </w:tc>
        <w:tc>
          <w:tcPr>
            <w:tcW w:w="0" w:type="auto"/>
            <w:hideMark/>
          </w:tcPr>
          <w:p w14:paraId="14A9E94A" w14:textId="77777777" w:rsidR="008D1943" w:rsidRDefault="008D1943" w:rsidP="007233C1">
            <w:pPr>
              <w:pStyle w:val="Bibliography"/>
              <w:rPr>
                <w:noProof/>
              </w:rPr>
            </w:pPr>
            <w:r>
              <w:rPr>
                <w:noProof/>
              </w:rPr>
              <w:t xml:space="preserve">D. S. K.Mitra, “An Option Pricing Model That Combines Neural Network Approach and Black Scholes Formula,” </w:t>
            </w:r>
            <w:r>
              <w:rPr>
                <w:i/>
                <w:iCs/>
                <w:noProof/>
              </w:rPr>
              <w:t xml:space="preserve">Global Journal of Computer Science and Technology, </w:t>
            </w:r>
            <w:r>
              <w:rPr>
                <w:noProof/>
              </w:rPr>
              <w:t xml:space="preserve">vol. 12, no. 4, pp. 1-11, 2012. </w:t>
            </w:r>
          </w:p>
        </w:tc>
      </w:tr>
      <w:tr w:rsidR="008D1943" w14:paraId="222CD300" w14:textId="77777777" w:rsidTr="007233C1">
        <w:trPr>
          <w:tblCellSpacing w:w="15" w:type="dxa"/>
        </w:trPr>
        <w:tc>
          <w:tcPr>
            <w:tcW w:w="50" w:type="pct"/>
            <w:hideMark/>
          </w:tcPr>
          <w:p w14:paraId="7F66A8B7" w14:textId="77777777" w:rsidR="008D1943" w:rsidRDefault="008D1943" w:rsidP="007233C1">
            <w:pPr>
              <w:pStyle w:val="Bibliography"/>
              <w:rPr>
                <w:noProof/>
              </w:rPr>
            </w:pPr>
            <w:r>
              <w:rPr>
                <w:noProof/>
              </w:rPr>
              <w:t xml:space="preserve">[27] </w:t>
            </w:r>
          </w:p>
        </w:tc>
        <w:tc>
          <w:tcPr>
            <w:tcW w:w="0" w:type="auto"/>
            <w:hideMark/>
          </w:tcPr>
          <w:p w14:paraId="20637283" w14:textId="77777777" w:rsidR="008D1943" w:rsidRDefault="008D1943" w:rsidP="007233C1">
            <w:pPr>
              <w:pStyle w:val="Bibliography"/>
              <w:rPr>
                <w:noProof/>
              </w:rPr>
            </w:pPr>
            <w:r>
              <w:rPr>
                <w:noProof/>
              </w:rPr>
              <w:t xml:space="preserve">A. Bucci, “Realized Volatility Forecasting with Neural Networks,” </w:t>
            </w:r>
            <w:r>
              <w:rPr>
                <w:i/>
                <w:iCs/>
                <w:noProof/>
              </w:rPr>
              <w:t xml:space="preserve">Journal of Financial Econometrics, </w:t>
            </w:r>
            <w:r>
              <w:rPr>
                <w:noProof/>
              </w:rPr>
              <w:t xml:space="preserve">vol. 18, no. 3, pp. 502-531, 2020. </w:t>
            </w:r>
          </w:p>
        </w:tc>
      </w:tr>
      <w:tr w:rsidR="008D1943" w14:paraId="2AA094DF" w14:textId="77777777" w:rsidTr="007233C1">
        <w:trPr>
          <w:tblCellSpacing w:w="15" w:type="dxa"/>
        </w:trPr>
        <w:tc>
          <w:tcPr>
            <w:tcW w:w="50" w:type="pct"/>
            <w:hideMark/>
          </w:tcPr>
          <w:p w14:paraId="2CA75E73" w14:textId="77777777" w:rsidR="008D1943" w:rsidRDefault="008D1943" w:rsidP="007233C1">
            <w:pPr>
              <w:pStyle w:val="Bibliography"/>
              <w:rPr>
                <w:noProof/>
              </w:rPr>
            </w:pPr>
            <w:r>
              <w:rPr>
                <w:noProof/>
              </w:rPr>
              <w:t xml:space="preserve">[28] </w:t>
            </w:r>
          </w:p>
        </w:tc>
        <w:tc>
          <w:tcPr>
            <w:tcW w:w="0" w:type="auto"/>
            <w:hideMark/>
          </w:tcPr>
          <w:p w14:paraId="2BDF2524" w14:textId="77777777" w:rsidR="008D1943" w:rsidRDefault="008D1943" w:rsidP="007233C1">
            <w:pPr>
              <w:pStyle w:val="Bibliography"/>
              <w:rPr>
                <w:noProof/>
              </w:rPr>
            </w:pPr>
            <w:r>
              <w:rPr>
                <w:noProof/>
              </w:rPr>
              <w:t xml:space="preserve">B. Y. Fang Jia, “Forecasting Volatility of Stock Index: Deep Learning Model with Likelihood-Based Loss Function,” </w:t>
            </w:r>
            <w:r>
              <w:rPr>
                <w:i/>
                <w:iCs/>
                <w:noProof/>
              </w:rPr>
              <w:t xml:space="preserve">Hindawi Complexity, </w:t>
            </w:r>
            <w:r>
              <w:rPr>
                <w:noProof/>
              </w:rPr>
              <w:t xml:space="preserve">vol. 2021, p. 13, 2021. </w:t>
            </w:r>
          </w:p>
        </w:tc>
      </w:tr>
      <w:tr w:rsidR="008D1943" w14:paraId="10D429FF" w14:textId="77777777" w:rsidTr="007233C1">
        <w:trPr>
          <w:tblCellSpacing w:w="15" w:type="dxa"/>
        </w:trPr>
        <w:tc>
          <w:tcPr>
            <w:tcW w:w="50" w:type="pct"/>
            <w:hideMark/>
          </w:tcPr>
          <w:p w14:paraId="6D7BEABA" w14:textId="77777777" w:rsidR="008D1943" w:rsidRDefault="008D1943" w:rsidP="007233C1">
            <w:pPr>
              <w:pStyle w:val="Bibliography"/>
              <w:rPr>
                <w:noProof/>
              </w:rPr>
            </w:pPr>
            <w:r>
              <w:rPr>
                <w:noProof/>
              </w:rPr>
              <w:t xml:space="preserve">[29] </w:t>
            </w:r>
          </w:p>
        </w:tc>
        <w:tc>
          <w:tcPr>
            <w:tcW w:w="0" w:type="auto"/>
            <w:hideMark/>
          </w:tcPr>
          <w:p w14:paraId="45E8D8DB" w14:textId="77777777" w:rsidR="008D1943" w:rsidRDefault="008D1943" w:rsidP="007233C1">
            <w:pPr>
              <w:pStyle w:val="Bibliography"/>
              <w:rPr>
                <w:noProof/>
              </w:rPr>
            </w:pPr>
            <w:r>
              <w:rPr>
                <w:noProof/>
              </w:rPr>
              <w:t xml:space="preserve">R. K. T. J. F. Z. Z. a. M. S. A. Thavaneswaran, “Fuzzy Option Pricing Using a Novel Data-Driven Feed Forward Neural Network Volatility Model,” 2019. </w:t>
            </w:r>
          </w:p>
        </w:tc>
      </w:tr>
      <w:tr w:rsidR="008D1943" w14:paraId="7D472E6F" w14:textId="77777777" w:rsidTr="007233C1">
        <w:trPr>
          <w:tblCellSpacing w:w="15" w:type="dxa"/>
        </w:trPr>
        <w:tc>
          <w:tcPr>
            <w:tcW w:w="50" w:type="pct"/>
            <w:hideMark/>
          </w:tcPr>
          <w:p w14:paraId="365BC659" w14:textId="77777777" w:rsidR="008D1943" w:rsidRDefault="008D1943" w:rsidP="007233C1">
            <w:pPr>
              <w:pStyle w:val="Bibliography"/>
              <w:rPr>
                <w:noProof/>
              </w:rPr>
            </w:pPr>
            <w:r>
              <w:rPr>
                <w:noProof/>
              </w:rPr>
              <w:t xml:space="preserve">[30] </w:t>
            </w:r>
          </w:p>
        </w:tc>
        <w:tc>
          <w:tcPr>
            <w:tcW w:w="0" w:type="auto"/>
            <w:hideMark/>
          </w:tcPr>
          <w:p w14:paraId="79D50C56" w14:textId="77777777" w:rsidR="008D1943" w:rsidRDefault="008D1943" w:rsidP="007233C1">
            <w:pPr>
              <w:pStyle w:val="Bibliography"/>
              <w:rPr>
                <w:noProof/>
              </w:rPr>
            </w:pPr>
            <w:r>
              <w:rPr>
                <w:noProof/>
              </w:rPr>
              <w:t xml:space="preserve">D. B. a. Z. I. A. Site, “Stock Market Forecasting Using Machine Learning Models,” Izmir, Turkey, 2019. </w:t>
            </w:r>
          </w:p>
        </w:tc>
      </w:tr>
      <w:tr w:rsidR="008D1943" w14:paraId="28704AAC" w14:textId="77777777" w:rsidTr="007233C1">
        <w:trPr>
          <w:tblCellSpacing w:w="15" w:type="dxa"/>
        </w:trPr>
        <w:tc>
          <w:tcPr>
            <w:tcW w:w="50" w:type="pct"/>
            <w:hideMark/>
          </w:tcPr>
          <w:p w14:paraId="2ECD4772" w14:textId="77777777" w:rsidR="008D1943" w:rsidRDefault="008D1943" w:rsidP="007233C1">
            <w:pPr>
              <w:pStyle w:val="Bibliography"/>
              <w:rPr>
                <w:noProof/>
              </w:rPr>
            </w:pPr>
            <w:r>
              <w:rPr>
                <w:noProof/>
              </w:rPr>
              <w:t xml:space="preserve">[31] </w:t>
            </w:r>
          </w:p>
        </w:tc>
        <w:tc>
          <w:tcPr>
            <w:tcW w:w="0" w:type="auto"/>
            <w:hideMark/>
          </w:tcPr>
          <w:p w14:paraId="143AA247" w14:textId="77777777" w:rsidR="008D1943" w:rsidRDefault="008D1943" w:rsidP="007233C1">
            <w:pPr>
              <w:pStyle w:val="Bibliography"/>
              <w:rPr>
                <w:noProof/>
              </w:rPr>
            </w:pPr>
            <w:r>
              <w:rPr>
                <w:noProof/>
              </w:rPr>
              <w:t>J. C. Sullivan, “Stock Price Volatility Prediction with Long ShortTerm Memory Neural Networks,” Stanford University, Stanford, CA, 2019.</w:t>
            </w:r>
          </w:p>
        </w:tc>
      </w:tr>
      <w:tr w:rsidR="008D1943" w14:paraId="7CC94EAF" w14:textId="77777777" w:rsidTr="007233C1">
        <w:trPr>
          <w:tblCellSpacing w:w="15" w:type="dxa"/>
        </w:trPr>
        <w:tc>
          <w:tcPr>
            <w:tcW w:w="50" w:type="pct"/>
            <w:hideMark/>
          </w:tcPr>
          <w:p w14:paraId="76ED69E5" w14:textId="77777777" w:rsidR="008D1943" w:rsidRDefault="008D1943" w:rsidP="007233C1">
            <w:pPr>
              <w:pStyle w:val="Bibliography"/>
              <w:rPr>
                <w:noProof/>
              </w:rPr>
            </w:pPr>
            <w:r>
              <w:rPr>
                <w:noProof/>
              </w:rPr>
              <w:t xml:space="preserve">[32] </w:t>
            </w:r>
          </w:p>
        </w:tc>
        <w:tc>
          <w:tcPr>
            <w:tcW w:w="0" w:type="auto"/>
            <w:hideMark/>
          </w:tcPr>
          <w:p w14:paraId="0D0465FD" w14:textId="77777777" w:rsidR="008D1943" w:rsidRDefault="008D1943" w:rsidP="007233C1">
            <w:pPr>
              <w:pStyle w:val="Bibliography"/>
              <w:rPr>
                <w:noProof/>
              </w:rPr>
            </w:pPr>
            <w:r>
              <w:rPr>
                <w:noProof/>
              </w:rPr>
              <w:t xml:space="preserve">M. a. G. M. Fabbri, “Dow Jones Trading with Deep Learning: The Unreasonable Effectiveness of Recurrent Neural Networks,” 2018. </w:t>
            </w:r>
          </w:p>
        </w:tc>
      </w:tr>
      <w:tr w:rsidR="008D1943" w14:paraId="58235C58" w14:textId="77777777" w:rsidTr="007233C1">
        <w:trPr>
          <w:tblCellSpacing w:w="15" w:type="dxa"/>
        </w:trPr>
        <w:tc>
          <w:tcPr>
            <w:tcW w:w="50" w:type="pct"/>
            <w:hideMark/>
          </w:tcPr>
          <w:p w14:paraId="51DC7D1E" w14:textId="77777777" w:rsidR="008D1943" w:rsidRDefault="008D1943" w:rsidP="007233C1">
            <w:pPr>
              <w:pStyle w:val="Bibliography"/>
              <w:rPr>
                <w:noProof/>
              </w:rPr>
            </w:pPr>
            <w:r>
              <w:rPr>
                <w:noProof/>
              </w:rPr>
              <w:t xml:space="preserve">[33] </w:t>
            </w:r>
          </w:p>
        </w:tc>
        <w:tc>
          <w:tcPr>
            <w:tcW w:w="0" w:type="auto"/>
            <w:hideMark/>
          </w:tcPr>
          <w:p w14:paraId="12B8D72C" w14:textId="77777777" w:rsidR="008D1943" w:rsidRDefault="008D1943" w:rsidP="007233C1">
            <w:pPr>
              <w:pStyle w:val="Bibliography"/>
              <w:rPr>
                <w:noProof/>
              </w:rPr>
            </w:pPr>
            <w:r>
              <w:rPr>
                <w:noProof/>
              </w:rPr>
              <w:t xml:space="preserve">K. K. T. Y. Shiratori T, “Prediction of hierarchical time series using structured regularization and its application to artificial neural networks,” </w:t>
            </w:r>
            <w:r>
              <w:rPr>
                <w:i/>
                <w:iCs/>
                <w:noProof/>
              </w:rPr>
              <w:t xml:space="preserve">Plos One, </w:t>
            </w:r>
            <w:r>
              <w:rPr>
                <w:noProof/>
              </w:rPr>
              <w:t xml:space="preserve">vol. 15, no. 11, 2020. </w:t>
            </w:r>
          </w:p>
        </w:tc>
      </w:tr>
      <w:tr w:rsidR="008D1943" w14:paraId="74EE2087" w14:textId="77777777" w:rsidTr="007233C1">
        <w:trPr>
          <w:tblCellSpacing w:w="15" w:type="dxa"/>
        </w:trPr>
        <w:tc>
          <w:tcPr>
            <w:tcW w:w="50" w:type="pct"/>
            <w:hideMark/>
          </w:tcPr>
          <w:p w14:paraId="5F9A7FFF" w14:textId="77777777" w:rsidR="008D1943" w:rsidRDefault="008D1943" w:rsidP="007233C1">
            <w:pPr>
              <w:pStyle w:val="Bibliography"/>
              <w:rPr>
                <w:noProof/>
              </w:rPr>
            </w:pPr>
            <w:r>
              <w:rPr>
                <w:noProof/>
              </w:rPr>
              <w:t xml:space="preserve">[34] </w:t>
            </w:r>
          </w:p>
        </w:tc>
        <w:tc>
          <w:tcPr>
            <w:tcW w:w="0" w:type="auto"/>
            <w:hideMark/>
          </w:tcPr>
          <w:p w14:paraId="452D4648" w14:textId="77777777" w:rsidR="008D1943" w:rsidRDefault="008D1943" w:rsidP="007233C1">
            <w:pPr>
              <w:pStyle w:val="Bibliography"/>
              <w:rPr>
                <w:noProof/>
              </w:rPr>
            </w:pPr>
            <w:r>
              <w:rPr>
                <w:noProof/>
              </w:rPr>
              <w:t xml:space="preserve">J. S. R. S. P. T. a. K. K. Patel, “Predicting stock and stock price index movement using Trend Deterministic Data Preparation and machine learning techniques,” </w:t>
            </w:r>
            <w:r>
              <w:rPr>
                <w:i/>
                <w:iCs/>
                <w:noProof/>
              </w:rPr>
              <w:t xml:space="preserve">Expert Systems with Applications, </w:t>
            </w:r>
            <w:r>
              <w:rPr>
                <w:noProof/>
              </w:rPr>
              <w:t xml:space="preserve">vol. 42, pp. 259-268, 2015. </w:t>
            </w:r>
          </w:p>
        </w:tc>
      </w:tr>
      <w:tr w:rsidR="008D1943" w14:paraId="65E494FD" w14:textId="77777777" w:rsidTr="007233C1">
        <w:trPr>
          <w:tblCellSpacing w:w="15" w:type="dxa"/>
        </w:trPr>
        <w:tc>
          <w:tcPr>
            <w:tcW w:w="50" w:type="pct"/>
            <w:hideMark/>
          </w:tcPr>
          <w:p w14:paraId="6E62DC38" w14:textId="77777777" w:rsidR="008D1943" w:rsidRDefault="008D1943" w:rsidP="007233C1">
            <w:pPr>
              <w:pStyle w:val="Bibliography"/>
              <w:rPr>
                <w:noProof/>
              </w:rPr>
            </w:pPr>
            <w:r>
              <w:rPr>
                <w:noProof/>
              </w:rPr>
              <w:t xml:space="preserve">[35] </w:t>
            </w:r>
          </w:p>
        </w:tc>
        <w:tc>
          <w:tcPr>
            <w:tcW w:w="0" w:type="auto"/>
            <w:hideMark/>
          </w:tcPr>
          <w:p w14:paraId="61A72FE0" w14:textId="77777777" w:rsidR="008D1943" w:rsidRDefault="008D1943" w:rsidP="007233C1">
            <w:pPr>
              <w:pStyle w:val="Bibliography"/>
              <w:rPr>
                <w:noProof/>
              </w:rPr>
            </w:pPr>
            <w:r>
              <w:rPr>
                <w:noProof/>
              </w:rPr>
              <w:t xml:space="preserve">J. S. Sepp Hochreiter, “Long Short-Term Memory,” </w:t>
            </w:r>
            <w:r>
              <w:rPr>
                <w:i/>
                <w:iCs/>
                <w:noProof/>
              </w:rPr>
              <w:t xml:space="preserve">Neural Computation, </w:t>
            </w:r>
            <w:r>
              <w:rPr>
                <w:noProof/>
              </w:rPr>
              <w:t xml:space="preserve">vol. 9, no. 8, pp. 1735-1780, 1997. </w:t>
            </w:r>
          </w:p>
        </w:tc>
      </w:tr>
      <w:tr w:rsidR="008D1943" w14:paraId="5C32E850" w14:textId="77777777" w:rsidTr="007233C1">
        <w:trPr>
          <w:tblCellSpacing w:w="15" w:type="dxa"/>
        </w:trPr>
        <w:tc>
          <w:tcPr>
            <w:tcW w:w="50" w:type="pct"/>
            <w:hideMark/>
          </w:tcPr>
          <w:p w14:paraId="0D34AE57" w14:textId="77777777" w:rsidR="008D1943" w:rsidRDefault="008D1943" w:rsidP="007233C1">
            <w:pPr>
              <w:pStyle w:val="Bibliography"/>
              <w:rPr>
                <w:noProof/>
              </w:rPr>
            </w:pPr>
            <w:r>
              <w:rPr>
                <w:noProof/>
              </w:rPr>
              <w:t xml:space="preserve">[36] </w:t>
            </w:r>
          </w:p>
        </w:tc>
        <w:tc>
          <w:tcPr>
            <w:tcW w:w="0" w:type="auto"/>
            <w:hideMark/>
          </w:tcPr>
          <w:p w14:paraId="3910FFD2" w14:textId="77777777" w:rsidR="008D1943" w:rsidRDefault="008D1943" w:rsidP="007233C1">
            <w:pPr>
              <w:pStyle w:val="Bibliography"/>
              <w:rPr>
                <w:noProof/>
              </w:rPr>
            </w:pPr>
            <w:r>
              <w:rPr>
                <w:noProof/>
              </w:rPr>
              <w:t>S. Saxena, “Introduction to Long Short Term Memory (LSTM),” 2021. [Online]. Available: https://www.analyticsvidhya.com/blog/2021/03/introduction-to-long-short-term-memory-lstm/. [Accessed 05 September 2022].</w:t>
            </w:r>
          </w:p>
        </w:tc>
      </w:tr>
      <w:tr w:rsidR="008D1943" w14:paraId="54E73A92" w14:textId="77777777" w:rsidTr="007233C1">
        <w:trPr>
          <w:tblCellSpacing w:w="15" w:type="dxa"/>
        </w:trPr>
        <w:tc>
          <w:tcPr>
            <w:tcW w:w="50" w:type="pct"/>
            <w:hideMark/>
          </w:tcPr>
          <w:p w14:paraId="28073AC7" w14:textId="77777777" w:rsidR="008D1943" w:rsidRDefault="008D1943" w:rsidP="007233C1">
            <w:pPr>
              <w:pStyle w:val="Bibliography"/>
              <w:rPr>
                <w:noProof/>
              </w:rPr>
            </w:pPr>
            <w:r>
              <w:rPr>
                <w:noProof/>
              </w:rPr>
              <w:t xml:space="preserve">[37] </w:t>
            </w:r>
          </w:p>
        </w:tc>
        <w:tc>
          <w:tcPr>
            <w:tcW w:w="0" w:type="auto"/>
            <w:hideMark/>
          </w:tcPr>
          <w:p w14:paraId="3866A57B" w14:textId="77777777" w:rsidR="008D1943" w:rsidRDefault="008D1943" w:rsidP="007233C1">
            <w:pPr>
              <w:pStyle w:val="Bibliography"/>
              <w:rPr>
                <w:noProof/>
              </w:rPr>
            </w:pPr>
            <w:r>
              <w:rPr>
                <w:noProof/>
              </w:rPr>
              <w:t>A. Agarwal, “Next-Word-Prediction-Using-LSTM,” 2021. [Online]. Available: https://github.com/Code-With-aashi/Next-Word-Prediction-Using-LSTM. [Accessed 12 September 2022].</w:t>
            </w:r>
          </w:p>
        </w:tc>
      </w:tr>
      <w:tr w:rsidR="008D1943" w14:paraId="03406E0F" w14:textId="77777777" w:rsidTr="007233C1">
        <w:trPr>
          <w:tblCellSpacing w:w="15" w:type="dxa"/>
        </w:trPr>
        <w:tc>
          <w:tcPr>
            <w:tcW w:w="50" w:type="pct"/>
            <w:hideMark/>
          </w:tcPr>
          <w:p w14:paraId="45BED98A" w14:textId="77777777" w:rsidR="008D1943" w:rsidRDefault="008D1943" w:rsidP="007233C1">
            <w:pPr>
              <w:pStyle w:val="Bibliography"/>
              <w:rPr>
                <w:noProof/>
              </w:rPr>
            </w:pPr>
            <w:r>
              <w:rPr>
                <w:noProof/>
              </w:rPr>
              <w:lastRenderedPageBreak/>
              <w:t xml:space="preserve">[38] </w:t>
            </w:r>
          </w:p>
        </w:tc>
        <w:tc>
          <w:tcPr>
            <w:tcW w:w="0" w:type="auto"/>
            <w:hideMark/>
          </w:tcPr>
          <w:p w14:paraId="45AC6F8E" w14:textId="77777777" w:rsidR="008D1943" w:rsidRDefault="008D1943" w:rsidP="007233C1">
            <w:pPr>
              <w:pStyle w:val="Bibliography"/>
              <w:rPr>
                <w:noProof/>
              </w:rPr>
            </w:pPr>
            <w:r>
              <w:rPr>
                <w:noProof/>
              </w:rPr>
              <w:t xml:space="preserve">T. B. T. I. B. Dirk P. Kroese, “Why the Monte Carlo method is so important today,” </w:t>
            </w:r>
            <w:r>
              <w:rPr>
                <w:i/>
                <w:iCs/>
                <w:noProof/>
              </w:rPr>
              <w:t xml:space="preserve">Computational Statistics, </w:t>
            </w:r>
            <w:r>
              <w:rPr>
                <w:noProof/>
              </w:rPr>
              <w:t xml:space="preserve">vol. 6, no. 6, pp. 386-392, 2014. </w:t>
            </w:r>
          </w:p>
        </w:tc>
      </w:tr>
      <w:tr w:rsidR="008D1943" w14:paraId="3AE51F7F" w14:textId="77777777" w:rsidTr="007233C1">
        <w:trPr>
          <w:tblCellSpacing w:w="15" w:type="dxa"/>
        </w:trPr>
        <w:tc>
          <w:tcPr>
            <w:tcW w:w="50" w:type="pct"/>
            <w:hideMark/>
          </w:tcPr>
          <w:p w14:paraId="59CAF643" w14:textId="77777777" w:rsidR="008D1943" w:rsidRDefault="008D1943" w:rsidP="007233C1">
            <w:pPr>
              <w:pStyle w:val="Bibliography"/>
              <w:rPr>
                <w:noProof/>
              </w:rPr>
            </w:pPr>
            <w:r>
              <w:rPr>
                <w:noProof/>
              </w:rPr>
              <w:t xml:space="preserve">[39] </w:t>
            </w:r>
          </w:p>
        </w:tc>
        <w:tc>
          <w:tcPr>
            <w:tcW w:w="0" w:type="auto"/>
            <w:hideMark/>
          </w:tcPr>
          <w:p w14:paraId="5A5646C0" w14:textId="77777777" w:rsidR="008D1943" w:rsidRDefault="008D1943" w:rsidP="007233C1">
            <w:pPr>
              <w:pStyle w:val="Bibliography"/>
              <w:rPr>
                <w:noProof/>
              </w:rPr>
            </w:pPr>
            <w:r>
              <w:rPr>
                <w:noProof/>
              </w:rPr>
              <w:t xml:space="preserve">X. J. N. J.-Z. H. a. L. W. Zhang, “Double-jump diffusion model for VIX: evidence from VVIX,” </w:t>
            </w:r>
            <w:r>
              <w:rPr>
                <w:i/>
                <w:iCs/>
                <w:noProof/>
              </w:rPr>
              <w:t xml:space="preserve">Quantitative Finance, </w:t>
            </w:r>
            <w:r>
              <w:rPr>
                <w:noProof/>
              </w:rPr>
              <w:t xml:space="preserve">vol. 17, pp. 227-240, 2015. </w:t>
            </w:r>
          </w:p>
        </w:tc>
      </w:tr>
      <w:tr w:rsidR="008D1943" w14:paraId="4AF85803" w14:textId="77777777" w:rsidTr="007233C1">
        <w:trPr>
          <w:tblCellSpacing w:w="15" w:type="dxa"/>
        </w:trPr>
        <w:tc>
          <w:tcPr>
            <w:tcW w:w="50" w:type="pct"/>
            <w:hideMark/>
          </w:tcPr>
          <w:p w14:paraId="02F62C9F" w14:textId="77777777" w:rsidR="008D1943" w:rsidRDefault="008D1943" w:rsidP="007233C1">
            <w:pPr>
              <w:pStyle w:val="Bibliography"/>
              <w:rPr>
                <w:noProof/>
              </w:rPr>
            </w:pPr>
            <w:r>
              <w:rPr>
                <w:noProof/>
              </w:rPr>
              <w:t xml:space="preserve">[40] </w:t>
            </w:r>
          </w:p>
        </w:tc>
        <w:tc>
          <w:tcPr>
            <w:tcW w:w="0" w:type="auto"/>
            <w:hideMark/>
          </w:tcPr>
          <w:p w14:paraId="391A8F4D" w14:textId="77777777" w:rsidR="008D1943" w:rsidRDefault="008D1943" w:rsidP="007233C1">
            <w:pPr>
              <w:pStyle w:val="Bibliography"/>
              <w:rPr>
                <w:noProof/>
              </w:rPr>
            </w:pPr>
            <w:r>
              <w:rPr>
                <w:noProof/>
              </w:rPr>
              <w:t>K. Muralidhar, Monte Carlo Simulation, Encyclopedia of Information Systems, Elsevier, 2003, pp. 193-201.</w:t>
            </w:r>
          </w:p>
        </w:tc>
      </w:tr>
      <w:tr w:rsidR="008D1943" w14:paraId="117F6D58" w14:textId="77777777" w:rsidTr="007233C1">
        <w:trPr>
          <w:tblCellSpacing w:w="15" w:type="dxa"/>
        </w:trPr>
        <w:tc>
          <w:tcPr>
            <w:tcW w:w="50" w:type="pct"/>
            <w:hideMark/>
          </w:tcPr>
          <w:p w14:paraId="3455502B" w14:textId="77777777" w:rsidR="008D1943" w:rsidRDefault="008D1943" w:rsidP="007233C1">
            <w:pPr>
              <w:pStyle w:val="Bibliography"/>
              <w:rPr>
                <w:noProof/>
              </w:rPr>
            </w:pPr>
            <w:r>
              <w:rPr>
                <w:noProof/>
              </w:rPr>
              <w:t xml:space="preserve">[41] </w:t>
            </w:r>
          </w:p>
        </w:tc>
        <w:tc>
          <w:tcPr>
            <w:tcW w:w="0" w:type="auto"/>
            <w:hideMark/>
          </w:tcPr>
          <w:p w14:paraId="47F15CBC" w14:textId="77777777" w:rsidR="008D1943" w:rsidRDefault="008D1943" w:rsidP="007233C1">
            <w:pPr>
              <w:pStyle w:val="Bibliography"/>
              <w:rPr>
                <w:noProof/>
              </w:rPr>
            </w:pPr>
            <w:r>
              <w:rPr>
                <w:noProof/>
              </w:rPr>
              <w:t xml:space="preserve">W. K. Hastings, “Monte Carlo sampling methods using Markov chains and their applications,” </w:t>
            </w:r>
            <w:r>
              <w:rPr>
                <w:i/>
                <w:iCs/>
                <w:noProof/>
              </w:rPr>
              <w:t xml:space="preserve">Biometrika, </w:t>
            </w:r>
            <w:r>
              <w:rPr>
                <w:noProof/>
              </w:rPr>
              <w:t xml:space="preserve">vol. 57, no. 1, pp. 97-109, 1970. </w:t>
            </w:r>
          </w:p>
        </w:tc>
      </w:tr>
      <w:tr w:rsidR="008D1943" w14:paraId="229AC14F" w14:textId="77777777" w:rsidTr="007233C1">
        <w:trPr>
          <w:tblCellSpacing w:w="15" w:type="dxa"/>
        </w:trPr>
        <w:tc>
          <w:tcPr>
            <w:tcW w:w="50" w:type="pct"/>
            <w:hideMark/>
          </w:tcPr>
          <w:p w14:paraId="609282A9" w14:textId="77777777" w:rsidR="008D1943" w:rsidRDefault="008D1943" w:rsidP="007233C1">
            <w:pPr>
              <w:pStyle w:val="Bibliography"/>
              <w:rPr>
                <w:noProof/>
              </w:rPr>
            </w:pPr>
            <w:r>
              <w:rPr>
                <w:noProof/>
              </w:rPr>
              <w:t xml:space="preserve">[42] </w:t>
            </w:r>
          </w:p>
        </w:tc>
        <w:tc>
          <w:tcPr>
            <w:tcW w:w="0" w:type="auto"/>
            <w:hideMark/>
          </w:tcPr>
          <w:p w14:paraId="6FAB8859" w14:textId="77777777" w:rsidR="008D1943" w:rsidRDefault="008D1943" w:rsidP="007233C1">
            <w:pPr>
              <w:pStyle w:val="Bibliography"/>
              <w:rPr>
                <w:noProof/>
              </w:rPr>
            </w:pPr>
            <w:r>
              <w:rPr>
                <w:noProof/>
              </w:rPr>
              <w:t xml:space="preserve">P. A. W. Malvin H. Kalos, Monte Carlo Methods, 2nd ed., John Wiley &amp; Sons, 2008. </w:t>
            </w:r>
          </w:p>
        </w:tc>
      </w:tr>
      <w:tr w:rsidR="008D1943" w14:paraId="590093C7" w14:textId="77777777" w:rsidTr="007233C1">
        <w:trPr>
          <w:tblCellSpacing w:w="15" w:type="dxa"/>
        </w:trPr>
        <w:tc>
          <w:tcPr>
            <w:tcW w:w="50" w:type="pct"/>
            <w:hideMark/>
          </w:tcPr>
          <w:p w14:paraId="25F6BAA9" w14:textId="77777777" w:rsidR="008D1943" w:rsidRDefault="008D1943" w:rsidP="007233C1">
            <w:pPr>
              <w:pStyle w:val="Bibliography"/>
              <w:rPr>
                <w:noProof/>
              </w:rPr>
            </w:pPr>
            <w:r>
              <w:rPr>
                <w:noProof/>
              </w:rPr>
              <w:t xml:space="preserve">[43] </w:t>
            </w:r>
          </w:p>
        </w:tc>
        <w:tc>
          <w:tcPr>
            <w:tcW w:w="0" w:type="auto"/>
            <w:hideMark/>
          </w:tcPr>
          <w:p w14:paraId="05639966" w14:textId="77777777" w:rsidR="008D1943" w:rsidRDefault="008D1943" w:rsidP="007233C1">
            <w:pPr>
              <w:pStyle w:val="Bibliography"/>
              <w:rPr>
                <w:noProof/>
              </w:rPr>
            </w:pPr>
            <w:r>
              <w:rPr>
                <w:noProof/>
              </w:rPr>
              <w:t xml:space="preserve">A. A. F. C. S. O. Marc Deisenroth, Mathematics for Machine Learning, 1st ed., Cambridge: Cambridge University Press, 2021. </w:t>
            </w:r>
          </w:p>
        </w:tc>
      </w:tr>
      <w:tr w:rsidR="008D1943" w14:paraId="3AEBB957" w14:textId="77777777" w:rsidTr="007233C1">
        <w:trPr>
          <w:tblCellSpacing w:w="15" w:type="dxa"/>
        </w:trPr>
        <w:tc>
          <w:tcPr>
            <w:tcW w:w="50" w:type="pct"/>
            <w:hideMark/>
          </w:tcPr>
          <w:p w14:paraId="06321C34" w14:textId="77777777" w:rsidR="008D1943" w:rsidRDefault="008D1943" w:rsidP="007233C1">
            <w:pPr>
              <w:pStyle w:val="Bibliography"/>
              <w:rPr>
                <w:noProof/>
              </w:rPr>
            </w:pPr>
            <w:r>
              <w:rPr>
                <w:noProof/>
              </w:rPr>
              <w:t xml:space="preserve">[44] </w:t>
            </w:r>
          </w:p>
        </w:tc>
        <w:tc>
          <w:tcPr>
            <w:tcW w:w="0" w:type="auto"/>
            <w:hideMark/>
          </w:tcPr>
          <w:p w14:paraId="4B70A160" w14:textId="77777777" w:rsidR="008D1943" w:rsidRDefault="008D1943" w:rsidP="007233C1">
            <w:pPr>
              <w:pStyle w:val="Bibliography"/>
              <w:rPr>
                <w:noProof/>
              </w:rPr>
            </w:pPr>
            <w:r>
              <w:rPr>
                <w:noProof/>
              </w:rPr>
              <w:t xml:space="preserve">R. Rosillo and J. &amp;. D. l. F. D. Giner, “The influence of VIX in the S&amp;P 500 index using Support Vector Machines,” </w:t>
            </w:r>
            <w:r>
              <w:rPr>
                <w:i/>
                <w:iCs/>
                <w:noProof/>
              </w:rPr>
              <w:t xml:space="preserve">Neural Computing &amp; Applications, </w:t>
            </w:r>
            <w:r>
              <w:rPr>
                <w:noProof/>
              </w:rPr>
              <w:t xml:space="preserve">vol. 25, no. 2, pp. 321-332, 2014. </w:t>
            </w:r>
          </w:p>
        </w:tc>
      </w:tr>
      <w:tr w:rsidR="008D1943" w14:paraId="3B36432A" w14:textId="77777777" w:rsidTr="007233C1">
        <w:trPr>
          <w:tblCellSpacing w:w="15" w:type="dxa"/>
        </w:trPr>
        <w:tc>
          <w:tcPr>
            <w:tcW w:w="50" w:type="pct"/>
            <w:hideMark/>
          </w:tcPr>
          <w:p w14:paraId="003213CE" w14:textId="77777777" w:rsidR="008D1943" w:rsidRDefault="008D1943" w:rsidP="007233C1">
            <w:pPr>
              <w:pStyle w:val="Bibliography"/>
              <w:rPr>
                <w:noProof/>
              </w:rPr>
            </w:pPr>
            <w:r>
              <w:rPr>
                <w:noProof/>
              </w:rPr>
              <w:t xml:space="preserve">[45] </w:t>
            </w:r>
          </w:p>
        </w:tc>
        <w:tc>
          <w:tcPr>
            <w:tcW w:w="0" w:type="auto"/>
            <w:hideMark/>
          </w:tcPr>
          <w:p w14:paraId="1C2E671B" w14:textId="77777777" w:rsidR="008D1943" w:rsidRDefault="008D1943" w:rsidP="007233C1">
            <w:pPr>
              <w:pStyle w:val="Bibliography"/>
              <w:rPr>
                <w:noProof/>
              </w:rPr>
            </w:pPr>
            <w:r>
              <w:rPr>
                <w:noProof/>
              </w:rPr>
              <w:t xml:space="preserve">A. J. S. a. B. Scholkopf, “A tutorial on support vector regression,” </w:t>
            </w:r>
            <w:r>
              <w:rPr>
                <w:i/>
                <w:iCs/>
                <w:noProof/>
              </w:rPr>
              <w:t xml:space="preserve">Statistics and Computing, </w:t>
            </w:r>
            <w:r>
              <w:rPr>
                <w:noProof/>
              </w:rPr>
              <w:t xml:space="preserve">vol. 14, pp. 199-222, 2004. </w:t>
            </w:r>
          </w:p>
        </w:tc>
      </w:tr>
      <w:tr w:rsidR="008D1943" w14:paraId="1137855B" w14:textId="77777777" w:rsidTr="007233C1">
        <w:trPr>
          <w:tblCellSpacing w:w="15" w:type="dxa"/>
        </w:trPr>
        <w:tc>
          <w:tcPr>
            <w:tcW w:w="50" w:type="pct"/>
            <w:hideMark/>
          </w:tcPr>
          <w:p w14:paraId="2BBB67A5" w14:textId="77777777" w:rsidR="008D1943" w:rsidRDefault="008D1943" w:rsidP="007233C1">
            <w:pPr>
              <w:pStyle w:val="Bibliography"/>
              <w:rPr>
                <w:noProof/>
              </w:rPr>
            </w:pPr>
            <w:r>
              <w:rPr>
                <w:noProof/>
              </w:rPr>
              <w:t xml:space="preserve">[46] </w:t>
            </w:r>
          </w:p>
        </w:tc>
        <w:tc>
          <w:tcPr>
            <w:tcW w:w="0" w:type="auto"/>
            <w:hideMark/>
          </w:tcPr>
          <w:p w14:paraId="4F83E00F" w14:textId="77777777" w:rsidR="008D1943" w:rsidRDefault="008D1943" w:rsidP="007233C1">
            <w:pPr>
              <w:pStyle w:val="Bibliography"/>
              <w:rPr>
                <w:noProof/>
              </w:rPr>
            </w:pPr>
            <w:r>
              <w:rPr>
                <w:noProof/>
              </w:rPr>
              <w:t xml:space="preserve">S. Haykin, Neural Networks: A Comprehensive Foundation, 2nd ed., Hamilton, Ontario: Prentice- Hall, 1999. </w:t>
            </w:r>
          </w:p>
        </w:tc>
      </w:tr>
      <w:tr w:rsidR="008D1943" w14:paraId="0600DAB2" w14:textId="77777777" w:rsidTr="007233C1">
        <w:trPr>
          <w:tblCellSpacing w:w="15" w:type="dxa"/>
        </w:trPr>
        <w:tc>
          <w:tcPr>
            <w:tcW w:w="50" w:type="pct"/>
            <w:hideMark/>
          </w:tcPr>
          <w:p w14:paraId="1A03A8BC" w14:textId="77777777" w:rsidR="008D1943" w:rsidRDefault="008D1943" w:rsidP="007233C1">
            <w:pPr>
              <w:pStyle w:val="Bibliography"/>
              <w:rPr>
                <w:noProof/>
              </w:rPr>
            </w:pPr>
            <w:r>
              <w:rPr>
                <w:noProof/>
              </w:rPr>
              <w:t xml:space="preserve">[47] </w:t>
            </w:r>
          </w:p>
        </w:tc>
        <w:tc>
          <w:tcPr>
            <w:tcW w:w="0" w:type="auto"/>
            <w:hideMark/>
          </w:tcPr>
          <w:p w14:paraId="196D0260" w14:textId="77777777" w:rsidR="008D1943" w:rsidRDefault="008D1943" w:rsidP="007233C1">
            <w:pPr>
              <w:pStyle w:val="Bibliography"/>
              <w:rPr>
                <w:noProof/>
              </w:rPr>
            </w:pPr>
            <w:r>
              <w:rPr>
                <w:noProof/>
              </w:rPr>
              <w:t xml:space="preserve">J. W. Taylor, “A Quantile Regression Approach to Estimating the Distribution of Multiperiod Returns,” </w:t>
            </w:r>
            <w:r>
              <w:rPr>
                <w:i/>
                <w:iCs/>
                <w:noProof/>
              </w:rPr>
              <w:t xml:space="preserve">Journal of Derivatives, </w:t>
            </w:r>
            <w:r>
              <w:rPr>
                <w:noProof/>
              </w:rPr>
              <w:t xml:space="preserve">vol. 7, no. 1, pp. 64-78, 1999. </w:t>
            </w:r>
          </w:p>
        </w:tc>
      </w:tr>
      <w:tr w:rsidR="008D1943" w14:paraId="5048D957" w14:textId="77777777" w:rsidTr="007233C1">
        <w:trPr>
          <w:tblCellSpacing w:w="15" w:type="dxa"/>
        </w:trPr>
        <w:tc>
          <w:tcPr>
            <w:tcW w:w="50" w:type="pct"/>
            <w:hideMark/>
          </w:tcPr>
          <w:p w14:paraId="69D28C85" w14:textId="77777777" w:rsidR="008D1943" w:rsidRDefault="008D1943" w:rsidP="007233C1">
            <w:pPr>
              <w:pStyle w:val="Bibliography"/>
              <w:rPr>
                <w:noProof/>
              </w:rPr>
            </w:pPr>
            <w:r>
              <w:rPr>
                <w:noProof/>
              </w:rPr>
              <w:t xml:space="preserve">[48] </w:t>
            </w:r>
          </w:p>
        </w:tc>
        <w:tc>
          <w:tcPr>
            <w:tcW w:w="0" w:type="auto"/>
            <w:hideMark/>
          </w:tcPr>
          <w:p w14:paraId="4D65AA73" w14:textId="77777777" w:rsidR="008D1943" w:rsidRDefault="008D1943" w:rsidP="007233C1">
            <w:pPr>
              <w:pStyle w:val="Bibliography"/>
              <w:rPr>
                <w:noProof/>
              </w:rPr>
            </w:pPr>
            <w:r>
              <w:rPr>
                <w:noProof/>
              </w:rPr>
              <w:t xml:space="preserve">D. a. V. R. Pradeepkumar, “Forecasting financial time series volatility using Particle Swarm Optimization trained Quantile Regression Neural Network.,” </w:t>
            </w:r>
            <w:r>
              <w:rPr>
                <w:i/>
                <w:iCs/>
                <w:noProof/>
              </w:rPr>
              <w:t xml:space="preserve">Applied Soft Computing, </w:t>
            </w:r>
            <w:r>
              <w:rPr>
                <w:noProof/>
              </w:rPr>
              <w:t xml:space="preserve">vol. 58, pp. 35-52, 2017. </w:t>
            </w:r>
          </w:p>
        </w:tc>
      </w:tr>
      <w:tr w:rsidR="008D1943" w14:paraId="3B22165A" w14:textId="77777777" w:rsidTr="007233C1">
        <w:trPr>
          <w:tblCellSpacing w:w="15" w:type="dxa"/>
        </w:trPr>
        <w:tc>
          <w:tcPr>
            <w:tcW w:w="50" w:type="pct"/>
            <w:hideMark/>
          </w:tcPr>
          <w:p w14:paraId="15C6B719" w14:textId="77777777" w:rsidR="008D1943" w:rsidRDefault="008D1943" w:rsidP="007233C1">
            <w:pPr>
              <w:pStyle w:val="Bibliography"/>
              <w:rPr>
                <w:noProof/>
              </w:rPr>
            </w:pPr>
            <w:r>
              <w:rPr>
                <w:noProof/>
              </w:rPr>
              <w:t xml:space="preserve">[49] </w:t>
            </w:r>
          </w:p>
        </w:tc>
        <w:tc>
          <w:tcPr>
            <w:tcW w:w="0" w:type="auto"/>
            <w:hideMark/>
          </w:tcPr>
          <w:p w14:paraId="036B016B" w14:textId="77777777" w:rsidR="008D1943" w:rsidRDefault="008D1943" w:rsidP="007233C1">
            <w:pPr>
              <w:pStyle w:val="Bibliography"/>
              <w:rPr>
                <w:noProof/>
              </w:rPr>
            </w:pPr>
            <w:r>
              <w:rPr>
                <w:noProof/>
              </w:rPr>
              <w:t xml:space="preserve">A. Banerjee, “FORECASTING OF CBOE VOLATILITY OF VIX (VVIX) AS A MEASURE OF PREDICTING EXTREME EVENTS - AN ARIMA FRAMEWORK,” </w:t>
            </w:r>
            <w:r>
              <w:rPr>
                <w:i/>
                <w:iCs/>
                <w:noProof/>
              </w:rPr>
              <w:t xml:space="preserve">INTERNATIONAL JOURNAL OF SCIENTIFIC &amp; TECHNOLOGY RESEARCH, </w:t>
            </w:r>
            <w:r>
              <w:rPr>
                <w:noProof/>
              </w:rPr>
              <w:t xml:space="preserve">vol. 9, no. 3, pp. 4653-4658, 2020. </w:t>
            </w:r>
          </w:p>
        </w:tc>
      </w:tr>
      <w:tr w:rsidR="008D1943" w14:paraId="2E13BA3B" w14:textId="77777777" w:rsidTr="007233C1">
        <w:trPr>
          <w:tblCellSpacing w:w="15" w:type="dxa"/>
        </w:trPr>
        <w:tc>
          <w:tcPr>
            <w:tcW w:w="50" w:type="pct"/>
            <w:hideMark/>
          </w:tcPr>
          <w:p w14:paraId="25C0422E" w14:textId="77777777" w:rsidR="008D1943" w:rsidRDefault="008D1943" w:rsidP="007233C1">
            <w:pPr>
              <w:pStyle w:val="Bibliography"/>
              <w:rPr>
                <w:noProof/>
              </w:rPr>
            </w:pPr>
            <w:r>
              <w:rPr>
                <w:noProof/>
              </w:rPr>
              <w:t xml:space="preserve">[50] </w:t>
            </w:r>
          </w:p>
        </w:tc>
        <w:tc>
          <w:tcPr>
            <w:tcW w:w="0" w:type="auto"/>
            <w:hideMark/>
          </w:tcPr>
          <w:p w14:paraId="5BB79D20" w14:textId="77777777" w:rsidR="008D1943" w:rsidRDefault="008D1943" w:rsidP="007233C1">
            <w:pPr>
              <w:pStyle w:val="Bibliography"/>
              <w:rPr>
                <w:noProof/>
              </w:rPr>
            </w:pPr>
            <w:r>
              <w:rPr>
                <w:noProof/>
              </w:rPr>
              <w:t xml:space="preserve">Y.-H. Park, “Volatility-of-volatility and tail risk hedging returns,” </w:t>
            </w:r>
            <w:r>
              <w:rPr>
                <w:i/>
                <w:iCs/>
                <w:noProof/>
              </w:rPr>
              <w:t xml:space="preserve">Journal of Financial Markets, </w:t>
            </w:r>
            <w:r>
              <w:rPr>
                <w:noProof/>
              </w:rPr>
              <w:t xml:space="preserve">vol. 26, no. C, pp. 36-63, 2015. </w:t>
            </w:r>
          </w:p>
        </w:tc>
      </w:tr>
      <w:tr w:rsidR="008D1943" w14:paraId="02BECBC3" w14:textId="77777777" w:rsidTr="007233C1">
        <w:trPr>
          <w:tblCellSpacing w:w="15" w:type="dxa"/>
        </w:trPr>
        <w:tc>
          <w:tcPr>
            <w:tcW w:w="50" w:type="pct"/>
            <w:hideMark/>
          </w:tcPr>
          <w:p w14:paraId="45DC2899" w14:textId="77777777" w:rsidR="008D1943" w:rsidRDefault="008D1943" w:rsidP="007233C1">
            <w:pPr>
              <w:pStyle w:val="Bibliography"/>
              <w:rPr>
                <w:noProof/>
              </w:rPr>
            </w:pPr>
            <w:r>
              <w:rPr>
                <w:noProof/>
              </w:rPr>
              <w:t xml:space="preserve">[51] </w:t>
            </w:r>
          </w:p>
        </w:tc>
        <w:tc>
          <w:tcPr>
            <w:tcW w:w="0" w:type="auto"/>
            <w:hideMark/>
          </w:tcPr>
          <w:p w14:paraId="2A0E5425" w14:textId="77777777" w:rsidR="008D1943" w:rsidRDefault="008D1943" w:rsidP="007233C1">
            <w:pPr>
              <w:pStyle w:val="Bibliography"/>
              <w:rPr>
                <w:noProof/>
              </w:rPr>
            </w:pPr>
            <w:r>
              <w:rPr>
                <w:noProof/>
              </w:rPr>
              <w:t xml:space="preserve">D. C. N. C. Y. B. Boris N. Oreshkin, “N-BEATS: Neural basis expansion analysis for interpretable time series forecasting,” NY, 24 May 2019 . </w:t>
            </w:r>
          </w:p>
        </w:tc>
      </w:tr>
      <w:tr w:rsidR="008D1943" w14:paraId="1D0CB11F" w14:textId="77777777" w:rsidTr="007233C1">
        <w:trPr>
          <w:tblCellSpacing w:w="15" w:type="dxa"/>
        </w:trPr>
        <w:tc>
          <w:tcPr>
            <w:tcW w:w="50" w:type="pct"/>
            <w:hideMark/>
          </w:tcPr>
          <w:p w14:paraId="6C9BB3C8" w14:textId="77777777" w:rsidR="008D1943" w:rsidRDefault="008D1943" w:rsidP="007233C1">
            <w:pPr>
              <w:pStyle w:val="Bibliography"/>
              <w:rPr>
                <w:noProof/>
              </w:rPr>
            </w:pPr>
            <w:r>
              <w:rPr>
                <w:noProof/>
              </w:rPr>
              <w:t xml:space="preserve">[52] </w:t>
            </w:r>
          </w:p>
        </w:tc>
        <w:tc>
          <w:tcPr>
            <w:tcW w:w="0" w:type="auto"/>
            <w:hideMark/>
          </w:tcPr>
          <w:p w14:paraId="2C4CE57D" w14:textId="77777777" w:rsidR="008D1943" w:rsidRDefault="008D1943" w:rsidP="007233C1">
            <w:pPr>
              <w:pStyle w:val="Bibliography"/>
              <w:rPr>
                <w:noProof/>
              </w:rPr>
            </w:pPr>
            <w:r>
              <w:rPr>
                <w:noProof/>
              </w:rPr>
              <w:t xml:space="preserve">A. W. K. L. L. M. Moore, “"Reinforcement Learning: A Survey,” </w:t>
            </w:r>
            <w:r>
              <w:rPr>
                <w:i/>
                <w:iCs/>
                <w:noProof/>
              </w:rPr>
              <w:t xml:space="preserve">Journal of Artificial Intelligence Research, </w:t>
            </w:r>
            <w:r>
              <w:rPr>
                <w:noProof/>
              </w:rPr>
              <w:t xml:space="preserve">vol. 4, pp. 237-285, 1996. </w:t>
            </w:r>
          </w:p>
        </w:tc>
      </w:tr>
      <w:tr w:rsidR="008D1943" w14:paraId="26FEC1AC" w14:textId="77777777" w:rsidTr="007233C1">
        <w:trPr>
          <w:tblCellSpacing w:w="15" w:type="dxa"/>
        </w:trPr>
        <w:tc>
          <w:tcPr>
            <w:tcW w:w="50" w:type="pct"/>
            <w:hideMark/>
          </w:tcPr>
          <w:p w14:paraId="0AF3BB65" w14:textId="77777777" w:rsidR="008D1943" w:rsidRDefault="008D1943" w:rsidP="007233C1">
            <w:pPr>
              <w:pStyle w:val="Bibliography"/>
              <w:rPr>
                <w:noProof/>
              </w:rPr>
            </w:pPr>
            <w:r>
              <w:rPr>
                <w:noProof/>
              </w:rPr>
              <w:t xml:space="preserve">[53] </w:t>
            </w:r>
          </w:p>
        </w:tc>
        <w:tc>
          <w:tcPr>
            <w:tcW w:w="0" w:type="auto"/>
            <w:hideMark/>
          </w:tcPr>
          <w:p w14:paraId="4368CFF5" w14:textId="77777777" w:rsidR="008D1943" w:rsidRDefault="008D1943" w:rsidP="007233C1">
            <w:pPr>
              <w:pStyle w:val="Bibliography"/>
              <w:rPr>
                <w:noProof/>
              </w:rPr>
            </w:pPr>
            <w:r>
              <w:rPr>
                <w:noProof/>
              </w:rPr>
              <w:t xml:space="preserve">M. M. N. B. Jaganatha Pandian, “Control of a bioreactor using a new partially supervised reinforcement learning algorithm,” </w:t>
            </w:r>
            <w:r>
              <w:rPr>
                <w:i/>
                <w:iCs/>
                <w:noProof/>
              </w:rPr>
              <w:t xml:space="preserve">Journal of Process Control, </w:t>
            </w:r>
            <w:r>
              <w:rPr>
                <w:noProof/>
              </w:rPr>
              <w:t xml:space="preserve">vol. 69, pp. 16-29, 2018. </w:t>
            </w:r>
          </w:p>
        </w:tc>
      </w:tr>
      <w:tr w:rsidR="008D1943" w14:paraId="4D8AB8F0" w14:textId="77777777" w:rsidTr="007233C1">
        <w:trPr>
          <w:tblCellSpacing w:w="15" w:type="dxa"/>
        </w:trPr>
        <w:tc>
          <w:tcPr>
            <w:tcW w:w="50" w:type="pct"/>
            <w:hideMark/>
          </w:tcPr>
          <w:p w14:paraId="1658AAE5" w14:textId="77777777" w:rsidR="008D1943" w:rsidRDefault="008D1943" w:rsidP="007233C1">
            <w:pPr>
              <w:pStyle w:val="Bibliography"/>
              <w:rPr>
                <w:noProof/>
              </w:rPr>
            </w:pPr>
            <w:r>
              <w:rPr>
                <w:noProof/>
              </w:rPr>
              <w:t xml:space="preserve">[54] </w:t>
            </w:r>
          </w:p>
        </w:tc>
        <w:tc>
          <w:tcPr>
            <w:tcW w:w="0" w:type="auto"/>
            <w:hideMark/>
          </w:tcPr>
          <w:p w14:paraId="62A0CAA3" w14:textId="77777777" w:rsidR="008D1943" w:rsidRDefault="008D1943" w:rsidP="007233C1">
            <w:pPr>
              <w:pStyle w:val="Bibliography"/>
              <w:rPr>
                <w:noProof/>
              </w:rPr>
            </w:pPr>
            <w:r>
              <w:rPr>
                <w:noProof/>
              </w:rPr>
              <w:t xml:space="preserve">C. J. Geyer, “Practical markov chain monte carlo,” </w:t>
            </w:r>
            <w:r>
              <w:rPr>
                <w:i/>
                <w:iCs/>
                <w:noProof/>
              </w:rPr>
              <w:t xml:space="preserve">Statistical science, </w:t>
            </w:r>
            <w:r>
              <w:rPr>
                <w:noProof/>
              </w:rPr>
              <w:t xml:space="preserve">vol. 7, no. 4, pp. 473-483, 1992. </w:t>
            </w:r>
          </w:p>
        </w:tc>
      </w:tr>
      <w:tr w:rsidR="008D1943" w14:paraId="67B1E3DC" w14:textId="77777777" w:rsidTr="007233C1">
        <w:trPr>
          <w:tblCellSpacing w:w="15" w:type="dxa"/>
        </w:trPr>
        <w:tc>
          <w:tcPr>
            <w:tcW w:w="50" w:type="pct"/>
            <w:hideMark/>
          </w:tcPr>
          <w:p w14:paraId="5DE5B457" w14:textId="77777777" w:rsidR="008D1943" w:rsidRDefault="008D1943" w:rsidP="007233C1">
            <w:pPr>
              <w:pStyle w:val="Bibliography"/>
              <w:rPr>
                <w:noProof/>
              </w:rPr>
            </w:pPr>
            <w:r>
              <w:rPr>
                <w:noProof/>
              </w:rPr>
              <w:t xml:space="preserve">[55] </w:t>
            </w:r>
          </w:p>
        </w:tc>
        <w:tc>
          <w:tcPr>
            <w:tcW w:w="0" w:type="auto"/>
            <w:hideMark/>
          </w:tcPr>
          <w:p w14:paraId="50444FB0" w14:textId="77777777" w:rsidR="008D1943" w:rsidRDefault="008D1943" w:rsidP="007233C1">
            <w:pPr>
              <w:pStyle w:val="Bibliography"/>
              <w:rPr>
                <w:noProof/>
              </w:rPr>
            </w:pPr>
            <w:r>
              <w:rPr>
                <w:noProof/>
              </w:rPr>
              <w:t xml:space="preserve">A. M. Andrew, REINFORCEMENT LEARNING: AN INTRODUCTION by Richard S. Sutton and Andrew G. Barto, Adaptive Computation and Machine Learning series, 2 ed., Cambridge, Mass: MIT Press (Bradford Book), 1998. </w:t>
            </w:r>
          </w:p>
        </w:tc>
      </w:tr>
      <w:tr w:rsidR="008D1943" w14:paraId="512E0B5B" w14:textId="77777777" w:rsidTr="007233C1">
        <w:trPr>
          <w:tblCellSpacing w:w="15" w:type="dxa"/>
        </w:trPr>
        <w:tc>
          <w:tcPr>
            <w:tcW w:w="50" w:type="pct"/>
            <w:hideMark/>
          </w:tcPr>
          <w:p w14:paraId="2E7F4F5B" w14:textId="77777777" w:rsidR="008D1943" w:rsidRDefault="008D1943" w:rsidP="007233C1">
            <w:pPr>
              <w:pStyle w:val="Bibliography"/>
              <w:rPr>
                <w:noProof/>
              </w:rPr>
            </w:pPr>
            <w:r>
              <w:rPr>
                <w:noProof/>
              </w:rPr>
              <w:lastRenderedPageBreak/>
              <w:t xml:space="preserve">[56] </w:t>
            </w:r>
          </w:p>
        </w:tc>
        <w:tc>
          <w:tcPr>
            <w:tcW w:w="0" w:type="auto"/>
            <w:hideMark/>
          </w:tcPr>
          <w:p w14:paraId="65142721" w14:textId="77777777" w:rsidR="008D1943" w:rsidRDefault="008D1943" w:rsidP="007233C1">
            <w:pPr>
              <w:pStyle w:val="Bibliography"/>
              <w:rPr>
                <w:noProof/>
              </w:rPr>
            </w:pPr>
            <w:r>
              <w:rPr>
                <w:noProof/>
              </w:rPr>
              <w:t xml:space="preserve">A. A. R. S. Mehran Taghian, “Learning financial asset-specific trading rules via deep reinforcement learning,” </w:t>
            </w:r>
            <w:r>
              <w:rPr>
                <w:i/>
                <w:iCs/>
                <w:noProof/>
              </w:rPr>
              <w:t xml:space="preserve">Expert Systems with Applications: An International Journal, </w:t>
            </w:r>
            <w:r>
              <w:rPr>
                <w:noProof/>
              </w:rPr>
              <w:t xml:space="preserve">vol. 195, no. C, p. 41, 2022. </w:t>
            </w:r>
          </w:p>
        </w:tc>
      </w:tr>
      <w:tr w:rsidR="008D1943" w14:paraId="3D528560" w14:textId="77777777" w:rsidTr="007233C1">
        <w:trPr>
          <w:tblCellSpacing w:w="15" w:type="dxa"/>
        </w:trPr>
        <w:tc>
          <w:tcPr>
            <w:tcW w:w="50" w:type="pct"/>
            <w:hideMark/>
          </w:tcPr>
          <w:p w14:paraId="6E769140" w14:textId="77777777" w:rsidR="008D1943" w:rsidRDefault="008D1943" w:rsidP="007233C1">
            <w:pPr>
              <w:pStyle w:val="Bibliography"/>
              <w:rPr>
                <w:noProof/>
              </w:rPr>
            </w:pPr>
            <w:r>
              <w:rPr>
                <w:noProof/>
              </w:rPr>
              <w:t xml:space="preserve">[57] </w:t>
            </w:r>
          </w:p>
        </w:tc>
        <w:tc>
          <w:tcPr>
            <w:tcW w:w="0" w:type="auto"/>
            <w:hideMark/>
          </w:tcPr>
          <w:p w14:paraId="55AF335E" w14:textId="77777777" w:rsidR="008D1943" w:rsidRDefault="008D1943" w:rsidP="007233C1">
            <w:pPr>
              <w:pStyle w:val="Bibliography"/>
              <w:rPr>
                <w:noProof/>
              </w:rPr>
            </w:pPr>
            <w:r>
              <w:rPr>
                <w:noProof/>
              </w:rPr>
              <w:t xml:space="preserve">Y. J. R. Y. Bao W, “A deep learning framework for financial time series using stacked autoencoders and long-short term memory,” </w:t>
            </w:r>
            <w:r>
              <w:rPr>
                <w:i/>
                <w:iCs/>
                <w:noProof/>
              </w:rPr>
              <w:t xml:space="preserve">PLOS ONE, </w:t>
            </w:r>
            <w:r>
              <w:rPr>
                <w:noProof/>
              </w:rPr>
              <w:t xml:space="preserve">vol. 12, no. 7, p. 24, 2017. </w:t>
            </w:r>
          </w:p>
        </w:tc>
      </w:tr>
      <w:tr w:rsidR="008D1943" w14:paraId="5D825D79" w14:textId="77777777" w:rsidTr="007233C1">
        <w:trPr>
          <w:tblCellSpacing w:w="15" w:type="dxa"/>
        </w:trPr>
        <w:tc>
          <w:tcPr>
            <w:tcW w:w="50" w:type="pct"/>
            <w:hideMark/>
          </w:tcPr>
          <w:p w14:paraId="21D380C1" w14:textId="77777777" w:rsidR="008D1943" w:rsidRDefault="008D1943" w:rsidP="007233C1">
            <w:pPr>
              <w:pStyle w:val="Bibliography"/>
              <w:rPr>
                <w:noProof/>
              </w:rPr>
            </w:pPr>
            <w:r>
              <w:rPr>
                <w:noProof/>
              </w:rPr>
              <w:t xml:space="preserve">[58] </w:t>
            </w:r>
          </w:p>
        </w:tc>
        <w:tc>
          <w:tcPr>
            <w:tcW w:w="0" w:type="auto"/>
            <w:hideMark/>
          </w:tcPr>
          <w:p w14:paraId="49FF2D87" w14:textId="77777777" w:rsidR="008D1943" w:rsidRDefault="008D1943" w:rsidP="007233C1">
            <w:pPr>
              <w:pStyle w:val="Bibliography"/>
              <w:rPr>
                <w:noProof/>
              </w:rPr>
            </w:pPr>
            <w:r>
              <w:rPr>
                <w:noProof/>
              </w:rPr>
              <w:t xml:space="preserve">A. A. R. S. Mehran Taghian, “A Reinforcement Learning Based Encoder-Decoder Framework for Learning Stock Trading Rules,” </w:t>
            </w:r>
            <w:r>
              <w:rPr>
                <w:i/>
                <w:iCs/>
                <w:noProof/>
              </w:rPr>
              <w:t xml:space="preserve">Applied Soft Computing, </w:t>
            </w:r>
            <w:r>
              <w:rPr>
                <w:noProof/>
              </w:rPr>
              <w:t xml:space="preserve">p. 39, 2021. </w:t>
            </w:r>
          </w:p>
        </w:tc>
      </w:tr>
      <w:tr w:rsidR="008D1943" w14:paraId="668F549B" w14:textId="77777777" w:rsidTr="007233C1">
        <w:trPr>
          <w:tblCellSpacing w:w="15" w:type="dxa"/>
        </w:trPr>
        <w:tc>
          <w:tcPr>
            <w:tcW w:w="50" w:type="pct"/>
            <w:hideMark/>
          </w:tcPr>
          <w:p w14:paraId="6D48C518" w14:textId="77777777" w:rsidR="008D1943" w:rsidRDefault="008D1943" w:rsidP="007233C1">
            <w:pPr>
              <w:pStyle w:val="Bibliography"/>
              <w:rPr>
                <w:noProof/>
              </w:rPr>
            </w:pPr>
            <w:r>
              <w:rPr>
                <w:noProof/>
              </w:rPr>
              <w:t xml:space="preserve">[59] </w:t>
            </w:r>
          </w:p>
        </w:tc>
        <w:tc>
          <w:tcPr>
            <w:tcW w:w="0" w:type="auto"/>
            <w:hideMark/>
          </w:tcPr>
          <w:p w14:paraId="1BBE1744" w14:textId="77777777" w:rsidR="008D1943" w:rsidRDefault="008D1943" w:rsidP="007233C1">
            <w:pPr>
              <w:pStyle w:val="Bibliography"/>
              <w:rPr>
                <w:noProof/>
              </w:rPr>
            </w:pPr>
            <w:r>
              <w:rPr>
                <w:noProof/>
              </w:rPr>
              <w:t xml:space="preserve">J. W. Lee, “Stock price prediction using reinforcement learning,” in </w:t>
            </w:r>
            <w:r>
              <w:rPr>
                <w:i/>
                <w:iCs/>
                <w:noProof/>
              </w:rPr>
              <w:t xml:space="preserve">Industrial Electronics, 2001. Proceedings. ISIE 2001. IEEE International Symposium </w:t>
            </w:r>
            <w:r>
              <w:rPr>
                <w:noProof/>
              </w:rPr>
              <w:t xml:space="preserve">, Seoul, Feb 2001. </w:t>
            </w:r>
          </w:p>
        </w:tc>
      </w:tr>
      <w:tr w:rsidR="008D1943" w14:paraId="2A81017E" w14:textId="77777777" w:rsidTr="007233C1">
        <w:trPr>
          <w:tblCellSpacing w:w="15" w:type="dxa"/>
        </w:trPr>
        <w:tc>
          <w:tcPr>
            <w:tcW w:w="50" w:type="pct"/>
            <w:hideMark/>
          </w:tcPr>
          <w:p w14:paraId="23ADB466" w14:textId="77777777" w:rsidR="008D1943" w:rsidRDefault="008D1943" w:rsidP="007233C1">
            <w:pPr>
              <w:pStyle w:val="Bibliography"/>
              <w:rPr>
                <w:noProof/>
              </w:rPr>
            </w:pPr>
            <w:r>
              <w:rPr>
                <w:noProof/>
              </w:rPr>
              <w:t xml:space="preserve">[60] </w:t>
            </w:r>
          </w:p>
        </w:tc>
        <w:tc>
          <w:tcPr>
            <w:tcW w:w="0" w:type="auto"/>
            <w:hideMark/>
          </w:tcPr>
          <w:p w14:paraId="59EE6AB8" w14:textId="77777777" w:rsidR="008D1943" w:rsidRDefault="008D1943" w:rsidP="007233C1">
            <w:pPr>
              <w:pStyle w:val="Bibliography"/>
              <w:rPr>
                <w:noProof/>
              </w:rPr>
            </w:pPr>
            <w:r>
              <w:rPr>
                <w:noProof/>
              </w:rPr>
              <w:t xml:space="preserve">J. C. R. N. Nuno Horta, “Reinforcement learning applied to Forex trading,” </w:t>
            </w:r>
            <w:r>
              <w:rPr>
                <w:i/>
                <w:iCs/>
                <w:noProof/>
              </w:rPr>
              <w:t xml:space="preserve">Applied Soft Computing Journal, </w:t>
            </w:r>
            <w:r>
              <w:rPr>
                <w:noProof/>
              </w:rPr>
              <w:t xml:space="preserve">vol. 73, pp. 783-794, 2018. </w:t>
            </w:r>
          </w:p>
        </w:tc>
      </w:tr>
      <w:tr w:rsidR="008D1943" w14:paraId="0F3A3FEA" w14:textId="77777777" w:rsidTr="007233C1">
        <w:trPr>
          <w:tblCellSpacing w:w="15" w:type="dxa"/>
        </w:trPr>
        <w:tc>
          <w:tcPr>
            <w:tcW w:w="50" w:type="pct"/>
            <w:hideMark/>
          </w:tcPr>
          <w:p w14:paraId="322300C9" w14:textId="77777777" w:rsidR="008D1943" w:rsidRDefault="008D1943" w:rsidP="007233C1">
            <w:pPr>
              <w:pStyle w:val="Bibliography"/>
              <w:rPr>
                <w:noProof/>
              </w:rPr>
            </w:pPr>
            <w:r>
              <w:rPr>
                <w:noProof/>
              </w:rPr>
              <w:t xml:space="preserve">[61] </w:t>
            </w:r>
          </w:p>
        </w:tc>
        <w:tc>
          <w:tcPr>
            <w:tcW w:w="0" w:type="auto"/>
            <w:hideMark/>
          </w:tcPr>
          <w:p w14:paraId="03E1F9D6" w14:textId="77777777" w:rsidR="008D1943" w:rsidRDefault="008D1943" w:rsidP="007233C1">
            <w:pPr>
              <w:pStyle w:val="Bibliography"/>
              <w:rPr>
                <w:noProof/>
              </w:rPr>
            </w:pPr>
            <w:r>
              <w:rPr>
                <w:noProof/>
              </w:rPr>
              <w:t xml:space="preserve">J. P.-A. M. M. B. X. D. W.-F. S. O. A. C. Y. B. Ian J. Goodfellow, “Generative Adversarial Networks,” Monreal, 2014. </w:t>
            </w:r>
          </w:p>
        </w:tc>
      </w:tr>
      <w:tr w:rsidR="008D1943" w14:paraId="369BEE1B" w14:textId="77777777" w:rsidTr="007233C1">
        <w:trPr>
          <w:tblCellSpacing w:w="15" w:type="dxa"/>
        </w:trPr>
        <w:tc>
          <w:tcPr>
            <w:tcW w:w="50" w:type="pct"/>
            <w:hideMark/>
          </w:tcPr>
          <w:p w14:paraId="48B2BE30" w14:textId="77777777" w:rsidR="008D1943" w:rsidRDefault="008D1943" w:rsidP="007233C1">
            <w:pPr>
              <w:pStyle w:val="Bibliography"/>
              <w:rPr>
                <w:noProof/>
              </w:rPr>
            </w:pPr>
            <w:r>
              <w:rPr>
                <w:noProof/>
              </w:rPr>
              <w:t xml:space="preserve">[62] </w:t>
            </w:r>
          </w:p>
        </w:tc>
        <w:tc>
          <w:tcPr>
            <w:tcW w:w="0" w:type="auto"/>
            <w:hideMark/>
          </w:tcPr>
          <w:p w14:paraId="0C370A89" w14:textId="77777777" w:rsidR="008D1943" w:rsidRDefault="008D1943" w:rsidP="007233C1">
            <w:pPr>
              <w:pStyle w:val="Bibliography"/>
              <w:rPr>
                <w:noProof/>
              </w:rPr>
            </w:pPr>
            <w:r>
              <w:rPr>
                <w:noProof/>
              </w:rPr>
              <w:t xml:space="preserve">N. Adaloglou, “GANs in computer vision - Introduction to generative learning,” </w:t>
            </w:r>
            <w:r>
              <w:rPr>
                <w:i/>
                <w:iCs/>
                <w:noProof/>
              </w:rPr>
              <w:t xml:space="preserve">AI Summur, </w:t>
            </w:r>
            <w:r>
              <w:rPr>
                <w:noProof/>
              </w:rPr>
              <w:t xml:space="preserve">p. 19, 2010. </w:t>
            </w:r>
          </w:p>
        </w:tc>
      </w:tr>
      <w:tr w:rsidR="008D1943" w14:paraId="61114374" w14:textId="77777777" w:rsidTr="007233C1">
        <w:trPr>
          <w:tblCellSpacing w:w="15" w:type="dxa"/>
        </w:trPr>
        <w:tc>
          <w:tcPr>
            <w:tcW w:w="50" w:type="pct"/>
            <w:hideMark/>
          </w:tcPr>
          <w:p w14:paraId="170A4E77" w14:textId="77777777" w:rsidR="008D1943" w:rsidRDefault="008D1943" w:rsidP="007233C1">
            <w:pPr>
              <w:pStyle w:val="Bibliography"/>
              <w:rPr>
                <w:noProof/>
              </w:rPr>
            </w:pPr>
            <w:r>
              <w:rPr>
                <w:noProof/>
              </w:rPr>
              <w:t xml:space="preserve">[63] </w:t>
            </w:r>
          </w:p>
        </w:tc>
        <w:tc>
          <w:tcPr>
            <w:tcW w:w="0" w:type="auto"/>
            <w:hideMark/>
          </w:tcPr>
          <w:p w14:paraId="0170D7BE" w14:textId="77777777" w:rsidR="008D1943" w:rsidRDefault="008D1943" w:rsidP="007233C1">
            <w:pPr>
              <w:pStyle w:val="Bibliography"/>
              <w:rPr>
                <w:noProof/>
              </w:rPr>
            </w:pPr>
            <w:r>
              <w:rPr>
                <w:noProof/>
              </w:rPr>
              <w:t xml:space="preserve">G. Z. J. D. S. W. Y. W. Kang Zhanga, “Stock Market Prediction Based on Generative Adversarial Network,” 2018. </w:t>
            </w:r>
          </w:p>
        </w:tc>
      </w:tr>
      <w:tr w:rsidR="008D1943" w14:paraId="797E825C" w14:textId="77777777" w:rsidTr="007233C1">
        <w:trPr>
          <w:tblCellSpacing w:w="15" w:type="dxa"/>
        </w:trPr>
        <w:tc>
          <w:tcPr>
            <w:tcW w:w="50" w:type="pct"/>
            <w:hideMark/>
          </w:tcPr>
          <w:p w14:paraId="6E559227" w14:textId="77777777" w:rsidR="008D1943" w:rsidRDefault="008D1943" w:rsidP="007233C1">
            <w:pPr>
              <w:pStyle w:val="Bibliography"/>
              <w:rPr>
                <w:noProof/>
              </w:rPr>
            </w:pPr>
            <w:r>
              <w:rPr>
                <w:noProof/>
              </w:rPr>
              <w:t xml:space="preserve">[64] </w:t>
            </w:r>
          </w:p>
        </w:tc>
        <w:tc>
          <w:tcPr>
            <w:tcW w:w="0" w:type="auto"/>
            <w:hideMark/>
          </w:tcPr>
          <w:p w14:paraId="63D4E5BD" w14:textId="77777777" w:rsidR="008D1943" w:rsidRDefault="008D1943" w:rsidP="007233C1">
            <w:pPr>
              <w:pStyle w:val="Bibliography"/>
              <w:rPr>
                <w:noProof/>
              </w:rPr>
            </w:pPr>
            <w:r>
              <w:rPr>
                <w:noProof/>
              </w:rPr>
              <w:t xml:space="preserve">C. C. G. H. a. A. J. HungChun Lin, “Stock price prediction using Generative Adversarial Networks,” </w:t>
            </w:r>
            <w:r>
              <w:rPr>
                <w:i/>
                <w:iCs/>
                <w:noProof/>
              </w:rPr>
              <w:t xml:space="preserve">Journal of Computer Science, </w:t>
            </w:r>
            <w:r>
              <w:rPr>
                <w:noProof/>
              </w:rPr>
              <w:t xml:space="preserve">vol. 17, no. 3, pp. 188-196, 2021. </w:t>
            </w:r>
          </w:p>
        </w:tc>
      </w:tr>
      <w:tr w:rsidR="008D1943" w14:paraId="55DB32DC" w14:textId="77777777" w:rsidTr="007233C1">
        <w:trPr>
          <w:tblCellSpacing w:w="15" w:type="dxa"/>
        </w:trPr>
        <w:tc>
          <w:tcPr>
            <w:tcW w:w="50" w:type="pct"/>
            <w:hideMark/>
          </w:tcPr>
          <w:p w14:paraId="055C098C" w14:textId="77777777" w:rsidR="008D1943" w:rsidRDefault="008D1943" w:rsidP="007233C1">
            <w:pPr>
              <w:pStyle w:val="Bibliography"/>
              <w:rPr>
                <w:noProof/>
              </w:rPr>
            </w:pPr>
            <w:r>
              <w:rPr>
                <w:noProof/>
              </w:rPr>
              <w:t xml:space="preserve">[65] </w:t>
            </w:r>
          </w:p>
        </w:tc>
        <w:tc>
          <w:tcPr>
            <w:tcW w:w="0" w:type="auto"/>
            <w:hideMark/>
          </w:tcPr>
          <w:p w14:paraId="36E6F895" w14:textId="77777777" w:rsidR="008D1943" w:rsidRDefault="008D1943" w:rsidP="007233C1">
            <w:pPr>
              <w:pStyle w:val="Bibliography"/>
              <w:rPr>
                <w:noProof/>
              </w:rPr>
            </w:pPr>
            <w:r>
              <w:rPr>
                <w:noProof/>
              </w:rPr>
              <w:t xml:space="preserve">L. G. J. G. &amp;. D. S. Martin Erdmann, “Generating and Refining Particle Detector Simulations Using the Wasserstein Distance in Adversarial Networks,” </w:t>
            </w:r>
            <w:r>
              <w:rPr>
                <w:i/>
                <w:iCs/>
                <w:noProof/>
              </w:rPr>
              <w:t xml:space="preserve">Computing and Software for Big Science, </w:t>
            </w:r>
            <w:r>
              <w:rPr>
                <w:noProof/>
              </w:rPr>
              <w:t xml:space="preserve">vol. 2, no. 4, pp. 1-9, 2018. </w:t>
            </w:r>
          </w:p>
        </w:tc>
      </w:tr>
      <w:tr w:rsidR="008D1943" w14:paraId="548375BD" w14:textId="77777777" w:rsidTr="007233C1">
        <w:trPr>
          <w:tblCellSpacing w:w="15" w:type="dxa"/>
        </w:trPr>
        <w:tc>
          <w:tcPr>
            <w:tcW w:w="50" w:type="pct"/>
            <w:hideMark/>
          </w:tcPr>
          <w:p w14:paraId="553B0DBE" w14:textId="77777777" w:rsidR="008D1943" w:rsidRDefault="008D1943" w:rsidP="007233C1">
            <w:pPr>
              <w:pStyle w:val="Bibliography"/>
              <w:rPr>
                <w:noProof/>
              </w:rPr>
            </w:pPr>
            <w:r>
              <w:rPr>
                <w:noProof/>
              </w:rPr>
              <w:t xml:space="preserve">[66] </w:t>
            </w:r>
          </w:p>
        </w:tc>
        <w:tc>
          <w:tcPr>
            <w:tcW w:w="0" w:type="auto"/>
            <w:hideMark/>
          </w:tcPr>
          <w:p w14:paraId="558B1A79" w14:textId="77777777" w:rsidR="008D1943" w:rsidRDefault="008D1943" w:rsidP="007233C1">
            <w:pPr>
              <w:pStyle w:val="Bibliography"/>
              <w:rPr>
                <w:noProof/>
              </w:rPr>
            </w:pPr>
            <w:r>
              <w:rPr>
                <w:noProof/>
              </w:rPr>
              <w:t xml:space="preserve">L. Zadeh, “Fuzzy Sets,” </w:t>
            </w:r>
            <w:r>
              <w:rPr>
                <w:i/>
                <w:iCs/>
                <w:noProof/>
              </w:rPr>
              <w:t xml:space="preserve">Journal of Information and Controls, </w:t>
            </w:r>
            <w:r>
              <w:rPr>
                <w:noProof/>
              </w:rPr>
              <w:t xml:space="preserve">vol. 8, pp. 338 - 353, 1965. </w:t>
            </w:r>
          </w:p>
        </w:tc>
      </w:tr>
      <w:tr w:rsidR="008D1943" w14:paraId="1742F615" w14:textId="77777777" w:rsidTr="007233C1">
        <w:trPr>
          <w:tblCellSpacing w:w="15" w:type="dxa"/>
        </w:trPr>
        <w:tc>
          <w:tcPr>
            <w:tcW w:w="50" w:type="pct"/>
            <w:hideMark/>
          </w:tcPr>
          <w:p w14:paraId="5248AF12" w14:textId="77777777" w:rsidR="008D1943" w:rsidRDefault="008D1943" w:rsidP="007233C1">
            <w:pPr>
              <w:pStyle w:val="Bibliography"/>
              <w:rPr>
                <w:noProof/>
              </w:rPr>
            </w:pPr>
            <w:r>
              <w:rPr>
                <w:noProof/>
              </w:rPr>
              <w:t xml:space="preserve">[67] </w:t>
            </w:r>
          </w:p>
        </w:tc>
        <w:tc>
          <w:tcPr>
            <w:tcW w:w="0" w:type="auto"/>
            <w:hideMark/>
          </w:tcPr>
          <w:p w14:paraId="49713675" w14:textId="77777777" w:rsidR="008D1943" w:rsidRDefault="008D1943" w:rsidP="007233C1">
            <w:pPr>
              <w:pStyle w:val="Bibliography"/>
              <w:rPr>
                <w:noProof/>
              </w:rPr>
            </w:pPr>
            <w:r>
              <w:rPr>
                <w:noProof/>
              </w:rPr>
              <w:t xml:space="preserve">F. B. Y. K. Z. R. a. Q. D. Yue Deng, “Deep Direct Reinforcement Learning for Financial Signal Representation and Trading,” </w:t>
            </w:r>
            <w:r>
              <w:rPr>
                <w:i/>
                <w:iCs/>
                <w:noProof/>
              </w:rPr>
              <w:t xml:space="preserve">IEEE TRANSACTIONS ON NEURAL NETWORKS AND LEARNING SYSTEMS, </w:t>
            </w:r>
            <w:r>
              <w:rPr>
                <w:noProof/>
              </w:rPr>
              <w:t xml:space="preserve">vol. 28, no. 3, pp. 653-664, 2017. </w:t>
            </w:r>
          </w:p>
        </w:tc>
      </w:tr>
      <w:tr w:rsidR="008D1943" w14:paraId="4772118A" w14:textId="77777777" w:rsidTr="007233C1">
        <w:trPr>
          <w:tblCellSpacing w:w="15" w:type="dxa"/>
        </w:trPr>
        <w:tc>
          <w:tcPr>
            <w:tcW w:w="50" w:type="pct"/>
            <w:hideMark/>
          </w:tcPr>
          <w:p w14:paraId="7EE7335B" w14:textId="77777777" w:rsidR="008D1943" w:rsidRDefault="008D1943" w:rsidP="007233C1">
            <w:pPr>
              <w:pStyle w:val="Bibliography"/>
              <w:rPr>
                <w:noProof/>
              </w:rPr>
            </w:pPr>
            <w:r>
              <w:rPr>
                <w:noProof/>
              </w:rPr>
              <w:t xml:space="preserve">[68] </w:t>
            </w:r>
          </w:p>
        </w:tc>
        <w:tc>
          <w:tcPr>
            <w:tcW w:w="0" w:type="auto"/>
            <w:hideMark/>
          </w:tcPr>
          <w:p w14:paraId="06AA1EF3" w14:textId="77777777" w:rsidR="008D1943" w:rsidRDefault="008D1943" w:rsidP="007233C1">
            <w:pPr>
              <w:pStyle w:val="Bibliography"/>
              <w:rPr>
                <w:noProof/>
              </w:rPr>
            </w:pPr>
            <w:r>
              <w:rPr>
                <w:noProof/>
              </w:rPr>
              <w:t xml:space="preserve">W. A. Fuller, Introduction to Statistical Time Series, 2nd ed., New York: John Wiley &amp; Sons, 1995. </w:t>
            </w:r>
          </w:p>
        </w:tc>
      </w:tr>
      <w:tr w:rsidR="008D1943" w14:paraId="5142BBC1" w14:textId="77777777" w:rsidTr="007233C1">
        <w:trPr>
          <w:tblCellSpacing w:w="15" w:type="dxa"/>
        </w:trPr>
        <w:tc>
          <w:tcPr>
            <w:tcW w:w="50" w:type="pct"/>
            <w:hideMark/>
          </w:tcPr>
          <w:p w14:paraId="7E17BCFC" w14:textId="77777777" w:rsidR="008D1943" w:rsidRDefault="008D1943" w:rsidP="007233C1">
            <w:pPr>
              <w:pStyle w:val="Bibliography"/>
              <w:rPr>
                <w:noProof/>
              </w:rPr>
            </w:pPr>
            <w:r>
              <w:rPr>
                <w:noProof/>
              </w:rPr>
              <w:t xml:space="preserve">[69] </w:t>
            </w:r>
          </w:p>
        </w:tc>
        <w:tc>
          <w:tcPr>
            <w:tcW w:w="0" w:type="auto"/>
            <w:hideMark/>
          </w:tcPr>
          <w:p w14:paraId="6FBA184A" w14:textId="77777777" w:rsidR="008D1943" w:rsidRDefault="008D1943" w:rsidP="007233C1">
            <w:pPr>
              <w:pStyle w:val="Bibliography"/>
              <w:rPr>
                <w:noProof/>
              </w:rPr>
            </w:pPr>
            <w:r>
              <w:rPr>
                <w:noProof/>
              </w:rPr>
              <w:t xml:space="preserve">J.-M. Z. Christian Francq, Garch Models: Structure, Statistical Inference and Financial Applications, 1st ed., John Wiley &amp; Sons, 2010. </w:t>
            </w:r>
          </w:p>
        </w:tc>
      </w:tr>
      <w:tr w:rsidR="008D1943" w14:paraId="70C40C9B" w14:textId="77777777" w:rsidTr="007233C1">
        <w:trPr>
          <w:tblCellSpacing w:w="15" w:type="dxa"/>
        </w:trPr>
        <w:tc>
          <w:tcPr>
            <w:tcW w:w="50" w:type="pct"/>
            <w:hideMark/>
          </w:tcPr>
          <w:p w14:paraId="0829B21C" w14:textId="77777777" w:rsidR="008D1943" w:rsidRDefault="008D1943" w:rsidP="007233C1">
            <w:pPr>
              <w:pStyle w:val="Bibliography"/>
              <w:rPr>
                <w:noProof/>
              </w:rPr>
            </w:pPr>
            <w:r>
              <w:rPr>
                <w:noProof/>
              </w:rPr>
              <w:t xml:space="preserve">[70] </w:t>
            </w:r>
          </w:p>
        </w:tc>
        <w:tc>
          <w:tcPr>
            <w:tcW w:w="0" w:type="auto"/>
            <w:hideMark/>
          </w:tcPr>
          <w:p w14:paraId="42A28B3A" w14:textId="77777777" w:rsidR="008D1943" w:rsidRDefault="008D1943" w:rsidP="007233C1">
            <w:pPr>
              <w:pStyle w:val="Bibliography"/>
              <w:rPr>
                <w:noProof/>
              </w:rPr>
            </w:pPr>
            <w:r>
              <w:rPr>
                <w:noProof/>
              </w:rPr>
              <w:t xml:space="preserve">T. J. R. A. J. H. S. Graham Elliott, “EFFICIENT TESTS FOR AN AUTOREGRESSIVE UNIT ROOT,” </w:t>
            </w:r>
            <w:r>
              <w:rPr>
                <w:i/>
                <w:iCs/>
                <w:noProof/>
              </w:rPr>
              <w:t xml:space="preserve">Econometrica, </w:t>
            </w:r>
            <w:r>
              <w:rPr>
                <w:noProof/>
              </w:rPr>
              <w:t xml:space="preserve">vol. 64, no. 4, pp. 813-836, 1996. </w:t>
            </w:r>
          </w:p>
        </w:tc>
      </w:tr>
      <w:tr w:rsidR="008D1943" w14:paraId="3F85BC73" w14:textId="77777777" w:rsidTr="007233C1">
        <w:trPr>
          <w:tblCellSpacing w:w="15" w:type="dxa"/>
        </w:trPr>
        <w:tc>
          <w:tcPr>
            <w:tcW w:w="50" w:type="pct"/>
            <w:hideMark/>
          </w:tcPr>
          <w:p w14:paraId="2C247CAA" w14:textId="77777777" w:rsidR="008D1943" w:rsidRDefault="008D1943" w:rsidP="007233C1">
            <w:pPr>
              <w:pStyle w:val="Bibliography"/>
              <w:rPr>
                <w:noProof/>
              </w:rPr>
            </w:pPr>
            <w:r>
              <w:rPr>
                <w:noProof/>
              </w:rPr>
              <w:t xml:space="preserve">[71] </w:t>
            </w:r>
          </w:p>
        </w:tc>
        <w:tc>
          <w:tcPr>
            <w:tcW w:w="0" w:type="auto"/>
            <w:hideMark/>
          </w:tcPr>
          <w:p w14:paraId="0ECF3DE2" w14:textId="77777777" w:rsidR="008D1943" w:rsidRDefault="008D1943" w:rsidP="007233C1">
            <w:pPr>
              <w:pStyle w:val="Bibliography"/>
              <w:rPr>
                <w:noProof/>
              </w:rPr>
            </w:pPr>
            <w:r>
              <w:rPr>
                <w:noProof/>
              </w:rPr>
              <w:t xml:space="preserve">L. F. A. &amp;. M. B. Calvet, “Large Deviations and the Distribution of Price Changes,” </w:t>
            </w:r>
            <w:r>
              <w:rPr>
                <w:i/>
                <w:iCs/>
                <w:noProof/>
              </w:rPr>
              <w:t xml:space="preserve">Cowles Foundation Discussion Papers, </w:t>
            </w:r>
            <w:r>
              <w:rPr>
                <w:noProof/>
              </w:rPr>
              <w:t xml:space="preserve">vol. 1413, pp. 1-30, 1997. </w:t>
            </w:r>
          </w:p>
        </w:tc>
      </w:tr>
      <w:tr w:rsidR="008D1943" w14:paraId="17FD5590" w14:textId="77777777" w:rsidTr="007233C1">
        <w:trPr>
          <w:tblCellSpacing w:w="15" w:type="dxa"/>
        </w:trPr>
        <w:tc>
          <w:tcPr>
            <w:tcW w:w="50" w:type="pct"/>
            <w:hideMark/>
          </w:tcPr>
          <w:p w14:paraId="089B6E35" w14:textId="77777777" w:rsidR="008D1943" w:rsidRDefault="008D1943" w:rsidP="007233C1">
            <w:pPr>
              <w:pStyle w:val="Bibliography"/>
              <w:rPr>
                <w:noProof/>
              </w:rPr>
            </w:pPr>
            <w:r>
              <w:rPr>
                <w:noProof/>
              </w:rPr>
              <w:t xml:space="preserve">[72] </w:t>
            </w:r>
          </w:p>
        </w:tc>
        <w:tc>
          <w:tcPr>
            <w:tcW w:w="0" w:type="auto"/>
            <w:hideMark/>
          </w:tcPr>
          <w:p w14:paraId="4DDFA658" w14:textId="77777777" w:rsidR="008D1943" w:rsidRDefault="008D1943" w:rsidP="007233C1">
            <w:pPr>
              <w:pStyle w:val="Bibliography"/>
              <w:rPr>
                <w:noProof/>
              </w:rPr>
            </w:pPr>
            <w:r>
              <w:rPr>
                <w:noProof/>
              </w:rPr>
              <w:t xml:space="preserve">B. B. Mandelbrot, The Fractal Geometry of Nature, 1st ed., NY: Times Books, January 1, 1977. </w:t>
            </w:r>
          </w:p>
        </w:tc>
      </w:tr>
      <w:tr w:rsidR="008D1943" w14:paraId="6B6544A2" w14:textId="77777777" w:rsidTr="007233C1">
        <w:trPr>
          <w:tblCellSpacing w:w="15" w:type="dxa"/>
        </w:trPr>
        <w:tc>
          <w:tcPr>
            <w:tcW w:w="50" w:type="pct"/>
            <w:hideMark/>
          </w:tcPr>
          <w:p w14:paraId="6CC835C0" w14:textId="77777777" w:rsidR="008D1943" w:rsidRDefault="008D1943" w:rsidP="007233C1">
            <w:pPr>
              <w:pStyle w:val="Bibliography"/>
              <w:rPr>
                <w:noProof/>
              </w:rPr>
            </w:pPr>
            <w:r>
              <w:rPr>
                <w:noProof/>
              </w:rPr>
              <w:t xml:space="preserve">[73] </w:t>
            </w:r>
          </w:p>
        </w:tc>
        <w:tc>
          <w:tcPr>
            <w:tcW w:w="0" w:type="auto"/>
            <w:hideMark/>
          </w:tcPr>
          <w:p w14:paraId="57C2E8AE" w14:textId="77777777" w:rsidR="008D1943" w:rsidRDefault="008D1943" w:rsidP="007233C1">
            <w:pPr>
              <w:pStyle w:val="Bibliography"/>
              <w:rPr>
                <w:noProof/>
              </w:rPr>
            </w:pPr>
            <w:r>
              <w:rPr>
                <w:noProof/>
              </w:rPr>
              <w:t>J. Moody, “What does RMSE really mean?,” 2019. [Online]. Available: https://towardsdatascience.com/what-does-rmse-really-mean-806b65f2e48e. [Accessed 05 09 2022].</w:t>
            </w:r>
          </w:p>
        </w:tc>
      </w:tr>
      <w:tr w:rsidR="008D1943" w14:paraId="04519709" w14:textId="77777777" w:rsidTr="007233C1">
        <w:trPr>
          <w:tblCellSpacing w:w="15" w:type="dxa"/>
        </w:trPr>
        <w:tc>
          <w:tcPr>
            <w:tcW w:w="50" w:type="pct"/>
            <w:hideMark/>
          </w:tcPr>
          <w:p w14:paraId="2706EA7F" w14:textId="77777777" w:rsidR="008D1943" w:rsidRDefault="008D1943" w:rsidP="007233C1">
            <w:pPr>
              <w:pStyle w:val="Bibliography"/>
              <w:rPr>
                <w:noProof/>
              </w:rPr>
            </w:pPr>
            <w:r>
              <w:rPr>
                <w:noProof/>
              </w:rPr>
              <w:lastRenderedPageBreak/>
              <w:t xml:space="preserve">[74] </w:t>
            </w:r>
          </w:p>
        </w:tc>
        <w:tc>
          <w:tcPr>
            <w:tcW w:w="0" w:type="auto"/>
            <w:hideMark/>
          </w:tcPr>
          <w:p w14:paraId="4F5ED657" w14:textId="77777777" w:rsidR="008D1943" w:rsidRDefault="008D1943" w:rsidP="007233C1">
            <w:pPr>
              <w:pStyle w:val="Bibliography"/>
              <w:rPr>
                <w:noProof/>
              </w:rPr>
            </w:pPr>
            <w:r>
              <w:rPr>
                <w:noProof/>
              </w:rPr>
              <w:t xml:space="preserve">K. M. Cort J. Willmott, “Advantages of the mean absolute error (MAE) over the root mean square error (RMSE) in assessing average model performance,” </w:t>
            </w:r>
            <w:r>
              <w:rPr>
                <w:i/>
                <w:iCs/>
                <w:noProof/>
              </w:rPr>
              <w:t xml:space="preserve">Climate Research, </w:t>
            </w:r>
            <w:r>
              <w:rPr>
                <w:noProof/>
              </w:rPr>
              <w:t xml:space="preserve">vol. 30, no. 1, pp. 79-82, 2005. </w:t>
            </w:r>
          </w:p>
        </w:tc>
      </w:tr>
      <w:tr w:rsidR="008D1943" w14:paraId="506CE6A4" w14:textId="77777777" w:rsidTr="007233C1">
        <w:trPr>
          <w:tblCellSpacing w:w="15" w:type="dxa"/>
        </w:trPr>
        <w:tc>
          <w:tcPr>
            <w:tcW w:w="50" w:type="pct"/>
            <w:hideMark/>
          </w:tcPr>
          <w:p w14:paraId="491BD610" w14:textId="77777777" w:rsidR="008D1943" w:rsidRDefault="008D1943" w:rsidP="007233C1">
            <w:pPr>
              <w:pStyle w:val="Bibliography"/>
              <w:rPr>
                <w:noProof/>
              </w:rPr>
            </w:pPr>
            <w:r>
              <w:rPr>
                <w:noProof/>
              </w:rPr>
              <w:t xml:space="preserve">[75] </w:t>
            </w:r>
          </w:p>
        </w:tc>
        <w:tc>
          <w:tcPr>
            <w:tcW w:w="0" w:type="auto"/>
            <w:hideMark/>
          </w:tcPr>
          <w:p w14:paraId="4BEFFA94" w14:textId="77777777" w:rsidR="008D1943" w:rsidRDefault="008D1943" w:rsidP="007233C1">
            <w:pPr>
              <w:pStyle w:val="Bibliography"/>
              <w:rPr>
                <w:noProof/>
              </w:rPr>
            </w:pPr>
            <w:r>
              <w:rPr>
                <w:noProof/>
              </w:rPr>
              <w:t xml:space="preserve">P. Meyer, “A decomposition theorem for supermartingales,” </w:t>
            </w:r>
            <w:r>
              <w:rPr>
                <w:i/>
                <w:iCs/>
                <w:noProof/>
              </w:rPr>
              <w:t xml:space="preserve">Illinois Journal of Mathematics, </w:t>
            </w:r>
            <w:r>
              <w:rPr>
                <w:noProof/>
              </w:rPr>
              <w:t xml:space="preserve">vol. 6, pp. 193-205, 1962. </w:t>
            </w:r>
          </w:p>
        </w:tc>
      </w:tr>
      <w:tr w:rsidR="008D1943" w14:paraId="4EEE16FC" w14:textId="77777777" w:rsidTr="007233C1">
        <w:trPr>
          <w:tblCellSpacing w:w="15" w:type="dxa"/>
        </w:trPr>
        <w:tc>
          <w:tcPr>
            <w:tcW w:w="50" w:type="pct"/>
            <w:hideMark/>
          </w:tcPr>
          <w:p w14:paraId="7CD90A79" w14:textId="77777777" w:rsidR="008D1943" w:rsidRDefault="008D1943" w:rsidP="007233C1">
            <w:pPr>
              <w:pStyle w:val="Bibliography"/>
              <w:rPr>
                <w:noProof/>
              </w:rPr>
            </w:pPr>
            <w:r>
              <w:rPr>
                <w:noProof/>
              </w:rPr>
              <w:t xml:space="preserve">[76] </w:t>
            </w:r>
          </w:p>
        </w:tc>
        <w:tc>
          <w:tcPr>
            <w:tcW w:w="0" w:type="auto"/>
            <w:hideMark/>
          </w:tcPr>
          <w:p w14:paraId="2D73CF8D" w14:textId="77777777" w:rsidR="008D1943" w:rsidRDefault="008D1943" w:rsidP="007233C1">
            <w:pPr>
              <w:pStyle w:val="Bibliography"/>
              <w:rPr>
                <w:noProof/>
              </w:rPr>
            </w:pPr>
            <w:r>
              <w:rPr>
                <w:noProof/>
              </w:rPr>
              <w:t xml:space="preserve">A. Kolmogorov, “Wienersche spiralen und einige andere interessante Kurven in Hilbertscen Raum,” </w:t>
            </w:r>
            <w:r>
              <w:rPr>
                <w:i/>
                <w:iCs/>
                <w:noProof/>
              </w:rPr>
              <w:t xml:space="preserve">C. R. (Doklady) Acad. USSR(N.S.), </w:t>
            </w:r>
            <w:r>
              <w:rPr>
                <w:noProof/>
              </w:rPr>
              <w:t xml:space="preserve">vol. 26, pp. 115-118, 1940. </w:t>
            </w:r>
          </w:p>
        </w:tc>
      </w:tr>
      <w:tr w:rsidR="008D1943" w14:paraId="34302376" w14:textId="77777777" w:rsidTr="007233C1">
        <w:trPr>
          <w:tblCellSpacing w:w="15" w:type="dxa"/>
        </w:trPr>
        <w:tc>
          <w:tcPr>
            <w:tcW w:w="50" w:type="pct"/>
            <w:hideMark/>
          </w:tcPr>
          <w:p w14:paraId="1EF49552" w14:textId="77777777" w:rsidR="008D1943" w:rsidRDefault="008D1943" w:rsidP="007233C1">
            <w:pPr>
              <w:pStyle w:val="Bibliography"/>
              <w:rPr>
                <w:noProof/>
              </w:rPr>
            </w:pPr>
            <w:r>
              <w:rPr>
                <w:noProof/>
              </w:rPr>
              <w:t xml:space="preserve">[77] </w:t>
            </w:r>
          </w:p>
        </w:tc>
        <w:tc>
          <w:tcPr>
            <w:tcW w:w="0" w:type="auto"/>
            <w:hideMark/>
          </w:tcPr>
          <w:p w14:paraId="2811211D" w14:textId="77777777" w:rsidR="008D1943" w:rsidRDefault="008D1943" w:rsidP="007233C1">
            <w:pPr>
              <w:pStyle w:val="Bibliography"/>
              <w:rPr>
                <w:noProof/>
              </w:rPr>
            </w:pPr>
            <w:r>
              <w:rPr>
                <w:noProof/>
              </w:rPr>
              <w:t xml:space="preserve">L. Young, “An inequality of the Hölder type, connected with Stieltjes integration,” </w:t>
            </w:r>
            <w:r>
              <w:rPr>
                <w:i/>
                <w:iCs/>
                <w:noProof/>
              </w:rPr>
              <w:t xml:space="preserve">Acta Mathematica, </w:t>
            </w:r>
            <w:r>
              <w:rPr>
                <w:noProof/>
              </w:rPr>
              <w:t xml:space="preserve">vol. 67, pp. 251-282, 1936. </w:t>
            </w:r>
          </w:p>
        </w:tc>
      </w:tr>
      <w:tr w:rsidR="008D1943" w14:paraId="7FDB583B" w14:textId="77777777" w:rsidTr="007233C1">
        <w:trPr>
          <w:tblCellSpacing w:w="15" w:type="dxa"/>
        </w:trPr>
        <w:tc>
          <w:tcPr>
            <w:tcW w:w="50" w:type="pct"/>
            <w:hideMark/>
          </w:tcPr>
          <w:p w14:paraId="35CD3C1C" w14:textId="77777777" w:rsidR="008D1943" w:rsidRDefault="008D1943" w:rsidP="007233C1">
            <w:pPr>
              <w:pStyle w:val="Bibliography"/>
              <w:rPr>
                <w:noProof/>
              </w:rPr>
            </w:pPr>
            <w:r>
              <w:rPr>
                <w:noProof/>
              </w:rPr>
              <w:t xml:space="preserve">[78] </w:t>
            </w:r>
          </w:p>
        </w:tc>
        <w:tc>
          <w:tcPr>
            <w:tcW w:w="0" w:type="auto"/>
            <w:hideMark/>
          </w:tcPr>
          <w:p w14:paraId="1D87DAA3" w14:textId="77777777" w:rsidR="008D1943" w:rsidRDefault="008D1943" w:rsidP="007233C1">
            <w:pPr>
              <w:pStyle w:val="Bibliography"/>
              <w:rPr>
                <w:noProof/>
              </w:rPr>
            </w:pPr>
            <w:r>
              <w:rPr>
                <w:noProof/>
              </w:rPr>
              <w:t xml:space="preserve">E. M. O. N. D. Alòs, “Stochastic calculus with respect to fractional Brownian motion with Hurst parameterlesser than 1/2,” </w:t>
            </w:r>
            <w:r>
              <w:rPr>
                <w:i/>
                <w:iCs/>
                <w:noProof/>
              </w:rPr>
              <w:t xml:space="preserve">Stochastic Processes and their Applications, </w:t>
            </w:r>
            <w:r>
              <w:rPr>
                <w:noProof/>
              </w:rPr>
              <w:t xml:space="preserve">vol. 86, pp. 121-139, 2000. </w:t>
            </w:r>
          </w:p>
        </w:tc>
      </w:tr>
      <w:tr w:rsidR="008D1943" w14:paraId="16025011" w14:textId="77777777" w:rsidTr="007233C1">
        <w:trPr>
          <w:tblCellSpacing w:w="15" w:type="dxa"/>
        </w:trPr>
        <w:tc>
          <w:tcPr>
            <w:tcW w:w="50" w:type="pct"/>
            <w:hideMark/>
          </w:tcPr>
          <w:p w14:paraId="1CD4D868" w14:textId="77777777" w:rsidR="008D1943" w:rsidRDefault="008D1943" w:rsidP="007233C1">
            <w:pPr>
              <w:pStyle w:val="Bibliography"/>
              <w:rPr>
                <w:noProof/>
              </w:rPr>
            </w:pPr>
            <w:r>
              <w:rPr>
                <w:noProof/>
              </w:rPr>
              <w:t xml:space="preserve">[79] </w:t>
            </w:r>
          </w:p>
        </w:tc>
        <w:tc>
          <w:tcPr>
            <w:tcW w:w="0" w:type="auto"/>
            <w:hideMark/>
          </w:tcPr>
          <w:p w14:paraId="2C7EC2C2" w14:textId="77777777" w:rsidR="008D1943" w:rsidRDefault="008D1943" w:rsidP="007233C1">
            <w:pPr>
              <w:pStyle w:val="Bibliography"/>
              <w:rPr>
                <w:noProof/>
              </w:rPr>
            </w:pPr>
            <w:r>
              <w:rPr>
                <w:noProof/>
              </w:rPr>
              <w:t xml:space="preserve">C. Jost, “Transformation formulas for fractional brownian motion,” </w:t>
            </w:r>
            <w:r>
              <w:rPr>
                <w:i/>
                <w:iCs/>
                <w:noProof/>
              </w:rPr>
              <w:t xml:space="preserve">Stochastic Processes and their Applications, </w:t>
            </w:r>
            <w:r>
              <w:rPr>
                <w:noProof/>
              </w:rPr>
              <w:t xml:space="preserve">vol. 116, no. 10, pp. 1341-1357, 2006. </w:t>
            </w:r>
          </w:p>
        </w:tc>
      </w:tr>
      <w:tr w:rsidR="008D1943" w14:paraId="716276F5" w14:textId="77777777" w:rsidTr="007233C1">
        <w:trPr>
          <w:tblCellSpacing w:w="15" w:type="dxa"/>
        </w:trPr>
        <w:tc>
          <w:tcPr>
            <w:tcW w:w="50" w:type="pct"/>
            <w:hideMark/>
          </w:tcPr>
          <w:p w14:paraId="71C64981" w14:textId="77777777" w:rsidR="008D1943" w:rsidRDefault="008D1943" w:rsidP="007233C1">
            <w:pPr>
              <w:pStyle w:val="Bibliography"/>
              <w:rPr>
                <w:noProof/>
              </w:rPr>
            </w:pPr>
            <w:r>
              <w:rPr>
                <w:noProof/>
              </w:rPr>
              <w:t xml:space="preserve">[80] </w:t>
            </w:r>
          </w:p>
        </w:tc>
        <w:tc>
          <w:tcPr>
            <w:tcW w:w="0" w:type="auto"/>
            <w:hideMark/>
          </w:tcPr>
          <w:p w14:paraId="5EFED5F1" w14:textId="77777777" w:rsidR="008D1943" w:rsidRDefault="008D1943" w:rsidP="007233C1">
            <w:pPr>
              <w:pStyle w:val="Bibliography"/>
              <w:rPr>
                <w:noProof/>
              </w:rPr>
            </w:pPr>
            <w:r>
              <w:rPr>
                <w:noProof/>
              </w:rPr>
              <w:t xml:space="preserve">T. Thao, “An approximate approach to fractional analysis for finance,” </w:t>
            </w:r>
            <w:r>
              <w:rPr>
                <w:i/>
                <w:iCs/>
                <w:noProof/>
              </w:rPr>
              <w:t xml:space="preserve">Nonlinear Analysis: Real World Applications, </w:t>
            </w:r>
            <w:r>
              <w:rPr>
                <w:noProof/>
              </w:rPr>
              <w:t xml:space="preserve">vol. 7, no. 1, pp. 124-132, 2006. </w:t>
            </w:r>
          </w:p>
        </w:tc>
      </w:tr>
      <w:tr w:rsidR="008D1943" w14:paraId="2E32E849" w14:textId="77777777" w:rsidTr="007233C1">
        <w:trPr>
          <w:tblCellSpacing w:w="15" w:type="dxa"/>
        </w:trPr>
        <w:tc>
          <w:tcPr>
            <w:tcW w:w="50" w:type="pct"/>
            <w:hideMark/>
          </w:tcPr>
          <w:p w14:paraId="697A913C" w14:textId="77777777" w:rsidR="008D1943" w:rsidRDefault="008D1943" w:rsidP="007233C1">
            <w:pPr>
              <w:pStyle w:val="Bibliography"/>
              <w:rPr>
                <w:noProof/>
              </w:rPr>
            </w:pPr>
            <w:r>
              <w:rPr>
                <w:noProof/>
              </w:rPr>
              <w:t xml:space="preserve">[81] </w:t>
            </w:r>
          </w:p>
        </w:tc>
        <w:tc>
          <w:tcPr>
            <w:tcW w:w="0" w:type="auto"/>
            <w:hideMark/>
          </w:tcPr>
          <w:p w14:paraId="1E228AC8" w14:textId="77777777" w:rsidR="008D1943" w:rsidRDefault="008D1943" w:rsidP="007233C1">
            <w:pPr>
              <w:pStyle w:val="Bibliography"/>
              <w:rPr>
                <w:noProof/>
              </w:rPr>
            </w:pPr>
            <w:r>
              <w:rPr>
                <w:noProof/>
              </w:rPr>
              <w:t xml:space="preserve">H. M. M. &amp;. E. M. Jafari, “Fuzzy stochastic differential equations driven by fractional Brownian motion,” </w:t>
            </w:r>
            <w:r>
              <w:rPr>
                <w:i/>
                <w:iCs/>
                <w:noProof/>
              </w:rPr>
              <w:t xml:space="preserve">Advances in Difference Equations, </w:t>
            </w:r>
            <w:r>
              <w:rPr>
                <w:noProof/>
              </w:rPr>
              <w:t xml:space="preserve">vol. 16, pp. 1-17, 2021. </w:t>
            </w:r>
          </w:p>
        </w:tc>
      </w:tr>
      <w:tr w:rsidR="008D1943" w14:paraId="6B452907" w14:textId="77777777" w:rsidTr="007233C1">
        <w:trPr>
          <w:tblCellSpacing w:w="15" w:type="dxa"/>
        </w:trPr>
        <w:tc>
          <w:tcPr>
            <w:tcW w:w="50" w:type="pct"/>
            <w:hideMark/>
          </w:tcPr>
          <w:p w14:paraId="7205F2E3" w14:textId="77777777" w:rsidR="008D1943" w:rsidRDefault="008D1943" w:rsidP="007233C1">
            <w:pPr>
              <w:pStyle w:val="Bibliography"/>
              <w:rPr>
                <w:noProof/>
              </w:rPr>
            </w:pPr>
            <w:r>
              <w:rPr>
                <w:noProof/>
              </w:rPr>
              <w:t xml:space="preserve">[82] </w:t>
            </w:r>
          </w:p>
        </w:tc>
        <w:tc>
          <w:tcPr>
            <w:tcW w:w="0" w:type="auto"/>
            <w:hideMark/>
          </w:tcPr>
          <w:p w14:paraId="6943DB69" w14:textId="77777777" w:rsidR="008D1943" w:rsidRDefault="008D1943" w:rsidP="007233C1">
            <w:pPr>
              <w:pStyle w:val="Bibliography"/>
              <w:rPr>
                <w:noProof/>
              </w:rPr>
            </w:pPr>
            <w:r>
              <w:rPr>
                <w:noProof/>
              </w:rPr>
              <w:t xml:space="preserve">E. A. Llendeto, Modeling with Itô Stochastic Differential Equations, Berlin: Springer, 2007. </w:t>
            </w:r>
          </w:p>
        </w:tc>
      </w:tr>
      <w:tr w:rsidR="008D1943" w14:paraId="7138BF78" w14:textId="77777777" w:rsidTr="007233C1">
        <w:trPr>
          <w:tblCellSpacing w:w="15" w:type="dxa"/>
        </w:trPr>
        <w:tc>
          <w:tcPr>
            <w:tcW w:w="50" w:type="pct"/>
            <w:hideMark/>
          </w:tcPr>
          <w:p w14:paraId="5743E23C" w14:textId="77777777" w:rsidR="008D1943" w:rsidRDefault="008D1943" w:rsidP="007233C1">
            <w:pPr>
              <w:pStyle w:val="Bibliography"/>
              <w:rPr>
                <w:noProof/>
              </w:rPr>
            </w:pPr>
            <w:r>
              <w:rPr>
                <w:noProof/>
              </w:rPr>
              <w:t xml:space="preserve">[83] </w:t>
            </w:r>
          </w:p>
        </w:tc>
        <w:tc>
          <w:tcPr>
            <w:tcW w:w="0" w:type="auto"/>
            <w:hideMark/>
          </w:tcPr>
          <w:p w14:paraId="624AF8D4" w14:textId="77777777" w:rsidR="008D1943" w:rsidRDefault="008D1943" w:rsidP="007233C1">
            <w:pPr>
              <w:pStyle w:val="Bibliography"/>
              <w:rPr>
                <w:noProof/>
              </w:rPr>
            </w:pPr>
            <w:r>
              <w:rPr>
                <w:noProof/>
              </w:rPr>
              <w:t xml:space="preserve">R. J. Aumann, “Integrals of set-valued functions,” </w:t>
            </w:r>
            <w:r>
              <w:rPr>
                <w:i/>
                <w:iCs/>
                <w:noProof/>
              </w:rPr>
              <w:t xml:space="preserve">Journal of Mathematical Analysis and Applications, </w:t>
            </w:r>
            <w:r>
              <w:rPr>
                <w:noProof/>
              </w:rPr>
              <w:t xml:space="preserve">vol. 12, no. 1, pp. 1-12, 1965. </w:t>
            </w:r>
          </w:p>
        </w:tc>
      </w:tr>
      <w:tr w:rsidR="008D1943" w14:paraId="50EFCD11" w14:textId="77777777" w:rsidTr="007233C1">
        <w:trPr>
          <w:tblCellSpacing w:w="15" w:type="dxa"/>
        </w:trPr>
        <w:tc>
          <w:tcPr>
            <w:tcW w:w="50" w:type="pct"/>
            <w:hideMark/>
          </w:tcPr>
          <w:p w14:paraId="2916525C" w14:textId="77777777" w:rsidR="008D1943" w:rsidRDefault="008D1943" w:rsidP="007233C1">
            <w:pPr>
              <w:pStyle w:val="Bibliography"/>
              <w:rPr>
                <w:noProof/>
              </w:rPr>
            </w:pPr>
            <w:r>
              <w:rPr>
                <w:noProof/>
              </w:rPr>
              <w:t xml:space="preserve">[84] </w:t>
            </w:r>
          </w:p>
        </w:tc>
        <w:tc>
          <w:tcPr>
            <w:tcW w:w="0" w:type="auto"/>
            <w:hideMark/>
          </w:tcPr>
          <w:p w14:paraId="58625F53" w14:textId="77777777" w:rsidR="008D1943" w:rsidRDefault="008D1943" w:rsidP="007233C1">
            <w:pPr>
              <w:pStyle w:val="Bibliography"/>
              <w:rPr>
                <w:noProof/>
              </w:rPr>
            </w:pPr>
            <w:r>
              <w:rPr>
                <w:noProof/>
              </w:rPr>
              <w:t xml:space="preserve">A. a. F. S. Kolmogorov, Elements of the Theory of Functions and Functional Analysis, Moscow: Mir, 1957-1961. </w:t>
            </w:r>
          </w:p>
        </w:tc>
      </w:tr>
      <w:tr w:rsidR="008D1943" w14:paraId="23A8FCC4" w14:textId="77777777" w:rsidTr="007233C1">
        <w:trPr>
          <w:tblCellSpacing w:w="15" w:type="dxa"/>
        </w:trPr>
        <w:tc>
          <w:tcPr>
            <w:tcW w:w="50" w:type="pct"/>
            <w:hideMark/>
          </w:tcPr>
          <w:p w14:paraId="1A9ADDD2" w14:textId="77777777" w:rsidR="008D1943" w:rsidRDefault="008D1943" w:rsidP="007233C1">
            <w:pPr>
              <w:pStyle w:val="Bibliography"/>
              <w:rPr>
                <w:noProof/>
              </w:rPr>
            </w:pPr>
            <w:r>
              <w:rPr>
                <w:noProof/>
              </w:rPr>
              <w:t xml:space="preserve">[85] </w:t>
            </w:r>
          </w:p>
        </w:tc>
        <w:tc>
          <w:tcPr>
            <w:tcW w:w="0" w:type="auto"/>
            <w:hideMark/>
          </w:tcPr>
          <w:p w14:paraId="423C7032" w14:textId="77777777" w:rsidR="008D1943" w:rsidRDefault="008D1943" w:rsidP="007233C1">
            <w:pPr>
              <w:pStyle w:val="Bibliography"/>
              <w:rPr>
                <w:noProof/>
              </w:rPr>
            </w:pPr>
            <w:r>
              <w:rPr>
                <w:noProof/>
              </w:rPr>
              <w:t xml:space="preserve">G. R. Burkholder. D.L., “Extrapolation and interpolation for convex functions of operators on martingales,” </w:t>
            </w:r>
            <w:r>
              <w:rPr>
                <w:i/>
                <w:iCs/>
                <w:noProof/>
              </w:rPr>
              <w:t xml:space="preserve">Acta Math, </w:t>
            </w:r>
            <w:r>
              <w:rPr>
                <w:noProof/>
              </w:rPr>
              <w:t xml:space="preserve">vol. 124, pp. 249-304, 1979. </w:t>
            </w:r>
          </w:p>
        </w:tc>
      </w:tr>
      <w:tr w:rsidR="008D1943" w14:paraId="4CD72D34" w14:textId="77777777" w:rsidTr="007233C1">
        <w:trPr>
          <w:tblCellSpacing w:w="15" w:type="dxa"/>
        </w:trPr>
        <w:tc>
          <w:tcPr>
            <w:tcW w:w="50" w:type="pct"/>
            <w:hideMark/>
          </w:tcPr>
          <w:p w14:paraId="24F5B370" w14:textId="77777777" w:rsidR="008D1943" w:rsidRDefault="008D1943" w:rsidP="007233C1">
            <w:pPr>
              <w:pStyle w:val="Bibliography"/>
              <w:rPr>
                <w:noProof/>
              </w:rPr>
            </w:pPr>
            <w:r>
              <w:rPr>
                <w:noProof/>
              </w:rPr>
              <w:t xml:space="preserve">[86] </w:t>
            </w:r>
          </w:p>
        </w:tc>
        <w:tc>
          <w:tcPr>
            <w:tcW w:w="0" w:type="auto"/>
            <w:hideMark/>
          </w:tcPr>
          <w:p w14:paraId="00F18710" w14:textId="77777777" w:rsidR="008D1943" w:rsidRDefault="008D1943" w:rsidP="007233C1">
            <w:pPr>
              <w:pStyle w:val="Bibliography"/>
              <w:rPr>
                <w:noProof/>
              </w:rPr>
            </w:pPr>
            <w:r>
              <w:rPr>
                <w:noProof/>
              </w:rPr>
              <w:t>S. P. Lalley, “University of Chicago,” 14 November 2016. [Online]. Available: http://galton.uchicago.edu/~lalley/Courses/385/ItoIntegral.pdf. [Accessed September 2022].</w:t>
            </w:r>
          </w:p>
        </w:tc>
      </w:tr>
      <w:tr w:rsidR="008D1943" w14:paraId="55E9D576" w14:textId="77777777" w:rsidTr="007233C1">
        <w:trPr>
          <w:tblCellSpacing w:w="15" w:type="dxa"/>
        </w:trPr>
        <w:tc>
          <w:tcPr>
            <w:tcW w:w="50" w:type="pct"/>
            <w:hideMark/>
          </w:tcPr>
          <w:p w14:paraId="75EE0D2A" w14:textId="77777777" w:rsidR="008D1943" w:rsidRDefault="008D1943" w:rsidP="007233C1">
            <w:pPr>
              <w:pStyle w:val="Bibliography"/>
              <w:rPr>
                <w:noProof/>
              </w:rPr>
            </w:pPr>
            <w:r>
              <w:rPr>
                <w:noProof/>
              </w:rPr>
              <w:t xml:space="preserve">[87] </w:t>
            </w:r>
          </w:p>
        </w:tc>
        <w:tc>
          <w:tcPr>
            <w:tcW w:w="0" w:type="auto"/>
            <w:hideMark/>
          </w:tcPr>
          <w:p w14:paraId="487BF16E" w14:textId="77777777" w:rsidR="008D1943" w:rsidRDefault="008D1943" w:rsidP="007233C1">
            <w:pPr>
              <w:pStyle w:val="Bibliography"/>
              <w:rPr>
                <w:noProof/>
              </w:rPr>
            </w:pPr>
            <w:r>
              <w:rPr>
                <w:noProof/>
              </w:rPr>
              <w:t xml:space="preserve">E. a. S. R. Stein, Real Analysis, Oxford: Princeton University Press, 2005. </w:t>
            </w:r>
          </w:p>
        </w:tc>
      </w:tr>
      <w:tr w:rsidR="008D1943" w14:paraId="7CD60D82" w14:textId="77777777" w:rsidTr="007233C1">
        <w:trPr>
          <w:tblCellSpacing w:w="15" w:type="dxa"/>
        </w:trPr>
        <w:tc>
          <w:tcPr>
            <w:tcW w:w="50" w:type="pct"/>
            <w:hideMark/>
          </w:tcPr>
          <w:p w14:paraId="06AEFB2B" w14:textId="77777777" w:rsidR="008D1943" w:rsidRDefault="008D1943" w:rsidP="007233C1">
            <w:pPr>
              <w:pStyle w:val="Bibliography"/>
              <w:rPr>
                <w:noProof/>
              </w:rPr>
            </w:pPr>
            <w:r>
              <w:rPr>
                <w:noProof/>
              </w:rPr>
              <w:t xml:space="preserve">[88] </w:t>
            </w:r>
          </w:p>
        </w:tc>
        <w:tc>
          <w:tcPr>
            <w:tcW w:w="0" w:type="auto"/>
            <w:hideMark/>
          </w:tcPr>
          <w:p w14:paraId="01E6584C" w14:textId="77777777" w:rsidR="008D1943" w:rsidRDefault="008D1943" w:rsidP="007233C1">
            <w:pPr>
              <w:pStyle w:val="Bibliography"/>
              <w:rPr>
                <w:noProof/>
              </w:rPr>
            </w:pPr>
            <w:r>
              <w:rPr>
                <w:noProof/>
              </w:rPr>
              <w:t xml:space="preserve">E. &amp;. L. N. Coddington, Theory of ordinary differential equations, New York: McGraw-Hill, 1955. </w:t>
            </w:r>
          </w:p>
        </w:tc>
      </w:tr>
      <w:tr w:rsidR="008D1943" w14:paraId="37769B12" w14:textId="77777777" w:rsidTr="007233C1">
        <w:trPr>
          <w:tblCellSpacing w:w="15" w:type="dxa"/>
        </w:trPr>
        <w:tc>
          <w:tcPr>
            <w:tcW w:w="50" w:type="pct"/>
            <w:hideMark/>
          </w:tcPr>
          <w:p w14:paraId="3AD13362" w14:textId="77777777" w:rsidR="008D1943" w:rsidRDefault="008D1943" w:rsidP="007233C1">
            <w:pPr>
              <w:pStyle w:val="Bibliography"/>
              <w:rPr>
                <w:noProof/>
              </w:rPr>
            </w:pPr>
            <w:r>
              <w:rPr>
                <w:noProof/>
              </w:rPr>
              <w:t xml:space="preserve">[89] </w:t>
            </w:r>
          </w:p>
        </w:tc>
        <w:tc>
          <w:tcPr>
            <w:tcW w:w="0" w:type="auto"/>
            <w:hideMark/>
          </w:tcPr>
          <w:p w14:paraId="06AD0A73" w14:textId="77777777" w:rsidR="008D1943" w:rsidRDefault="008D1943" w:rsidP="007233C1">
            <w:pPr>
              <w:pStyle w:val="Bibliography"/>
              <w:rPr>
                <w:noProof/>
              </w:rPr>
            </w:pPr>
            <w:r>
              <w:rPr>
                <w:noProof/>
              </w:rPr>
              <w:t xml:space="preserve">T. Björk, Arbitrage Theory in Continuous Time, vol. 3, Oxford: Oxford University press, 2009. </w:t>
            </w:r>
          </w:p>
        </w:tc>
      </w:tr>
      <w:tr w:rsidR="008D1943" w14:paraId="0198E470" w14:textId="77777777" w:rsidTr="007233C1">
        <w:trPr>
          <w:tblCellSpacing w:w="15" w:type="dxa"/>
        </w:trPr>
        <w:tc>
          <w:tcPr>
            <w:tcW w:w="50" w:type="pct"/>
            <w:hideMark/>
          </w:tcPr>
          <w:p w14:paraId="5C27CB58" w14:textId="77777777" w:rsidR="008D1943" w:rsidRDefault="008D1943" w:rsidP="007233C1">
            <w:pPr>
              <w:pStyle w:val="Bibliography"/>
              <w:rPr>
                <w:noProof/>
              </w:rPr>
            </w:pPr>
            <w:r>
              <w:rPr>
                <w:noProof/>
              </w:rPr>
              <w:t xml:space="preserve">[90] </w:t>
            </w:r>
          </w:p>
        </w:tc>
        <w:tc>
          <w:tcPr>
            <w:tcW w:w="0" w:type="auto"/>
            <w:hideMark/>
          </w:tcPr>
          <w:p w14:paraId="7DB0C595" w14:textId="77777777" w:rsidR="008D1943" w:rsidRDefault="008D1943" w:rsidP="007233C1">
            <w:pPr>
              <w:pStyle w:val="Bibliography"/>
              <w:rPr>
                <w:noProof/>
              </w:rPr>
            </w:pPr>
            <w:r>
              <w:rPr>
                <w:noProof/>
              </w:rPr>
              <w:t xml:space="preserve">S. Y. a. S. Watanabe, “On the uniqueness of solutions of stochastic differential equations,” </w:t>
            </w:r>
            <w:r>
              <w:rPr>
                <w:i/>
                <w:iCs/>
                <w:noProof/>
              </w:rPr>
              <w:t xml:space="preserve">Journal of Mathematics of Kyoto University, </w:t>
            </w:r>
            <w:r>
              <w:rPr>
                <w:noProof/>
              </w:rPr>
              <w:t xml:space="preserve">vol. 11, no. 1, pp. 155-167, 1971. </w:t>
            </w:r>
          </w:p>
        </w:tc>
      </w:tr>
      <w:tr w:rsidR="008D1943" w14:paraId="1915D12F" w14:textId="77777777" w:rsidTr="007233C1">
        <w:trPr>
          <w:tblCellSpacing w:w="15" w:type="dxa"/>
        </w:trPr>
        <w:tc>
          <w:tcPr>
            <w:tcW w:w="50" w:type="pct"/>
            <w:hideMark/>
          </w:tcPr>
          <w:p w14:paraId="6180412D" w14:textId="77777777" w:rsidR="008D1943" w:rsidRDefault="008D1943" w:rsidP="007233C1">
            <w:pPr>
              <w:pStyle w:val="Bibliography"/>
              <w:rPr>
                <w:noProof/>
              </w:rPr>
            </w:pPr>
            <w:r>
              <w:rPr>
                <w:noProof/>
              </w:rPr>
              <w:t xml:space="preserve">[91] </w:t>
            </w:r>
          </w:p>
        </w:tc>
        <w:tc>
          <w:tcPr>
            <w:tcW w:w="0" w:type="auto"/>
            <w:hideMark/>
          </w:tcPr>
          <w:p w14:paraId="105146CD" w14:textId="77777777" w:rsidR="008D1943" w:rsidRDefault="008D1943" w:rsidP="007233C1">
            <w:pPr>
              <w:pStyle w:val="Bibliography"/>
              <w:rPr>
                <w:noProof/>
              </w:rPr>
            </w:pPr>
            <w:r>
              <w:rPr>
                <w:noProof/>
              </w:rPr>
              <w:t xml:space="preserve">L. Arnold., Stochastic Differential Equations: Theory and Applications, Wiley, 1974. </w:t>
            </w:r>
          </w:p>
        </w:tc>
      </w:tr>
      <w:tr w:rsidR="008D1943" w14:paraId="6B48AD9F" w14:textId="77777777" w:rsidTr="007233C1">
        <w:trPr>
          <w:tblCellSpacing w:w="15" w:type="dxa"/>
        </w:trPr>
        <w:tc>
          <w:tcPr>
            <w:tcW w:w="50" w:type="pct"/>
            <w:hideMark/>
          </w:tcPr>
          <w:p w14:paraId="7506C014" w14:textId="77777777" w:rsidR="008D1943" w:rsidRDefault="008D1943" w:rsidP="007233C1">
            <w:pPr>
              <w:pStyle w:val="Bibliography"/>
              <w:rPr>
                <w:noProof/>
              </w:rPr>
            </w:pPr>
            <w:r>
              <w:rPr>
                <w:noProof/>
              </w:rPr>
              <w:t xml:space="preserve">[92] </w:t>
            </w:r>
          </w:p>
        </w:tc>
        <w:tc>
          <w:tcPr>
            <w:tcW w:w="0" w:type="auto"/>
            <w:hideMark/>
          </w:tcPr>
          <w:p w14:paraId="1F03AE76" w14:textId="77777777" w:rsidR="008D1943" w:rsidRDefault="008D1943" w:rsidP="007233C1">
            <w:pPr>
              <w:pStyle w:val="Bibliography"/>
              <w:rPr>
                <w:noProof/>
              </w:rPr>
            </w:pPr>
            <w:r>
              <w:rPr>
                <w:noProof/>
              </w:rPr>
              <w:t xml:space="preserve">Z. L. Y.-J. L. Y. Z. Wei-Guo Zhang, “Pricing European Option Under Fuzzy Mixed Fractional Brownian Motion Model with Jumps,” </w:t>
            </w:r>
            <w:r>
              <w:rPr>
                <w:i/>
                <w:iCs/>
                <w:noProof/>
              </w:rPr>
              <w:t xml:space="preserve">Computational Economics, </w:t>
            </w:r>
            <w:r>
              <w:rPr>
                <w:noProof/>
              </w:rPr>
              <w:t xml:space="preserve">vol. 58, pp. 483-515, 2021. </w:t>
            </w:r>
          </w:p>
        </w:tc>
      </w:tr>
      <w:tr w:rsidR="008D1943" w14:paraId="7ECDEEE7" w14:textId="77777777" w:rsidTr="007233C1">
        <w:trPr>
          <w:tblCellSpacing w:w="15" w:type="dxa"/>
        </w:trPr>
        <w:tc>
          <w:tcPr>
            <w:tcW w:w="50" w:type="pct"/>
            <w:hideMark/>
          </w:tcPr>
          <w:p w14:paraId="5E3994E9" w14:textId="77777777" w:rsidR="008D1943" w:rsidRDefault="008D1943" w:rsidP="007233C1">
            <w:pPr>
              <w:pStyle w:val="Bibliography"/>
              <w:rPr>
                <w:noProof/>
              </w:rPr>
            </w:pPr>
            <w:r>
              <w:rPr>
                <w:noProof/>
              </w:rPr>
              <w:lastRenderedPageBreak/>
              <w:t xml:space="preserve">[93] </w:t>
            </w:r>
          </w:p>
        </w:tc>
        <w:tc>
          <w:tcPr>
            <w:tcW w:w="0" w:type="auto"/>
            <w:hideMark/>
          </w:tcPr>
          <w:p w14:paraId="62129AEA" w14:textId="77777777" w:rsidR="008D1943" w:rsidRDefault="008D1943" w:rsidP="007233C1">
            <w:pPr>
              <w:pStyle w:val="Bibliography"/>
              <w:rPr>
                <w:noProof/>
              </w:rPr>
            </w:pPr>
            <w:r>
              <w:rPr>
                <w:noProof/>
              </w:rPr>
              <w:t xml:space="preserve">R. Merton, “Option pricing when underlying stock returns are discontinuous,” </w:t>
            </w:r>
            <w:r>
              <w:rPr>
                <w:i/>
                <w:iCs/>
                <w:noProof/>
              </w:rPr>
              <w:t xml:space="preserve">Journal of Financial Economics, </w:t>
            </w:r>
            <w:r>
              <w:rPr>
                <w:noProof/>
              </w:rPr>
              <w:t xml:space="preserve">vol. 3, no. 1-2, pp. 125-144, 1976. </w:t>
            </w:r>
          </w:p>
        </w:tc>
      </w:tr>
      <w:tr w:rsidR="008D1943" w14:paraId="72717493" w14:textId="77777777" w:rsidTr="007233C1">
        <w:trPr>
          <w:tblCellSpacing w:w="15" w:type="dxa"/>
        </w:trPr>
        <w:tc>
          <w:tcPr>
            <w:tcW w:w="50" w:type="pct"/>
            <w:hideMark/>
          </w:tcPr>
          <w:p w14:paraId="3D530356" w14:textId="77777777" w:rsidR="008D1943" w:rsidRDefault="008D1943" w:rsidP="007233C1">
            <w:pPr>
              <w:pStyle w:val="Bibliography"/>
              <w:rPr>
                <w:noProof/>
              </w:rPr>
            </w:pPr>
            <w:r>
              <w:rPr>
                <w:noProof/>
              </w:rPr>
              <w:t xml:space="preserve">[94] </w:t>
            </w:r>
          </w:p>
        </w:tc>
        <w:tc>
          <w:tcPr>
            <w:tcW w:w="0" w:type="auto"/>
            <w:hideMark/>
          </w:tcPr>
          <w:p w14:paraId="34B3D7FA" w14:textId="77777777" w:rsidR="008D1943" w:rsidRDefault="008D1943" w:rsidP="007233C1">
            <w:pPr>
              <w:pStyle w:val="Bibliography"/>
              <w:rPr>
                <w:noProof/>
              </w:rPr>
            </w:pPr>
            <w:r>
              <w:rPr>
                <w:noProof/>
              </w:rPr>
              <w:t xml:space="preserve">S. &amp;. D. B. B. Muzzioli, “Fuzzy approaches to option price modelling,” </w:t>
            </w:r>
            <w:r>
              <w:rPr>
                <w:i/>
                <w:iCs/>
                <w:noProof/>
              </w:rPr>
              <w:t xml:space="preserve">IEEE Transactions on Fuzzy Systems, </w:t>
            </w:r>
            <w:r>
              <w:rPr>
                <w:noProof/>
              </w:rPr>
              <w:t xml:space="preserve">vol. 25, no. 2, pp. 392-401, 2017. </w:t>
            </w:r>
          </w:p>
        </w:tc>
      </w:tr>
      <w:tr w:rsidR="008D1943" w14:paraId="5F4785E6" w14:textId="77777777" w:rsidTr="007233C1">
        <w:trPr>
          <w:tblCellSpacing w:w="15" w:type="dxa"/>
        </w:trPr>
        <w:tc>
          <w:tcPr>
            <w:tcW w:w="50" w:type="pct"/>
            <w:hideMark/>
          </w:tcPr>
          <w:p w14:paraId="059214AE" w14:textId="77777777" w:rsidR="008D1943" w:rsidRDefault="008D1943" w:rsidP="007233C1">
            <w:pPr>
              <w:pStyle w:val="Bibliography"/>
              <w:rPr>
                <w:noProof/>
              </w:rPr>
            </w:pPr>
            <w:r>
              <w:rPr>
                <w:noProof/>
              </w:rPr>
              <w:t xml:space="preserve">[95] </w:t>
            </w:r>
          </w:p>
        </w:tc>
        <w:tc>
          <w:tcPr>
            <w:tcW w:w="0" w:type="auto"/>
            <w:hideMark/>
          </w:tcPr>
          <w:p w14:paraId="503012A1" w14:textId="77777777" w:rsidR="008D1943" w:rsidRDefault="008D1943" w:rsidP="007233C1">
            <w:pPr>
              <w:pStyle w:val="Bibliography"/>
              <w:rPr>
                <w:noProof/>
              </w:rPr>
            </w:pPr>
            <w:r>
              <w:rPr>
                <w:noProof/>
              </w:rPr>
              <w:t xml:space="preserve">P. &amp;. P. M. Nowak, “Option pricing with application of Levy processes and the minimal variance equivalent martingale measure under uncertainty,” </w:t>
            </w:r>
            <w:r>
              <w:rPr>
                <w:i/>
                <w:iCs/>
                <w:noProof/>
              </w:rPr>
              <w:t xml:space="preserve">IEEE Transactions on Fuzzy Systems, </w:t>
            </w:r>
            <w:r>
              <w:rPr>
                <w:noProof/>
              </w:rPr>
              <w:t xml:space="preserve">vol. 25, no. 2, pp. 402-416, 2017. </w:t>
            </w:r>
          </w:p>
        </w:tc>
      </w:tr>
      <w:tr w:rsidR="008D1943" w14:paraId="5873057F" w14:textId="77777777" w:rsidTr="007233C1">
        <w:trPr>
          <w:tblCellSpacing w:w="15" w:type="dxa"/>
        </w:trPr>
        <w:tc>
          <w:tcPr>
            <w:tcW w:w="50" w:type="pct"/>
            <w:hideMark/>
          </w:tcPr>
          <w:p w14:paraId="55E8B978" w14:textId="77777777" w:rsidR="008D1943" w:rsidRDefault="008D1943" w:rsidP="007233C1">
            <w:pPr>
              <w:pStyle w:val="Bibliography"/>
              <w:rPr>
                <w:noProof/>
              </w:rPr>
            </w:pPr>
            <w:r>
              <w:rPr>
                <w:noProof/>
              </w:rPr>
              <w:t xml:space="preserve">[96] </w:t>
            </w:r>
          </w:p>
        </w:tc>
        <w:tc>
          <w:tcPr>
            <w:tcW w:w="0" w:type="auto"/>
            <w:hideMark/>
          </w:tcPr>
          <w:p w14:paraId="5C202688" w14:textId="77777777" w:rsidR="008D1943" w:rsidRDefault="008D1943" w:rsidP="007233C1">
            <w:pPr>
              <w:pStyle w:val="Bibliography"/>
              <w:rPr>
                <w:noProof/>
              </w:rPr>
            </w:pPr>
            <w:r>
              <w:rPr>
                <w:noProof/>
              </w:rPr>
              <w:t xml:space="preserve">P. &amp;. P. M. Nowak, “Pricing European options under uncertainty with application of Levy processes and the minimal Lq equivalent martingale measure,” </w:t>
            </w:r>
            <w:r>
              <w:rPr>
                <w:i/>
                <w:iCs/>
                <w:noProof/>
              </w:rPr>
              <w:t xml:space="preserve">Journal of Computational and Applied Mathematics, </w:t>
            </w:r>
            <w:r>
              <w:rPr>
                <w:noProof/>
              </w:rPr>
              <w:t xml:space="preserve">vol. 345, pp. 416-433, 2019. </w:t>
            </w:r>
          </w:p>
        </w:tc>
      </w:tr>
      <w:tr w:rsidR="008D1943" w14:paraId="5DAAF7B1" w14:textId="77777777" w:rsidTr="007233C1">
        <w:trPr>
          <w:tblCellSpacing w:w="15" w:type="dxa"/>
        </w:trPr>
        <w:tc>
          <w:tcPr>
            <w:tcW w:w="50" w:type="pct"/>
            <w:hideMark/>
          </w:tcPr>
          <w:p w14:paraId="4FA6CE06" w14:textId="77777777" w:rsidR="008D1943" w:rsidRDefault="008D1943" w:rsidP="007233C1">
            <w:pPr>
              <w:pStyle w:val="Bibliography"/>
              <w:rPr>
                <w:noProof/>
              </w:rPr>
            </w:pPr>
            <w:r>
              <w:rPr>
                <w:noProof/>
              </w:rPr>
              <w:t xml:space="preserve">[97] </w:t>
            </w:r>
          </w:p>
        </w:tc>
        <w:tc>
          <w:tcPr>
            <w:tcW w:w="0" w:type="auto"/>
            <w:hideMark/>
          </w:tcPr>
          <w:p w14:paraId="4D3AA3CE" w14:textId="77777777" w:rsidR="008D1943" w:rsidRDefault="008D1943" w:rsidP="007233C1">
            <w:pPr>
              <w:pStyle w:val="Bibliography"/>
              <w:rPr>
                <w:noProof/>
              </w:rPr>
            </w:pPr>
            <w:r>
              <w:rPr>
                <w:noProof/>
              </w:rPr>
              <w:t xml:space="preserve">H. W. A. L. D. Y. G. &amp;. S. A. Li, “The application of nonlinear fuzzy parameters PDE method in pricing and hedging European options,” </w:t>
            </w:r>
            <w:r>
              <w:rPr>
                <w:i/>
                <w:iCs/>
                <w:noProof/>
              </w:rPr>
              <w:t xml:space="preserve">Fuzzy Sets and Systems, </w:t>
            </w:r>
            <w:r>
              <w:rPr>
                <w:noProof/>
              </w:rPr>
              <w:t xml:space="preserve">vol. 331, pp. 14-25, 2018. </w:t>
            </w:r>
          </w:p>
        </w:tc>
      </w:tr>
      <w:tr w:rsidR="008D1943" w14:paraId="3E3F97AE" w14:textId="77777777" w:rsidTr="007233C1">
        <w:trPr>
          <w:tblCellSpacing w:w="15" w:type="dxa"/>
        </w:trPr>
        <w:tc>
          <w:tcPr>
            <w:tcW w:w="50" w:type="pct"/>
            <w:hideMark/>
          </w:tcPr>
          <w:p w14:paraId="02ED23B0" w14:textId="77777777" w:rsidR="008D1943" w:rsidRDefault="008D1943" w:rsidP="007233C1">
            <w:pPr>
              <w:pStyle w:val="Bibliography"/>
              <w:rPr>
                <w:noProof/>
              </w:rPr>
            </w:pPr>
            <w:r>
              <w:rPr>
                <w:noProof/>
              </w:rPr>
              <w:t xml:space="preserve">[98] </w:t>
            </w:r>
          </w:p>
        </w:tc>
        <w:tc>
          <w:tcPr>
            <w:tcW w:w="0" w:type="auto"/>
            <w:hideMark/>
          </w:tcPr>
          <w:p w14:paraId="5E7EB701" w14:textId="77777777" w:rsidR="008D1943" w:rsidRDefault="008D1943" w:rsidP="007233C1">
            <w:pPr>
              <w:pStyle w:val="Bibliography"/>
              <w:rPr>
                <w:noProof/>
              </w:rPr>
            </w:pPr>
            <w:r>
              <w:rPr>
                <w:noProof/>
              </w:rPr>
              <w:t xml:space="preserve">X. D. &amp;. H. J. M. Wang, “A geometric Levy model for n-fold compound option pricing in a fuzzy framework,” </w:t>
            </w:r>
            <w:r>
              <w:rPr>
                <w:i/>
                <w:iCs/>
                <w:noProof/>
              </w:rPr>
              <w:t xml:space="preserve">Journal of Computational and Applied Mathematics, </w:t>
            </w:r>
            <w:r>
              <w:rPr>
                <w:noProof/>
              </w:rPr>
              <w:t xml:space="preserve">vol. 306, pp. 246-264, 2016. </w:t>
            </w:r>
          </w:p>
        </w:tc>
      </w:tr>
      <w:tr w:rsidR="008D1943" w14:paraId="453F4D1A" w14:textId="77777777" w:rsidTr="007233C1">
        <w:trPr>
          <w:tblCellSpacing w:w="15" w:type="dxa"/>
        </w:trPr>
        <w:tc>
          <w:tcPr>
            <w:tcW w:w="50" w:type="pct"/>
            <w:hideMark/>
          </w:tcPr>
          <w:p w14:paraId="28AAB16C" w14:textId="77777777" w:rsidR="008D1943" w:rsidRDefault="008D1943" w:rsidP="007233C1">
            <w:pPr>
              <w:pStyle w:val="Bibliography"/>
              <w:rPr>
                <w:noProof/>
              </w:rPr>
            </w:pPr>
            <w:r>
              <w:rPr>
                <w:noProof/>
              </w:rPr>
              <w:t xml:space="preserve">[99] </w:t>
            </w:r>
          </w:p>
        </w:tc>
        <w:tc>
          <w:tcPr>
            <w:tcW w:w="0" w:type="auto"/>
            <w:hideMark/>
          </w:tcPr>
          <w:p w14:paraId="37655374" w14:textId="77777777" w:rsidR="008D1943" w:rsidRDefault="008D1943" w:rsidP="007233C1">
            <w:pPr>
              <w:pStyle w:val="Bibliography"/>
              <w:rPr>
                <w:noProof/>
              </w:rPr>
            </w:pPr>
            <w:r>
              <w:rPr>
                <w:noProof/>
              </w:rPr>
              <w:t xml:space="preserve">P. &amp;. R. M. Nowak, “Application of Levy processes and Esscher transformed martingale measures for option pricing in fuzzy framework,” </w:t>
            </w:r>
            <w:r>
              <w:rPr>
                <w:i/>
                <w:iCs/>
                <w:noProof/>
              </w:rPr>
              <w:t xml:space="preserve">Journal of Computational and Applied Mathematics, </w:t>
            </w:r>
            <w:r>
              <w:rPr>
                <w:noProof/>
              </w:rPr>
              <w:t xml:space="preserve">vol. 263, pp. 129-151, 2014. </w:t>
            </w:r>
          </w:p>
        </w:tc>
      </w:tr>
      <w:tr w:rsidR="008D1943" w14:paraId="4B93C74B" w14:textId="77777777" w:rsidTr="007233C1">
        <w:trPr>
          <w:tblCellSpacing w:w="15" w:type="dxa"/>
        </w:trPr>
        <w:tc>
          <w:tcPr>
            <w:tcW w:w="50" w:type="pct"/>
            <w:hideMark/>
          </w:tcPr>
          <w:p w14:paraId="287DAE9F" w14:textId="77777777" w:rsidR="008D1943" w:rsidRDefault="008D1943" w:rsidP="007233C1">
            <w:pPr>
              <w:pStyle w:val="Bibliography"/>
              <w:rPr>
                <w:noProof/>
              </w:rPr>
            </w:pPr>
            <w:r>
              <w:rPr>
                <w:noProof/>
              </w:rPr>
              <w:t xml:space="preserve">[100] </w:t>
            </w:r>
          </w:p>
        </w:tc>
        <w:tc>
          <w:tcPr>
            <w:tcW w:w="0" w:type="auto"/>
            <w:hideMark/>
          </w:tcPr>
          <w:p w14:paraId="78A0CADF" w14:textId="77777777" w:rsidR="008D1943" w:rsidRDefault="008D1943" w:rsidP="007233C1">
            <w:pPr>
              <w:pStyle w:val="Bibliography"/>
              <w:rPr>
                <w:noProof/>
              </w:rPr>
            </w:pPr>
            <w:r>
              <w:rPr>
                <w:noProof/>
              </w:rPr>
              <w:t xml:space="preserve">W. G. X. W. L. K. W. T. &amp;. Z. Y. Zhang, “Fuzzy pricing of geometric Asian options and its algorithm,” </w:t>
            </w:r>
            <w:r>
              <w:rPr>
                <w:i/>
                <w:iCs/>
                <w:noProof/>
              </w:rPr>
              <w:t xml:space="preserve">Applied Soft Computing, </w:t>
            </w:r>
            <w:r>
              <w:rPr>
                <w:noProof/>
              </w:rPr>
              <w:t xml:space="preserve">vol. 28, pp. 360-367, 2015. </w:t>
            </w:r>
          </w:p>
        </w:tc>
      </w:tr>
      <w:tr w:rsidR="008D1943" w14:paraId="7C2B75A7" w14:textId="77777777" w:rsidTr="007233C1">
        <w:trPr>
          <w:tblCellSpacing w:w="15" w:type="dxa"/>
        </w:trPr>
        <w:tc>
          <w:tcPr>
            <w:tcW w:w="50" w:type="pct"/>
            <w:hideMark/>
          </w:tcPr>
          <w:p w14:paraId="7F5172DE" w14:textId="77777777" w:rsidR="008D1943" w:rsidRDefault="008D1943" w:rsidP="007233C1">
            <w:pPr>
              <w:pStyle w:val="Bibliography"/>
              <w:rPr>
                <w:noProof/>
              </w:rPr>
            </w:pPr>
            <w:r>
              <w:rPr>
                <w:noProof/>
              </w:rPr>
              <w:t xml:space="preserve">[101] </w:t>
            </w:r>
          </w:p>
        </w:tc>
        <w:tc>
          <w:tcPr>
            <w:tcW w:w="0" w:type="auto"/>
            <w:hideMark/>
          </w:tcPr>
          <w:p w14:paraId="72B09AB1" w14:textId="77777777" w:rsidR="008D1943" w:rsidRDefault="008D1943" w:rsidP="007233C1">
            <w:pPr>
              <w:pStyle w:val="Bibliography"/>
              <w:rPr>
                <w:noProof/>
              </w:rPr>
            </w:pPr>
            <w:r>
              <w:rPr>
                <w:noProof/>
              </w:rPr>
              <w:t xml:space="preserve">S. R. A. &amp;. D. B. B. Muzzioli, “A comparison of fuzzy regression methods for the estimation of the implied volatility smile function,” </w:t>
            </w:r>
            <w:r>
              <w:rPr>
                <w:i/>
                <w:iCs/>
                <w:noProof/>
              </w:rPr>
              <w:t xml:space="preserve">Fuzzy Sets and Systems, </w:t>
            </w:r>
            <w:r>
              <w:rPr>
                <w:noProof/>
              </w:rPr>
              <w:t xml:space="preserve">vol. 266, pp. 131-143, 2015. </w:t>
            </w:r>
          </w:p>
        </w:tc>
      </w:tr>
      <w:tr w:rsidR="008D1943" w14:paraId="0873C02E" w14:textId="77777777" w:rsidTr="007233C1">
        <w:trPr>
          <w:tblCellSpacing w:w="15" w:type="dxa"/>
        </w:trPr>
        <w:tc>
          <w:tcPr>
            <w:tcW w:w="50" w:type="pct"/>
            <w:hideMark/>
          </w:tcPr>
          <w:p w14:paraId="2A4D8387" w14:textId="77777777" w:rsidR="008D1943" w:rsidRDefault="008D1943" w:rsidP="007233C1">
            <w:pPr>
              <w:pStyle w:val="Bibliography"/>
              <w:rPr>
                <w:noProof/>
              </w:rPr>
            </w:pPr>
            <w:r>
              <w:rPr>
                <w:noProof/>
              </w:rPr>
              <w:t xml:space="preserve">[102] </w:t>
            </w:r>
          </w:p>
        </w:tc>
        <w:tc>
          <w:tcPr>
            <w:tcW w:w="0" w:type="auto"/>
            <w:hideMark/>
          </w:tcPr>
          <w:p w14:paraId="7ABB8F42" w14:textId="77777777" w:rsidR="008D1943" w:rsidRDefault="008D1943" w:rsidP="007233C1">
            <w:pPr>
              <w:pStyle w:val="Bibliography"/>
              <w:rPr>
                <w:noProof/>
              </w:rPr>
            </w:pPr>
            <w:r>
              <w:rPr>
                <w:noProof/>
              </w:rPr>
              <w:t xml:space="preserve">P. &amp;. R. M. Nowak, “Computing option price for Levy process with fuzzy parameters,” </w:t>
            </w:r>
            <w:r>
              <w:rPr>
                <w:i/>
                <w:iCs/>
                <w:noProof/>
              </w:rPr>
              <w:t xml:space="preserve">European Journal of Operational Research, </w:t>
            </w:r>
            <w:r>
              <w:rPr>
                <w:noProof/>
              </w:rPr>
              <w:t xml:space="preserve">vol. 201, no. 1, pp. 206-210, 2010. </w:t>
            </w:r>
          </w:p>
        </w:tc>
      </w:tr>
      <w:tr w:rsidR="008D1943" w14:paraId="0EF23141" w14:textId="77777777" w:rsidTr="007233C1">
        <w:trPr>
          <w:tblCellSpacing w:w="15" w:type="dxa"/>
        </w:trPr>
        <w:tc>
          <w:tcPr>
            <w:tcW w:w="50" w:type="pct"/>
            <w:hideMark/>
          </w:tcPr>
          <w:p w14:paraId="5BA05916" w14:textId="77777777" w:rsidR="008D1943" w:rsidRDefault="008D1943" w:rsidP="007233C1">
            <w:pPr>
              <w:pStyle w:val="Bibliography"/>
              <w:rPr>
                <w:noProof/>
              </w:rPr>
            </w:pPr>
            <w:r>
              <w:rPr>
                <w:noProof/>
              </w:rPr>
              <w:t xml:space="preserve">[103] </w:t>
            </w:r>
          </w:p>
        </w:tc>
        <w:tc>
          <w:tcPr>
            <w:tcW w:w="0" w:type="auto"/>
            <w:hideMark/>
          </w:tcPr>
          <w:p w14:paraId="3186798F" w14:textId="77777777" w:rsidR="008D1943" w:rsidRDefault="008D1943" w:rsidP="007233C1">
            <w:pPr>
              <w:pStyle w:val="Bibliography"/>
              <w:rPr>
                <w:noProof/>
              </w:rPr>
            </w:pPr>
            <w:r>
              <w:rPr>
                <w:noProof/>
              </w:rPr>
              <w:t xml:space="preserve">C. F. T. G. H. &amp;. W. S. Y. Lee, “A new application of fuzzy set theory to the Black–Scholes option pricing model,” </w:t>
            </w:r>
            <w:r>
              <w:rPr>
                <w:i/>
                <w:iCs/>
                <w:noProof/>
              </w:rPr>
              <w:t xml:space="preserve">Expert Systems with Applications, </w:t>
            </w:r>
            <w:r>
              <w:rPr>
                <w:noProof/>
              </w:rPr>
              <w:t xml:space="preserve">vol. 29, no. 2, pp. 330-342, 2005. </w:t>
            </w:r>
          </w:p>
        </w:tc>
      </w:tr>
      <w:tr w:rsidR="008D1943" w14:paraId="76FBFC64" w14:textId="77777777" w:rsidTr="007233C1">
        <w:trPr>
          <w:tblCellSpacing w:w="15" w:type="dxa"/>
        </w:trPr>
        <w:tc>
          <w:tcPr>
            <w:tcW w:w="50" w:type="pct"/>
            <w:hideMark/>
          </w:tcPr>
          <w:p w14:paraId="7C5836F8" w14:textId="77777777" w:rsidR="008D1943" w:rsidRDefault="008D1943" w:rsidP="007233C1">
            <w:pPr>
              <w:pStyle w:val="Bibliography"/>
              <w:rPr>
                <w:noProof/>
              </w:rPr>
            </w:pPr>
            <w:r>
              <w:rPr>
                <w:noProof/>
              </w:rPr>
              <w:t xml:space="preserve">[104] </w:t>
            </w:r>
          </w:p>
        </w:tc>
        <w:tc>
          <w:tcPr>
            <w:tcW w:w="0" w:type="auto"/>
            <w:hideMark/>
          </w:tcPr>
          <w:p w14:paraId="5F41B650" w14:textId="77777777" w:rsidR="008D1943" w:rsidRDefault="008D1943" w:rsidP="007233C1">
            <w:pPr>
              <w:pStyle w:val="Bibliography"/>
              <w:rPr>
                <w:noProof/>
              </w:rPr>
            </w:pPr>
            <w:r>
              <w:rPr>
                <w:noProof/>
              </w:rPr>
              <w:t xml:space="preserve">H. C. Wu, “Pricing European options based on the fuzzy pattern of Black–Scholes formula,” </w:t>
            </w:r>
            <w:r>
              <w:rPr>
                <w:i/>
                <w:iCs/>
                <w:noProof/>
              </w:rPr>
              <w:t xml:space="preserve">Computers &amp; Operations Research, </w:t>
            </w:r>
            <w:r>
              <w:rPr>
                <w:noProof/>
              </w:rPr>
              <w:t xml:space="preserve">vol. 31, no. 7, pp. 1069-1081, 2004. </w:t>
            </w:r>
          </w:p>
        </w:tc>
      </w:tr>
      <w:tr w:rsidR="008D1943" w14:paraId="78A1D063" w14:textId="77777777" w:rsidTr="007233C1">
        <w:trPr>
          <w:tblCellSpacing w:w="15" w:type="dxa"/>
        </w:trPr>
        <w:tc>
          <w:tcPr>
            <w:tcW w:w="50" w:type="pct"/>
            <w:hideMark/>
          </w:tcPr>
          <w:p w14:paraId="3C0E86A8" w14:textId="77777777" w:rsidR="008D1943" w:rsidRDefault="008D1943" w:rsidP="007233C1">
            <w:pPr>
              <w:pStyle w:val="Bibliography"/>
              <w:rPr>
                <w:noProof/>
              </w:rPr>
            </w:pPr>
            <w:r>
              <w:rPr>
                <w:noProof/>
              </w:rPr>
              <w:t xml:space="preserve">[105] </w:t>
            </w:r>
          </w:p>
        </w:tc>
        <w:tc>
          <w:tcPr>
            <w:tcW w:w="0" w:type="auto"/>
            <w:hideMark/>
          </w:tcPr>
          <w:p w14:paraId="1450BE50" w14:textId="77777777" w:rsidR="008D1943" w:rsidRDefault="008D1943" w:rsidP="007233C1">
            <w:pPr>
              <w:pStyle w:val="Bibliography"/>
              <w:rPr>
                <w:noProof/>
              </w:rPr>
            </w:pPr>
            <w:r>
              <w:rPr>
                <w:noProof/>
              </w:rPr>
              <w:t xml:space="preserve">H. C. Wu, “European option pricing under fuzzy environments,” </w:t>
            </w:r>
            <w:r>
              <w:rPr>
                <w:i/>
                <w:iCs/>
                <w:noProof/>
              </w:rPr>
              <w:t xml:space="preserve">International Journal of Intelligent Systems, </w:t>
            </w:r>
            <w:r>
              <w:rPr>
                <w:noProof/>
              </w:rPr>
              <w:t xml:space="preserve">vol. 20, no. 1, pp. 89-102, 2005. </w:t>
            </w:r>
          </w:p>
        </w:tc>
      </w:tr>
      <w:tr w:rsidR="008D1943" w14:paraId="658A9232" w14:textId="77777777" w:rsidTr="007233C1">
        <w:trPr>
          <w:tblCellSpacing w:w="15" w:type="dxa"/>
        </w:trPr>
        <w:tc>
          <w:tcPr>
            <w:tcW w:w="50" w:type="pct"/>
            <w:hideMark/>
          </w:tcPr>
          <w:p w14:paraId="72C4512F" w14:textId="77777777" w:rsidR="008D1943" w:rsidRDefault="008D1943" w:rsidP="007233C1">
            <w:pPr>
              <w:pStyle w:val="Bibliography"/>
              <w:rPr>
                <w:noProof/>
              </w:rPr>
            </w:pPr>
            <w:r>
              <w:rPr>
                <w:noProof/>
              </w:rPr>
              <w:t xml:space="preserve">[106] </w:t>
            </w:r>
          </w:p>
        </w:tc>
        <w:tc>
          <w:tcPr>
            <w:tcW w:w="0" w:type="auto"/>
            <w:hideMark/>
          </w:tcPr>
          <w:p w14:paraId="706B7594" w14:textId="77777777" w:rsidR="008D1943" w:rsidRDefault="008D1943" w:rsidP="007233C1">
            <w:pPr>
              <w:pStyle w:val="Bibliography"/>
              <w:rPr>
                <w:noProof/>
              </w:rPr>
            </w:pPr>
            <w:r>
              <w:rPr>
                <w:noProof/>
              </w:rPr>
              <w:t xml:space="preserve">H. C. Wu, “Using fuzzy sets theory and Black–Scholes formula to generate pricing boundaries of European options,” </w:t>
            </w:r>
            <w:r>
              <w:rPr>
                <w:i/>
                <w:iCs/>
                <w:noProof/>
              </w:rPr>
              <w:t xml:space="preserve">Applied Mathematics and Computation, </w:t>
            </w:r>
            <w:r>
              <w:rPr>
                <w:noProof/>
              </w:rPr>
              <w:t xml:space="preserve">vol. 185, no. 1, pp. 136-146, 2007. </w:t>
            </w:r>
          </w:p>
        </w:tc>
      </w:tr>
      <w:tr w:rsidR="008D1943" w14:paraId="7CCA8278" w14:textId="77777777" w:rsidTr="007233C1">
        <w:trPr>
          <w:tblCellSpacing w:w="15" w:type="dxa"/>
        </w:trPr>
        <w:tc>
          <w:tcPr>
            <w:tcW w:w="50" w:type="pct"/>
            <w:hideMark/>
          </w:tcPr>
          <w:p w14:paraId="10176381" w14:textId="77777777" w:rsidR="008D1943" w:rsidRDefault="008D1943" w:rsidP="007233C1">
            <w:pPr>
              <w:pStyle w:val="Bibliography"/>
              <w:rPr>
                <w:noProof/>
              </w:rPr>
            </w:pPr>
            <w:r>
              <w:rPr>
                <w:noProof/>
              </w:rPr>
              <w:t xml:space="preserve">[107] </w:t>
            </w:r>
          </w:p>
        </w:tc>
        <w:tc>
          <w:tcPr>
            <w:tcW w:w="0" w:type="auto"/>
            <w:hideMark/>
          </w:tcPr>
          <w:p w14:paraId="6C510F72" w14:textId="77777777" w:rsidR="008D1943" w:rsidRDefault="008D1943" w:rsidP="007233C1">
            <w:pPr>
              <w:pStyle w:val="Bibliography"/>
              <w:rPr>
                <w:noProof/>
              </w:rPr>
            </w:pPr>
            <w:r>
              <w:rPr>
                <w:noProof/>
              </w:rPr>
              <w:t xml:space="preserve">P. Cheridito, “Mixed fractional Brownian Motion,” </w:t>
            </w:r>
            <w:r>
              <w:rPr>
                <w:i/>
                <w:iCs/>
                <w:noProof/>
              </w:rPr>
              <w:t xml:space="preserve">Bernouilli, </w:t>
            </w:r>
            <w:r>
              <w:rPr>
                <w:noProof/>
              </w:rPr>
              <w:t xml:space="preserve">vol. 7, pp. 913-934, 2001. </w:t>
            </w:r>
          </w:p>
        </w:tc>
      </w:tr>
      <w:tr w:rsidR="008D1943" w14:paraId="62EEEFE5" w14:textId="77777777" w:rsidTr="007233C1">
        <w:trPr>
          <w:tblCellSpacing w:w="15" w:type="dxa"/>
        </w:trPr>
        <w:tc>
          <w:tcPr>
            <w:tcW w:w="50" w:type="pct"/>
            <w:hideMark/>
          </w:tcPr>
          <w:p w14:paraId="7FFC31BF" w14:textId="77777777" w:rsidR="008D1943" w:rsidRDefault="008D1943" w:rsidP="007233C1">
            <w:pPr>
              <w:pStyle w:val="Bibliography"/>
              <w:rPr>
                <w:noProof/>
              </w:rPr>
            </w:pPr>
            <w:r>
              <w:rPr>
                <w:noProof/>
              </w:rPr>
              <w:t xml:space="preserve">[108] </w:t>
            </w:r>
          </w:p>
        </w:tc>
        <w:tc>
          <w:tcPr>
            <w:tcW w:w="0" w:type="auto"/>
            <w:hideMark/>
          </w:tcPr>
          <w:p w14:paraId="090D6BD8" w14:textId="77777777" w:rsidR="008D1943" w:rsidRDefault="008D1943" w:rsidP="007233C1">
            <w:pPr>
              <w:pStyle w:val="Bibliography"/>
              <w:rPr>
                <w:noProof/>
              </w:rPr>
            </w:pPr>
            <w:r>
              <w:rPr>
                <w:noProof/>
              </w:rPr>
              <w:t xml:space="preserve">C. Jost, “Transformation formulas for fractional brownian motion,” </w:t>
            </w:r>
            <w:r>
              <w:rPr>
                <w:i/>
                <w:iCs/>
                <w:noProof/>
              </w:rPr>
              <w:t xml:space="preserve">Stochastic Processes and their Applications, </w:t>
            </w:r>
            <w:r>
              <w:rPr>
                <w:noProof/>
              </w:rPr>
              <w:t xml:space="preserve">vol. 116, no. 10, pp. 1341-1357, 2006. </w:t>
            </w:r>
          </w:p>
        </w:tc>
      </w:tr>
      <w:tr w:rsidR="008D1943" w14:paraId="325E9D7D" w14:textId="77777777" w:rsidTr="007233C1">
        <w:trPr>
          <w:tblCellSpacing w:w="15" w:type="dxa"/>
        </w:trPr>
        <w:tc>
          <w:tcPr>
            <w:tcW w:w="50" w:type="pct"/>
            <w:hideMark/>
          </w:tcPr>
          <w:p w14:paraId="03760767" w14:textId="77777777" w:rsidR="008D1943" w:rsidRDefault="008D1943" w:rsidP="007233C1">
            <w:pPr>
              <w:pStyle w:val="Bibliography"/>
              <w:rPr>
                <w:noProof/>
              </w:rPr>
            </w:pPr>
            <w:r>
              <w:rPr>
                <w:noProof/>
              </w:rPr>
              <w:t xml:space="preserve">[109] </w:t>
            </w:r>
          </w:p>
        </w:tc>
        <w:tc>
          <w:tcPr>
            <w:tcW w:w="0" w:type="auto"/>
            <w:hideMark/>
          </w:tcPr>
          <w:p w14:paraId="62069A69" w14:textId="77777777" w:rsidR="008D1943" w:rsidRDefault="008D1943" w:rsidP="007233C1">
            <w:pPr>
              <w:pStyle w:val="Bibliography"/>
              <w:rPr>
                <w:noProof/>
              </w:rPr>
            </w:pPr>
            <w:r>
              <w:rPr>
                <w:noProof/>
              </w:rPr>
              <w:t xml:space="preserve">B. McGonegal, “Fractional Brownian Motion and the Fractional Stochastic Calculus,” </w:t>
            </w:r>
            <w:r>
              <w:rPr>
                <w:i/>
                <w:iCs/>
                <w:noProof/>
              </w:rPr>
              <w:t xml:space="preserve">arXiv preprint arXiv: 1401.2752, </w:t>
            </w:r>
            <w:r>
              <w:rPr>
                <w:noProof/>
              </w:rPr>
              <w:t xml:space="preserve">2014. </w:t>
            </w:r>
          </w:p>
        </w:tc>
      </w:tr>
      <w:tr w:rsidR="008D1943" w14:paraId="4384ADB7" w14:textId="77777777" w:rsidTr="007233C1">
        <w:trPr>
          <w:tblCellSpacing w:w="15" w:type="dxa"/>
        </w:trPr>
        <w:tc>
          <w:tcPr>
            <w:tcW w:w="50" w:type="pct"/>
            <w:hideMark/>
          </w:tcPr>
          <w:p w14:paraId="72CC9B19" w14:textId="77777777" w:rsidR="008D1943" w:rsidRDefault="008D1943" w:rsidP="007233C1">
            <w:pPr>
              <w:pStyle w:val="Bibliography"/>
              <w:rPr>
                <w:noProof/>
              </w:rPr>
            </w:pPr>
            <w:r>
              <w:rPr>
                <w:noProof/>
              </w:rPr>
              <w:t xml:space="preserve">[110] </w:t>
            </w:r>
          </w:p>
        </w:tc>
        <w:tc>
          <w:tcPr>
            <w:tcW w:w="0" w:type="auto"/>
            <w:hideMark/>
          </w:tcPr>
          <w:p w14:paraId="2E67145B" w14:textId="77777777" w:rsidR="008D1943" w:rsidRDefault="008D1943" w:rsidP="007233C1">
            <w:pPr>
              <w:pStyle w:val="Bibliography"/>
              <w:rPr>
                <w:noProof/>
              </w:rPr>
            </w:pPr>
            <w:r>
              <w:rPr>
                <w:noProof/>
              </w:rPr>
              <w:t xml:space="preserve">A. V. E. Novikov, “On some maximal inequalities for fractional Brownian motions,” </w:t>
            </w:r>
            <w:r>
              <w:rPr>
                <w:i/>
                <w:iCs/>
                <w:noProof/>
              </w:rPr>
              <w:t xml:space="preserve">Statistics &amp; Probability Letters, </w:t>
            </w:r>
            <w:r>
              <w:rPr>
                <w:noProof/>
              </w:rPr>
              <w:t xml:space="preserve">vol. 44, pp. 47-54, 1999. </w:t>
            </w:r>
          </w:p>
        </w:tc>
      </w:tr>
      <w:tr w:rsidR="008D1943" w14:paraId="57BA7C2F" w14:textId="77777777" w:rsidTr="007233C1">
        <w:trPr>
          <w:tblCellSpacing w:w="15" w:type="dxa"/>
        </w:trPr>
        <w:tc>
          <w:tcPr>
            <w:tcW w:w="50" w:type="pct"/>
            <w:hideMark/>
          </w:tcPr>
          <w:p w14:paraId="54092A55" w14:textId="77777777" w:rsidR="008D1943" w:rsidRDefault="008D1943" w:rsidP="007233C1">
            <w:pPr>
              <w:pStyle w:val="Bibliography"/>
              <w:rPr>
                <w:noProof/>
              </w:rPr>
            </w:pPr>
            <w:r>
              <w:rPr>
                <w:noProof/>
              </w:rPr>
              <w:lastRenderedPageBreak/>
              <w:t xml:space="preserve">[111] </w:t>
            </w:r>
          </w:p>
        </w:tc>
        <w:tc>
          <w:tcPr>
            <w:tcW w:w="0" w:type="auto"/>
            <w:hideMark/>
          </w:tcPr>
          <w:p w14:paraId="7EA9EB72" w14:textId="77777777" w:rsidR="008D1943" w:rsidRDefault="008D1943" w:rsidP="007233C1">
            <w:pPr>
              <w:pStyle w:val="Bibliography"/>
              <w:rPr>
                <w:noProof/>
              </w:rPr>
            </w:pPr>
            <w:r>
              <w:rPr>
                <w:noProof/>
              </w:rPr>
              <w:t xml:space="preserve">G. G. J. Molchan, “Gaussian stationary processes with asymptotic power spectrum,” </w:t>
            </w:r>
            <w:r>
              <w:rPr>
                <w:i/>
                <w:iCs/>
                <w:noProof/>
              </w:rPr>
              <w:t xml:space="preserve">Soviet Math, </w:t>
            </w:r>
            <w:r>
              <w:rPr>
                <w:noProof/>
              </w:rPr>
              <w:t xml:space="preserve">vol. Dokl 10, pp. 134-137, 1969. </w:t>
            </w:r>
          </w:p>
        </w:tc>
      </w:tr>
      <w:tr w:rsidR="008D1943" w14:paraId="0B42972B" w14:textId="77777777" w:rsidTr="007233C1">
        <w:trPr>
          <w:tblCellSpacing w:w="15" w:type="dxa"/>
        </w:trPr>
        <w:tc>
          <w:tcPr>
            <w:tcW w:w="50" w:type="pct"/>
            <w:hideMark/>
          </w:tcPr>
          <w:p w14:paraId="283AF603" w14:textId="77777777" w:rsidR="008D1943" w:rsidRDefault="008D1943" w:rsidP="007233C1">
            <w:pPr>
              <w:pStyle w:val="Bibliography"/>
              <w:rPr>
                <w:noProof/>
              </w:rPr>
            </w:pPr>
            <w:r>
              <w:rPr>
                <w:noProof/>
              </w:rPr>
              <w:t xml:space="preserve">[112] </w:t>
            </w:r>
          </w:p>
        </w:tc>
        <w:tc>
          <w:tcPr>
            <w:tcW w:w="0" w:type="auto"/>
            <w:hideMark/>
          </w:tcPr>
          <w:p w14:paraId="78FC89E2" w14:textId="77777777" w:rsidR="008D1943" w:rsidRDefault="008D1943" w:rsidP="007233C1">
            <w:pPr>
              <w:pStyle w:val="Bibliography"/>
              <w:rPr>
                <w:noProof/>
              </w:rPr>
            </w:pPr>
            <w:r>
              <w:rPr>
                <w:noProof/>
              </w:rPr>
              <w:t xml:space="preserve">I. V. E. V. J. Norros, “An elementary approach to a Girsanov formula and other analytical results on fractional Brownian motions,” </w:t>
            </w:r>
            <w:r>
              <w:rPr>
                <w:i/>
                <w:iCs/>
                <w:noProof/>
              </w:rPr>
              <w:t xml:space="preserve">Bernoulli, </w:t>
            </w:r>
            <w:r>
              <w:rPr>
                <w:noProof/>
              </w:rPr>
              <w:t xml:space="preserve">vol. 5, no. 4, pp. 571-587, 1999. </w:t>
            </w:r>
          </w:p>
        </w:tc>
      </w:tr>
      <w:tr w:rsidR="008D1943" w14:paraId="3755052B" w14:textId="77777777" w:rsidTr="007233C1">
        <w:trPr>
          <w:tblCellSpacing w:w="15" w:type="dxa"/>
        </w:trPr>
        <w:tc>
          <w:tcPr>
            <w:tcW w:w="50" w:type="pct"/>
            <w:hideMark/>
          </w:tcPr>
          <w:p w14:paraId="14AE0E09" w14:textId="77777777" w:rsidR="008D1943" w:rsidRDefault="008D1943" w:rsidP="007233C1">
            <w:pPr>
              <w:pStyle w:val="Bibliography"/>
              <w:rPr>
                <w:noProof/>
              </w:rPr>
            </w:pPr>
            <w:r>
              <w:rPr>
                <w:noProof/>
              </w:rPr>
              <w:t xml:space="preserve">[113] </w:t>
            </w:r>
          </w:p>
        </w:tc>
        <w:tc>
          <w:tcPr>
            <w:tcW w:w="0" w:type="auto"/>
            <w:hideMark/>
          </w:tcPr>
          <w:p w14:paraId="745D38B2" w14:textId="77777777" w:rsidR="008D1943" w:rsidRDefault="008D1943" w:rsidP="007233C1">
            <w:pPr>
              <w:pStyle w:val="Bibliography"/>
              <w:rPr>
                <w:noProof/>
              </w:rPr>
            </w:pPr>
            <w:r>
              <w:rPr>
                <w:noProof/>
              </w:rPr>
              <w:t xml:space="preserve">H. Brezis, Functional Analysis, Sobolev Spaces and Partial Differential Equations, Freiburg: Springer, 2010. </w:t>
            </w:r>
          </w:p>
        </w:tc>
      </w:tr>
    </w:tbl>
    <w:p w14:paraId="53B409E1" w14:textId="77777777" w:rsidR="008D1943" w:rsidRDefault="008D1943" w:rsidP="008D1943">
      <w:pPr>
        <w:rPr>
          <w:noProof/>
        </w:rPr>
      </w:pPr>
    </w:p>
    <w:p w14:paraId="3CEBCC9D" w14:textId="77777777" w:rsidR="008D1943" w:rsidRDefault="008D1943" w:rsidP="008D1943">
      <w:pPr>
        <w:pStyle w:val="Bibliography"/>
        <w:rPr>
          <w:rFonts w:ascii="Arial" w:eastAsia="Arial" w:hAnsi="Arial" w:cs="Arial"/>
          <w:color w:val="000000" w:themeColor="text1"/>
        </w:rPr>
      </w:pPr>
      <w:r>
        <w:rPr>
          <w:rFonts w:ascii="Arial" w:eastAsia="Arial" w:hAnsi="Arial" w:cs="Arial"/>
          <w:b/>
          <w:bCs/>
          <w:color w:val="000000" w:themeColor="text1"/>
        </w:rPr>
        <w:fldChar w:fldCharType="end"/>
      </w:r>
    </w:p>
    <w:p w14:paraId="3D156EA3" w14:textId="77777777" w:rsidR="008D1943" w:rsidRDefault="008D1943" w:rsidP="008D1943">
      <w:pPr>
        <w:rPr>
          <w:rFonts w:ascii="Arial" w:eastAsia="Arial" w:hAnsi="Arial" w:cs="Arial"/>
        </w:rPr>
      </w:pPr>
    </w:p>
    <w:p w14:paraId="7A42479E" w14:textId="77777777" w:rsidR="008D1943" w:rsidRDefault="008D1943" w:rsidP="008D1943"/>
    <w:p w14:paraId="0430DC85" w14:textId="77777777" w:rsidR="00D232BF" w:rsidRDefault="00D232BF"/>
    <w:sectPr w:rsidR="00D232BF" w:rsidSect="008D1943">
      <w:headerReference w:type="default" r:id="rId5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07" w:author="MDPI" w:date="2024-06-29T17:04:00Z" w:initials="M">
    <w:p w14:paraId="6811895D" w14:textId="77777777" w:rsidR="008D1943" w:rsidRPr="00297416" w:rsidRDefault="008D1943" w:rsidP="008D1943">
      <w:pPr>
        <w:pStyle w:val="CommentText"/>
      </w:pPr>
      <w:r w:rsidRPr="00297416">
        <w:rPr>
          <w:rStyle w:val="CommentReference"/>
        </w:rPr>
        <w:annotationRef/>
      </w:r>
      <w:r w:rsidRPr="00297416">
        <w:rPr>
          <w:rStyle w:val="CommentReference"/>
        </w:rPr>
        <w:annotationRef/>
      </w:r>
      <w:r w:rsidRPr="00297416">
        <w:t>Please check through the paper if italic should be added same as they show in equations.</w:t>
      </w:r>
    </w:p>
  </w:comment>
  <w:comment w:id="1408" w:author="Georgy Urumov" w:date="2024-06-30T10:11:00Z" w:initials="GU">
    <w:p w14:paraId="03CFB3B8" w14:textId="77777777" w:rsidR="008D1943" w:rsidRDefault="008D1943" w:rsidP="008D1943">
      <w:r>
        <w:rPr>
          <w:rStyle w:val="CommentReference"/>
          <w:rFonts w:eastAsia="SimSun"/>
        </w:rPr>
        <w:annotationRef/>
      </w:r>
      <w:r>
        <w:t>Only equations are italic. The main text is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11895D" w15:done="1"/>
  <w15:commentEx w15:paraId="03CFB3B8" w15:paraIdParent="6811895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808C10" w16cex:dateUtc="2024-06-29T09:04:00Z"/>
  <w16cex:commentExtensible w16cex:durableId="43C0D444" w16cex:dateUtc="2024-06-30T0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11895D" w16cid:durableId="0E808C10"/>
  <w16cid:commentId w16cid:paraId="03CFB3B8" w16cid:durableId="43C0D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E1B31" w14:textId="77777777" w:rsidR="00316A93" w:rsidRDefault="00316A93" w:rsidP="008D1943">
      <w:r>
        <w:separator/>
      </w:r>
    </w:p>
  </w:endnote>
  <w:endnote w:type="continuationSeparator" w:id="0">
    <w:p w14:paraId="7B604950" w14:textId="77777777" w:rsidR="00316A93" w:rsidRDefault="00316A93" w:rsidP="008D1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th">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331801"/>
      <w:docPartObj>
        <w:docPartGallery w:val="Page Numbers (Bottom of Page)"/>
        <w:docPartUnique/>
      </w:docPartObj>
    </w:sdtPr>
    <w:sdtEndPr>
      <w:rPr>
        <w:noProof/>
      </w:rPr>
    </w:sdtEndPr>
    <w:sdtContent>
      <w:p w14:paraId="45398254" w14:textId="77777777" w:rsidR="008D1943" w:rsidRDefault="008D19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499D77" w14:textId="77777777" w:rsidR="008D1943" w:rsidRDefault="008D1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1B34" w14:textId="77777777" w:rsidR="00316A93" w:rsidRDefault="00316A93" w:rsidP="008D1943">
      <w:r>
        <w:separator/>
      </w:r>
    </w:p>
  </w:footnote>
  <w:footnote w:type="continuationSeparator" w:id="0">
    <w:p w14:paraId="0F16F2A3" w14:textId="77777777" w:rsidR="00316A93" w:rsidRDefault="00316A93" w:rsidP="008D1943">
      <w:r>
        <w:continuationSeparator/>
      </w:r>
    </w:p>
  </w:footnote>
  <w:footnote w:id="1">
    <w:p w14:paraId="522E41C8" w14:textId="77777777" w:rsidR="008D1943" w:rsidRPr="00853ACD" w:rsidRDefault="008D1943" w:rsidP="008D1943">
      <w:pPr>
        <w:pStyle w:val="FootnoteText"/>
      </w:pPr>
      <w:r>
        <w:rPr>
          <w:rStyle w:val="FootnoteReference"/>
        </w:rPr>
        <w:footnoteRef/>
      </w:r>
      <w:r>
        <w:t xml:space="preserve"> SPY ETF is an exchanged traded fund that tracks S&amp;P 500 Index.  </w:t>
      </w:r>
    </w:p>
  </w:footnote>
  <w:footnote w:id="2">
    <w:p w14:paraId="539E6860" w14:textId="77777777" w:rsidR="008D1943" w:rsidRDefault="008D1943" w:rsidP="008D1943">
      <w:pPr>
        <w:pStyle w:val="FootnoteText"/>
      </w:pPr>
      <w:r w:rsidRPr="13FA7D93">
        <w:rPr>
          <w:rStyle w:val="FootnoteReference"/>
        </w:rPr>
        <w:footnoteRef/>
      </w:r>
      <w:r w:rsidRPr="13FA7D93">
        <w:t xml:space="preserve"> </w:t>
      </w:r>
      <w:r w:rsidRPr="13FA7D93">
        <w:rPr>
          <w:rFonts w:ascii="Arial" w:eastAsia="Arial" w:hAnsi="Arial" w:cs="Arial"/>
          <w:color w:val="000000" w:themeColor="text1"/>
        </w:rPr>
        <w:t xml:space="preserve">“More than you ever wanted to know about volatility swaps” by Kresimir Demeterfi, Emanuel Derman, Michael Kamal and Joseph Zou, Goldman Sachs Quantitative Strategies Research Notes, March 1999. </w:t>
      </w:r>
    </w:p>
  </w:footnote>
  <w:footnote w:id="3">
    <w:p w14:paraId="7F171917" w14:textId="77777777" w:rsidR="008D1943" w:rsidRPr="003F7743" w:rsidRDefault="008D1943" w:rsidP="008D1943">
      <w:pPr>
        <w:pStyle w:val="FootnoteText"/>
      </w:pPr>
      <w:r>
        <w:rPr>
          <w:rStyle w:val="FootnoteReference"/>
        </w:rPr>
        <w:footnoteRef/>
      </w:r>
      <w:r>
        <w:t xml:space="preserve"> </w:t>
      </w:r>
      <m:oMath>
        <m:sSub>
          <m:sSubPr>
            <m:ctrlPr>
              <w:rPr>
                <w:rFonts w:ascii="Cambria Math" w:hAnsi="Cambria Math" w:cs="Arial"/>
                <w:i/>
                <w:color w:val="333333"/>
                <w:sz w:val="24"/>
                <w:szCs w:val="24"/>
                <w:shd w:val="clear" w:color="auto" w:fill="FFFFFF"/>
              </w:rPr>
            </m:ctrlPr>
          </m:sSubPr>
          <m:e>
            <m:r>
              <w:rPr>
                <w:rFonts w:ascii="Cambria Math" w:hAnsi="Cambria Math" w:cs="Arial"/>
                <w:color w:val="333333"/>
                <w:sz w:val="24"/>
                <w:szCs w:val="24"/>
                <w:shd w:val="clear" w:color="auto" w:fill="FFFFFF"/>
              </w:rPr>
              <m:t>B</m:t>
            </m:r>
          </m:e>
          <m:sub>
            <m:r>
              <w:rPr>
                <w:rFonts w:ascii="Cambria Math" w:hAnsi="Cambria Math" w:cs="Arial"/>
                <w:color w:val="333333"/>
                <w:sz w:val="24"/>
                <w:szCs w:val="24"/>
                <w:shd w:val="clear" w:color="auto" w:fill="FFFFFF"/>
              </w:rPr>
              <m:t>H</m:t>
            </m:r>
          </m:sub>
        </m:sSub>
        <m:d>
          <m:dPr>
            <m:ctrlPr>
              <w:rPr>
                <w:rFonts w:ascii="Cambria Math" w:hAnsi="Cambria Math" w:cs="Arial"/>
                <w:i/>
                <w:color w:val="333333"/>
                <w:sz w:val="24"/>
                <w:szCs w:val="24"/>
                <w:shd w:val="clear" w:color="auto" w:fill="FFFFFF"/>
              </w:rPr>
            </m:ctrlPr>
          </m:dPr>
          <m:e>
            <m:r>
              <w:rPr>
                <w:rFonts w:ascii="Cambria Math" w:hAnsi="Cambria Math" w:cs="Arial"/>
                <w:color w:val="333333"/>
                <w:sz w:val="24"/>
                <w:szCs w:val="24"/>
                <w:shd w:val="clear" w:color="auto" w:fill="FFFFFF"/>
              </w:rPr>
              <m:t>t</m:t>
            </m:r>
          </m:e>
        </m:d>
        <m:r>
          <w:rPr>
            <w:rFonts w:ascii="Cambria Math" w:hAnsi="Cambria Math" w:cs="Arial"/>
            <w:color w:val="333333"/>
            <w:sz w:val="24"/>
            <w:szCs w:val="24"/>
            <w:shd w:val="clear" w:color="auto" w:fill="FFFFFF"/>
          </w:rPr>
          <m:t xml:space="preserve">= </m:t>
        </m:r>
        <m:f>
          <m:fPr>
            <m:ctrlPr>
              <w:rPr>
                <w:rFonts w:ascii="Cambria Math" w:hAnsi="Cambria Math" w:cs="Arial"/>
                <w:i/>
                <w:color w:val="333333"/>
                <w:sz w:val="24"/>
                <w:szCs w:val="24"/>
                <w:shd w:val="clear" w:color="auto" w:fill="FFFFFF"/>
              </w:rPr>
            </m:ctrlPr>
          </m:fPr>
          <m:num>
            <m:r>
              <w:rPr>
                <w:rFonts w:ascii="Cambria Math" w:hAnsi="Cambria Math" w:cs="Arial"/>
                <w:color w:val="333333"/>
                <w:sz w:val="24"/>
                <w:szCs w:val="24"/>
                <w:shd w:val="clear" w:color="auto" w:fill="FFFFFF"/>
              </w:rPr>
              <m:t>1</m:t>
            </m:r>
          </m:num>
          <m:den>
            <m:r>
              <m:rPr>
                <m:sty m:val="p"/>
              </m:rPr>
              <w:rPr>
                <w:rFonts w:ascii="Cambria Math" w:hAnsi="Cambria Math" w:cs="Arial"/>
                <w:color w:val="333333"/>
                <w:sz w:val="24"/>
                <w:szCs w:val="24"/>
                <w:shd w:val="clear" w:color="auto" w:fill="FFFFFF"/>
              </w:rPr>
              <m:t>Γ</m:t>
            </m:r>
            <m:r>
              <w:rPr>
                <w:rFonts w:ascii="Cambria Math" w:hAnsi="Cambria Math" w:cs="Arial"/>
                <w:color w:val="333333"/>
                <w:sz w:val="24"/>
                <w:szCs w:val="24"/>
                <w:shd w:val="clear" w:color="auto" w:fill="FFFFFF"/>
              </w:rPr>
              <m:t>(H+</m:t>
            </m:r>
            <m:f>
              <m:fPr>
                <m:ctrlPr>
                  <w:rPr>
                    <w:rFonts w:ascii="Cambria Math" w:hAnsi="Cambria Math" w:cs="Arial"/>
                    <w:i/>
                    <w:color w:val="333333"/>
                    <w:sz w:val="24"/>
                    <w:szCs w:val="24"/>
                    <w:shd w:val="clear" w:color="auto" w:fill="FFFFFF"/>
                  </w:rPr>
                </m:ctrlPr>
              </m:fPr>
              <m:num>
                <m:r>
                  <w:rPr>
                    <w:rFonts w:ascii="Cambria Math" w:hAnsi="Cambria Math" w:cs="Arial"/>
                    <w:color w:val="333333"/>
                    <w:sz w:val="24"/>
                    <w:szCs w:val="24"/>
                    <w:shd w:val="clear" w:color="auto" w:fill="FFFFFF"/>
                  </w:rPr>
                  <m:t>1</m:t>
                </m:r>
              </m:num>
              <m:den>
                <m:r>
                  <w:rPr>
                    <w:rFonts w:ascii="Cambria Math" w:hAnsi="Cambria Math" w:cs="Arial"/>
                    <w:color w:val="333333"/>
                    <w:sz w:val="24"/>
                    <w:szCs w:val="24"/>
                    <w:shd w:val="clear" w:color="auto" w:fill="FFFFFF"/>
                  </w:rPr>
                  <m:t>2</m:t>
                </m:r>
              </m:den>
            </m:f>
            <m:r>
              <w:rPr>
                <w:rFonts w:ascii="Cambria Math" w:hAnsi="Cambria Math" w:cs="Arial"/>
                <w:color w:val="333333"/>
                <w:sz w:val="24"/>
                <w:szCs w:val="24"/>
                <w:shd w:val="clear" w:color="auto" w:fill="FFFFFF"/>
              </w:rPr>
              <m:t>)</m:t>
            </m:r>
          </m:den>
        </m:f>
        <m:r>
          <w:rPr>
            <w:rFonts w:ascii="Cambria Math" w:hAnsi="Cambria Math" w:cs="Arial"/>
            <w:color w:val="333333"/>
            <w:sz w:val="24"/>
            <w:szCs w:val="24"/>
            <w:shd w:val="clear" w:color="auto" w:fill="FFFFFF"/>
          </w:rPr>
          <m:t>(</m:t>
        </m:r>
        <m:nary>
          <m:naryPr>
            <m:limLoc m:val="subSup"/>
            <m:ctrlPr>
              <w:rPr>
                <w:rFonts w:ascii="Cambria Math" w:hAnsi="Cambria Math" w:cs="Arial"/>
                <w:i/>
                <w:color w:val="333333"/>
                <w:sz w:val="24"/>
                <w:szCs w:val="24"/>
                <w:shd w:val="clear" w:color="auto" w:fill="FFFFFF"/>
              </w:rPr>
            </m:ctrlPr>
          </m:naryPr>
          <m:sub>
            <m:r>
              <w:rPr>
                <w:rFonts w:ascii="Cambria Math" w:hAnsi="Cambria Math" w:cs="Arial"/>
                <w:color w:val="333333"/>
                <w:sz w:val="24"/>
                <w:szCs w:val="24"/>
                <w:shd w:val="clear" w:color="auto" w:fill="FFFFFF"/>
              </w:rPr>
              <m:t>-∞</m:t>
            </m:r>
          </m:sub>
          <m:sup>
            <m:r>
              <w:rPr>
                <w:rFonts w:ascii="Cambria Math" w:hAnsi="Cambria Math" w:cs="Arial"/>
                <w:color w:val="333333"/>
                <w:sz w:val="24"/>
                <w:szCs w:val="24"/>
                <w:shd w:val="clear" w:color="auto" w:fill="FFFFFF"/>
              </w:rPr>
              <m:t>0</m:t>
            </m:r>
          </m:sup>
          <m:e>
            <m:r>
              <w:rPr>
                <w:rFonts w:ascii="Cambria Math" w:hAnsi="Cambria Math" w:cs="Arial"/>
                <w:color w:val="333333"/>
                <w:sz w:val="24"/>
                <w:szCs w:val="24"/>
                <w:shd w:val="clear" w:color="auto" w:fill="FFFFFF"/>
              </w:rPr>
              <m:t>[(</m:t>
            </m:r>
            <m:sSup>
              <m:sSupPr>
                <m:ctrlPr>
                  <w:rPr>
                    <w:rFonts w:ascii="Cambria Math" w:hAnsi="Cambria Math" w:cs="Arial"/>
                    <w:i/>
                    <w:color w:val="333333"/>
                    <w:sz w:val="24"/>
                    <w:szCs w:val="24"/>
                    <w:shd w:val="clear" w:color="auto" w:fill="FFFFFF"/>
                  </w:rPr>
                </m:ctrlPr>
              </m:sSupPr>
              <m:e>
                <m:d>
                  <m:dPr>
                    <m:ctrlPr>
                      <w:rPr>
                        <w:rFonts w:ascii="Cambria Math" w:hAnsi="Cambria Math" w:cs="Arial"/>
                        <w:i/>
                        <w:color w:val="333333"/>
                        <w:sz w:val="24"/>
                        <w:szCs w:val="24"/>
                        <w:shd w:val="clear" w:color="auto" w:fill="FFFFFF"/>
                      </w:rPr>
                    </m:ctrlPr>
                  </m:dPr>
                  <m:e>
                    <m:r>
                      <w:rPr>
                        <w:rFonts w:ascii="Cambria Math" w:hAnsi="Cambria Math" w:cs="Arial"/>
                        <w:color w:val="333333"/>
                        <w:sz w:val="24"/>
                        <w:szCs w:val="24"/>
                        <w:shd w:val="clear" w:color="auto" w:fill="FFFFFF"/>
                      </w:rPr>
                      <m:t>t-s</m:t>
                    </m:r>
                  </m:e>
                </m:d>
              </m:e>
              <m:sup>
                <m:r>
                  <w:rPr>
                    <w:rFonts w:ascii="Cambria Math" w:hAnsi="Cambria Math" w:cs="Arial"/>
                    <w:color w:val="333333"/>
                    <w:sz w:val="24"/>
                    <w:szCs w:val="24"/>
                    <w:shd w:val="clear" w:color="auto" w:fill="FFFFFF"/>
                  </w:rPr>
                  <m:t>H-</m:t>
                </m:r>
                <m:f>
                  <m:fPr>
                    <m:ctrlPr>
                      <w:rPr>
                        <w:rFonts w:ascii="Cambria Math" w:hAnsi="Cambria Math" w:cs="Arial"/>
                        <w:i/>
                        <w:color w:val="333333"/>
                        <w:sz w:val="24"/>
                        <w:szCs w:val="24"/>
                        <w:shd w:val="clear" w:color="auto" w:fill="FFFFFF"/>
                      </w:rPr>
                    </m:ctrlPr>
                  </m:fPr>
                  <m:num>
                    <m:r>
                      <w:rPr>
                        <w:rFonts w:ascii="Cambria Math" w:hAnsi="Cambria Math" w:cs="Arial"/>
                        <w:color w:val="333333"/>
                        <w:sz w:val="24"/>
                        <w:szCs w:val="24"/>
                        <w:shd w:val="clear" w:color="auto" w:fill="FFFFFF"/>
                      </w:rPr>
                      <m:t>1</m:t>
                    </m:r>
                  </m:num>
                  <m:den>
                    <m:r>
                      <w:rPr>
                        <w:rFonts w:ascii="Cambria Math" w:hAnsi="Cambria Math" w:cs="Arial"/>
                        <w:color w:val="333333"/>
                        <w:sz w:val="24"/>
                        <w:szCs w:val="24"/>
                        <w:shd w:val="clear" w:color="auto" w:fill="FFFFFF"/>
                      </w:rPr>
                      <m:t>2</m:t>
                    </m:r>
                  </m:den>
                </m:f>
              </m:sup>
            </m:sSup>
            <m:r>
              <w:rPr>
                <w:rFonts w:ascii="Cambria Math" w:hAnsi="Cambria Math" w:cs="Arial"/>
                <w:color w:val="333333"/>
                <w:sz w:val="24"/>
                <w:szCs w:val="24"/>
                <w:shd w:val="clear" w:color="auto" w:fill="FFFFFF"/>
              </w:rPr>
              <m:t>-</m:t>
            </m:r>
            <m:d>
              <m:dPr>
                <m:endChr m:val="]"/>
                <m:ctrlPr>
                  <w:rPr>
                    <w:rFonts w:ascii="Cambria Math" w:hAnsi="Cambria Math" w:cs="Arial"/>
                    <w:i/>
                    <w:color w:val="333333"/>
                    <w:sz w:val="24"/>
                    <w:szCs w:val="24"/>
                    <w:shd w:val="clear" w:color="auto" w:fill="FFFFFF"/>
                  </w:rPr>
                </m:ctrlPr>
              </m:dPr>
              <m:e>
                <m:sSup>
                  <m:sSupPr>
                    <m:ctrlPr>
                      <w:rPr>
                        <w:rFonts w:ascii="Cambria Math" w:hAnsi="Cambria Math" w:cs="Arial"/>
                        <w:i/>
                        <w:color w:val="333333"/>
                        <w:sz w:val="24"/>
                        <w:szCs w:val="24"/>
                        <w:shd w:val="clear" w:color="auto" w:fill="FFFFFF"/>
                      </w:rPr>
                    </m:ctrlPr>
                  </m:sSupPr>
                  <m:e>
                    <m:r>
                      <w:rPr>
                        <w:rFonts w:ascii="Cambria Math" w:hAnsi="Cambria Math" w:cs="Arial"/>
                        <w:color w:val="333333"/>
                        <w:sz w:val="24"/>
                        <w:szCs w:val="24"/>
                        <w:shd w:val="clear" w:color="auto" w:fill="FFFFFF"/>
                      </w:rPr>
                      <m:t>-s)</m:t>
                    </m:r>
                  </m:e>
                  <m:sup>
                    <m:r>
                      <w:rPr>
                        <w:rFonts w:ascii="Cambria Math" w:hAnsi="Cambria Math" w:cs="Arial"/>
                        <w:color w:val="333333"/>
                        <w:sz w:val="24"/>
                        <w:szCs w:val="24"/>
                        <w:shd w:val="clear" w:color="auto" w:fill="FFFFFF"/>
                      </w:rPr>
                      <m:t>H-</m:t>
                    </m:r>
                    <m:f>
                      <m:fPr>
                        <m:ctrlPr>
                          <w:rPr>
                            <w:rFonts w:ascii="Cambria Math" w:hAnsi="Cambria Math" w:cs="Arial"/>
                            <w:i/>
                            <w:color w:val="333333"/>
                            <w:sz w:val="24"/>
                            <w:szCs w:val="24"/>
                            <w:shd w:val="clear" w:color="auto" w:fill="FFFFFF"/>
                          </w:rPr>
                        </m:ctrlPr>
                      </m:fPr>
                      <m:num>
                        <m:r>
                          <w:rPr>
                            <w:rFonts w:ascii="Cambria Math" w:hAnsi="Cambria Math" w:cs="Arial"/>
                            <w:color w:val="333333"/>
                            <w:sz w:val="24"/>
                            <w:szCs w:val="24"/>
                            <w:shd w:val="clear" w:color="auto" w:fill="FFFFFF"/>
                          </w:rPr>
                          <m:t>1</m:t>
                        </m:r>
                      </m:num>
                      <m:den>
                        <m:r>
                          <w:rPr>
                            <w:rFonts w:ascii="Cambria Math" w:hAnsi="Cambria Math" w:cs="Arial"/>
                            <w:color w:val="333333"/>
                            <w:sz w:val="24"/>
                            <w:szCs w:val="24"/>
                            <w:shd w:val="clear" w:color="auto" w:fill="FFFFFF"/>
                          </w:rPr>
                          <m:t>2</m:t>
                        </m:r>
                      </m:den>
                    </m:f>
                  </m:sup>
                </m:sSup>
              </m:e>
            </m:d>
            <m:r>
              <w:rPr>
                <w:rFonts w:ascii="Cambria Math" w:hAnsi="Cambria Math" w:cs="Arial"/>
                <w:color w:val="333333"/>
                <w:sz w:val="24"/>
                <w:szCs w:val="24"/>
                <w:shd w:val="clear" w:color="auto" w:fill="FFFFFF"/>
              </w:rPr>
              <m:t>dB</m:t>
            </m:r>
            <m:d>
              <m:dPr>
                <m:ctrlPr>
                  <w:rPr>
                    <w:rFonts w:ascii="Cambria Math" w:hAnsi="Cambria Math" w:cs="Arial"/>
                    <w:i/>
                    <w:color w:val="333333"/>
                    <w:sz w:val="24"/>
                    <w:szCs w:val="24"/>
                    <w:shd w:val="clear" w:color="auto" w:fill="FFFFFF"/>
                  </w:rPr>
                </m:ctrlPr>
              </m:dPr>
              <m:e>
                <m:r>
                  <w:rPr>
                    <w:rFonts w:ascii="Cambria Math" w:hAnsi="Cambria Math" w:cs="Arial"/>
                    <w:color w:val="333333"/>
                    <w:sz w:val="24"/>
                    <w:szCs w:val="24"/>
                    <w:shd w:val="clear" w:color="auto" w:fill="FFFFFF"/>
                  </w:rPr>
                  <m:t>s</m:t>
                </m:r>
              </m:e>
            </m:d>
            <m:r>
              <w:rPr>
                <w:rFonts w:ascii="Cambria Math" w:hAnsi="Cambria Math" w:cs="Arial"/>
                <w:color w:val="333333"/>
                <w:sz w:val="24"/>
                <w:szCs w:val="24"/>
                <w:shd w:val="clear" w:color="auto" w:fill="FFFFFF"/>
              </w:rPr>
              <m:t>+</m:t>
            </m:r>
            <m:nary>
              <m:naryPr>
                <m:limLoc m:val="subSup"/>
                <m:ctrlPr>
                  <w:rPr>
                    <w:rFonts w:ascii="Cambria Math" w:hAnsi="Cambria Math" w:cs="Arial"/>
                    <w:i/>
                    <w:color w:val="333333"/>
                    <w:sz w:val="24"/>
                    <w:szCs w:val="24"/>
                    <w:shd w:val="clear" w:color="auto" w:fill="FFFFFF"/>
                  </w:rPr>
                </m:ctrlPr>
              </m:naryPr>
              <m:sub>
                <m:r>
                  <w:rPr>
                    <w:rFonts w:ascii="Cambria Math" w:hAnsi="Cambria Math" w:cs="Arial"/>
                    <w:color w:val="333333"/>
                    <w:sz w:val="24"/>
                    <w:szCs w:val="24"/>
                    <w:shd w:val="clear" w:color="auto" w:fill="FFFFFF"/>
                  </w:rPr>
                  <m:t>0</m:t>
                </m:r>
              </m:sub>
              <m:sup>
                <m:r>
                  <w:rPr>
                    <w:rFonts w:ascii="Cambria Math" w:hAnsi="Cambria Math" w:cs="Arial"/>
                    <w:color w:val="333333"/>
                    <w:sz w:val="24"/>
                    <w:szCs w:val="24"/>
                    <w:shd w:val="clear" w:color="auto" w:fill="FFFFFF"/>
                  </w:rPr>
                  <m:t>t</m:t>
                </m:r>
              </m:sup>
              <m:e>
                <m:r>
                  <w:rPr>
                    <w:rFonts w:ascii="Cambria Math" w:hAnsi="Cambria Math" w:cs="Arial"/>
                    <w:color w:val="333333"/>
                    <w:sz w:val="24"/>
                    <w:szCs w:val="24"/>
                    <w:shd w:val="clear" w:color="auto" w:fill="FFFFFF"/>
                  </w:rPr>
                  <m:t>[</m:t>
                </m:r>
                <m:sSup>
                  <m:sSupPr>
                    <m:ctrlPr>
                      <w:rPr>
                        <w:rFonts w:ascii="Cambria Math" w:hAnsi="Cambria Math" w:cs="Arial"/>
                        <w:i/>
                        <w:color w:val="333333"/>
                        <w:sz w:val="24"/>
                        <w:szCs w:val="24"/>
                        <w:shd w:val="clear" w:color="auto" w:fill="FFFFFF"/>
                      </w:rPr>
                    </m:ctrlPr>
                  </m:sSupPr>
                  <m:e>
                    <m:d>
                      <m:dPr>
                        <m:ctrlPr>
                          <w:rPr>
                            <w:rFonts w:ascii="Cambria Math" w:hAnsi="Cambria Math" w:cs="Arial"/>
                            <w:i/>
                            <w:color w:val="333333"/>
                            <w:sz w:val="24"/>
                            <w:szCs w:val="24"/>
                            <w:shd w:val="clear" w:color="auto" w:fill="FFFFFF"/>
                          </w:rPr>
                        </m:ctrlPr>
                      </m:dPr>
                      <m:e>
                        <m:r>
                          <w:rPr>
                            <w:rFonts w:ascii="Cambria Math" w:hAnsi="Cambria Math" w:cs="Arial"/>
                            <w:color w:val="333333"/>
                            <w:sz w:val="24"/>
                            <w:szCs w:val="24"/>
                            <w:shd w:val="clear" w:color="auto" w:fill="FFFFFF"/>
                          </w:rPr>
                          <m:t>t-s</m:t>
                        </m:r>
                      </m:e>
                    </m:d>
                  </m:e>
                  <m:sup>
                    <m:r>
                      <w:rPr>
                        <w:rFonts w:ascii="Cambria Math" w:hAnsi="Cambria Math" w:cs="Arial"/>
                        <w:color w:val="333333"/>
                        <w:sz w:val="24"/>
                        <w:szCs w:val="24"/>
                        <w:shd w:val="clear" w:color="auto" w:fill="FFFFFF"/>
                      </w:rPr>
                      <m:t>H-</m:t>
                    </m:r>
                    <m:f>
                      <m:fPr>
                        <m:ctrlPr>
                          <w:rPr>
                            <w:rFonts w:ascii="Cambria Math" w:hAnsi="Cambria Math" w:cs="Arial"/>
                            <w:i/>
                            <w:color w:val="333333"/>
                            <w:sz w:val="24"/>
                            <w:szCs w:val="24"/>
                            <w:shd w:val="clear" w:color="auto" w:fill="FFFFFF"/>
                          </w:rPr>
                        </m:ctrlPr>
                      </m:fPr>
                      <m:num>
                        <m:r>
                          <w:rPr>
                            <w:rFonts w:ascii="Cambria Math" w:hAnsi="Cambria Math" w:cs="Arial"/>
                            <w:color w:val="333333"/>
                            <w:sz w:val="24"/>
                            <w:szCs w:val="24"/>
                            <w:shd w:val="clear" w:color="auto" w:fill="FFFFFF"/>
                          </w:rPr>
                          <m:t>1</m:t>
                        </m:r>
                      </m:num>
                      <m:den>
                        <m:r>
                          <w:rPr>
                            <w:rFonts w:ascii="Cambria Math" w:hAnsi="Cambria Math" w:cs="Arial"/>
                            <w:color w:val="333333"/>
                            <w:sz w:val="24"/>
                            <w:szCs w:val="24"/>
                            <w:shd w:val="clear" w:color="auto" w:fill="FFFFFF"/>
                          </w:rPr>
                          <m:t>2</m:t>
                        </m:r>
                      </m:den>
                    </m:f>
                  </m:sup>
                </m:sSup>
                <m:r>
                  <w:rPr>
                    <w:rFonts w:ascii="Cambria Math" w:hAnsi="Cambria Math" w:cs="Arial"/>
                    <w:color w:val="333333"/>
                    <w:sz w:val="24"/>
                    <w:szCs w:val="24"/>
                    <w:shd w:val="clear" w:color="auto" w:fill="FFFFFF"/>
                  </w:rPr>
                  <m:t>]dB(s))</m:t>
                </m:r>
              </m:e>
            </m:nary>
          </m:e>
        </m:nary>
      </m:oMath>
    </w:p>
  </w:footnote>
  <w:footnote w:id="4">
    <w:p w14:paraId="342A8EFA" w14:textId="0901ABB9" w:rsidR="008D1943" w:rsidRPr="003F7743" w:rsidDel="00242043" w:rsidRDefault="008D1943" w:rsidP="008D1943">
      <w:pPr>
        <w:pStyle w:val="FootnoteText"/>
        <w:rPr>
          <w:del w:id="1353" w:author="George Urumov" w:date="2025-10-30T08:58:00Z" w16du:dateUtc="2025-10-30T08:58:00Z"/>
        </w:rPr>
      </w:pPr>
      <w:r>
        <w:rPr>
          <w:rStyle w:val="FootnoteReference"/>
        </w:rPr>
        <w:footnoteRef/>
      </w:r>
      <w:r>
        <w:t xml:space="preserve"> </w:t>
      </w:r>
      <w:ins w:id="1354" w:author="George Urumov" w:date="2025-10-30T08:50:00Z" w16du:dateUtc="2025-10-30T08:50:00Z">
        <w:r w:rsidR="00242043">
          <w:t>Kolmogorov space is a mathematical framework used in probability theory to define</w:t>
        </w:r>
      </w:ins>
      <w:ins w:id="1355" w:author="George Urumov" w:date="2025-10-30T08:51:00Z" w16du:dateUtc="2025-10-30T08:51:00Z">
        <w:r w:rsidR="00242043">
          <w:t xml:space="preserve"> and study random process</w:t>
        </w:r>
      </w:ins>
      <w:ins w:id="1356" w:author="George Urumov" w:date="2025-10-30T08:58:00Z" w16du:dateUtc="2025-10-30T08:58:00Z">
        <w:r w:rsidR="00242043">
          <w:t>. It consist</w:t>
        </w:r>
      </w:ins>
      <m:oMath>
        <m:sSub>
          <m:sSubPr>
            <m:ctrlPr>
              <w:del w:id="1357" w:author="George Urumov" w:date="2025-10-30T08:50:00Z" w16du:dateUtc="2025-10-30T08:50:00Z">
                <w:rPr>
                  <w:rFonts w:ascii="Cambria Math" w:hAnsi="Cambria Math" w:cs="Arial"/>
                  <w:i/>
                  <w:color w:val="333333"/>
                  <w:sz w:val="24"/>
                  <w:szCs w:val="24"/>
                  <w:highlight w:val="yellow"/>
                  <w:shd w:val="clear" w:color="auto" w:fill="FFFFFF"/>
                </w:rPr>
              </w:del>
            </m:ctrlPr>
          </m:sSubPr>
          <m:e>
            <m:r>
              <w:del w:id="1358" w:author="George Urumov" w:date="2025-10-30T08:50:00Z" w16du:dateUtc="2025-10-30T08:50:00Z">
                <w:rPr>
                  <w:rFonts w:ascii="Cambria Math" w:hAnsi="Cambria Math" w:cs="Arial"/>
                  <w:color w:val="333333"/>
                  <w:sz w:val="24"/>
                  <w:szCs w:val="24"/>
                  <w:highlight w:val="yellow"/>
                  <w:shd w:val="clear" w:color="auto" w:fill="FFFFFF"/>
                </w:rPr>
                <m:t>B</m:t>
              </w:del>
            </m:r>
          </m:e>
          <m:sub>
            <m:r>
              <w:del w:id="1359" w:author="George Urumov" w:date="2025-10-30T08:50:00Z" w16du:dateUtc="2025-10-30T08:50:00Z">
                <w:rPr>
                  <w:rFonts w:ascii="Cambria Math" w:hAnsi="Cambria Math" w:cs="Arial"/>
                  <w:color w:val="333333"/>
                  <w:sz w:val="24"/>
                  <w:szCs w:val="24"/>
                  <w:highlight w:val="yellow"/>
                  <w:shd w:val="clear" w:color="auto" w:fill="FFFFFF"/>
                </w:rPr>
                <m:t>H</m:t>
              </w:del>
            </m:r>
          </m:sub>
        </m:sSub>
        <m:d>
          <m:dPr>
            <m:ctrlPr>
              <w:del w:id="1360" w:author="George Urumov" w:date="2025-10-30T08:50:00Z" w16du:dateUtc="2025-10-30T08:50:00Z">
                <w:rPr>
                  <w:rFonts w:ascii="Cambria Math" w:hAnsi="Cambria Math" w:cs="Arial"/>
                  <w:i/>
                  <w:color w:val="333333"/>
                  <w:sz w:val="24"/>
                  <w:szCs w:val="24"/>
                  <w:highlight w:val="yellow"/>
                  <w:shd w:val="clear" w:color="auto" w:fill="FFFFFF"/>
                </w:rPr>
              </w:del>
            </m:ctrlPr>
          </m:dPr>
          <m:e>
            <m:r>
              <w:del w:id="1361" w:author="George Urumov" w:date="2025-10-30T08:50:00Z" w16du:dateUtc="2025-10-30T08:50:00Z">
                <w:rPr>
                  <w:rFonts w:ascii="Cambria Math" w:hAnsi="Cambria Math" w:cs="Arial"/>
                  <w:color w:val="333333"/>
                  <w:sz w:val="24"/>
                  <w:szCs w:val="24"/>
                  <w:highlight w:val="yellow"/>
                  <w:shd w:val="clear" w:color="auto" w:fill="FFFFFF"/>
                </w:rPr>
                <m:t>t</m:t>
              </w:del>
            </m:r>
          </m:e>
        </m:d>
        <m:r>
          <w:del w:id="1362" w:author="George Urumov" w:date="2025-10-30T08:50:00Z" w16du:dateUtc="2025-10-30T08:50:00Z">
            <w:rPr>
              <w:rFonts w:ascii="Cambria Math" w:hAnsi="Cambria Math" w:cs="Arial"/>
              <w:color w:val="333333"/>
              <w:sz w:val="24"/>
              <w:szCs w:val="24"/>
              <w:highlight w:val="yellow"/>
              <w:shd w:val="clear" w:color="auto" w:fill="FFFFFF"/>
            </w:rPr>
            <m:t xml:space="preserve">= </m:t>
          </w:del>
        </m:r>
        <m:f>
          <m:fPr>
            <m:ctrlPr>
              <w:del w:id="1363" w:author="George Urumov" w:date="2025-10-30T08:50:00Z" w16du:dateUtc="2025-10-30T08:50:00Z">
                <w:rPr>
                  <w:rFonts w:ascii="Cambria Math" w:hAnsi="Cambria Math" w:cs="Arial"/>
                  <w:i/>
                  <w:color w:val="333333"/>
                  <w:sz w:val="24"/>
                  <w:szCs w:val="24"/>
                  <w:highlight w:val="yellow"/>
                  <w:shd w:val="clear" w:color="auto" w:fill="FFFFFF"/>
                </w:rPr>
              </w:del>
            </m:ctrlPr>
          </m:fPr>
          <m:num>
            <m:r>
              <w:del w:id="1364" w:author="George Urumov" w:date="2025-10-30T08:50:00Z" w16du:dateUtc="2025-10-30T08:50:00Z">
                <w:rPr>
                  <w:rFonts w:ascii="Cambria Math" w:hAnsi="Cambria Math" w:cs="Arial"/>
                  <w:color w:val="333333"/>
                  <w:sz w:val="24"/>
                  <w:szCs w:val="24"/>
                  <w:highlight w:val="yellow"/>
                  <w:shd w:val="clear" w:color="auto" w:fill="FFFFFF"/>
                </w:rPr>
                <m:t>1</m:t>
              </w:del>
            </m:r>
          </m:num>
          <m:den>
            <m:r>
              <w:del w:id="1365" w:author="George Urumov" w:date="2025-10-30T08:50:00Z" w16du:dateUtc="2025-10-30T08:50:00Z">
                <m:rPr>
                  <m:sty m:val="p"/>
                </m:rPr>
                <w:rPr>
                  <w:rFonts w:ascii="Cambria Math" w:hAnsi="Cambria Math" w:cs="Arial"/>
                  <w:color w:val="333333"/>
                  <w:sz w:val="24"/>
                  <w:szCs w:val="24"/>
                  <w:highlight w:val="yellow"/>
                  <w:shd w:val="clear" w:color="auto" w:fill="FFFFFF"/>
                </w:rPr>
                <m:t>Γ</m:t>
              </w:del>
            </m:r>
            <m:r>
              <w:del w:id="1366" w:author="George Urumov" w:date="2025-10-30T08:50:00Z" w16du:dateUtc="2025-10-30T08:50:00Z">
                <w:rPr>
                  <w:rFonts w:ascii="Cambria Math" w:hAnsi="Cambria Math" w:cs="Arial"/>
                  <w:color w:val="333333"/>
                  <w:sz w:val="24"/>
                  <w:szCs w:val="24"/>
                  <w:highlight w:val="yellow"/>
                  <w:shd w:val="clear" w:color="auto" w:fill="FFFFFF"/>
                </w:rPr>
                <m:t>(H+</m:t>
              </w:del>
            </m:r>
            <m:f>
              <m:fPr>
                <m:ctrlPr>
                  <w:del w:id="1367" w:author="George Urumov" w:date="2025-10-30T08:50:00Z" w16du:dateUtc="2025-10-30T08:50:00Z">
                    <w:rPr>
                      <w:rFonts w:ascii="Cambria Math" w:hAnsi="Cambria Math" w:cs="Arial"/>
                      <w:i/>
                      <w:color w:val="333333"/>
                      <w:sz w:val="24"/>
                      <w:szCs w:val="24"/>
                      <w:highlight w:val="yellow"/>
                      <w:shd w:val="clear" w:color="auto" w:fill="FFFFFF"/>
                    </w:rPr>
                  </w:del>
                </m:ctrlPr>
              </m:fPr>
              <m:num>
                <m:r>
                  <w:del w:id="1368" w:author="George Urumov" w:date="2025-10-30T08:50:00Z" w16du:dateUtc="2025-10-30T08:50:00Z">
                    <w:rPr>
                      <w:rFonts w:ascii="Cambria Math" w:hAnsi="Cambria Math" w:cs="Arial"/>
                      <w:color w:val="333333"/>
                      <w:sz w:val="24"/>
                      <w:szCs w:val="24"/>
                      <w:highlight w:val="yellow"/>
                      <w:shd w:val="clear" w:color="auto" w:fill="FFFFFF"/>
                    </w:rPr>
                    <m:t>1</m:t>
                  </w:del>
                </m:r>
              </m:num>
              <m:den>
                <m:r>
                  <w:del w:id="1369" w:author="George Urumov" w:date="2025-10-30T08:50:00Z" w16du:dateUtc="2025-10-30T08:50:00Z">
                    <w:rPr>
                      <w:rFonts w:ascii="Cambria Math" w:hAnsi="Cambria Math" w:cs="Arial"/>
                      <w:color w:val="333333"/>
                      <w:sz w:val="24"/>
                      <w:szCs w:val="24"/>
                      <w:highlight w:val="yellow"/>
                      <w:shd w:val="clear" w:color="auto" w:fill="FFFFFF"/>
                    </w:rPr>
                    <m:t>2</m:t>
                  </w:del>
                </m:r>
              </m:den>
            </m:f>
            <m:r>
              <w:del w:id="1370" w:author="George Urumov" w:date="2025-10-30T08:50:00Z" w16du:dateUtc="2025-10-30T08:50:00Z">
                <w:rPr>
                  <w:rFonts w:ascii="Cambria Math" w:hAnsi="Cambria Math" w:cs="Arial"/>
                  <w:color w:val="333333"/>
                  <w:sz w:val="24"/>
                  <w:szCs w:val="24"/>
                  <w:highlight w:val="yellow"/>
                  <w:shd w:val="clear" w:color="auto" w:fill="FFFFFF"/>
                </w:rPr>
                <m:t>)</m:t>
              </w:del>
            </m:r>
          </m:den>
        </m:f>
        <m:r>
          <w:del w:id="1371" w:author="George Urumov" w:date="2025-10-30T08:50:00Z" w16du:dateUtc="2025-10-30T08:50:00Z">
            <w:rPr>
              <w:rFonts w:ascii="Cambria Math" w:hAnsi="Cambria Math" w:cs="Arial"/>
              <w:color w:val="333333"/>
              <w:sz w:val="24"/>
              <w:szCs w:val="24"/>
              <w:highlight w:val="yellow"/>
              <w:shd w:val="clear" w:color="auto" w:fill="FFFFFF"/>
            </w:rPr>
            <m:t>(</m:t>
          </w:del>
        </m:r>
        <m:nary>
          <m:naryPr>
            <m:limLoc m:val="subSup"/>
            <m:ctrlPr>
              <w:del w:id="1372" w:author="George Urumov" w:date="2025-10-30T08:50:00Z" w16du:dateUtc="2025-10-30T08:50:00Z">
                <w:rPr>
                  <w:rFonts w:ascii="Cambria Math" w:hAnsi="Cambria Math" w:cs="Arial"/>
                  <w:i/>
                  <w:color w:val="333333"/>
                  <w:sz w:val="24"/>
                  <w:szCs w:val="24"/>
                  <w:highlight w:val="yellow"/>
                  <w:shd w:val="clear" w:color="auto" w:fill="FFFFFF"/>
                </w:rPr>
              </w:del>
            </m:ctrlPr>
          </m:naryPr>
          <m:sub>
            <m:r>
              <w:del w:id="1373" w:author="George Urumov" w:date="2025-10-30T08:50:00Z" w16du:dateUtc="2025-10-30T08:50:00Z">
                <w:rPr>
                  <w:rFonts w:ascii="Cambria Math" w:hAnsi="Cambria Math" w:cs="Arial"/>
                  <w:color w:val="333333"/>
                  <w:sz w:val="24"/>
                  <w:szCs w:val="24"/>
                  <w:highlight w:val="yellow"/>
                  <w:shd w:val="clear" w:color="auto" w:fill="FFFFFF"/>
                </w:rPr>
                <m:t>-∞</m:t>
              </w:del>
            </m:r>
          </m:sub>
          <m:sup>
            <m:r>
              <w:del w:id="1374" w:author="George Urumov" w:date="2025-10-30T08:50:00Z" w16du:dateUtc="2025-10-30T08:50:00Z">
                <w:rPr>
                  <w:rFonts w:ascii="Cambria Math" w:hAnsi="Cambria Math" w:cs="Arial"/>
                  <w:color w:val="333333"/>
                  <w:sz w:val="24"/>
                  <w:szCs w:val="24"/>
                  <w:highlight w:val="yellow"/>
                  <w:shd w:val="clear" w:color="auto" w:fill="FFFFFF"/>
                </w:rPr>
                <m:t>0</m:t>
              </w:del>
            </m:r>
          </m:sup>
          <m:e>
            <m:r>
              <w:del w:id="1375" w:author="George Urumov" w:date="2025-10-30T08:50:00Z" w16du:dateUtc="2025-10-30T08:50:00Z">
                <w:rPr>
                  <w:rFonts w:ascii="Cambria Math" w:hAnsi="Cambria Math" w:cs="Arial"/>
                  <w:color w:val="333333"/>
                  <w:sz w:val="24"/>
                  <w:szCs w:val="24"/>
                  <w:highlight w:val="yellow"/>
                  <w:shd w:val="clear" w:color="auto" w:fill="FFFFFF"/>
                </w:rPr>
                <m:t>[(</m:t>
              </w:del>
            </m:r>
            <m:sSup>
              <m:sSupPr>
                <m:ctrlPr>
                  <w:del w:id="1376" w:author="George Urumov" w:date="2025-10-30T08:50:00Z" w16du:dateUtc="2025-10-30T08:50:00Z">
                    <w:rPr>
                      <w:rFonts w:ascii="Cambria Math" w:hAnsi="Cambria Math" w:cs="Arial"/>
                      <w:i/>
                      <w:color w:val="333333"/>
                      <w:sz w:val="24"/>
                      <w:szCs w:val="24"/>
                      <w:highlight w:val="yellow"/>
                      <w:shd w:val="clear" w:color="auto" w:fill="FFFFFF"/>
                    </w:rPr>
                  </w:del>
                </m:ctrlPr>
              </m:sSupPr>
              <m:e>
                <m:d>
                  <m:dPr>
                    <m:ctrlPr>
                      <w:del w:id="1377" w:author="George Urumov" w:date="2025-10-30T08:50:00Z" w16du:dateUtc="2025-10-30T08:50:00Z">
                        <w:rPr>
                          <w:rFonts w:ascii="Cambria Math" w:hAnsi="Cambria Math" w:cs="Arial"/>
                          <w:i/>
                          <w:color w:val="333333"/>
                          <w:sz w:val="24"/>
                          <w:szCs w:val="24"/>
                          <w:highlight w:val="yellow"/>
                          <w:shd w:val="clear" w:color="auto" w:fill="FFFFFF"/>
                        </w:rPr>
                      </w:del>
                    </m:ctrlPr>
                  </m:dPr>
                  <m:e>
                    <m:r>
                      <w:del w:id="1378" w:author="George Urumov" w:date="2025-10-30T08:50:00Z" w16du:dateUtc="2025-10-30T08:50:00Z">
                        <w:rPr>
                          <w:rFonts w:ascii="Cambria Math" w:hAnsi="Cambria Math" w:cs="Arial"/>
                          <w:color w:val="333333"/>
                          <w:sz w:val="24"/>
                          <w:szCs w:val="24"/>
                          <w:highlight w:val="yellow"/>
                          <w:shd w:val="clear" w:color="auto" w:fill="FFFFFF"/>
                        </w:rPr>
                        <m:t>t-s</m:t>
                      </w:del>
                    </m:r>
                  </m:e>
                </m:d>
              </m:e>
              <m:sup>
                <m:r>
                  <w:del w:id="1379" w:author="George Urumov" w:date="2025-10-30T08:50:00Z" w16du:dateUtc="2025-10-30T08:50:00Z">
                    <w:rPr>
                      <w:rFonts w:ascii="Cambria Math" w:hAnsi="Cambria Math" w:cs="Arial"/>
                      <w:color w:val="333333"/>
                      <w:sz w:val="24"/>
                      <w:szCs w:val="24"/>
                      <w:highlight w:val="yellow"/>
                      <w:shd w:val="clear" w:color="auto" w:fill="FFFFFF"/>
                    </w:rPr>
                    <m:t>H-</m:t>
                  </w:del>
                </m:r>
                <m:f>
                  <m:fPr>
                    <m:ctrlPr>
                      <w:del w:id="1380" w:author="George Urumov" w:date="2025-10-30T08:50:00Z" w16du:dateUtc="2025-10-30T08:50:00Z">
                        <w:rPr>
                          <w:rFonts w:ascii="Cambria Math" w:hAnsi="Cambria Math" w:cs="Arial"/>
                          <w:i/>
                          <w:color w:val="333333"/>
                          <w:sz w:val="24"/>
                          <w:szCs w:val="24"/>
                          <w:highlight w:val="yellow"/>
                          <w:shd w:val="clear" w:color="auto" w:fill="FFFFFF"/>
                        </w:rPr>
                      </w:del>
                    </m:ctrlPr>
                  </m:fPr>
                  <m:num>
                    <m:r>
                      <w:del w:id="1381" w:author="George Urumov" w:date="2025-10-30T08:50:00Z" w16du:dateUtc="2025-10-30T08:50:00Z">
                        <w:rPr>
                          <w:rFonts w:ascii="Cambria Math" w:hAnsi="Cambria Math" w:cs="Arial"/>
                          <w:color w:val="333333"/>
                          <w:sz w:val="24"/>
                          <w:szCs w:val="24"/>
                          <w:highlight w:val="yellow"/>
                          <w:shd w:val="clear" w:color="auto" w:fill="FFFFFF"/>
                        </w:rPr>
                        <m:t>1</m:t>
                      </w:del>
                    </m:r>
                  </m:num>
                  <m:den>
                    <m:r>
                      <w:del w:id="1382" w:author="George Urumov" w:date="2025-10-30T08:50:00Z" w16du:dateUtc="2025-10-30T08:50:00Z">
                        <w:rPr>
                          <w:rFonts w:ascii="Cambria Math" w:hAnsi="Cambria Math" w:cs="Arial"/>
                          <w:color w:val="333333"/>
                          <w:sz w:val="24"/>
                          <w:szCs w:val="24"/>
                          <w:highlight w:val="yellow"/>
                          <w:shd w:val="clear" w:color="auto" w:fill="FFFFFF"/>
                        </w:rPr>
                        <m:t>2</m:t>
                      </w:del>
                    </m:r>
                  </m:den>
                </m:f>
              </m:sup>
            </m:sSup>
            <m:r>
              <w:del w:id="1383" w:author="George Urumov" w:date="2025-10-30T08:50:00Z" w16du:dateUtc="2025-10-30T08:50:00Z">
                <w:rPr>
                  <w:rFonts w:ascii="Cambria Math" w:hAnsi="Cambria Math" w:cs="Arial"/>
                  <w:color w:val="333333"/>
                  <w:sz w:val="24"/>
                  <w:szCs w:val="24"/>
                  <w:highlight w:val="yellow"/>
                  <w:shd w:val="clear" w:color="auto" w:fill="FFFFFF"/>
                </w:rPr>
                <m:t>-</m:t>
              </w:del>
            </m:r>
            <m:d>
              <m:dPr>
                <m:endChr m:val="]"/>
                <m:ctrlPr>
                  <w:del w:id="1384" w:author="George Urumov" w:date="2025-10-30T08:50:00Z" w16du:dateUtc="2025-10-30T08:50:00Z">
                    <w:rPr>
                      <w:rFonts w:ascii="Cambria Math" w:hAnsi="Cambria Math" w:cs="Arial"/>
                      <w:i/>
                      <w:color w:val="333333"/>
                      <w:sz w:val="24"/>
                      <w:szCs w:val="24"/>
                      <w:highlight w:val="yellow"/>
                      <w:shd w:val="clear" w:color="auto" w:fill="FFFFFF"/>
                    </w:rPr>
                  </w:del>
                </m:ctrlPr>
              </m:dPr>
              <m:e>
                <m:sSup>
                  <m:sSupPr>
                    <m:ctrlPr>
                      <w:del w:id="1385" w:author="George Urumov" w:date="2025-10-30T08:50:00Z" w16du:dateUtc="2025-10-30T08:50:00Z">
                        <w:rPr>
                          <w:rFonts w:ascii="Cambria Math" w:hAnsi="Cambria Math" w:cs="Arial"/>
                          <w:i/>
                          <w:color w:val="333333"/>
                          <w:sz w:val="24"/>
                          <w:szCs w:val="24"/>
                          <w:highlight w:val="yellow"/>
                          <w:shd w:val="clear" w:color="auto" w:fill="FFFFFF"/>
                        </w:rPr>
                      </w:del>
                    </m:ctrlPr>
                  </m:sSupPr>
                  <m:e>
                    <m:r>
                      <w:del w:id="1386" w:author="George Urumov" w:date="2025-10-30T08:50:00Z" w16du:dateUtc="2025-10-30T08:50:00Z">
                        <w:rPr>
                          <w:rFonts w:ascii="Cambria Math" w:hAnsi="Cambria Math" w:cs="Arial"/>
                          <w:color w:val="333333"/>
                          <w:sz w:val="24"/>
                          <w:szCs w:val="24"/>
                          <w:highlight w:val="yellow"/>
                          <w:shd w:val="clear" w:color="auto" w:fill="FFFFFF"/>
                        </w:rPr>
                        <m:t>-s)</m:t>
                      </w:del>
                    </m:r>
                  </m:e>
                  <m:sup>
                    <m:r>
                      <w:del w:id="1387" w:author="George Urumov" w:date="2025-10-30T08:50:00Z" w16du:dateUtc="2025-10-30T08:50:00Z">
                        <w:rPr>
                          <w:rFonts w:ascii="Cambria Math" w:hAnsi="Cambria Math" w:cs="Arial"/>
                          <w:color w:val="333333"/>
                          <w:sz w:val="24"/>
                          <w:szCs w:val="24"/>
                          <w:highlight w:val="yellow"/>
                          <w:shd w:val="clear" w:color="auto" w:fill="FFFFFF"/>
                        </w:rPr>
                        <m:t>H-</m:t>
                      </w:del>
                    </m:r>
                    <m:f>
                      <m:fPr>
                        <m:ctrlPr>
                          <w:del w:id="1388" w:author="George Urumov" w:date="2025-10-30T08:50:00Z" w16du:dateUtc="2025-10-30T08:50:00Z">
                            <w:rPr>
                              <w:rFonts w:ascii="Cambria Math" w:hAnsi="Cambria Math" w:cs="Arial"/>
                              <w:i/>
                              <w:color w:val="333333"/>
                              <w:sz w:val="24"/>
                              <w:szCs w:val="24"/>
                              <w:highlight w:val="yellow"/>
                              <w:shd w:val="clear" w:color="auto" w:fill="FFFFFF"/>
                            </w:rPr>
                          </w:del>
                        </m:ctrlPr>
                      </m:fPr>
                      <m:num>
                        <m:r>
                          <w:del w:id="1389" w:author="George Urumov" w:date="2025-10-30T08:50:00Z" w16du:dateUtc="2025-10-30T08:50:00Z">
                            <w:rPr>
                              <w:rFonts w:ascii="Cambria Math" w:hAnsi="Cambria Math" w:cs="Arial"/>
                              <w:color w:val="333333"/>
                              <w:sz w:val="24"/>
                              <w:szCs w:val="24"/>
                              <w:highlight w:val="yellow"/>
                              <w:shd w:val="clear" w:color="auto" w:fill="FFFFFF"/>
                            </w:rPr>
                            <m:t>1</m:t>
                          </w:del>
                        </m:r>
                      </m:num>
                      <m:den>
                        <m:r>
                          <w:del w:id="1390" w:author="George Urumov" w:date="2025-10-30T08:50:00Z" w16du:dateUtc="2025-10-30T08:50:00Z">
                            <w:rPr>
                              <w:rFonts w:ascii="Cambria Math" w:hAnsi="Cambria Math" w:cs="Arial"/>
                              <w:color w:val="333333"/>
                              <w:sz w:val="24"/>
                              <w:szCs w:val="24"/>
                              <w:highlight w:val="yellow"/>
                              <w:shd w:val="clear" w:color="auto" w:fill="FFFFFF"/>
                            </w:rPr>
                            <m:t>2</m:t>
                          </w:del>
                        </m:r>
                      </m:den>
                    </m:f>
                  </m:sup>
                </m:sSup>
              </m:e>
            </m:d>
            <m:r>
              <w:del w:id="1391" w:author="George Urumov" w:date="2025-10-30T08:50:00Z" w16du:dateUtc="2025-10-30T08:50:00Z">
                <w:rPr>
                  <w:rFonts w:ascii="Cambria Math" w:hAnsi="Cambria Math" w:cs="Arial"/>
                  <w:color w:val="333333"/>
                  <w:sz w:val="24"/>
                  <w:szCs w:val="24"/>
                  <w:highlight w:val="yellow"/>
                  <w:shd w:val="clear" w:color="auto" w:fill="FFFFFF"/>
                </w:rPr>
                <m:t>dB</m:t>
              </w:del>
            </m:r>
            <m:d>
              <m:dPr>
                <m:ctrlPr>
                  <w:del w:id="1392" w:author="George Urumov" w:date="2025-10-30T08:50:00Z" w16du:dateUtc="2025-10-30T08:50:00Z">
                    <w:rPr>
                      <w:rFonts w:ascii="Cambria Math" w:hAnsi="Cambria Math" w:cs="Arial"/>
                      <w:i/>
                      <w:color w:val="333333"/>
                      <w:sz w:val="24"/>
                      <w:szCs w:val="24"/>
                      <w:highlight w:val="yellow"/>
                      <w:shd w:val="clear" w:color="auto" w:fill="FFFFFF"/>
                    </w:rPr>
                  </w:del>
                </m:ctrlPr>
              </m:dPr>
              <m:e>
                <m:r>
                  <w:del w:id="1393" w:author="George Urumov" w:date="2025-10-30T08:50:00Z" w16du:dateUtc="2025-10-30T08:50:00Z">
                    <w:rPr>
                      <w:rFonts w:ascii="Cambria Math" w:hAnsi="Cambria Math" w:cs="Arial"/>
                      <w:color w:val="333333"/>
                      <w:sz w:val="24"/>
                      <w:szCs w:val="24"/>
                      <w:highlight w:val="yellow"/>
                      <w:shd w:val="clear" w:color="auto" w:fill="FFFFFF"/>
                    </w:rPr>
                    <m:t>s</m:t>
                  </w:del>
                </m:r>
              </m:e>
            </m:d>
            <m:r>
              <w:del w:id="1394" w:author="George Urumov" w:date="2025-10-30T08:50:00Z" w16du:dateUtc="2025-10-30T08:50:00Z">
                <w:rPr>
                  <w:rFonts w:ascii="Cambria Math" w:hAnsi="Cambria Math" w:cs="Arial"/>
                  <w:color w:val="333333"/>
                  <w:sz w:val="24"/>
                  <w:szCs w:val="24"/>
                  <w:highlight w:val="yellow"/>
                  <w:shd w:val="clear" w:color="auto" w:fill="FFFFFF"/>
                </w:rPr>
                <m:t>+</m:t>
              </w:del>
            </m:r>
            <m:nary>
              <m:naryPr>
                <m:limLoc m:val="subSup"/>
                <m:ctrlPr>
                  <w:del w:id="1395" w:author="George Urumov" w:date="2025-10-30T08:50:00Z" w16du:dateUtc="2025-10-30T08:50:00Z">
                    <w:rPr>
                      <w:rFonts w:ascii="Cambria Math" w:hAnsi="Cambria Math" w:cs="Arial"/>
                      <w:i/>
                      <w:color w:val="333333"/>
                      <w:sz w:val="24"/>
                      <w:szCs w:val="24"/>
                      <w:highlight w:val="yellow"/>
                      <w:shd w:val="clear" w:color="auto" w:fill="FFFFFF"/>
                    </w:rPr>
                  </w:del>
                </m:ctrlPr>
              </m:naryPr>
              <m:sub>
                <m:r>
                  <w:del w:id="1396" w:author="George Urumov" w:date="2025-10-30T08:50:00Z" w16du:dateUtc="2025-10-30T08:50:00Z">
                    <w:rPr>
                      <w:rFonts w:ascii="Cambria Math" w:hAnsi="Cambria Math" w:cs="Arial"/>
                      <w:color w:val="333333"/>
                      <w:sz w:val="24"/>
                      <w:szCs w:val="24"/>
                      <w:highlight w:val="yellow"/>
                      <w:shd w:val="clear" w:color="auto" w:fill="FFFFFF"/>
                    </w:rPr>
                    <m:t>0</m:t>
                  </w:del>
                </m:r>
              </m:sub>
              <m:sup>
                <m:r>
                  <w:del w:id="1397" w:author="George Urumov" w:date="2025-10-30T08:50:00Z" w16du:dateUtc="2025-10-30T08:50:00Z">
                    <w:rPr>
                      <w:rFonts w:ascii="Cambria Math" w:hAnsi="Cambria Math" w:cs="Arial"/>
                      <w:color w:val="333333"/>
                      <w:sz w:val="24"/>
                      <w:szCs w:val="24"/>
                      <w:highlight w:val="yellow"/>
                      <w:shd w:val="clear" w:color="auto" w:fill="FFFFFF"/>
                    </w:rPr>
                    <m:t>t</m:t>
                  </w:del>
                </m:r>
              </m:sup>
              <m:e>
                <m:r>
                  <w:del w:id="1398" w:author="George Urumov" w:date="2025-10-30T08:50:00Z" w16du:dateUtc="2025-10-30T08:50:00Z">
                    <w:rPr>
                      <w:rFonts w:ascii="Cambria Math" w:hAnsi="Cambria Math" w:cs="Arial"/>
                      <w:color w:val="333333"/>
                      <w:sz w:val="24"/>
                      <w:szCs w:val="24"/>
                      <w:highlight w:val="yellow"/>
                      <w:shd w:val="clear" w:color="auto" w:fill="FFFFFF"/>
                    </w:rPr>
                    <m:t>[</m:t>
                  </w:del>
                </m:r>
                <m:sSup>
                  <m:sSupPr>
                    <m:ctrlPr>
                      <w:del w:id="1399" w:author="George Urumov" w:date="2025-10-30T08:50:00Z" w16du:dateUtc="2025-10-30T08:50:00Z">
                        <w:rPr>
                          <w:rFonts w:ascii="Cambria Math" w:hAnsi="Cambria Math" w:cs="Arial"/>
                          <w:i/>
                          <w:color w:val="333333"/>
                          <w:sz w:val="24"/>
                          <w:szCs w:val="24"/>
                          <w:highlight w:val="yellow"/>
                          <w:shd w:val="clear" w:color="auto" w:fill="FFFFFF"/>
                        </w:rPr>
                      </w:del>
                    </m:ctrlPr>
                  </m:sSupPr>
                  <m:e>
                    <m:d>
                      <m:dPr>
                        <m:ctrlPr>
                          <w:del w:id="1400" w:author="George Urumov" w:date="2025-10-30T08:50:00Z" w16du:dateUtc="2025-10-30T08:50:00Z">
                            <w:rPr>
                              <w:rFonts w:ascii="Cambria Math" w:hAnsi="Cambria Math" w:cs="Arial"/>
                              <w:i/>
                              <w:color w:val="333333"/>
                              <w:sz w:val="24"/>
                              <w:szCs w:val="24"/>
                              <w:highlight w:val="yellow"/>
                              <w:shd w:val="clear" w:color="auto" w:fill="FFFFFF"/>
                            </w:rPr>
                          </w:del>
                        </m:ctrlPr>
                      </m:dPr>
                      <m:e>
                        <m:r>
                          <w:del w:id="1401" w:author="George Urumov" w:date="2025-10-30T08:50:00Z" w16du:dateUtc="2025-10-30T08:50:00Z">
                            <w:rPr>
                              <w:rFonts w:ascii="Cambria Math" w:hAnsi="Cambria Math" w:cs="Arial"/>
                              <w:color w:val="333333"/>
                              <w:sz w:val="24"/>
                              <w:szCs w:val="24"/>
                              <w:highlight w:val="yellow"/>
                              <w:shd w:val="clear" w:color="auto" w:fill="FFFFFF"/>
                            </w:rPr>
                            <m:t>t-s</m:t>
                          </w:del>
                        </m:r>
                      </m:e>
                    </m:d>
                  </m:e>
                  <m:sup>
                    <m:r>
                      <w:del w:id="1402" w:author="George Urumov" w:date="2025-10-30T08:50:00Z" w16du:dateUtc="2025-10-30T08:50:00Z">
                        <w:rPr>
                          <w:rFonts w:ascii="Cambria Math" w:hAnsi="Cambria Math" w:cs="Arial"/>
                          <w:color w:val="333333"/>
                          <w:sz w:val="24"/>
                          <w:szCs w:val="24"/>
                          <w:highlight w:val="yellow"/>
                          <w:shd w:val="clear" w:color="auto" w:fill="FFFFFF"/>
                        </w:rPr>
                        <m:t>H-</m:t>
                      </w:del>
                    </m:r>
                    <m:f>
                      <m:fPr>
                        <m:ctrlPr>
                          <w:del w:id="1403" w:author="George Urumov" w:date="2025-10-30T08:50:00Z" w16du:dateUtc="2025-10-30T08:50:00Z">
                            <w:rPr>
                              <w:rFonts w:ascii="Cambria Math" w:hAnsi="Cambria Math" w:cs="Arial"/>
                              <w:i/>
                              <w:color w:val="333333"/>
                              <w:sz w:val="24"/>
                              <w:szCs w:val="24"/>
                              <w:highlight w:val="yellow"/>
                              <w:shd w:val="clear" w:color="auto" w:fill="FFFFFF"/>
                            </w:rPr>
                          </w:del>
                        </m:ctrlPr>
                      </m:fPr>
                      <m:num>
                        <m:r>
                          <w:del w:id="1404" w:author="George Urumov" w:date="2025-10-30T08:50:00Z" w16du:dateUtc="2025-10-30T08:50:00Z">
                            <w:rPr>
                              <w:rFonts w:ascii="Cambria Math" w:hAnsi="Cambria Math" w:cs="Arial"/>
                              <w:color w:val="333333"/>
                              <w:sz w:val="24"/>
                              <w:szCs w:val="24"/>
                              <w:highlight w:val="yellow"/>
                              <w:shd w:val="clear" w:color="auto" w:fill="FFFFFF"/>
                            </w:rPr>
                            <m:t>1</m:t>
                          </w:del>
                        </m:r>
                      </m:num>
                      <m:den>
                        <m:r>
                          <w:del w:id="1405" w:author="George Urumov" w:date="2025-10-30T08:50:00Z" w16du:dateUtc="2025-10-30T08:50:00Z">
                            <w:rPr>
                              <w:rFonts w:ascii="Cambria Math" w:hAnsi="Cambria Math" w:cs="Arial"/>
                              <w:color w:val="333333"/>
                              <w:sz w:val="24"/>
                              <w:szCs w:val="24"/>
                              <w:highlight w:val="yellow"/>
                              <w:shd w:val="clear" w:color="auto" w:fill="FFFFFF"/>
                            </w:rPr>
                            <m:t>2</m:t>
                          </w:del>
                        </m:r>
                      </m:den>
                    </m:f>
                  </m:sup>
                </m:sSup>
                <m:r>
                  <w:del w:id="1406" w:author="George Urumov" w:date="2025-10-30T08:50:00Z" w16du:dateUtc="2025-10-30T08:50:00Z">
                    <w:rPr>
                      <w:rFonts w:ascii="Cambria Math" w:hAnsi="Cambria Math" w:cs="Arial"/>
                      <w:color w:val="333333"/>
                      <w:sz w:val="24"/>
                      <w:szCs w:val="24"/>
                      <w:highlight w:val="yellow"/>
                      <w:shd w:val="clear" w:color="auto" w:fill="FFFFFF"/>
                    </w:rPr>
                    <m:t>]dB(s))</m:t>
                  </w:del>
                </m:r>
              </m:e>
            </m:nary>
          </m:e>
        </m:nary>
      </m:oMath>
    </w:p>
    <w:p w14:paraId="5FBBDDD1" w14:textId="77777777" w:rsidR="008D1943" w:rsidRPr="00F41C8E" w:rsidRDefault="008D1943" w:rsidP="008D1943">
      <w:pPr>
        <w:pStyle w:val="FootnoteText"/>
      </w:pPr>
      <w:r w:rsidRPr="00F41C8E">
        <w:t>s of three main components: a sample space Ω, a set of events (subsets of Ω), and a probability measure defined on the events.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5821" w14:textId="77777777" w:rsidR="008D1943" w:rsidRDefault="008D1943">
    <w:pPr>
      <w:pStyle w:val="Header"/>
    </w:pPr>
    <w:r>
      <w:t>Chapter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4C85" w14:textId="77777777" w:rsidR="008D1943" w:rsidRDefault="008D1943">
    <w:pPr>
      <w:pStyle w:val="Header"/>
    </w:pPr>
    <w:r>
      <w:t>Chapter 2</w:t>
    </w:r>
  </w:p>
  <w:p w14:paraId="7CCE8B57" w14:textId="77777777" w:rsidR="008D1943" w:rsidRDefault="008D19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0D2B" w14:textId="77777777" w:rsidR="008D1943" w:rsidRDefault="008D1943">
    <w:pPr>
      <w:pStyle w:val="Header"/>
    </w:pPr>
    <w:r>
      <w:t>Chapter 2</w:t>
    </w:r>
  </w:p>
  <w:p w14:paraId="2E572A4D" w14:textId="77777777" w:rsidR="008D1943" w:rsidRDefault="008D19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30E4F" w14:textId="77777777" w:rsidR="008D1943" w:rsidRDefault="008D1943">
    <w:pPr>
      <w:pStyle w:val="Header"/>
    </w:pPr>
    <w:r>
      <w:t>Chapter 3</w:t>
    </w:r>
  </w:p>
  <w:p w14:paraId="7028B84D" w14:textId="77777777" w:rsidR="008D1943" w:rsidRDefault="008D194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B9FF" w14:textId="77777777" w:rsidR="008D1943" w:rsidRDefault="008D1943">
    <w:pPr>
      <w:pStyle w:val="Header"/>
    </w:pPr>
    <w:r>
      <w:t>Chapter 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1341" w14:textId="77777777" w:rsidR="008D1943" w:rsidRDefault="008D1943">
    <w:pPr>
      <w:pStyle w:val="Header"/>
    </w:pPr>
    <w:r>
      <w:t>Chapter 4</w:t>
    </w:r>
  </w:p>
  <w:p w14:paraId="64CF7289" w14:textId="77777777" w:rsidR="008D1943" w:rsidRDefault="008D194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B556" w14:textId="77777777" w:rsidR="008D1943" w:rsidRDefault="008D19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73BB" w14:textId="77777777" w:rsidR="008D1943" w:rsidRDefault="008D19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A81"/>
    <w:multiLevelType w:val="multilevel"/>
    <w:tmpl w:val="48B2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81E50"/>
    <w:multiLevelType w:val="multilevel"/>
    <w:tmpl w:val="2C84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580"/>
    <w:multiLevelType w:val="multilevel"/>
    <w:tmpl w:val="2B5AA98C"/>
    <w:lvl w:ilvl="0">
      <w:start w:val="1"/>
      <w:numFmt w:val="lowerRoman"/>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52447"/>
    <w:multiLevelType w:val="multilevel"/>
    <w:tmpl w:val="D68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C7143F"/>
    <w:multiLevelType w:val="multilevel"/>
    <w:tmpl w:val="B482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A255C"/>
    <w:multiLevelType w:val="multilevel"/>
    <w:tmpl w:val="E9D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F2F9E"/>
    <w:multiLevelType w:val="hybridMultilevel"/>
    <w:tmpl w:val="FFFFFFFF"/>
    <w:lvl w:ilvl="0" w:tplc="DC509210">
      <w:start w:val="1"/>
      <w:numFmt w:val="bullet"/>
      <w:lvlText w:val=""/>
      <w:lvlJc w:val="left"/>
      <w:pPr>
        <w:ind w:left="720" w:hanging="360"/>
      </w:pPr>
      <w:rPr>
        <w:rFonts w:ascii="Symbol" w:hAnsi="Symbol" w:hint="default"/>
      </w:rPr>
    </w:lvl>
    <w:lvl w:ilvl="1" w:tplc="D4D43FEA">
      <w:start w:val="1"/>
      <w:numFmt w:val="bullet"/>
      <w:lvlText w:val="o"/>
      <w:lvlJc w:val="left"/>
      <w:pPr>
        <w:ind w:left="1440" w:hanging="360"/>
      </w:pPr>
      <w:rPr>
        <w:rFonts w:ascii="Courier New" w:hAnsi="Courier New" w:hint="default"/>
      </w:rPr>
    </w:lvl>
    <w:lvl w:ilvl="2" w:tplc="548E4508">
      <w:start w:val="1"/>
      <w:numFmt w:val="bullet"/>
      <w:lvlText w:val=""/>
      <w:lvlJc w:val="left"/>
      <w:pPr>
        <w:ind w:left="2160" w:hanging="360"/>
      </w:pPr>
      <w:rPr>
        <w:rFonts w:ascii="Wingdings" w:hAnsi="Wingdings" w:hint="default"/>
      </w:rPr>
    </w:lvl>
    <w:lvl w:ilvl="3" w:tplc="A18AAF66">
      <w:start w:val="1"/>
      <w:numFmt w:val="bullet"/>
      <w:lvlText w:val=""/>
      <w:lvlJc w:val="left"/>
      <w:pPr>
        <w:ind w:left="2880" w:hanging="360"/>
      </w:pPr>
      <w:rPr>
        <w:rFonts w:ascii="Symbol" w:hAnsi="Symbol" w:hint="default"/>
      </w:rPr>
    </w:lvl>
    <w:lvl w:ilvl="4" w:tplc="50ECDCD0">
      <w:start w:val="1"/>
      <w:numFmt w:val="bullet"/>
      <w:lvlText w:val="o"/>
      <w:lvlJc w:val="left"/>
      <w:pPr>
        <w:ind w:left="3600" w:hanging="360"/>
      </w:pPr>
      <w:rPr>
        <w:rFonts w:ascii="Courier New" w:hAnsi="Courier New" w:hint="default"/>
      </w:rPr>
    </w:lvl>
    <w:lvl w:ilvl="5" w:tplc="955EC89C">
      <w:start w:val="1"/>
      <w:numFmt w:val="bullet"/>
      <w:lvlText w:val=""/>
      <w:lvlJc w:val="left"/>
      <w:pPr>
        <w:ind w:left="4320" w:hanging="360"/>
      </w:pPr>
      <w:rPr>
        <w:rFonts w:ascii="Wingdings" w:hAnsi="Wingdings" w:hint="default"/>
      </w:rPr>
    </w:lvl>
    <w:lvl w:ilvl="6" w:tplc="A8182008">
      <w:start w:val="1"/>
      <w:numFmt w:val="bullet"/>
      <w:lvlText w:val=""/>
      <w:lvlJc w:val="left"/>
      <w:pPr>
        <w:ind w:left="5040" w:hanging="360"/>
      </w:pPr>
      <w:rPr>
        <w:rFonts w:ascii="Symbol" w:hAnsi="Symbol" w:hint="default"/>
      </w:rPr>
    </w:lvl>
    <w:lvl w:ilvl="7" w:tplc="51BC1656">
      <w:start w:val="1"/>
      <w:numFmt w:val="bullet"/>
      <w:lvlText w:val="o"/>
      <w:lvlJc w:val="left"/>
      <w:pPr>
        <w:ind w:left="5760" w:hanging="360"/>
      </w:pPr>
      <w:rPr>
        <w:rFonts w:ascii="Courier New" w:hAnsi="Courier New" w:hint="default"/>
      </w:rPr>
    </w:lvl>
    <w:lvl w:ilvl="8" w:tplc="45809ECC">
      <w:start w:val="1"/>
      <w:numFmt w:val="bullet"/>
      <w:lvlText w:val=""/>
      <w:lvlJc w:val="left"/>
      <w:pPr>
        <w:ind w:left="6480" w:hanging="360"/>
      </w:pPr>
      <w:rPr>
        <w:rFonts w:ascii="Wingdings" w:hAnsi="Wingdings" w:hint="default"/>
      </w:rPr>
    </w:lvl>
  </w:abstractNum>
  <w:abstractNum w:abstractNumId="7" w15:restartNumberingAfterBreak="0">
    <w:nsid w:val="10EF578A"/>
    <w:multiLevelType w:val="multilevel"/>
    <w:tmpl w:val="2B1A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FA55E7"/>
    <w:multiLevelType w:val="multilevel"/>
    <w:tmpl w:val="0192768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D12A4"/>
    <w:multiLevelType w:val="multilevel"/>
    <w:tmpl w:val="8396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31FEF"/>
    <w:multiLevelType w:val="hybridMultilevel"/>
    <w:tmpl w:val="BC1291B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172352FB"/>
    <w:multiLevelType w:val="multilevel"/>
    <w:tmpl w:val="79484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D6683"/>
    <w:multiLevelType w:val="multilevel"/>
    <w:tmpl w:val="089E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B44C8"/>
    <w:multiLevelType w:val="multilevel"/>
    <w:tmpl w:val="BFA4816C"/>
    <w:lvl w:ilvl="0">
      <w:start w:val="2"/>
      <w:numFmt w:val="decimal"/>
      <w:lvlText w:val="%1"/>
      <w:lvlJc w:val="left"/>
      <w:pPr>
        <w:ind w:left="620" w:hanging="620"/>
      </w:pPr>
      <w:rPr>
        <w:rFonts w:hint="default"/>
      </w:rPr>
    </w:lvl>
    <w:lvl w:ilvl="1">
      <w:start w:val="12"/>
      <w:numFmt w:val="decimal"/>
      <w:lvlText w:val="%1.%2"/>
      <w:lvlJc w:val="left"/>
      <w:pPr>
        <w:ind w:left="620" w:hanging="6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27599A"/>
    <w:multiLevelType w:val="hybridMultilevel"/>
    <w:tmpl w:val="67384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0772ED1"/>
    <w:multiLevelType w:val="multilevel"/>
    <w:tmpl w:val="833AB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F1B3C"/>
    <w:multiLevelType w:val="multilevel"/>
    <w:tmpl w:val="FFF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176195"/>
    <w:multiLevelType w:val="multilevel"/>
    <w:tmpl w:val="40AA0E3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E26BD"/>
    <w:multiLevelType w:val="hybridMultilevel"/>
    <w:tmpl w:val="71565780"/>
    <w:lvl w:ilvl="0" w:tplc="61323BE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C10D44"/>
    <w:multiLevelType w:val="hybridMultilevel"/>
    <w:tmpl w:val="23EEE1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32C60F87"/>
    <w:multiLevelType w:val="hybridMultilevel"/>
    <w:tmpl w:val="EB8290D4"/>
    <w:lvl w:ilvl="0" w:tplc="C034091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4073362"/>
    <w:multiLevelType w:val="multilevel"/>
    <w:tmpl w:val="018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71BED"/>
    <w:multiLevelType w:val="multilevel"/>
    <w:tmpl w:val="E2E28A0E"/>
    <w:lvl w:ilvl="0">
      <w:start w:val="1"/>
      <w:numFmt w:val="bullet"/>
      <w:lvlText w:val="o"/>
      <w:lvlJc w:val="left"/>
      <w:pPr>
        <w:ind w:left="144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93F0A"/>
    <w:multiLevelType w:val="multilevel"/>
    <w:tmpl w:val="4C58482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047FA"/>
    <w:multiLevelType w:val="multilevel"/>
    <w:tmpl w:val="C3807D50"/>
    <w:lvl w:ilvl="0">
      <w:start w:val="1"/>
      <w:numFmt w:val="bullet"/>
      <w:lvlText w:val="o"/>
      <w:lvlJc w:val="left"/>
      <w:pPr>
        <w:ind w:left="1440" w:hanging="360"/>
      </w:pPr>
      <w:rPr>
        <w:rFonts w:ascii="Courier New" w:hAnsi="Courier New" w:cs="Courier New" w:hint="default"/>
        <w:sz w:val="20"/>
      </w:rPr>
    </w:lvl>
    <w:lvl w:ilvl="1">
      <w:start w:val="1"/>
      <w:numFmt w:val="lowerRoman"/>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305C3"/>
    <w:multiLevelType w:val="multilevel"/>
    <w:tmpl w:val="68A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94176C"/>
    <w:multiLevelType w:val="multilevel"/>
    <w:tmpl w:val="6E8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71DAB"/>
    <w:multiLevelType w:val="multilevel"/>
    <w:tmpl w:val="E49E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8E10FF"/>
    <w:multiLevelType w:val="multilevel"/>
    <w:tmpl w:val="94AC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6C7810"/>
    <w:multiLevelType w:val="multilevel"/>
    <w:tmpl w:val="ABF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C0488"/>
    <w:multiLevelType w:val="hybridMultilevel"/>
    <w:tmpl w:val="451CC87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F912BCA"/>
    <w:multiLevelType w:val="multilevel"/>
    <w:tmpl w:val="612C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A0D68"/>
    <w:multiLevelType w:val="multilevel"/>
    <w:tmpl w:val="029E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E93046"/>
    <w:multiLevelType w:val="multilevel"/>
    <w:tmpl w:val="696E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D6BD2"/>
    <w:multiLevelType w:val="hybridMultilevel"/>
    <w:tmpl w:val="F67CA68E"/>
    <w:lvl w:ilvl="0" w:tplc="FE8A8FAA">
      <w:start w:val="1"/>
      <w:numFmt w:val="lowerRoman"/>
      <w:lvlText w:val="(%1)"/>
      <w:lvlJc w:val="left"/>
      <w:pPr>
        <w:ind w:left="5760" w:hanging="720"/>
      </w:pPr>
      <w:rPr>
        <w:rFonts w:hint="default"/>
      </w:rPr>
    </w:lvl>
    <w:lvl w:ilvl="1" w:tplc="08090019" w:tentative="1">
      <w:start w:val="1"/>
      <w:numFmt w:val="lowerLetter"/>
      <w:lvlText w:val="%2."/>
      <w:lvlJc w:val="left"/>
      <w:pPr>
        <w:ind w:left="6120" w:hanging="360"/>
      </w:pPr>
    </w:lvl>
    <w:lvl w:ilvl="2" w:tplc="0809001B" w:tentative="1">
      <w:start w:val="1"/>
      <w:numFmt w:val="lowerRoman"/>
      <w:lvlText w:val="%3."/>
      <w:lvlJc w:val="right"/>
      <w:pPr>
        <w:ind w:left="6840" w:hanging="180"/>
      </w:pPr>
    </w:lvl>
    <w:lvl w:ilvl="3" w:tplc="0809000F" w:tentative="1">
      <w:start w:val="1"/>
      <w:numFmt w:val="decimal"/>
      <w:lvlText w:val="%4."/>
      <w:lvlJc w:val="left"/>
      <w:pPr>
        <w:ind w:left="7560" w:hanging="360"/>
      </w:pPr>
    </w:lvl>
    <w:lvl w:ilvl="4" w:tplc="08090019" w:tentative="1">
      <w:start w:val="1"/>
      <w:numFmt w:val="lowerLetter"/>
      <w:lvlText w:val="%5."/>
      <w:lvlJc w:val="left"/>
      <w:pPr>
        <w:ind w:left="8280" w:hanging="360"/>
      </w:pPr>
    </w:lvl>
    <w:lvl w:ilvl="5" w:tplc="0809001B" w:tentative="1">
      <w:start w:val="1"/>
      <w:numFmt w:val="lowerRoman"/>
      <w:lvlText w:val="%6."/>
      <w:lvlJc w:val="right"/>
      <w:pPr>
        <w:ind w:left="9000" w:hanging="180"/>
      </w:pPr>
    </w:lvl>
    <w:lvl w:ilvl="6" w:tplc="0809000F" w:tentative="1">
      <w:start w:val="1"/>
      <w:numFmt w:val="decimal"/>
      <w:lvlText w:val="%7."/>
      <w:lvlJc w:val="left"/>
      <w:pPr>
        <w:ind w:left="9720" w:hanging="360"/>
      </w:pPr>
    </w:lvl>
    <w:lvl w:ilvl="7" w:tplc="08090019" w:tentative="1">
      <w:start w:val="1"/>
      <w:numFmt w:val="lowerLetter"/>
      <w:lvlText w:val="%8."/>
      <w:lvlJc w:val="left"/>
      <w:pPr>
        <w:ind w:left="10440" w:hanging="360"/>
      </w:pPr>
    </w:lvl>
    <w:lvl w:ilvl="8" w:tplc="0809001B" w:tentative="1">
      <w:start w:val="1"/>
      <w:numFmt w:val="lowerRoman"/>
      <w:lvlText w:val="%9."/>
      <w:lvlJc w:val="right"/>
      <w:pPr>
        <w:ind w:left="11160" w:hanging="180"/>
      </w:pPr>
    </w:lvl>
  </w:abstractNum>
  <w:abstractNum w:abstractNumId="35" w15:restartNumberingAfterBreak="0">
    <w:nsid w:val="594D3A98"/>
    <w:multiLevelType w:val="multilevel"/>
    <w:tmpl w:val="3D94B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397325"/>
    <w:multiLevelType w:val="hybridMultilevel"/>
    <w:tmpl w:val="A35C988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A484394"/>
    <w:multiLevelType w:val="multilevel"/>
    <w:tmpl w:val="8E2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643A2"/>
    <w:multiLevelType w:val="multilevel"/>
    <w:tmpl w:val="9F1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B3AE0"/>
    <w:multiLevelType w:val="multilevel"/>
    <w:tmpl w:val="B118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C47454"/>
    <w:multiLevelType w:val="multilevel"/>
    <w:tmpl w:val="35C2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C15EF6"/>
    <w:multiLevelType w:val="multilevel"/>
    <w:tmpl w:val="88C2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2303F0"/>
    <w:multiLevelType w:val="multilevel"/>
    <w:tmpl w:val="77486AEA"/>
    <w:lvl w:ilvl="0">
      <w:start w:val="2"/>
      <w:numFmt w:val="decimal"/>
      <w:lvlText w:val="%1"/>
      <w:lvlJc w:val="left"/>
      <w:pPr>
        <w:ind w:left="620" w:hanging="620"/>
      </w:pPr>
      <w:rPr>
        <w:rFonts w:hint="default"/>
      </w:rPr>
    </w:lvl>
    <w:lvl w:ilvl="1">
      <w:start w:val="12"/>
      <w:numFmt w:val="decimal"/>
      <w:lvlText w:val="%1.%2"/>
      <w:lvlJc w:val="left"/>
      <w:pPr>
        <w:ind w:left="980" w:hanging="6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63A7478E"/>
    <w:multiLevelType w:val="hybridMultilevel"/>
    <w:tmpl w:val="BD74C5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3FD3B99"/>
    <w:multiLevelType w:val="multilevel"/>
    <w:tmpl w:val="2888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CC43F5"/>
    <w:multiLevelType w:val="multilevel"/>
    <w:tmpl w:val="837A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606D7E"/>
    <w:multiLevelType w:val="multilevel"/>
    <w:tmpl w:val="9A8E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9259BD"/>
    <w:multiLevelType w:val="multilevel"/>
    <w:tmpl w:val="D110EB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67D63FC7"/>
    <w:multiLevelType w:val="multilevel"/>
    <w:tmpl w:val="099E2F5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D71574D"/>
    <w:multiLevelType w:val="multilevel"/>
    <w:tmpl w:val="ECBC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F22069"/>
    <w:multiLevelType w:val="multilevel"/>
    <w:tmpl w:val="CBA8A9F0"/>
    <w:lvl w:ilvl="0">
      <w:start w:val="1"/>
      <w:numFmt w:val="bullet"/>
      <w:lvlText w:val="o"/>
      <w:lvlJc w:val="left"/>
      <w:pPr>
        <w:ind w:left="144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9F5A75"/>
    <w:multiLevelType w:val="multilevel"/>
    <w:tmpl w:val="08F0366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decimal"/>
      <w:lvlText w:val="%3."/>
      <w:lvlJc w:val="left"/>
      <w:pPr>
        <w:tabs>
          <w:tab w:val="num" w:pos="2160"/>
        </w:tabs>
        <w:ind w:left="2160" w:hanging="360"/>
      </w:pPr>
      <w:rPr>
        <w:rFonts w:ascii="Arial" w:eastAsia="Times New Roman" w:hAnsi="Arial" w:cs="Arial"/>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DE02D9"/>
    <w:multiLevelType w:val="hybridMultilevel"/>
    <w:tmpl w:val="FFFFFFFF"/>
    <w:lvl w:ilvl="0" w:tplc="BC3CE850">
      <w:start w:val="1"/>
      <w:numFmt w:val="lowerRoman"/>
      <w:lvlText w:val="%1."/>
      <w:lvlJc w:val="right"/>
      <w:pPr>
        <w:ind w:left="720" w:hanging="360"/>
      </w:pPr>
    </w:lvl>
    <w:lvl w:ilvl="1" w:tplc="CA909510">
      <w:start w:val="1"/>
      <w:numFmt w:val="lowerLetter"/>
      <w:lvlText w:val="%2."/>
      <w:lvlJc w:val="left"/>
      <w:pPr>
        <w:ind w:left="1440" w:hanging="360"/>
      </w:pPr>
    </w:lvl>
    <w:lvl w:ilvl="2" w:tplc="10D41934">
      <w:start w:val="1"/>
      <w:numFmt w:val="lowerRoman"/>
      <w:lvlText w:val="%3."/>
      <w:lvlJc w:val="right"/>
      <w:pPr>
        <w:ind w:left="2160" w:hanging="180"/>
      </w:pPr>
    </w:lvl>
    <w:lvl w:ilvl="3" w:tplc="41608794">
      <w:start w:val="1"/>
      <w:numFmt w:val="decimal"/>
      <w:lvlText w:val="%4."/>
      <w:lvlJc w:val="left"/>
      <w:pPr>
        <w:ind w:left="2880" w:hanging="360"/>
      </w:pPr>
    </w:lvl>
    <w:lvl w:ilvl="4" w:tplc="A4943BA4">
      <w:start w:val="1"/>
      <w:numFmt w:val="lowerLetter"/>
      <w:lvlText w:val="%5."/>
      <w:lvlJc w:val="left"/>
      <w:pPr>
        <w:ind w:left="3600" w:hanging="360"/>
      </w:pPr>
    </w:lvl>
    <w:lvl w:ilvl="5" w:tplc="850A5DDC">
      <w:start w:val="1"/>
      <w:numFmt w:val="lowerRoman"/>
      <w:lvlText w:val="%6."/>
      <w:lvlJc w:val="right"/>
      <w:pPr>
        <w:ind w:left="4320" w:hanging="180"/>
      </w:pPr>
    </w:lvl>
    <w:lvl w:ilvl="6" w:tplc="28DE1176">
      <w:start w:val="1"/>
      <w:numFmt w:val="decimal"/>
      <w:lvlText w:val="%7."/>
      <w:lvlJc w:val="left"/>
      <w:pPr>
        <w:ind w:left="5040" w:hanging="360"/>
      </w:pPr>
    </w:lvl>
    <w:lvl w:ilvl="7" w:tplc="630AD250">
      <w:start w:val="1"/>
      <w:numFmt w:val="lowerLetter"/>
      <w:lvlText w:val="%8."/>
      <w:lvlJc w:val="left"/>
      <w:pPr>
        <w:ind w:left="5760" w:hanging="360"/>
      </w:pPr>
    </w:lvl>
    <w:lvl w:ilvl="8" w:tplc="EF6478F0">
      <w:start w:val="1"/>
      <w:numFmt w:val="lowerRoman"/>
      <w:lvlText w:val="%9."/>
      <w:lvlJc w:val="right"/>
      <w:pPr>
        <w:ind w:left="6480" w:hanging="180"/>
      </w:pPr>
    </w:lvl>
  </w:abstractNum>
  <w:abstractNum w:abstractNumId="53" w15:restartNumberingAfterBreak="0">
    <w:nsid w:val="74AB1C80"/>
    <w:multiLevelType w:val="hybridMultilevel"/>
    <w:tmpl w:val="FFFFFFFF"/>
    <w:lvl w:ilvl="0" w:tplc="434ADDBC">
      <w:start w:val="1"/>
      <w:numFmt w:val="bullet"/>
      <w:lvlText w:val=""/>
      <w:lvlJc w:val="left"/>
      <w:pPr>
        <w:ind w:left="720" w:hanging="360"/>
      </w:pPr>
      <w:rPr>
        <w:rFonts w:ascii="Symbol" w:hAnsi="Symbol" w:hint="default"/>
      </w:rPr>
    </w:lvl>
    <w:lvl w:ilvl="1" w:tplc="FA4CEAB6">
      <w:start w:val="1"/>
      <w:numFmt w:val="bullet"/>
      <w:lvlText w:val="o"/>
      <w:lvlJc w:val="left"/>
      <w:pPr>
        <w:ind w:left="1440" w:hanging="360"/>
      </w:pPr>
      <w:rPr>
        <w:rFonts w:ascii="Courier New" w:hAnsi="Courier New" w:hint="default"/>
      </w:rPr>
    </w:lvl>
    <w:lvl w:ilvl="2" w:tplc="EBE08F4E">
      <w:start w:val="1"/>
      <w:numFmt w:val="bullet"/>
      <w:lvlText w:val=""/>
      <w:lvlJc w:val="left"/>
      <w:pPr>
        <w:ind w:left="2160" w:hanging="360"/>
      </w:pPr>
      <w:rPr>
        <w:rFonts w:ascii="Wingdings" w:hAnsi="Wingdings" w:hint="default"/>
      </w:rPr>
    </w:lvl>
    <w:lvl w:ilvl="3" w:tplc="0DF61B36">
      <w:start w:val="1"/>
      <w:numFmt w:val="bullet"/>
      <w:lvlText w:val=""/>
      <w:lvlJc w:val="left"/>
      <w:pPr>
        <w:ind w:left="2880" w:hanging="360"/>
      </w:pPr>
      <w:rPr>
        <w:rFonts w:ascii="Symbol" w:hAnsi="Symbol" w:hint="default"/>
      </w:rPr>
    </w:lvl>
    <w:lvl w:ilvl="4" w:tplc="41280088">
      <w:start w:val="1"/>
      <w:numFmt w:val="bullet"/>
      <w:lvlText w:val="o"/>
      <w:lvlJc w:val="left"/>
      <w:pPr>
        <w:ind w:left="3600" w:hanging="360"/>
      </w:pPr>
      <w:rPr>
        <w:rFonts w:ascii="Courier New" w:hAnsi="Courier New" w:hint="default"/>
      </w:rPr>
    </w:lvl>
    <w:lvl w:ilvl="5" w:tplc="D23E189E">
      <w:start w:val="1"/>
      <w:numFmt w:val="bullet"/>
      <w:lvlText w:val=""/>
      <w:lvlJc w:val="left"/>
      <w:pPr>
        <w:ind w:left="4320" w:hanging="360"/>
      </w:pPr>
      <w:rPr>
        <w:rFonts w:ascii="Wingdings" w:hAnsi="Wingdings" w:hint="default"/>
      </w:rPr>
    </w:lvl>
    <w:lvl w:ilvl="6" w:tplc="DAD48DA2">
      <w:start w:val="1"/>
      <w:numFmt w:val="bullet"/>
      <w:lvlText w:val=""/>
      <w:lvlJc w:val="left"/>
      <w:pPr>
        <w:ind w:left="5040" w:hanging="360"/>
      </w:pPr>
      <w:rPr>
        <w:rFonts w:ascii="Symbol" w:hAnsi="Symbol" w:hint="default"/>
      </w:rPr>
    </w:lvl>
    <w:lvl w:ilvl="7" w:tplc="17A8FEDC">
      <w:start w:val="1"/>
      <w:numFmt w:val="bullet"/>
      <w:lvlText w:val="o"/>
      <w:lvlJc w:val="left"/>
      <w:pPr>
        <w:ind w:left="5760" w:hanging="360"/>
      </w:pPr>
      <w:rPr>
        <w:rFonts w:ascii="Courier New" w:hAnsi="Courier New" w:hint="default"/>
      </w:rPr>
    </w:lvl>
    <w:lvl w:ilvl="8" w:tplc="DC4CFA62">
      <w:start w:val="1"/>
      <w:numFmt w:val="bullet"/>
      <w:lvlText w:val=""/>
      <w:lvlJc w:val="left"/>
      <w:pPr>
        <w:ind w:left="6480" w:hanging="360"/>
      </w:pPr>
      <w:rPr>
        <w:rFonts w:ascii="Wingdings" w:hAnsi="Wingdings" w:hint="default"/>
      </w:rPr>
    </w:lvl>
  </w:abstractNum>
  <w:abstractNum w:abstractNumId="54" w15:restartNumberingAfterBreak="0">
    <w:nsid w:val="760B4995"/>
    <w:multiLevelType w:val="hybridMultilevel"/>
    <w:tmpl w:val="5866D57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77AA0694"/>
    <w:multiLevelType w:val="multilevel"/>
    <w:tmpl w:val="A3C2DEA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DC753A"/>
    <w:multiLevelType w:val="hybridMultilevel"/>
    <w:tmpl w:val="E63E67A6"/>
    <w:lvl w:ilvl="0" w:tplc="D12E674C">
      <w:start w:val="1"/>
      <w:numFmt w:val="bullet"/>
      <w:lvlText w:val="-"/>
      <w:lvlJc w:val="left"/>
      <w:pPr>
        <w:ind w:left="3033" w:hanging="425"/>
      </w:pPr>
      <w:rPr>
        <w:rFonts w:ascii="Palatino Linotype" w:hAnsi="Palatino Linotype" w:hint="default"/>
        <w:b w:val="0"/>
        <w:i w:val="0"/>
        <w:sz w:val="20"/>
        <w:vertAlign w:val="baseline"/>
      </w:rPr>
    </w:lvl>
    <w:lvl w:ilvl="1" w:tplc="FFFFFFFF" w:tentative="1">
      <w:start w:val="1"/>
      <w:numFmt w:val="bullet"/>
      <w:lvlText w:val="o"/>
      <w:lvlJc w:val="left"/>
      <w:pPr>
        <w:ind w:left="4048" w:hanging="360"/>
      </w:pPr>
      <w:rPr>
        <w:rFonts w:ascii="Courier New" w:hAnsi="Courier New" w:cs="Courier New" w:hint="default"/>
      </w:rPr>
    </w:lvl>
    <w:lvl w:ilvl="2" w:tplc="FFFFFFFF" w:tentative="1">
      <w:start w:val="1"/>
      <w:numFmt w:val="bullet"/>
      <w:lvlText w:val=""/>
      <w:lvlJc w:val="left"/>
      <w:pPr>
        <w:ind w:left="4768" w:hanging="360"/>
      </w:pPr>
      <w:rPr>
        <w:rFonts w:ascii="Wingdings" w:hAnsi="Wingdings" w:hint="default"/>
      </w:rPr>
    </w:lvl>
    <w:lvl w:ilvl="3" w:tplc="FFFFFFFF" w:tentative="1">
      <w:start w:val="1"/>
      <w:numFmt w:val="bullet"/>
      <w:lvlText w:val=""/>
      <w:lvlJc w:val="left"/>
      <w:pPr>
        <w:ind w:left="5488" w:hanging="360"/>
      </w:pPr>
      <w:rPr>
        <w:rFonts w:ascii="Symbol" w:hAnsi="Symbol" w:hint="default"/>
      </w:rPr>
    </w:lvl>
    <w:lvl w:ilvl="4" w:tplc="FFFFFFFF" w:tentative="1">
      <w:start w:val="1"/>
      <w:numFmt w:val="bullet"/>
      <w:lvlText w:val="o"/>
      <w:lvlJc w:val="left"/>
      <w:pPr>
        <w:ind w:left="6208" w:hanging="360"/>
      </w:pPr>
      <w:rPr>
        <w:rFonts w:ascii="Courier New" w:hAnsi="Courier New" w:cs="Courier New" w:hint="default"/>
      </w:rPr>
    </w:lvl>
    <w:lvl w:ilvl="5" w:tplc="FFFFFFFF" w:tentative="1">
      <w:start w:val="1"/>
      <w:numFmt w:val="bullet"/>
      <w:lvlText w:val=""/>
      <w:lvlJc w:val="left"/>
      <w:pPr>
        <w:ind w:left="6928" w:hanging="360"/>
      </w:pPr>
      <w:rPr>
        <w:rFonts w:ascii="Wingdings" w:hAnsi="Wingdings" w:hint="default"/>
      </w:rPr>
    </w:lvl>
    <w:lvl w:ilvl="6" w:tplc="FFFFFFFF" w:tentative="1">
      <w:start w:val="1"/>
      <w:numFmt w:val="bullet"/>
      <w:lvlText w:val=""/>
      <w:lvlJc w:val="left"/>
      <w:pPr>
        <w:ind w:left="7648" w:hanging="360"/>
      </w:pPr>
      <w:rPr>
        <w:rFonts w:ascii="Symbol" w:hAnsi="Symbol" w:hint="default"/>
      </w:rPr>
    </w:lvl>
    <w:lvl w:ilvl="7" w:tplc="FFFFFFFF" w:tentative="1">
      <w:start w:val="1"/>
      <w:numFmt w:val="bullet"/>
      <w:lvlText w:val="o"/>
      <w:lvlJc w:val="left"/>
      <w:pPr>
        <w:ind w:left="8368" w:hanging="360"/>
      </w:pPr>
      <w:rPr>
        <w:rFonts w:ascii="Courier New" w:hAnsi="Courier New" w:cs="Courier New" w:hint="default"/>
      </w:rPr>
    </w:lvl>
    <w:lvl w:ilvl="8" w:tplc="FFFFFFFF" w:tentative="1">
      <w:start w:val="1"/>
      <w:numFmt w:val="bullet"/>
      <w:lvlText w:val=""/>
      <w:lvlJc w:val="left"/>
      <w:pPr>
        <w:ind w:left="9088" w:hanging="360"/>
      </w:pPr>
      <w:rPr>
        <w:rFonts w:ascii="Wingdings" w:hAnsi="Wingdings" w:hint="default"/>
      </w:rPr>
    </w:lvl>
  </w:abstractNum>
  <w:abstractNum w:abstractNumId="57" w15:restartNumberingAfterBreak="0">
    <w:nsid w:val="78133926"/>
    <w:multiLevelType w:val="hybridMultilevel"/>
    <w:tmpl w:val="5656ACCA"/>
    <w:lvl w:ilvl="0" w:tplc="08090001">
      <w:start w:val="1"/>
      <w:numFmt w:val="bullet"/>
      <w:lvlText w:val=""/>
      <w:lvlJc w:val="left"/>
      <w:pPr>
        <w:ind w:left="1509" w:hanging="360"/>
      </w:pPr>
      <w:rPr>
        <w:rFonts w:ascii="Symbol" w:hAnsi="Symbol" w:hint="default"/>
      </w:rPr>
    </w:lvl>
    <w:lvl w:ilvl="1" w:tplc="08090003" w:tentative="1">
      <w:start w:val="1"/>
      <w:numFmt w:val="bullet"/>
      <w:lvlText w:val="o"/>
      <w:lvlJc w:val="left"/>
      <w:pPr>
        <w:ind w:left="2229" w:hanging="360"/>
      </w:pPr>
      <w:rPr>
        <w:rFonts w:ascii="Courier New" w:hAnsi="Courier New" w:cs="Courier New" w:hint="default"/>
      </w:rPr>
    </w:lvl>
    <w:lvl w:ilvl="2" w:tplc="08090005" w:tentative="1">
      <w:start w:val="1"/>
      <w:numFmt w:val="bullet"/>
      <w:lvlText w:val=""/>
      <w:lvlJc w:val="left"/>
      <w:pPr>
        <w:ind w:left="2949" w:hanging="360"/>
      </w:pPr>
      <w:rPr>
        <w:rFonts w:ascii="Wingdings" w:hAnsi="Wingdings" w:hint="default"/>
      </w:rPr>
    </w:lvl>
    <w:lvl w:ilvl="3" w:tplc="08090001" w:tentative="1">
      <w:start w:val="1"/>
      <w:numFmt w:val="bullet"/>
      <w:lvlText w:val=""/>
      <w:lvlJc w:val="left"/>
      <w:pPr>
        <w:ind w:left="3669" w:hanging="360"/>
      </w:pPr>
      <w:rPr>
        <w:rFonts w:ascii="Symbol" w:hAnsi="Symbol" w:hint="default"/>
      </w:rPr>
    </w:lvl>
    <w:lvl w:ilvl="4" w:tplc="08090003" w:tentative="1">
      <w:start w:val="1"/>
      <w:numFmt w:val="bullet"/>
      <w:lvlText w:val="o"/>
      <w:lvlJc w:val="left"/>
      <w:pPr>
        <w:ind w:left="4389" w:hanging="360"/>
      </w:pPr>
      <w:rPr>
        <w:rFonts w:ascii="Courier New" w:hAnsi="Courier New" w:cs="Courier New" w:hint="default"/>
      </w:rPr>
    </w:lvl>
    <w:lvl w:ilvl="5" w:tplc="08090005" w:tentative="1">
      <w:start w:val="1"/>
      <w:numFmt w:val="bullet"/>
      <w:lvlText w:val=""/>
      <w:lvlJc w:val="left"/>
      <w:pPr>
        <w:ind w:left="5109" w:hanging="360"/>
      </w:pPr>
      <w:rPr>
        <w:rFonts w:ascii="Wingdings" w:hAnsi="Wingdings" w:hint="default"/>
      </w:rPr>
    </w:lvl>
    <w:lvl w:ilvl="6" w:tplc="08090001" w:tentative="1">
      <w:start w:val="1"/>
      <w:numFmt w:val="bullet"/>
      <w:lvlText w:val=""/>
      <w:lvlJc w:val="left"/>
      <w:pPr>
        <w:ind w:left="5829" w:hanging="360"/>
      </w:pPr>
      <w:rPr>
        <w:rFonts w:ascii="Symbol" w:hAnsi="Symbol" w:hint="default"/>
      </w:rPr>
    </w:lvl>
    <w:lvl w:ilvl="7" w:tplc="08090003" w:tentative="1">
      <w:start w:val="1"/>
      <w:numFmt w:val="bullet"/>
      <w:lvlText w:val="o"/>
      <w:lvlJc w:val="left"/>
      <w:pPr>
        <w:ind w:left="6549" w:hanging="360"/>
      </w:pPr>
      <w:rPr>
        <w:rFonts w:ascii="Courier New" w:hAnsi="Courier New" w:cs="Courier New" w:hint="default"/>
      </w:rPr>
    </w:lvl>
    <w:lvl w:ilvl="8" w:tplc="08090005" w:tentative="1">
      <w:start w:val="1"/>
      <w:numFmt w:val="bullet"/>
      <w:lvlText w:val=""/>
      <w:lvlJc w:val="left"/>
      <w:pPr>
        <w:ind w:left="7269" w:hanging="360"/>
      </w:pPr>
      <w:rPr>
        <w:rFonts w:ascii="Wingdings" w:hAnsi="Wingdings" w:hint="default"/>
      </w:rPr>
    </w:lvl>
  </w:abstractNum>
  <w:abstractNum w:abstractNumId="58" w15:restartNumberingAfterBreak="0">
    <w:nsid w:val="783F5974"/>
    <w:multiLevelType w:val="hybridMultilevel"/>
    <w:tmpl w:val="E42643F0"/>
    <w:lvl w:ilvl="0" w:tplc="39B43EF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9EC1734"/>
    <w:multiLevelType w:val="multilevel"/>
    <w:tmpl w:val="9A94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0651FE"/>
    <w:multiLevelType w:val="multilevel"/>
    <w:tmpl w:val="8B12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254BEC"/>
    <w:multiLevelType w:val="multilevel"/>
    <w:tmpl w:val="BBDA4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A33ACF"/>
    <w:multiLevelType w:val="multilevel"/>
    <w:tmpl w:val="71E28A5C"/>
    <w:lvl w:ilvl="0">
      <w:start w:val="1"/>
      <w:numFmt w:val="bullet"/>
      <w:lvlText w:val="o"/>
      <w:lvlJc w:val="left"/>
      <w:pPr>
        <w:ind w:left="1440" w:hanging="360"/>
      </w:pPr>
      <w:rPr>
        <w:rFonts w:ascii="Courier New" w:hAnsi="Courier New" w:cs="Courier New" w:hint="default"/>
        <w:sz w:val="20"/>
      </w:rPr>
    </w:lvl>
    <w:lvl w:ilvl="1">
      <w:start w:val="1"/>
      <w:numFmt w:val="lowerRoman"/>
      <w:lvlText w:val="%2."/>
      <w:lvlJc w:val="left"/>
      <w:pPr>
        <w:ind w:left="1440" w:hanging="360"/>
      </w:pPr>
      <w:rPr>
        <w:rFonts w:hint="default"/>
      </w:rPr>
    </w:lvl>
    <w:lvl w:ilvl="2">
      <w:start w:val="1"/>
      <w:numFmt w:val="lowerRoman"/>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115364">
    <w:abstractNumId w:val="53"/>
  </w:num>
  <w:num w:numId="2" w16cid:durableId="382947722">
    <w:abstractNumId w:val="6"/>
  </w:num>
  <w:num w:numId="3" w16cid:durableId="1523589261">
    <w:abstractNumId w:val="52"/>
  </w:num>
  <w:num w:numId="4" w16cid:durableId="122817062">
    <w:abstractNumId w:val="43"/>
  </w:num>
  <w:num w:numId="5" w16cid:durableId="499928419">
    <w:abstractNumId w:val="20"/>
  </w:num>
  <w:num w:numId="6" w16cid:durableId="63652401">
    <w:abstractNumId w:val="58"/>
  </w:num>
  <w:num w:numId="7" w16cid:durableId="1700618831">
    <w:abstractNumId w:val="47"/>
  </w:num>
  <w:num w:numId="8" w16cid:durableId="1850749095">
    <w:abstractNumId w:val="18"/>
  </w:num>
  <w:num w:numId="9" w16cid:durableId="729884500">
    <w:abstractNumId w:val="55"/>
  </w:num>
  <w:num w:numId="10" w16cid:durableId="2051682608">
    <w:abstractNumId w:val="51"/>
  </w:num>
  <w:num w:numId="11" w16cid:durableId="1057246459">
    <w:abstractNumId w:val="17"/>
  </w:num>
  <w:num w:numId="12" w16cid:durableId="275988446">
    <w:abstractNumId w:val="23"/>
  </w:num>
  <w:num w:numId="13" w16cid:durableId="1774401094">
    <w:abstractNumId w:val="8"/>
  </w:num>
  <w:num w:numId="14" w16cid:durableId="1813668913">
    <w:abstractNumId w:val="1"/>
  </w:num>
  <w:num w:numId="15" w16cid:durableId="2050451681">
    <w:abstractNumId w:val="37"/>
  </w:num>
  <w:num w:numId="16" w16cid:durableId="1551845888">
    <w:abstractNumId w:val="19"/>
  </w:num>
  <w:num w:numId="17" w16cid:durableId="134415069">
    <w:abstractNumId w:val="10"/>
  </w:num>
  <w:num w:numId="18" w16cid:durableId="380785010">
    <w:abstractNumId w:val="36"/>
  </w:num>
  <w:num w:numId="19" w16cid:durableId="1306202049">
    <w:abstractNumId w:val="30"/>
  </w:num>
  <w:num w:numId="20" w16cid:durableId="352147621">
    <w:abstractNumId w:val="57"/>
  </w:num>
  <w:num w:numId="21" w16cid:durableId="757405727">
    <w:abstractNumId w:val="16"/>
  </w:num>
  <w:num w:numId="22" w16cid:durableId="507333290">
    <w:abstractNumId w:val="39"/>
  </w:num>
  <w:num w:numId="23" w16cid:durableId="834107107">
    <w:abstractNumId w:val="49"/>
  </w:num>
  <w:num w:numId="24" w16cid:durableId="485585828">
    <w:abstractNumId w:val="44"/>
  </w:num>
  <w:num w:numId="25" w16cid:durableId="81950583">
    <w:abstractNumId w:val="45"/>
  </w:num>
  <w:num w:numId="26" w16cid:durableId="316881746">
    <w:abstractNumId w:val="34"/>
  </w:num>
  <w:num w:numId="27" w16cid:durableId="1499347276">
    <w:abstractNumId w:val="25"/>
  </w:num>
  <w:num w:numId="28" w16cid:durableId="1718504681">
    <w:abstractNumId w:val="12"/>
  </w:num>
  <w:num w:numId="29" w16cid:durableId="849031106">
    <w:abstractNumId w:val="26"/>
  </w:num>
  <w:num w:numId="30" w16cid:durableId="1279875168">
    <w:abstractNumId w:val="14"/>
  </w:num>
  <w:num w:numId="31" w16cid:durableId="745341029">
    <w:abstractNumId w:val="27"/>
  </w:num>
  <w:num w:numId="32" w16cid:durableId="1081490442">
    <w:abstractNumId w:val="29"/>
  </w:num>
  <w:num w:numId="33" w16cid:durableId="1020470013">
    <w:abstractNumId w:val="46"/>
  </w:num>
  <w:num w:numId="34" w16cid:durableId="886188904">
    <w:abstractNumId w:val="13"/>
  </w:num>
  <w:num w:numId="35" w16cid:durableId="103814027">
    <w:abstractNumId w:val="42"/>
  </w:num>
  <w:num w:numId="36" w16cid:durableId="1110591930">
    <w:abstractNumId w:val="41"/>
  </w:num>
  <w:num w:numId="37" w16cid:durableId="2070491253">
    <w:abstractNumId w:val="35"/>
  </w:num>
  <w:num w:numId="38" w16cid:durableId="2076850346">
    <w:abstractNumId w:val="2"/>
  </w:num>
  <w:num w:numId="39" w16cid:durableId="499933464">
    <w:abstractNumId w:val="4"/>
  </w:num>
  <w:num w:numId="40" w16cid:durableId="160201775">
    <w:abstractNumId w:val="56"/>
  </w:num>
  <w:num w:numId="41" w16cid:durableId="1629581348">
    <w:abstractNumId w:val="54"/>
  </w:num>
  <w:num w:numId="42" w16cid:durableId="1895461532">
    <w:abstractNumId w:val="22"/>
  </w:num>
  <w:num w:numId="43" w16cid:durableId="68845530">
    <w:abstractNumId w:val="48"/>
  </w:num>
  <w:num w:numId="44" w16cid:durableId="155194744">
    <w:abstractNumId w:val="24"/>
  </w:num>
  <w:num w:numId="45" w16cid:durableId="1521160907">
    <w:abstractNumId w:val="62"/>
  </w:num>
  <w:num w:numId="46" w16cid:durableId="238562622">
    <w:abstractNumId w:val="50"/>
  </w:num>
  <w:num w:numId="47" w16cid:durableId="140075116">
    <w:abstractNumId w:val="40"/>
  </w:num>
  <w:num w:numId="48" w16cid:durableId="2009483919">
    <w:abstractNumId w:val="38"/>
  </w:num>
  <w:num w:numId="49" w16cid:durableId="1827240914">
    <w:abstractNumId w:val="9"/>
  </w:num>
  <w:num w:numId="50" w16cid:durableId="1406150735">
    <w:abstractNumId w:val="0"/>
  </w:num>
  <w:num w:numId="51" w16cid:durableId="1978605444">
    <w:abstractNumId w:val="3"/>
  </w:num>
  <w:num w:numId="52" w16cid:durableId="330572931">
    <w:abstractNumId w:val="32"/>
  </w:num>
  <w:num w:numId="53" w16cid:durableId="1057512658">
    <w:abstractNumId w:val="60"/>
  </w:num>
  <w:num w:numId="54" w16cid:durableId="2100716235">
    <w:abstractNumId w:val="15"/>
  </w:num>
  <w:num w:numId="55" w16cid:durableId="1547644149">
    <w:abstractNumId w:val="33"/>
  </w:num>
  <w:num w:numId="56" w16cid:durableId="1089690908">
    <w:abstractNumId w:val="59"/>
  </w:num>
  <w:num w:numId="57" w16cid:durableId="1996299266">
    <w:abstractNumId w:val="21"/>
  </w:num>
  <w:num w:numId="58" w16cid:durableId="1198158530">
    <w:abstractNumId w:val="7"/>
  </w:num>
  <w:num w:numId="59" w16cid:durableId="227307779">
    <w:abstractNumId w:val="31"/>
  </w:num>
  <w:num w:numId="60" w16cid:durableId="2029795278">
    <w:abstractNumId w:val="28"/>
  </w:num>
  <w:num w:numId="61" w16cid:durableId="1365015206">
    <w:abstractNumId w:val="61"/>
  </w:num>
  <w:num w:numId="62" w16cid:durableId="1568420706">
    <w:abstractNumId w:val="5"/>
  </w:num>
  <w:num w:numId="63" w16cid:durableId="28824280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e Urumov">
    <w15:presenceInfo w15:providerId="None" w15:userId="George Urumov"/>
  </w15:person>
  <w15:person w15:author="MDPI">
    <w15:presenceInfo w15:providerId="None" w15:userId="MDPI"/>
  </w15:person>
  <w15:person w15:author="Georgy Urumov">
    <w15:presenceInfo w15:providerId="AD" w15:userId="S::w1767944@westminster.ac.uk::e3c623f4-6526-4226-a2fa-c79a5ed07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943"/>
    <w:rsid w:val="000233D5"/>
    <w:rsid w:val="000277D8"/>
    <w:rsid w:val="00045994"/>
    <w:rsid w:val="00053B8D"/>
    <w:rsid w:val="00096182"/>
    <w:rsid w:val="000A35F3"/>
    <w:rsid w:val="000B3DDA"/>
    <w:rsid w:val="000C4853"/>
    <w:rsid w:val="000F4958"/>
    <w:rsid w:val="00117608"/>
    <w:rsid w:val="00120162"/>
    <w:rsid w:val="00162877"/>
    <w:rsid w:val="00163CA6"/>
    <w:rsid w:val="001F5F9A"/>
    <w:rsid w:val="00242043"/>
    <w:rsid w:val="00250338"/>
    <w:rsid w:val="002623CE"/>
    <w:rsid w:val="002C081C"/>
    <w:rsid w:val="00307CA5"/>
    <w:rsid w:val="003140C6"/>
    <w:rsid w:val="00316A93"/>
    <w:rsid w:val="003478C0"/>
    <w:rsid w:val="00352E4F"/>
    <w:rsid w:val="00357A48"/>
    <w:rsid w:val="00364775"/>
    <w:rsid w:val="00366875"/>
    <w:rsid w:val="003D36E8"/>
    <w:rsid w:val="003D77EB"/>
    <w:rsid w:val="003F4C37"/>
    <w:rsid w:val="0041262E"/>
    <w:rsid w:val="004134F4"/>
    <w:rsid w:val="00426984"/>
    <w:rsid w:val="0044573B"/>
    <w:rsid w:val="004934B6"/>
    <w:rsid w:val="004A00E6"/>
    <w:rsid w:val="004A02B1"/>
    <w:rsid w:val="004C4CF4"/>
    <w:rsid w:val="004C7C7E"/>
    <w:rsid w:val="005317D7"/>
    <w:rsid w:val="005369AE"/>
    <w:rsid w:val="005511BE"/>
    <w:rsid w:val="00571F06"/>
    <w:rsid w:val="00587E6C"/>
    <w:rsid w:val="00594D2F"/>
    <w:rsid w:val="005A5AE0"/>
    <w:rsid w:val="005B02B1"/>
    <w:rsid w:val="00606DD0"/>
    <w:rsid w:val="00630399"/>
    <w:rsid w:val="006516A3"/>
    <w:rsid w:val="00653666"/>
    <w:rsid w:val="00656C51"/>
    <w:rsid w:val="00656FCA"/>
    <w:rsid w:val="00660706"/>
    <w:rsid w:val="00667428"/>
    <w:rsid w:val="006870D5"/>
    <w:rsid w:val="006B505E"/>
    <w:rsid w:val="006B6FDB"/>
    <w:rsid w:val="006C1696"/>
    <w:rsid w:val="006C57AC"/>
    <w:rsid w:val="006F119D"/>
    <w:rsid w:val="006F73D8"/>
    <w:rsid w:val="00701E91"/>
    <w:rsid w:val="007367FC"/>
    <w:rsid w:val="00741192"/>
    <w:rsid w:val="00741F21"/>
    <w:rsid w:val="0074210D"/>
    <w:rsid w:val="00751239"/>
    <w:rsid w:val="00754EDD"/>
    <w:rsid w:val="00757563"/>
    <w:rsid w:val="00757CF7"/>
    <w:rsid w:val="007641C4"/>
    <w:rsid w:val="00771D54"/>
    <w:rsid w:val="00781EB3"/>
    <w:rsid w:val="00784C9A"/>
    <w:rsid w:val="007B3AB4"/>
    <w:rsid w:val="007E4453"/>
    <w:rsid w:val="007F2486"/>
    <w:rsid w:val="00816B11"/>
    <w:rsid w:val="00837A13"/>
    <w:rsid w:val="00841A7F"/>
    <w:rsid w:val="0084578D"/>
    <w:rsid w:val="00847CD2"/>
    <w:rsid w:val="00886446"/>
    <w:rsid w:val="008B0977"/>
    <w:rsid w:val="008C4ECF"/>
    <w:rsid w:val="008D1943"/>
    <w:rsid w:val="00901195"/>
    <w:rsid w:val="009061D6"/>
    <w:rsid w:val="0091446A"/>
    <w:rsid w:val="00920F09"/>
    <w:rsid w:val="00923F92"/>
    <w:rsid w:val="00927DA0"/>
    <w:rsid w:val="00963781"/>
    <w:rsid w:val="009652E6"/>
    <w:rsid w:val="009A0CEC"/>
    <w:rsid w:val="009A5C97"/>
    <w:rsid w:val="009E5EAE"/>
    <w:rsid w:val="00A05809"/>
    <w:rsid w:val="00A10140"/>
    <w:rsid w:val="00A72A9B"/>
    <w:rsid w:val="00A76B5A"/>
    <w:rsid w:val="00AD32BA"/>
    <w:rsid w:val="00AE5D1B"/>
    <w:rsid w:val="00AF2744"/>
    <w:rsid w:val="00B023C2"/>
    <w:rsid w:val="00B1304C"/>
    <w:rsid w:val="00B37F03"/>
    <w:rsid w:val="00B55FE2"/>
    <w:rsid w:val="00B7211D"/>
    <w:rsid w:val="00B77C33"/>
    <w:rsid w:val="00B974BD"/>
    <w:rsid w:val="00BB2CEE"/>
    <w:rsid w:val="00BB3EF0"/>
    <w:rsid w:val="00BE5DD3"/>
    <w:rsid w:val="00BF2BEC"/>
    <w:rsid w:val="00C10A23"/>
    <w:rsid w:val="00C1542D"/>
    <w:rsid w:val="00C31497"/>
    <w:rsid w:val="00C666A0"/>
    <w:rsid w:val="00CE0875"/>
    <w:rsid w:val="00CE36B4"/>
    <w:rsid w:val="00CF69A3"/>
    <w:rsid w:val="00D232BF"/>
    <w:rsid w:val="00D23F13"/>
    <w:rsid w:val="00D23FA8"/>
    <w:rsid w:val="00D24E7B"/>
    <w:rsid w:val="00D57A2F"/>
    <w:rsid w:val="00DB0CEA"/>
    <w:rsid w:val="00DB1A5A"/>
    <w:rsid w:val="00DB6AF4"/>
    <w:rsid w:val="00E25AAC"/>
    <w:rsid w:val="00E5704B"/>
    <w:rsid w:val="00E77160"/>
    <w:rsid w:val="00E9740C"/>
    <w:rsid w:val="00F24996"/>
    <w:rsid w:val="00F634A2"/>
    <w:rsid w:val="00F91097"/>
    <w:rsid w:val="00FA0E5E"/>
    <w:rsid w:val="00FB43E9"/>
    <w:rsid w:val="00FC6B8D"/>
    <w:rsid w:val="00FF02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195B"/>
  <w15:chartTrackingRefBased/>
  <w15:docId w15:val="{29305605-89FF-334C-BC28-EC663893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94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D1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1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1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9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9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9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9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1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1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943"/>
    <w:rPr>
      <w:rFonts w:eastAsiaTheme="majorEastAsia" w:cstheme="majorBidi"/>
      <w:color w:val="272727" w:themeColor="text1" w:themeTint="D8"/>
    </w:rPr>
  </w:style>
  <w:style w:type="paragraph" w:styleId="Title">
    <w:name w:val="Title"/>
    <w:basedOn w:val="Normal"/>
    <w:next w:val="Normal"/>
    <w:link w:val="TitleChar"/>
    <w:uiPriority w:val="10"/>
    <w:qFormat/>
    <w:rsid w:val="008D19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9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9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1943"/>
    <w:rPr>
      <w:i/>
      <w:iCs/>
      <w:color w:val="404040" w:themeColor="text1" w:themeTint="BF"/>
    </w:rPr>
  </w:style>
  <w:style w:type="paragraph" w:styleId="ListParagraph">
    <w:name w:val="List Paragraph"/>
    <w:basedOn w:val="Normal"/>
    <w:uiPriority w:val="34"/>
    <w:qFormat/>
    <w:rsid w:val="008D1943"/>
    <w:pPr>
      <w:ind w:left="720"/>
      <w:contextualSpacing/>
    </w:pPr>
  </w:style>
  <w:style w:type="character" w:styleId="IntenseEmphasis">
    <w:name w:val="Intense Emphasis"/>
    <w:basedOn w:val="DefaultParagraphFont"/>
    <w:uiPriority w:val="21"/>
    <w:qFormat/>
    <w:rsid w:val="008D1943"/>
    <w:rPr>
      <w:i/>
      <w:iCs/>
      <w:color w:val="0F4761" w:themeColor="accent1" w:themeShade="BF"/>
    </w:rPr>
  </w:style>
  <w:style w:type="paragraph" w:styleId="IntenseQuote">
    <w:name w:val="Intense Quote"/>
    <w:basedOn w:val="Normal"/>
    <w:next w:val="Normal"/>
    <w:link w:val="IntenseQuoteChar"/>
    <w:uiPriority w:val="30"/>
    <w:qFormat/>
    <w:rsid w:val="008D1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943"/>
    <w:rPr>
      <w:i/>
      <w:iCs/>
      <w:color w:val="0F4761" w:themeColor="accent1" w:themeShade="BF"/>
    </w:rPr>
  </w:style>
  <w:style w:type="character" w:styleId="IntenseReference">
    <w:name w:val="Intense Reference"/>
    <w:basedOn w:val="DefaultParagraphFont"/>
    <w:uiPriority w:val="32"/>
    <w:qFormat/>
    <w:rsid w:val="008D1943"/>
    <w:rPr>
      <w:b/>
      <w:bCs/>
      <w:smallCaps/>
      <w:color w:val="0F4761" w:themeColor="accent1" w:themeShade="BF"/>
      <w:spacing w:val="5"/>
    </w:rPr>
  </w:style>
  <w:style w:type="character" w:customStyle="1" w:styleId="mi">
    <w:name w:val="mi"/>
    <w:basedOn w:val="DefaultParagraphFont"/>
    <w:rsid w:val="008D1943"/>
  </w:style>
  <w:style w:type="character" w:customStyle="1" w:styleId="mn">
    <w:name w:val="mn"/>
    <w:basedOn w:val="DefaultParagraphFont"/>
    <w:rsid w:val="008D1943"/>
  </w:style>
  <w:style w:type="character" w:customStyle="1" w:styleId="n">
    <w:name w:val="n"/>
    <w:basedOn w:val="DefaultParagraphFont"/>
    <w:rsid w:val="008D1943"/>
  </w:style>
  <w:style w:type="character" w:customStyle="1" w:styleId="o">
    <w:name w:val="o"/>
    <w:basedOn w:val="DefaultParagraphFont"/>
    <w:rsid w:val="008D1943"/>
  </w:style>
  <w:style w:type="character" w:customStyle="1" w:styleId="p">
    <w:name w:val="p"/>
    <w:basedOn w:val="DefaultParagraphFont"/>
    <w:rsid w:val="008D1943"/>
  </w:style>
  <w:style w:type="table" w:styleId="TableGrid">
    <w:name w:val="Table Grid"/>
    <w:basedOn w:val="TableNormal"/>
    <w:uiPriority w:val="59"/>
    <w:rsid w:val="008D1943"/>
    <w:rPr>
      <w:rFonts w:eastAsiaTheme="minorEastAsia"/>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otnoteReference">
    <w:name w:val="footnote reference"/>
    <w:basedOn w:val="DefaultParagraphFont"/>
    <w:uiPriority w:val="99"/>
    <w:semiHidden/>
    <w:unhideWhenUsed/>
    <w:rsid w:val="008D1943"/>
    <w:rPr>
      <w:vertAlign w:val="superscript"/>
    </w:rPr>
  </w:style>
  <w:style w:type="character" w:styleId="Hyperlink">
    <w:name w:val="Hyperlink"/>
    <w:basedOn w:val="DefaultParagraphFont"/>
    <w:uiPriority w:val="99"/>
    <w:unhideWhenUsed/>
    <w:rsid w:val="008D1943"/>
    <w:rPr>
      <w:color w:val="467886" w:themeColor="hyperlink"/>
      <w:u w:val="single"/>
    </w:rPr>
  </w:style>
  <w:style w:type="character" w:styleId="SubtleEmphasis">
    <w:name w:val="Subtle Emphasis"/>
    <w:basedOn w:val="DefaultParagraphFont"/>
    <w:uiPriority w:val="19"/>
    <w:qFormat/>
    <w:rsid w:val="008D1943"/>
    <w:rPr>
      <w:i/>
      <w:iCs/>
      <w:color w:val="404040" w:themeColor="text1" w:themeTint="BF"/>
    </w:rPr>
  </w:style>
  <w:style w:type="character" w:customStyle="1" w:styleId="FootnoteTextChar">
    <w:name w:val="Footnote Text Char"/>
    <w:basedOn w:val="DefaultParagraphFont"/>
    <w:link w:val="FootnoteText"/>
    <w:uiPriority w:val="99"/>
    <w:semiHidden/>
    <w:rsid w:val="008D1943"/>
    <w:rPr>
      <w:sz w:val="20"/>
      <w:szCs w:val="20"/>
    </w:rPr>
  </w:style>
  <w:style w:type="paragraph" w:styleId="FootnoteText">
    <w:name w:val="footnote text"/>
    <w:basedOn w:val="Normal"/>
    <w:link w:val="FootnoteTextChar"/>
    <w:uiPriority w:val="99"/>
    <w:semiHidden/>
    <w:unhideWhenUsed/>
    <w:rsid w:val="008D1943"/>
    <w:rPr>
      <w:rFonts w:asciiTheme="minorHAnsi" w:eastAsiaTheme="minorHAnsi" w:hAnsiTheme="minorHAnsi" w:cstheme="minorBidi"/>
      <w:kern w:val="2"/>
      <w:sz w:val="20"/>
      <w:szCs w:val="20"/>
      <w:lang w:eastAsia="en-US"/>
      <w14:ligatures w14:val="standardContextual"/>
    </w:rPr>
  </w:style>
  <w:style w:type="character" w:customStyle="1" w:styleId="FootnoteTextChar1">
    <w:name w:val="Footnote Text Char1"/>
    <w:basedOn w:val="DefaultParagraphFont"/>
    <w:uiPriority w:val="99"/>
    <w:semiHidden/>
    <w:rsid w:val="008D1943"/>
    <w:rPr>
      <w:rFonts w:ascii="Times New Roman" w:eastAsia="Times New Roman" w:hAnsi="Times New Roman" w:cs="Times New Roman"/>
      <w:kern w:val="0"/>
      <w:sz w:val="20"/>
      <w:szCs w:val="20"/>
      <w:lang w:eastAsia="en-GB"/>
      <w14:ligatures w14:val="none"/>
    </w:rPr>
  </w:style>
  <w:style w:type="paragraph" w:styleId="TOC1">
    <w:name w:val="toc 1"/>
    <w:basedOn w:val="Normal"/>
    <w:next w:val="Normal"/>
    <w:autoRedefine/>
    <w:uiPriority w:val="39"/>
    <w:unhideWhenUsed/>
    <w:rsid w:val="008D1943"/>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8D1943"/>
    <w:pPr>
      <w:ind w:left="240"/>
    </w:pPr>
    <w:rPr>
      <w:rFonts w:asciiTheme="minorHAnsi" w:hAnsiTheme="minorHAnsi"/>
      <w:smallCaps/>
      <w:sz w:val="20"/>
      <w:szCs w:val="20"/>
    </w:rPr>
  </w:style>
  <w:style w:type="paragraph" w:styleId="NormalWeb">
    <w:name w:val="Normal (Web)"/>
    <w:basedOn w:val="Normal"/>
    <w:uiPriority w:val="99"/>
    <w:unhideWhenUsed/>
    <w:rsid w:val="008D1943"/>
    <w:pPr>
      <w:spacing w:before="100" w:beforeAutospacing="1" w:after="100" w:afterAutospacing="1"/>
    </w:pPr>
  </w:style>
  <w:style w:type="character" w:customStyle="1" w:styleId="texhtml">
    <w:name w:val="texhtml"/>
    <w:basedOn w:val="DefaultParagraphFont"/>
    <w:rsid w:val="008D1943"/>
  </w:style>
  <w:style w:type="character" w:styleId="Strong">
    <w:name w:val="Strong"/>
    <w:basedOn w:val="DefaultParagraphFont"/>
    <w:uiPriority w:val="22"/>
    <w:qFormat/>
    <w:rsid w:val="008D1943"/>
    <w:rPr>
      <w:b/>
      <w:bCs/>
    </w:rPr>
  </w:style>
  <w:style w:type="character" w:styleId="Emphasis">
    <w:name w:val="Emphasis"/>
    <w:basedOn w:val="DefaultParagraphFont"/>
    <w:uiPriority w:val="20"/>
    <w:qFormat/>
    <w:rsid w:val="008D1943"/>
    <w:rPr>
      <w:i/>
      <w:iCs/>
    </w:rPr>
  </w:style>
  <w:style w:type="paragraph" w:styleId="TOC3">
    <w:name w:val="toc 3"/>
    <w:basedOn w:val="Normal"/>
    <w:next w:val="Normal"/>
    <w:autoRedefine/>
    <w:uiPriority w:val="39"/>
    <w:unhideWhenUsed/>
    <w:rsid w:val="008D1943"/>
    <w:pPr>
      <w:ind w:left="480"/>
    </w:pPr>
    <w:rPr>
      <w:rFonts w:asciiTheme="minorHAnsi" w:hAnsiTheme="minorHAnsi"/>
      <w:i/>
      <w:iCs/>
      <w:sz w:val="20"/>
      <w:szCs w:val="20"/>
    </w:rPr>
  </w:style>
  <w:style w:type="paragraph" w:styleId="Header">
    <w:name w:val="header"/>
    <w:basedOn w:val="Normal"/>
    <w:link w:val="HeaderChar"/>
    <w:uiPriority w:val="99"/>
    <w:unhideWhenUsed/>
    <w:rsid w:val="008D1943"/>
    <w:pPr>
      <w:tabs>
        <w:tab w:val="center" w:pos="4513"/>
        <w:tab w:val="right" w:pos="9026"/>
      </w:tabs>
    </w:pPr>
  </w:style>
  <w:style w:type="character" w:customStyle="1" w:styleId="HeaderChar">
    <w:name w:val="Header Char"/>
    <w:basedOn w:val="DefaultParagraphFont"/>
    <w:link w:val="Header"/>
    <w:uiPriority w:val="99"/>
    <w:rsid w:val="008D1943"/>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D1943"/>
    <w:pPr>
      <w:tabs>
        <w:tab w:val="center" w:pos="4513"/>
        <w:tab w:val="right" w:pos="9026"/>
      </w:tabs>
    </w:pPr>
  </w:style>
  <w:style w:type="character" w:customStyle="1" w:styleId="FooterChar">
    <w:name w:val="Footer Char"/>
    <w:basedOn w:val="DefaultParagraphFont"/>
    <w:link w:val="Footer"/>
    <w:uiPriority w:val="99"/>
    <w:rsid w:val="008D1943"/>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8D1943"/>
    <w:rPr>
      <w:color w:val="605E5C"/>
      <w:shd w:val="clear" w:color="auto" w:fill="E1DFDD"/>
    </w:rPr>
  </w:style>
  <w:style w:type="paragraph" w:styleId="Bibliography">
    <w:name w:val="Bibliography"/>
    <w:basedOn w:val="Normal"/>
    <w:next w:val="Normal"/>
    <w:uiPriority w:val="37"/>
    <w:unhideWhenUsed/>
    <w:rsid w:val="008D1943"/>
  </w:style>
  <w:style w:type="character" w:styleId="FollowedHyperlink">
    <w:name w:val="FollowedHyperlink"/>
    <w:basedOn w:val="DefaultParagraphFont"/>
    <w:uiPriority w:val="99"/>
    <w:semiHidden/>
    <w:unhideWhenUsed/>
    <w:rsid w:val="008D1943"/>
    <w:rPr>
      <w:color w:val="96607D" w:themeColor="followedHyperlink"/>
      <w:u w:val="single"/>
    </w:rPr>
  </w:style>
  <w:style w:type="character" w:customStyle="1" w:styleId="sw">
    <w:name w:val="sw"/>
    <w:basedOn w:val="DefaultParagraphFont"/>
    <w:rsid w:val="008D1943"/>
  </w:style>
  <w:style w:type="table" w:styleId="GridTable2">
    <w:name w:val="Grid Table 2"/>
    <w:basedOn w:val="TableNormal"/>
    <w:uiPriority w:val="47"/>
    <w:rsid w:val="008D1943"/>
    <w:rPr>
      <w:rFonts w:eastAsiaTheme="minorEastAsia"/>
      <w:kern w:val="0"/>
      <w:sz w:val="22"/>
      <w:szCs w:val="22"/>
      <w:lang w:val="en-US"/>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8D1943"/>
    <w:rPr>
      <w:rFonts w:eastAsiaTheme="minorEastAsia"/>
      <w:kern w:val="0"/>
      <w:sz w:val="22"/>
      <w:szCs w:val="22"/>
      <w:lang w:val="en-US"/>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3-Accent5">
    <w:name w:val="Grid Table 3 Accent 5"/>
    <w:basedOn w:val="TableNormal"/>
    <w:uiPriority w:val="48"/>
    <w:rsid w:val="008D1943"/>
    <w:rPr>
      <w:rFonts w:eastAsiaTheme="minorEastAsia"/>
      <w:kern w:val="0"/>
      <w:sz w:val="22"/>
      <w:szCs w:val="22"/>
      <w:lang w:val="en-US"/>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6ColourfulAccent6">
    <w:name w:val="Grid Table 6 Colorful Accent 6"/>
    <w:basedOn w:val="TableNormal"/>
    <w:uiPriority w:val="51"/>
    <w:rsid w:val="008D1943"/>
    <w:rPr>
      <w:rFonts w:eastAsiaTheme="minorEastAsia"/>
      <w:color w:val="3A7C22" w:themeColor="accent6" w:themeShade="BF"/>
      <w:kern w:val="0"/>
      <w:sz w:val="22"/>
      <w:szCs w:val="22"/>
      <w:lang w:val="en-US"/>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1Light">
    <w:name w:val="List Table 1 Light"/>
    <w:basedOn w:val="TableNormal"/>
    <w:uiPriority w:val="46"/>
    <w:rsid w:val="008D1943"/>
    <w:rPr>
      <w:rFonts w:eastAsiaTheme="minorEastAsia"/>
      <w:kern w:val="0"/>
      <w:sz w:val="22"/>
      <w:szCs w:val="22"/>
      <w:lang w:val="en-US"/>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8D1943"/>
    <w:rPr>
      <w:color w:val="808080"/>
    </w:rPr>
  </w:style>
  <w:style w:type="paragraph" w:styleId="TOCHeading">
    <w:name w:val="TOC Heading"/>
    <w:basedOn w:val="Heading1"/>
    <w:next w:val="Normal"/>
    <w:uiPriority w:val="39"/>
    <w:unhideWhenUsed/>
    <w:qFormat/>
    <w:rsid w:val="008D1943"/>
    <w:pPr>
      <w:spacing w:before="480" w:after="0" w:line="276" w:lineRule="auto"/>
      <w:outlineLvl w:val="9"/>
    </w:pPr>
    <w:rPr>
      <w:b/>
      <w:bCs/>
      <w:sz w:val="28"/>
      <w:szCs w:val="28"/>
    </w:rPr>
  </w:style>
  <w:style w:type="paragraph" w:styleId="TOC4">
    <w:name w:val="toc 4"/>
    <w:basedOn w:val="Normal"/>
    <w:next w:val="Normal"/>
    <w:autoRedefine/>
    <w:uiPriority w:val="39"/>
    <w:semiHidden/>
    <w:unhideWhenUsed/>
    <w:rsid w:val="008D1943"/>
    <w:pPr>
      <w:ind w:left="720"/>
    </w:pPr>
    <w:rPr>
      <w:rFonts w:asciiTheme="minorHAnsi" w:hAnsiTheme="minorHAnsi"/>
      <w:sz w:val="18"/>
      <w:szCs w:val="18"/>
    </w:rPr>
  </w:style>
  <w:style w:type="paragraph" w:styleId="TOC5">
    <w:name w:val="toc 5"/>
    <w:basedOn w:val="Normal"/>
    <w:next w:val="Normal"/>
    <w:autoRedefine/>
    <w:uiPriority w:val="39"/>
    <w:semiHidden/>
    <w:unhideWhenUsed/>
    <w:rsid w:val="008D1943"/>
    <w:pPr>
      <w:ind w:left="960"/>
    </w:pPr>
    <w:rPr>
      <w:rFonts w:asciiTheme="minorHAnsi" w:hAnsiTheme="minorHAnsi"/>
      <w:sz w:val="18"/>
      <w:szCs w:val="18"/>
    </w:rPr>
  </w:style>
  <w:style w:type="paragraph" w:styleId="TOC6">
    <w:name w:val="toc 6"/>
    <w:basedOn w:val="Normal"/>
    <w:next w:val="Normal"/>
    <w:autoRedefine/>
    <w:uiPriority w:val="39"/>
    <w:semiHidden/>
    <w:unhideWhenUsed/>
    <w:rsid w:val="008D1943"/>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8D1943"/>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8D1943"/>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8D1943"/>
    <w:pPr>
      <w:ind w:left="1920"/>
    </w:pPr>
    <w:rPr>
      <w:rFonts w:asciiTheme="minorHAnsi" w:hAnsiTheme="minorHAnsi"/>
      <w:sz w:val="18"/>
      <w:szCs w:val="18"/>
    </w:rPr>
  </w:style>
  <w:style w:type="paragraph" w:styleId="Revision">
    <w:name w:val="Revision"/>
    <w:hidden/>
    <w:uiPriority w:val="99"/>
    <w:semiHidden/>
    <w:rsid w:val="008D1943"/>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8D1943"/>
    <w:pPr>
      <w:spacing w:after="200"/>
    </w:pPr>
    <w:rPr>
      <w:i/>
      <w:iCs/>
      <w:color w:val="0E2841" w:themeColor="text2"/>
      <w:sz w:val="18"/>
      <w:szCs w:val="18"/>
    </w:rPr>
  </w:style>
  <w:style w:type="character" w:customStyle="1" w:styleId="katex-mathml">
    <w:name w:val="katex-mathml"/>
    <w:basedOn w:val="DefaultParagraphFont"/>
    <w:rsid w:val="008D1943"/>
  </w:style>
  <w:style w:type="character" w:customStyle="1" w:styleId="mord">
    <w:name w:val="mord"/>
    <w:basedOn w:val="DefaultParagraphFont"/>
    <w:rsid w:val="008D1943"/>
  </w:style>
  <w:style w:type="character" w:customStyle="1" w:styleId="vlist-s">
    <w:name w:val="vlist-s"/>
    <w:basedOn w:val="DefaultParagraphFont"/>
    <w:rsid w:val="008D1943"/>
  </w:style>
  <w:style w:type="character" w:customStyle="1" w:styleId="mrel">
    <w:name w:val="mrel"/>
    <w:basedOn w:val="DefaultParagraphFont"/>
    <w:rsid w:val="008D1943"/>
  </w:style>
  <w:style w:type="character" w:customStyle="1" w:styleId="mop">
    <w:name w:val="mop"/>
    <w:basedOn w:val="DefaultParagraphFont"/>
    <w:rsid w:val="008D1943"/>
  </w:style>
  <w:style w:type="character" w:customStyle="1" w:styleId="mopen">
    <w:name w:val="mopen"/>
    <w:basedOn w:val="DefaultParagraphFont"/>
    <w:rsid w:val="008D1943"/>
  </w:style>
  <w:style w:type="character" w:customStyle="1" w:styleId="mclose">
    <w:name w:val="mclose"/>
    <w:basedOn w:val="DefaultParagraphFont"/>
    <w:rsid w:val="008D1943"/>
  </w:style>
  <w:style w:type="character" w:customStyle="1" w:styleId="mpunct">
    <w:name w:val="mpunct"/>
    <w:basedOn w:val="DefaultParagraphFont"/>
    <w:rsid w:val="008D1943"/>
  </w:style>
  <w:style w:type="character" w:customStyle="1" w:styleId="minner">
    <w:name w:val="minner"/>
    <w:basedOn w:val="DefaultParagraphFont"/>
    <w:rsid w:val="008D1943"/>
  </w:style>
  <w:style w:type="character" w:customStyle="1" w:styleId="mbin">
    <w:name w:val="mbin"/>
    <w:basedOn w:val="DefaultParagraphFont"/>
    <w:rsid w:val="008D1943"/>
  </w:style>
  <w:style w:type="character" w:customStyle="1" w:styleId="delimsizing">
    <w:name w:val="delimsizing"/>
    <w:basedOn w:val="DefaultParagraphFont"/>
    <w:rsid w:val="008D1943"/>
  </w:style>
  <w:style w:type="paragraph" w:customStyle="1" w:styleId="MDPI31text">
    <w:name w:val="MDPI_3.1_text"/>
    <w:qFormat/>
    <w:rsid w:val="008D1943"/>
    <w:pPr>
      <w:adjustRightInd w:val="0"/>
      <w:snapToGrid w:val="0"/>
      <w:spacing w:line="228" w:lineRule="auto"/>
      <w:ind w:left="2608" w:firstLine="425"/>
      <w:jc w:val="both"/>
    </w:pPr>
    <w:rPr>
      <w:rFonts w:ascii="Palatino Linotype" w:eastAsia="Times New Roman" w:hAnsi="Palatino Linotype" w:cs="Times New Roman"/>
      <w:snapToGrid w:val="0"/>
      <w:color w:val="000000"/>
      <w:sz w:val="20"/>
      <w:szCs w:val="22"/>
      <w:lang w:val="en-US" w:eastAsia="de-DE" w:bidi="en-US"/>
    </w:rPr>
  </w:style>
  <w:style w:type="character" w:styleId="CommentReference">
    <w:name w:val="annotation reference"/>
    <w:rsid w:val="008D1943"/>
    <w:rPr>
      <w:sz w:val="21"/>
      <w:szCs w:val="21"/>
    </w:rPr>
  </w:style>
  <w:style w:type="paragraph" w:styleId="CommentText">
    <w:name w:val="annotation text"/>
    <w:basedOn w:val="Normal"/>
    <w:link w:val="CommentTextChar"/>
    <w:rsid w:val="008D1943"/>
    <w:pPr>
      <w:spacing w:line="260" w:lineRule="atLeast"/>
      <w:jc w:val="both"/>
    </w:pPr>
    <w:rPr>
      <w:rFonts w:ascii="Palatino Linotype" w:eastAsia="SimSun" w:hAnsi="Palatino Linotype"/>
      <w:color w:val="000000"/>
      <w:sz w:val="20"/>
      <w:szCs w:val="20"/>
      <w:lang w:eastAsia="zh-CN"/>
    </w:rPr>
  </w:style>
  <w:style w:type="character" w:customStyle="1" w:styleId="CommentTextChar">
    <w:name w:val="Comment Text Char"/>
    <w:basedOn w:val="DefaultParagraphFont"/>
    <w:link w:val="CommentText"/>
    <w:rsid w:val="008D1943"/>
    <w:rPr>
      <w:rFonts w:ascii="Palatino Linotype" w:eastAsia="SimSun" w:hAnsi="Palatino Linotype" w:cs="Times New Roman"/>
      <w:color w:val="000000"/>
      <w:kern w:val="0"/>
      <w:sz w:val="20"/>
      <w:szCs w:val="20"/>
      <w:lang w:eastAsia="zh-CN"/>
      <w14:ligatures w14:val="none"/>
    </w:rPr>
  </w:style>
  <w:style w:type="character" w:styleId="HTMLCode">
    <w:name w:val="HTML Code"/>
    <w:basedOn w:val="DefaultParagraphFont"/>
    <w:uiPriority w:val="99"/>
    <w:semiHidden/>
    <w:unhideWhenUsed/>
    <w:rsid w:val="008D19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2.gif"/><Relationship Id="rId50" Type="http://schemas.openxmlformats.org/officeDocument/2006/relationships/image" Target="media/image33.png"/><Relationship Id="rId55" Type="http://schemas.microsoft.com/office/2018/08/relationships/commentsExtensible" Target="commentsExtensi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kaggle.com/jonathanbesomi/cboe-volatility-index-vix" TargetMode="External"/><Relationship Id="rId53" Type="http://schemas.microsoft.com/office/2011/relationships/commentsExtended" Target="commentsExtended.xml"/><Relationship Id="rId58" Type="http://schemas.openxmlformats.org/officeDocument/2006/relationships/header" Target="header8.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customXml" Target="ink/ink1.xml"/><Relationship Id="rId48" Type="http://schemas.openxmlformats.org/officeDocument/2006/relationships/header" Target="header4.xml"/><Relationship Id="rId56" Type="http://schemas.openxmlformats.org/officeDocument/2006/relationships/image" Target="media/image34.jpeg"/><Relationship Id="rId8" Type="http://schemas.openxmlformats.org/officeDocument/2006/relationships/hyperlink" Target="mailto:g.urumov@westminster.ac.uk" TargetMode="External"/><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gif"/><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header" Target="header5.xml"/><Relationship Id="rId57" Type="http://schemas.openxmlformats.org/officeDocument/2006/relationships/header" Target="header7.xm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comments" Target="comments.xml"/><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8T13:05:32.336"/>
    </inkml:context>
    <inkml:brush xml:id="br0">
      <inkml:brushProperty name="width" value="0.05" units="cm"/>
      <inkml:brushProperty name="height" value="0.05" units="cm"/>
      <inkml:brushProperty name="color" value="#66CC00"/>
    </inkml:brush>
  </inkml:definitions>
  <inkml:trace contextRef="#ctx0" brushRef="#br0">62 266 24575,'24'79'0,"1"-1"0,0-13 0,6 6 0,2 4 0,2 4 0,-1 0 0,3 4 0,0 2 0,2 2 0,-1 1-142,-4-10 0,0 2 1,1 1-1,-1 0 1,0-1-1,-2-2 142,2 9 0,-1-1 0,-1-2 0,-2-1 0,-2-4 69,-3 2 1,-1-4 0,-4-2 0,-2-4-70,-1 1 0,-3-4 0,-2-4 70,2 10 1,-1-7-71,-3-16 0,-1-2 0,11 39 0,6 6 215,-12-40 0,2 1-215,3 6 0,1-1 0,-1-3 0,0-4 0,4 14 0,-8-34 0</inkml:trace>
  <inkml:trace contextRef="#ctx0" brushRef="#br0" timeOffset="1798">0 3350 24575,'11'-78'0,"-1"0"0,1-1 0,4-9 0,2-6 0,2-5 0,2-4 0,-3 18 0,1-4 0,1-2 0,1-2 0,0 0 0,1 1-216,1-3 0,1-2 0,1 1 1,0 0-1,0 1 0,-1 3 216,3-7 0,0 0 0,0 3 0,0 3 0,-2 5 105,2 3 1,-1 3 0,-1 5-1,-1 6-105,9-29 0,-1 12 107,-9 24 1,-2 7-108,11-18 0,-11 25 0,-6 13 658,0 8-658,3-7 0,9-20 0,8-20 0,2-2 0,-14 28 0,-6 20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Did03</b:Tag>
    <b:SourceType>Book</b:SourceType>
    <b:Guid>{FE8C42DF-C3D5-324D-87E3-FAA963F62E0A}</b:Guid>
    <b:Title>Why Stock Markets Crash, Critical Events in Complex Financial Systems</b:Title>
    <b:City>Princeton and Oxford</b:City>
    <b:Publisher>Princeton University Press</b:Publisher>
    <b:Year>2003</b:Year>
    <b:LCID>en-GB</b:LCID>
    <b:Author>
      <b:Author>
        <b:NameList>
          <b:Person>
            <b:Last>Sornette</b:Last>
            <b:First>Didier</b:First>
          </b:Person>
        </b:NameList>
      </b:Author>
    </b:Author>
    <b:RefOrder>1</b:RefOrder>
  </b:Source>
  <b:Source>
    <b:Tag>Chi19</b:Tag>
    <b:SourceType>DocumentFromInternetSite</b:SourceType>
    <b:Guid>{17846498-D24A-4E35-AD79-754F52830F82}</b:Guid>
    <b:Title>CBOE White paper VIX</b:Title>
    <b:Year>2019</b:Year>
    <b:YearAccessed>2021</b:YearAccessed>
    <b:MonthAccessed>Dec</b:MonthAccessed>
    <b:DayAccessed>20</b:DayAccessed>
    <b:URL>https://cdn.cboe.com/resources/vix/vixwhite.pdf</b:URL>
    <b:Author>
      <b:Author>
        <b:NameList>
          <b:Person>
            <b:Last>Exchange</b:Last>
            <b:First>Chicago</b:First>
            <b:Middle>Board of Options</b:Middle>
          </b:Person>
        </b:NameList>
      </b:Author>
    </b:Author>
    <b:RefOrder>2</b:RefOrder>
  </b:Source>
  <b:Source>
    <b:Tag>Gat14</b:Tag>
    <b:SourceType>JournalArticle</b:SourceType>
    <b:Guid>{C6248242-D964-CB40-98D5-E31B7A35D554}</b:Guid>
    <b:Title>Volatility is rough</b:Title>
    <b:JournalName>Quantitative Finance</b:JournalName>
    <b:Year>2014</b:Year>
    <b:Volume>18</b:Volume>
    <b:Pages>933-949</b:Pages>
    <b:Author>
      <b:Author>
        <b:NameList>
          <b:Person>
            <b:Last>Gatheral</b:Last>
            <b:First>J.,</b:First>
            <b:Middle>Jaisson, T., &amp; Rosenbaum, M.</b:Middle>
          </b:Person>
        </b:NameList>
      </b:Author>
    </b:Author>
    <b:RefOrder>3</b:RefOrder>
  </b:Source>
  <b:Source>
    <b:Tag>Ben68</b:Tag>
    <b:SourceType>JournalArticle</b:SourceType>
    <b:Guid>{E3BD7227-DFB3-5846-8297-474D522AFEA4}</b:Guid>
    <b:Title>Fractional Brownian Motions, Fractional Noises and Applications</b:Title>
    <b:JournalName>Society for Industrial and Applied Mathematics</b:JournalName>
    <b:Year>1968</b:Year>
    <b:Volume>10</b:Volume>
    <b:Issue>4</b:Issue>
    <b:Pages>422-447</b:Pages>
    <b:Author>
      <b:Author>
        <b:NameList>
          <b:Person>
            <b:Last>Ness</b:Last>
            <b:First>Benoit</b:First>
            <b:Middle>B.Mandelbrot and John W. Van</b:Middle>
          </b:Person>
        </b:NameList>
      </b:Author>
    </b:Author>
    <b:RefOrder>4</b:RefOrder>
  </b:Source>
  <b:Source>
    <b:Tag>Ser03</b:Tag>
    <b:SourceType>JournalArticle</b:SourceType>
    <b:Guid>{E095565D-EA2D-406C-BDD9-01955A63CFA8}</b:Guid>
    <b:Title>Forecasting Volatility in Financial Markets: A Review</b:Title>
    <b:JournalName>JOURNAL OF ECONOMIC LITERATURE</b:JournalName>
    <b:Year>2003</b:Year>
    <b:Pages>478-539</b:Pages>
    <b:Volume>41</b:Volume>
    <b:Issue>2</b:Issue>
    <b:Author>
      <b:Author>
        <b:NameList>
          <b:Person>
            <b:Last>Poon</b:Last>
            <b:First>Ser-Huang</b:First>
          </b:Person>
        </b:NameList>
      </b:Author>
    </b:Author>
    <b:RefOrder>5</b:RefOrder>
  </b:Source>
  <b:Source>
    <b:Tag>Uru221</b:Tag>
    <b:SourceType>ConferenceProceedings</b:SourceType>
    <b:Guid>{F990F739-6D62-7D43-B4C6-9471455D3954}</b:Guid>
    <b:Title>Clustering stock price volatility using intuitionistic fuzzy sets</b:Title>
    <b:Publisher>Notes on Intuitionistic Fuzzy Sets</b:Publisher>
    <b:City>Sofia</b:City>
    <b:Year>2022</b:Year>
    <b:Author>
      <b:Author>
        <b:NameList>
          <b:Person>
            <b:Last>Urumov</b:Last>
            <b:First>George</b:First>
          </b:Person>
          <b:Person>
            <b:Last>Chountas</b:Last>
            <b:First>Panagiotis</b:First>
          </b:Person>
        </b:NameList>
      </b:Author>
    </b:Author>
    <b:Pages>343 - 352</b:Pages>
    <b:StandardNumber>https://doi.org/10.7546/nifs.2022.28.3.343-352</b:StandardNumber>
    <b:RefOrder>6</b:RefOrder>
  </b:Source>
  <b:Source>
    <b:Tag>Uru241</b:Tag>
    <b:SourceType>JournalArticle</b:SourceType>
    <b:Guid>{088B8799-8162-1648-BDE3-14C69DB38777}</b:Guid>
    <b:Title>Fuzzy Fractional Brownian Motion: Review and Extension</b:Title>
    <b:JournalName>Algorithms</b:JournalName>
    <b:Year>2024</b:Year>
    <b:Volume>17</b:Volume>
    <b:Issue>289</b:Issue>
    <b:Author>
      <b:Author>
        <b:NameList>
          <b:Person>
            <b:Last>Urumov</b:Last>
            <b:First>G.</b:First>
          </b:Person>
          <b:Person>
            <b:Last>Chountas</b:Last>
            <b:First>P.</b:First>
          </b:Person>
          <b:Person>
            <b:Last>Chaussalet</b:Last>
            <b:First>T.</b:First>
          </b:Person>
        </b:NameList>
      </b:Author>
    </b:Author>
    <b:Publisher>MDPI</b:Publisher>
    <b:RefOrder>7</b:RefOrder>
  </b:Source>
  <b:Source>
    <b:Tag>Uru25</b:Tag>
    <b:SourceType>JournalArticle</b:SourceType>
    <b:Guid>{384DB2FD-CCE1-DA48-A5AF-D8D657DB107F}</b:Guid>
    <b:Title>Fuzzy Amplitudes and Kernels in Fractional Brownian Motion: Theoretical Foundations</b:Title>
    <b:Publisher>MDPU</b:Publisher>
    <b:Year>2025</b:Year>
    <b:JournalName>Symmetry</b:JournalName>
    <b:Volume>17</b:Volume>
    <b:Pages>550</b:Pages>
    <b:Author>
      <b:Author>
        <b:NameList>
          <b:Person>
            <b:Last>Urumov</b:Last>
            <b:First>G.</b:First>
          </b:Person>
          <b:Person>
            <b:Last>Chountas</b:Last>
            <b:First>P.</b:First>
          </b:Person>
          <b:Person>
            <b:Last>Chaussalet</b:Last>
            <b:First>T.</b:First>
          </b:Person>
        </b:NameList>
      </b:Author>
    </b:Author>
    <b:RefOrder>8</b:RefOrder>
  </b:Source>
  <b:Source>
    <b:Tag>Uru22</b:Tag>
    <b:SourceType>ConferenceProceedings</b:SourceType>
    <b:Guid>{66DC8FE0-09AB-F949-B5B9-380F1896BA79}</b:Guid>
    <b:Title>Essay on Volatility Clusters and Time Series Prediction</b:Title>
    <b:Publisher>2022 IEEE 11th International Conference on Intelligent Systems (IS)</b:Publisher>
    <b:City>Warsaw</b:City>
    <b:Year>2022</b:Year>
    <b:JournalName>IEEE</b:JournalName>
    <b:Pages>1-7</b:Pages>
    <b:Author>
      <b:Author>
        <b:NameList>
          <b:Person>
            <b:Last>Urumov</b:Last>
            <b:First>George</b:First>
          </b:Person>
          <b:Person>
            <b:Last>Chountas</b:Last>
            <b:First>Panagiotis</b:First>
          </b:Person>
        </b:NameList>
      </b:Author>
    </b:Author>
    <b:StandardNumber>doi: 10.1109/IS57118.2022.10019619.</b:StandardNumber>
    <b:ConferenceName>IEEE</b:ConferenceName>
    <b:RefOrder>9</b:RefOrder>
  </b:Source>
  <b:Source>
    <b:Tag>Tay08</b:Tag>
    <b:SourceType>Book</b:SourceType>
    <b:Guid>{9C59DB23-E071-4693-823D-C8582329A951}</b:Guid>
    <b:Title>Modelling financial time series</b:Title>
    <b:Year>2008</b:Year>
    <b:Author>
      <b:Author>
        <b:NameList>
          <b:Person>
            <b:Last>Taylor</b:Last>
            <b:First>S.J.</b:First>
          </b:Person>
        </b:NameList>
      </b:Author>
    </b:Author>
    <b:City>Lancaster</b:City>
    <b:Publisher>World Scientific</b:Publisher>
    <b:Edition>2nd</b:Edition>
    <b:RefOrder>10</b:RefOrder>
  </b:Source>
  <b:Source>
    <b:Tag>Rui22</b:Tag>
    <b:SourceType>JournalArticle</b:SourceType>
    <b:Guid>{718CB5B0-5016-488F-A7A6-7D4CB71EC9FC}</b:Guid>
    <b:Title>Investors’ Uncertainty and Forecasting Stock Market Volatility</b:Title>
    <b:JournalName>Journal of Behavioral Finance</b:JournalName>
    <b:Year>2022</b:Year>
    <b:Pages>327-337</b:Pages>
    <b:Volume>23</b:Volume>
    <b:Author>
      <b:Author>
        <b:NameList>
          <b:Person>
            <b:Last>Ruipeng Liu</b:Last>
            <b:First>Rangan</b:First>
            <b:Middle>Gupta</b:Middle>
          </b:Person>
        </b:NameList>
      </b:Author>
    </b:Author>
    <b:RefOrder>11</b:RefOrder>
  </b:Source>
  <b:Source>
    <b:Tag>CRe11</b:Tag>
    <b:SourceType>JournalArticle</b:SourceType>
    <b:Guid>{A3B37FDF-0385-7940-BB6C-D915FB323651}</b:Guid>
    <b:Author>
      <b:Author>
        <b:NameList>
          <b:Person>
            <b:Last>Solis</b:Last>
            <b:First>C-Rene</b:First>
            <b:Middle>Dominique and Luis Eduardo Rivera</b:Middle>
          </b:Person>
        </b:NameList>
      </b:Author>
    </b:Author>
    <b:Title>Mixed fractional Brownian Motion, short and long-term Dependence and economic conditions: the case of the SP-500</b:Title>
    <b:Year>2011</b:Year>
    <b:Volume>3</b:Volume>
    <b:Pages>1-6</b:Pages>
    <b:JournalName>International Business and Management</b:JournalName>
    <b:Month>October</b:Month>
    <b:Day>2011</b:Day>
    <b:Issue>2</b:Issue>
    <b:RefOrder>12</b:RefOrder>
  </b:Source>
  <b:Source>
    <b:Tag>Tho17</b:Tag>
    <b:SourceType>JournalArticle</b:SourceType>
    <b:Guid>{61574A7D-2A63-491A-B647-C68B2FA3DBEE}</b:Guid>
    <b:Title>Generalized Method of Moment estimation of multivariate multifractal models</b:Title>
    <b:JournalName>Economic Modelling</b:JournalName>
    <b:Year>2017</b:Year>
    <b:Pages>136-148</b:Pages>
    <b:Volume>67</b:Volume>
    <b:Author>
      <b:Author>
        <b:NameList>
          <b:Person>
            <b:Last>Thomas Lux</b:Last>
            <b:First>Ruipeng</b:First>
            <b:Middle>Liu</b:Middle>
          </b:Person>
        </b:NameList>
      </b:Author>
    </b:Author>
    <b:RefOrder>14</b:RefOrder>
  </b:Source>
  <b:Source>
    <b:Tag>Rui19</b:Tag>
    <b:SourceType>JournalArticle</b:SourceType>
    <b:Guid>{013F2509-95F9-43A1-8BB1-5E842A978144}</b:Guid>
    <b:Title>Volatility forecasting with bivariate multifractal models</b:Title>
    <b:JournalName>Journal of Forecasting</b:JournalName>
    <b:Year>2019</b:Year>
    <b:Pages>155-167</b:Pages>
    <b:Volume>39</b:Volume>
    <b:Issue>2</b:Issue>
    <b:Author>
      <b:Author>
        <b:NameList>
          <b:Person>
            <b:Last>Ruipeng Liu</b:Last>
            <b:First>Riza</b:First>
            <b:Middle>Demirer,Rangan Gupta,Mark Woha</b:Middle>
          </b:Person>
        </b:NameList>
      </b:Author>
    </b:Author>
    <b:RefOrder>15</b:RefOrder>
  </b:Source>
  <b:Source>
    <b:Tag>Sau88</b:Tag>
    <b:SourceType>Book</b:SourceType>
    <b:Guid>{1F0E0882-1C8A-4EB8-AB81-94B0F6201FDB}</b:Guid>
    <b:Author>
      <b:Author>
        <b:NameList>
          <b:Person>
            <b:Last>Saupe</b:Last>
            <b:First>D.</b:First>
          </b:Person>
        </b:NameList>
      </b:Author>
    </b:Author>
    <b:Title>Algorithms for random fractals</b:Title>
    <b:Year>1988</b:Year>
    <b:City>New York, NY</b:City>
    <b:Publisher>Springer, New York, NY</b:Publisher>
    <b:Edition>1</b:Edition>
    <b:RefOrder>16</b:RefOrder>
  </b:Source>
  <b:Source>
    <b:Tag>Rob03</b:Tag>
    <b:SourceType>Book</b:SourceType>
    <b:Guid>{0255B5BC-C364-4777-8E19-88FD0BC779E8}</b:Guid>
    <b:Author>
      <b:Author>
        <b:NameList>
          <b:Person>
            <b:Last>Robinson</b:Last>
            <b:First>Peter</b:First>
          </b:Person>
        </b:NameList>
      </b:Author>
    </b:Author>
    <b:Title>Time Series with Long Memory Advanced Texts in Econometrics</b:Title>
    <b:Year>2003</b:Year>
    <b:City>New York</b:City>
    <b:Publisher>Oxford University Press</b:Publisher>
    <b:Edition>1</b:Edition>
    <b:RefOrder>17</b:RefOrder>
  </b:Source>
  <b:Source>
    <b:Tag>Sad20</b:Tag>
    <b:SourceType>JournalArticle</b:SourceType>
    <b:Guid>{BC92932A-2BAD-274A-B360-2F3D17AA50DF}</b:Guid>
    <b:Title>Avascular tumour growth models based on anomalous diffusion</b:Title>
    <b:Year>2020</b:Year>
    <b:Volume>46</b:Volume>
    <b:Pages>67-94</b:Pages>
    <b:Author>
      <b:Author>
        <b:NameList>
          <b:Person>
            <b:Last>Sadhukhan</b:Last>
            <b:First>S.,</b:First>
            <b:Middle>Basu, S.K.</b:Middle>
          </b:Person>
        </b:NameList>
      </b:Author>
    </b:Author>
    <b:JournalName>Journal of Biological Physics</b:JournalName>
    <b:Issue>1</b:Issue>
    <b:RefOrder>18</b:RefOrder>
  </b:Source>
  <b:Source>
    <b:Tag>Ros19</b:Tag>
    <b:SourceType>Report</b:SourceType>
    <b:Guid>{BFB48212-2985-B042-B2FE-E282FCB8320D}</b:Guid>
    <b:Title>How to Avoid Bankruptcy: Monte Carlo Somulation of Three Financia Markets, using the Multifractal Model of Asset Returns</b:Title>
    <b:Year>2019</b:Year>
    <b:City>Stockholm</b:City>
    <b:Publisher>GitHub</b:Publisher>
    <b:Author>
      <b:Author>
        <b:NameList>
          <b:Person>
            <b:Last>Sibirtsev</b:Last>
            <b:First>Rostislav</b:First>
          </b:Person>
        </b:NameList>
      </b:Author>
    </b:Author>
    <b:RefOrder>19</b:RefOrder>
  </b:Source>
  <b:Source>
    <b:Tag>Ben67</b:Tag>
    <b:SourceType>JournalArticle</b:SourceType>
    <b:Guid>{0D738572-94B3-1A46-975A-DF9DEF5430E7}</b:Guid>
    <b:Title>On The Distribution of Stock Price Differences</b:Title>
    <b:JournalName>Operations Research</b:JournalName>
    <b:Year>1967</b:Year>
    <b:Volume>15</b:Volume>
    <b:Issue>6</b:Issue>
    <b:Pages>1057 - 1062</b:Pages>
    <b:Author>
      <b:Author>
        <b:NameList>
          <b:Person>
            <b:Last>Taylor</b:Last>
            <b:First>Benoit</b:First>
            <b:Middle>Mandelbrot and Howard M.</b:Middle>
          </b:Person>
        </b:NameList>
      </b:Author>
    </b:Author>
    <b:RefOrder>20</b:RefOrder>
  </b:Source>
  <b:Source>
    <b:Tag>Man97</b:Tag>
    <b:SourceType>JournalArticle</b:SourceType>
    <b:Guid>{371C945A-CFA7-4D60-A85E-9F84F42D254C}</b:Guid>
    <b:Title>A Multifractal Model of Asset Returns</b:Title>
    <b:Year>1997</b:Year>
    <b:JournalName>Cowles Foundation For Research in Economics</b:JournalName>
    <b:Pages>1-39</b:Pages>
    <b:Volume>1412</b:Volume>
    <b:Author>
      <b:Author>
        <b:NameList>
          <b:Person>
            <b:Last>Mandelbrot</b:Last>
            <b:First>Benoit</b:First>
          </b:Person>
          <b:Person>
            <b:Last>Fisher</b:Last>
            <b:First>Adlai</b:First>
          </b:Person>
          <b:Person>
            <b:Last>and Calvet</b:Last>
            <b:First>Laurent,</b:First>
          </b:Person>
        </b:NameList>
      </b:Author>
    </b:Author>
    <b:Month>September</b:Month>
    <b:RefOrder>13</b:RefOrder>
  </b:Source>
  <b:Source>
    <b:Tag>Bol92</b:Tag>
    <b:SourceType>JournalArticle</b:SourceType>
    <b:Guid>{E8213A8A-4102-4F96-A1F3-440B00E8C7E6}</b:Guid>
    <b:Title>ARCH modeling in finance : A review of the theory and empirical evidence</b:Title>
    <b:Year>1992</b:Year>
    <b:Author>
      <b:Author>
        <b:NameList>
          <b:Person>
            <b:Last>Bollerslev</b:Last>
            <b:First>Tim</b:First>
            <b:Middle>&amp; Chou, Ray Y. &amp; Kroner, Kenneth F.</b:Middle>
          </b:Person>
        </b:NameList>
      </b:Author>
    </b:Author>
    <b:Volume>52</b:Volume>
    <b:Pages>5-59</b:Pages>
    <b:JournalName>Journal of Econometrics</b:JournalName>
    <b:Issue>1-2</b:Issue>
    <b:RefOrder>21</b:RefOrder>
  </b:Source>
  <b:Source>
    <b:Tag>Rob82</b:Tag>
    <b:SourceType>JournalArticle</b:SourceType>
    <b:Guid>{4E0648F3-754C-4751-8736-B9631C6350C3}</b:Guid>
    <b:Title>Autoregressive Conditional Heteroscedasticity with Estimates of the Variance of United</b:Title>
    <b:JournalName>Econometrica</b:JournalName>
    <b:Year>1982</b:Year>
    <b:Pages>987-1007</b:Pages>
    <b:Volume>50</b:Volume>
    <b:Issue>4</b:Issue>
    <b:Author>
      <b:Author>
        <b:NameList>
          <b:Person>
            <b:Last>Engle</b:Last>
            <b:First>Robert</b:First>
            <b:Middle>F.</b:Middle>
          </b:Person>
        </b:NameList>
      </b:Author>
    </b:Author>
    <b:RefOrder>22</b:RefOrder>
  </b:Source>
  <b:Source>
    <b:Tag>JRC11</b:Tag>
    <b:SourceType>JournalArticle</b:SourceType>
    <b:Guid>{0BB1103F-E49D-4B73-9FEF-FE673B08C00B}</b:Guid>
    <b:Title>A hybrid ANFIS model based on AR and volatility for TAIEX forecasting</b:Title>
    <b:JournalName>Applied Soft Computing</b:JournalName>
    <b:Year>2011</b:Year>
    <b:Pages>1388-1395</b:Pages>
    <b:Volume>11</b:Volume>
    <b:Author>
      <b:Author>
        <b:NameList>
          <b:Person>
            <b:Last>J.-R Chang</b:Last>
            <b:First>L.-Y.</b:First>
            <b:Middle>W. C.-H. C.</b:Middle>
          </b:Person>
        </b:NameList>
      </b:Author>
    </b:Author>
    <b:RefOrder>23</b:RefOrder>
  </b:Source>
  <b:Source>
    <b:Tag>ATh09</b:Tag>
    <b:SourceType>JournalArticle</b:SourceType>
    <b:Guid>{1DA20862-FF21-4DE5-8856-2FC6DBE935F8}</b:Guid>
    <b:Title>Weighted possibilistic moments of fuzzy numbers with applications to GARCH modeling and option pricing</b:Title>
    <b:JournalName>Mathematical and Computer Modelling</b:JournalName>
    <b:Year>2009</b:Year>
    <b:Pages>352-368</b:Pages>
    <b:Volume>49</b:Volume>
    <b:Author>
      <b:Author>
        <b:NameList>
          <b:Person>
            <b:Last>A. Thavaneswarana</b:Last>
            <b:First>S.S.</b:First>
            <b:Middle>Appadoo, A. Paseka</b:Middle>
          </b:Person>
        </b:NameList>
      </b:Author>
    </b:Author>
    <b:RefOrder>24</b:RefOrder>
  </b:Source>
  <b:Source>
    <b:Tag>Ioa21</b:Tag>
    <b:SourceType>JournalArticle</b:SourceType>
    <b:Guid>{B0FEF5BC-CF33-4EE8-B009-F1C85778B6EA}</b:Guid>
    <b:Title>Smoothing and stationarity enforcement framework for deep learning time-series forecasting</b:Title>
    <b:JournalName>Neural Comput Applications</b:JournalName>
    <b:Year>2021</b:Year>
    <b:Pages>14021-14035</b:Pages>
    <b:Volume>33</b:Volume>
    <b:Issue>20</b:Issue>
    <b:Author>
      <b:Author>
        <b:NameList>
          <b:Person>
            <b:Last>Ioannis E Livieris</b:Last>
            <b:First>Stavros</b:First>
            <b:Middle>Stavroyiannis, Lazaros Iliadis, Panagiotis Pintelas</b:Middle>
          </b:Person>
        </b:NameList>
      </b:Author>
    </b:Author>
    <b:RefOrder>25</b:RefOrder>
  </b:Source>
  <b:Source>
    <b:Tag>DrS12</b:Tag>
    <b:SourceType>JournalArticle</b:SourceType>
    <b:Guid>{98472650-4D46-4A4A-8115-7A144E4E49FE}</b:Guid>
    <b:Title>An Option Pricing Model That Combines Neural Network Approach and Black Scholes Formula</b:Title>
    <b:JournalName>Global Journal of Computer Science and Technology</b:JournalName>
    <b:Year>2012</b:Year>
    <b:Pages>1-11</b:Pages>
    <b:Volume>12</b:Volume>
    <b:Issue>4</b:Issue>
    <b:Author>
      <b:Author>
        <b:NameList>
          <b:Person>
            <b:Last>K.Mitra</b:Last>
            <b:First>Dr.</b:First>
            <b:Middle>S.</b:Middle>
          </b:Person>
        </b:NameList>
      </b:Author>
    </b:Author>
    <b:RefOrder>26</b:RefOrder>
  </b:Source>
  <b:Source>
    <b:Tag>And20</b:Tag>
    <b:SourceType>JournalArticle</b:SourceType>
    <b:Guid>{B7BC43EC-AC26-49E5-9EB7-EB2BDE44979B}</b:Guid>
    <b:Title>Realized Volatility Forecasting with Neural Networks</b:Title>
    <b:JournalName>Journal of Financial Econometrics</b:JournalName>
    <b:Year>2020</b:Year>
    <b:Pages>502-531</b:Pages>
    <b:Volume>18</b:Volume>
    <b:Issue>3</b:Issue>
    <b:Author>
      <b:Author>
        <b:NameList>
          <b:Person>
            <b:Last>Bucci</b:Last>
            <b:First>Andrea</b:First>
          </b:Person>
        </b:NameList>
      </b:Author>
    </b:Author>
    <b:RefOrder>27</b:RefOrder>
  </b:Source>
  <b:Source>
    <b:Tag>Fan21</b:Tag>
    <b:SourceType>JournalArticle</b:SourceType>
    <b:Guid>{ECD15CD1-7C62-49A8-9321-A9FB95D149AB}</b:Guid>
    <b:Title>Forecasting Volatility of Stock Index: Deep Learning Model with Likelihood-Based Loss Function</b:Title>
    <b:JournalName>Hindawi Complexity</b:JournalName>
    <b:Year>2021</b:Year>
    <b:Pages>13</b:Pages>
    <b:Volume>2021</b:Volume>
    <b:Author>
      <b:Author>
        <b:NameList>
          <b:Person>
            <b:Last>Fang Jia</b:Last>
            <b:First>Boli</b:First>
            <b:Middle>Yang</b:Middle>
          </b:Person>
        </b:NameList>
      </b:Author>
    </b:Author>
    <b:RefOrder>28</b:RefOrder>
  </b:Source>
  <b:Source>
    <b:Tag>ATh20</b:Tag>
    <b:SourceType>ConferenceProceedings</b:SourceType>
    <b:Guid>{C782A6C9-F9CC-4080-A8C8-AC0AD841CA78}</b:Guid>
    <b:Title>Fuzzy Option Pricing Using a Novel Data-Driven Feed Forward Neural Network Volatility Model</b:Title>
    <b:Year>2019</b:Year>
    <b:Author>
      <b:Author>
        <b:NameList>
          <b:Person>
            <b:Last>A. Thavaneswaran</b:Last>
            <b:First>R.</b:First>
            <b:Middle>K. Thulasiram, J. Frank, Z. Zhu and M. Singh</b:Middle>
          </b:Person>
        </b:NameList>
      </b:Author>
    </b:Author>
    <b:Publisher>2019 IEEE International Conference on Fuzzy Systems (FUZZ-IEEE)</b:Publisher>
    <b:RefOrder>29</b:RefOrder>
  </b:Source>
  <b:Source>
    <b:Tag>ASi19</b:Tag>
    <b:SourceType>ConferenceProceedings</b:SourceType>
    <b:Guid>{5C960371-A17D-4308-AA1C-EE3D2F30F283}</b:Guid>
    <b:Title>Stock Market Forecasting Using Machine Learning Models</b:Title>
    <b:Year>2019</b:Year>
    <b:City>Izmir, Turkey</b:City>
    <b:Publisher>2019 Innovations in Intelligent Systems and Applications Conference (ASYU)</b:Publisher>
    <b:Author>
      <b:Author>
        <b:NameList>
          <b:Person>
            <b:Last>A. Site</b:Last>
            <b:First>D.</b:First>
            <b:Middle>Birant and Z. Işık</b:Middle>
          </b:Person>
        </b:NameList>
      </b:Author>
    </b:Author>
    <b:RefOrder>30</b:RefOrder>
  </b:Source>
  <b:Source>
    <b:Tag>Jas19</b:Tag>
    <b:SourceType>Report</b:SourceType>
    <b:Guid>{D3BA33BA-536B-43D2-8A6A-894109891475}</b:Guid>
    <b:Title>Stock Price Volatility Prediction with Long ShortTerm Memory Neural Networks</b:Title>
    <b:Year>2019</b:Year>
    <b:City>Stanford, CA</b:City>
    <b:Publisher>Stanford University</b:Publisher>
    <b:Author>
      <b:Author>
        <b:NameList>
          <b:Person>
            <b:Last>Sullivan</b:Last>
            <b:First>Jason</b:First>
            <b:Middle>C.</b:Middle>
          </b:Person>
        </b:NameList>
      </b:Author>
    </b:Author>
    <b:RefOrder>31</b:RefOrder>
  </b:Source>
  <b:Source>
    <b:Tag>Fab18</b:Tag>
    <b:SourceType>ConferenceProceedings</b:SourceType>
    <b:Guid>{51F45EC3-471C-42E8-9E84-099E7F96CB66}</b:Guid>
    <b:Title>Dow Jones Trading with Deep Learning: The Unreasonable Effectiveness of Recurrent Neural Networks</b:Title>
    <b:Year>2018</b:Year>
    <b:Publisher>7th International Conference on Data Science, Technology and Applications- DATA</b:Publisher>
    <b:JournalName>Data</b:JournalName>
    <b:Author>
      <b:Author>
        <b:NameList>
          <b:Person>
            <b:Last>Fabbri</b:Last>
            <b:First>Mirco</b:First>
            <b:Middle>and Gianluca Moro</b:Middle>
          </b:Person>
        </b:NameList>
      </b:Author>
    </b:Author>
    <b:RefOrder>32</b:RefOrder>
  </b:Source>
  <b:Source>
    <b:Tag>Shi20</b:Tag>
    <b:SourceType>JournalArticle</b:SourceType>
    <b:Guid>{5535E7A0-5991-4DFD-AC4B-2BFFDBC4E28F}</b:Guid>
    <b:Title>Prediction of hierarchical time series using structured regularization and its application to artificial neural networks</b:Title>
    <b:Year>2020</b:Year>
    <b:Volume>15</b:Volume>
    <b:Issue>11</b:Issue>
    <b:Author>
      <b:Author>
        <b:NameList>
          <b:Person>
            <b:Last>Shiratori T</b:Last>
            <b:First>Kobayashi</b:First>
            <b:Middle>K, Takano Y</b:Middle>
          </b:Person>
        </b:NameList>
      </b:Author>
    </b:Author>
    <b:JournalName>Plos One</b:JournalName>
    <b:RefOrder>33</b:RefOrder>
  </b:Source>
  <b:Source>
    <b:Tag>Pat15</b:Tag>
    <b:SourceType>JournalArticle</b:SourceType>
    <b:Guid>{3323AE34-7ABC-4AF0-B868-32345F5C16FF}</b:Guid>
    <b:Title>Predicting stock and stock price index movement using Trend Deterministic Data Preparation and machine learning techniques</b:Title>
    <b:JournalName>Expert Systems with Applications</b:JournalName>
    <b:Year>2015</b:Year>
    <b:Pages>259-268</b:Pages>
    <b:Volume>42</b:Volume>
    <b:Author>
      <b:Author>
        <b:NameList>
          <b:Person>
            <b:Last>Patel</b:Last>
            <b:First>Jigar,</b:First>
            <b:Middle>Sahil R. Shah, Priyank Thakkar and Ketan Kotecha</b:Middle>
          </b:Person>
        </b:NameList>
      </b:Author>
    </b:Author>
    <b:Day>a. “.”  42 (2015): 259-268.</b:Day>
    <b:RefOrder>34</b:RefOrder>
  </b:Source>
  <b:Source>
    <b:Tag>Sep97</b:Tag>
    <b:SourceType>JournalArticle</b:SourceType>
    <b:Guid>{9713BE16-1CB4-4519-A857-F71539461909}</b:Guid>
    <b:Title>Long Short-Term Memory</b:Title>
    <b:Year>1997</b:Year>
    <b:Author>
      <b:Author>
        <b:NameList>
          <b:Person>
            <b:Last>Sepp Hochreiter</b:Last>
            <b:First>Jürgen</b:First>
            <b:Middle>Schmidhuber</b:Middle>
          </b:Person>
        </b:NameList>
      </b:Author>
    </b:Author>
    <b:JournalName>Neural Computation</b:JournalName>
    <b:Pages>1735-1780</b:Pages>
    <b:Volume>9</b:Volume>
    <b:Issue>8</b:Issue>
    <b:RefOrder>35</b:RefOrder>
  </b:Source>
  <b:Source>
    <b:Tag>Shi21</b:Tag>
    <b:SourceType>InternetSite</b:SourceType>
    <b:Guid>{A687A755-3548-41BE-9D87-B2F2AD900E3A}</b:Guid>
    <b:Title>Introduction to Long Short Term Memory (LSTM)</b:Title>
    <b:Year>2021</b:Year>
    <b:YearAccessed>2022</b:YearAccessed>
    <b:MonthAccessed>September</b:MonthAccessed>
    <b:DayAccessed>05</b:DayAccessed>
    <b:URL>https://www.analyticsvidhya.com/blog/2021/03/introduction-to-long-short-term-memory-lstm/</b:URL>
    <b:Author>
      <b:Author>
        <b:NameList>
          <b:Person>
            <b:Last>Saxena</b:Last>
            <b:First>Shipra</b:First>
          </b:Person>
        </b:NameList>
      </b:Author>
    </b:Author>
    <b:RefOrder>36</b:RefOrder>
  </b:Source>
  <b:Source>
    <b:Tag>Aas21</b:Tag>
    <b:SourceType>InternetSite</b:SourceType>
    <b:Guid>{564500C1-D052-44C1-B9A2-F2B0A20132DE}</b:Guid>
    <b:Title>Next-Word-Prediction-Using-LSTM</b:Title>
    <b:Year>2021</b:Year>
    <b:YearAccessed>2022</b:YearAccessed>
    <b:MonthAccessed>September</b:MonthAccessed>
    <b:DayAccessed>12</b:DayAccessed>
    <b:URL>https://github.com/Code-With-aashi/Next-Word-Prediction-Using-LSTM</b:URL>
    <b:Author>
      <b:Author>
        <b:NameList>
          <b:Person>
            <b:Last>Agarwal</b:Last>
            <b:First>Aashi</b:First>
          </b:Person>
        </b:NameList>
      </b:Author>
    </b:Author>
    <b:RefOrder>37</b:RefOrder>
  </b:Source>
  <b:Source>
    <b:Tag>Dir14</b:Tag>
    <b:SourceType>JournalArticle</b:SourceType>
    <b:Guid>{650DFDF7-665C-460F-B572-67F44AF2A3C1}</b:Guid>
    <b:Title>Why the Monte Carlo method is so important today</b:Title>
    <b:JournalName>Computational Statistics</b:JournalName>
    <b:Year>2014</b:Year>
    <b:Pages>386-392</b:Pages>
    <b:Volume>6</b:Volume>
    <b:Issue>6</b:Issue>
    <b:Author>
      <b:Author>
        <b:NameList>
          <b:Person>
            <b:Last>Dirk P. Kroese</b:Last>
            <b:First>Tim</b:First>
            <b:Middle>Brereton,Thomas Taimre,Zdravko I. Botev</b:Middle>
          </b:Person>
        </b:NameList>
      </b:Author>
    </b:Author>
    <b:RefOrder>38</b:RefOrder>
  </b:Source>
  <b:Source>
    <b:Tag>Zan15</b:Tag>
    <b:SourceType>JournalArticle</b:SourceType>
    <b:Guid>{328A2887-D255-3347-B7F4-967BB51CFD34}</b:Guid>
    <b:Title>Double-jump diffusion model for VIX: evidence from VVIX</b:Title>
    <b:JournalName>Quantitative Finance</b:JournalName>
    <b:Year>2015</b:Year>
    <b:Pages>227-240</b:Pages>
    <b:Volume>17</b:Volume>
    <b:Author>
      <b:Author>
        <b:NameList>
          <b:Person>
            <b:Last>Zhang</b:Last>
            <b:First>Xin,</b:First>
            <b:Middle>Jun Ni, Jing-Zhi Huang and Lan Wu</b:Middle>
          </b:Person>
        </b:NameList>
      </b:Author>
    </b:Author>
    <b:RefOrder>39</b:RefOrder>
  </b:Source>
  <b:Source>
    <b:Tag>Mur03</b:Tag>
    <b:SourceType>Book</b:SourceType>
    <b:Guid>{37668C95-4924-4BD9-AC53-1CB0CD0C0FDB}</b:Guid>
    <b:Title>Monte Carlo Simulation, Encyclopedia of Information Systems</b:Title>
    <b:Year>2003</b:Year>
    <b:Author>
      <b:Author>
        <b:NameList>
          <b:Person>
            <b:Last>Muralidhar</b:Last>
            <b:First>Krishnamurty</b:First>
          </b:Person>
        </b:NameList>
      </b:Author>
    </b:Author>
    <b:Publisher>Elsevier</b:Publisher>
    <b:Pages>193-201</b:Pages>
    <b:JournalName>Encyclopedia of Information Systems</b:JournalName>
    <b:RefOrder>40</b:RefOrder>
  </b:Source>
  <b:Source>
    <b:Tag>WKH70</b:Tag>
    <b:SourceType>JournalArticle</b:SourceType>
    <b:Guid>{4C4AAE68-1119-4225-9FAF-EBFFB4B1FD4E}</b:Guid>
    <b:Title>Monte Carlo sampling methods using Markov chains and their applications</b:Title>
    <b:JournalName>Biometrika</b:JournalName>
    <b:Year>1970</b:Year>
    <b:Pages>97-109</b:Pages>
    <b:Volume>57</b:Volume>
    <b:Issue>1</b:Issue>
    <b:Author>
      <b:Author>
        <b:NameList>
          <b:Person>
            <b:Last>Hastings</b:Last>
            <b:First>W.</b:First>
            <b:Middle>K.</b:Middle>
          </b:Person>
        </b:NameList>
      </b:Author>
    </b:Author>
    <b:RefOrder>41</b:RefOrder>
  </b:Source>
  <b:Source>
    <b:Tag>Mal08</b:Tag>
    <b:SourceType>Book</b:SourceType>
    <b:Guid>{744E1ACB-ABCA-4479-B67D-970373EEA2B2}</b:Guid>
    <b:Title>Monte Carlo Methods</b:Title>
    <b:Year>2008</b:Year>
    <b:Publisher>John Wiley &amp; Sons</b:Publisher>
    <b:Edition>2nd</b:Edition>
    <b:Author>
      <b:Author>
        <b:NameList>
          <b:Person>
            <b:Last>Malvin H. Kalos</b:Last>
            <b:First>Paula</b:First>
            <b:Middle>A. Whitlock</b:Middle>
          </b:Person>
        </b:NameList>
      </b:Author>
    </b:Author>
    <b:RefOrder>42</b:RefOrder>
  </b:Source>
  <b:Source>
    <b:Tag>Mar21</b:Tag>
    <b:SourceType>Book</b:SourceType>
    <b:Guid>{BF2846A7-939E-47C3-A7A2-A54BAB359F9F}</b:Guid>
    <b:Title>Mathematics for Machine Learning</b:Title>
    <b:Year>2021</b:Year>
    <b:City>Cambridge</b:City>
    <b:Publisher>Cambridge University Press</b:Publisher>
    <b:Edition>1st</b:Edition>
    <b:Author>
      <b:Author>
        <b:NameList>
          <b:Person>
            <b:Last>Marc Deisenroth</b:Last>
            <b:First>A.</b:First>
            <b:Middle>Aldo Faisal, Cheng Soon Ong</b:Middle>
          </b:Person>
        </b:NameList>
      </b:Author>
    </b:Author>
    <b:RefOrder>43</b:RefOrder>
  </b:Source>
  <b:Source>
    <b:Tag>Ros14</b:Tag>
    <b:SourceType>JournalArticle</b:SourceType>
    <b:Guid>{280F284B-960B-48B8-A49D-25C7A07EA483}</b:Guid>
    <b:Title>The influence of VIX in the S&amp;P 500 index using Support Vector Machines</b:Title>
    <b:JournalName>Neural Computing &amp; Applications</b:JournalName>
    <b:Year>2014</b:Year>
    <b:Pages>321-332</b:Pages>
    <b:Volume>25</b:Volume>
    <b:Issue>2</b:Issue>
    <b:Author>
      <b:Author>
        <b:NameList>
          <b:Person>
            <b:Last>Rosillo</b:Last>
            <b:First>R.</b:First>
          </b:Person>
          <b:Person>
            <b:Last>Giner</b:Last>
            <b:First>J.</b:First>
            <b:Middle>&amp; De la Fuente, D</b:Middle>
          </b:Person>
        </b:NameList>
      </b:Author>
    </b:Author>
    <b:RefOrder>44</b:RefOrder>
  </b:Source>
  <b:Source>
    <b:Tag>ALE04</b:Tag>
    <b:SourceType>JournalArticle</b:SourceType>
    <b:Guid>{CEFBCB03-CD73-964C-BD1E-F7CB93E60E36}</b:Guid>
    <b:Title>A tutorial on support vector regression</b:Title>
    <b:Year>2004</b:Year>
    <b:Volume>14</b:Volume>
    <b:Pages>199-222</b:Pages>
    <b:Author>
      <b:Author>
        <b:NameList>
          <b:Person>
            <b:Last>Scholkopf</b:Last>
            <b:First>Alex</b:First>
            <b:Middle>J. Smola and Bernhard</b:Middle>
          </b:Person>
        </b:NameList>
      </b:Author>
    </b:Author>
    <b:JournalName>Statistics and Computing</b:JournalName>
    <b:RefOrder>45</b:RefOrder>
  </b:Source>
  <b:Source>
    <b:Tag>Hay99</b:Tag>
    <b:SourceType>Book</b:SourceType>
    <b:Guid>{0843A1DD-8567-4E62-A5CD-EAD0F62FE777}</b:Guid>
    <b:Title>Neural Networks: A Comprehensive Foundation</b:Title>
    <b:Year>1999</b:Year>
    <b:City>Hamilton</b:City>
    <b:Publisher>Prentice- Hall</b:Publisher>
    <b:Author>
      <b:Author>
        <b:NameList>
          <b:Person>
            <b:Last>Haykin</b:Last>
            <b:First>S.</b:First>
          </b:Person>
        </b:NameList>
      </b:Author>
    </b:Author>
    <b:StateProvince>Ontario</b:StateProvince>
    <b:CountryRegion>Canada</b:CountryRegion>
    <b:Edition>2nd</b:Edition>
    <b:RefOrder>46</b:RefOrder>
  </b:Source>
  <b:Source>
    <b:Tag>Jam99</b:Tag>
    <b:SourceType>JournalArticle</b:SourceType>
    <b:Guid>{213F0F8C-7F9A-4B3B-A9DB-0376AFC47BDB}</b:Guid>
    <b:Title>A Quantile Regression Approach to Estimating the Distribution of Multiperiod Returns</b:Title>
    <b:Year>1999</b:Year>
    <b:Volume>7</b:Volume>
    <b:Pages>64-78</b:Pages>
    <b:Author>
      <b:Author>
        <b:NameList>
          <b:Person>
            <b:Last>Taylor</b:Last>
            <b:First>James</b:First>
            <b:Middle>W.</b:Middle>
          </b:Person>
        </b:NameList>
      </b:Author>
    </b:Author>
    <b:JournalName>Journal of Derivatives</b:JournalName>
    <b:Issue>1</b:Issue>
    <b:RefOrder>47</b:RefOrder>
  </b:Source>
  <b:Source>
    <b:Tag>Pra17</b:Tag>
    <b:SourceType>JournalArticle</b:SourceType>
    <b:Guid>{AE1C384F-7DD2-4526-A7C8-272C0929DB21}</b:Guid>
    <b:Title>Forecasting financial time series volatility using Particle Swarm Optimization trained Quantile Regression Neural Network.</b:Title>
    <b:JournalName>Applied Soft Computing</b:JournalName>
    <b:Year>2017</b:Year>
    <b:Pages>35-52</b:Pages>
    <b:Volume>58</b:Volume>
    <b:Author>
      <b:Author>
        <b:NameList>
          <b:Person>
            <b:Last>Pradeepkumar</b:Last>
            <b:First>Dadabada</b:First>
            <b:Middle>and Vadlamani Ravi</b:Middle>
          </b:Person>
        </b:NameList>
      </b:Author>
    </b:Author>
    <b:RefOrder>48</b:RefOrder>
  </b:Source>
  <b:Source>
    <b:Tag>Ban20</b:Tag>
    <b:SourceType>JournalArticle</b:SourceType>
    <b:Guid>{0AF9DB44-1AFE-404A-BE56-7BD4010D31F4}</b:Guid>
    <b:Title>FORECASTING OF CBOE VOLATILITY OF VIX (VVIX) AS A MEASURE OF PREDICTING EXTREME EVENTS - AN ARIMA FRAMEWORK</b:Title>
    <b:Year>2020</b:Year>
    <b:Author>
      <b:Author>
        <b:NameList>
          <b:Person>
            <b:Last>Banerjee</b:Last>
            <b:First>Arindam</b:First>
          </b:Person>
        </b:NameList>
      </b:Author>
    </b:Author>
    <b:JournalName>INTERNATIONAL JOURNAL OF SCIENTIFIC &amp; TECHNOLOGY RESEARCH</b:JournalName>
    <b:Pages>4653-4658</b:Pages>
    <b:Volume>9</b:Volume>
    <b:Issue>3</b:Issue>
    <b:RefOrder>49</b:RefOrder>
  </b:Source>
  <b:Source>
    <b:Tag>Par15</b:Tag>
    <b:SourceType>JournalArticle</b:SourceType>
    <b:Guid>{5090F379-F8E8-45B8-9D28-7B8CF11F79AB}</b:Guid>
    <b:Title>Volatility-of-volatility and tail risk hedging returns</b:Title>
    <b:JournalName>Journal of Financial Markets</b:JournalName>
    <b:Year>2015</b:Year>
    <b:Pages>36-63</b:Pages>
    <b:Volume>26</b:Volume>
    <b:Author>
      <b:Author>
        <b:NameList>
          <b:Person>
            <b:Last>Park</b:Last>
            <b:First>Yang-Ho</b:First>
          </b:Person>
        </b:NameList>
      </b:Author>
    </b:Author>
    <b:Issue>C</b:Issue>
    <b:RefOrder>50</b:RefOrder>
  </b:Source>
  <b:Source>
    <b:Tag>Bor19</b:Tag>
    <b:SourceType>ConferenceProceedings</b:SourceType>
    <b:Guid>{3256CD2F-E265-4EED-98E7-AA24A62FF64D}</b:Guid>
    <b:Title>N-BEATS: Neural basis expansion analysis for interpretable time series forecasting</b:Title>
    <b:Year>24 May 2019 </b:Year>
    <b:City>NY</b:City>
    <b:Publisher>https://arxiv.org/abs/1905.10437</b:Publisher>
    <b:Author>
      <b:Author>
        <b:NameList>
          <b:Person>
            <b:Last>Boris N. Oreshkin</b:Last>
            <b:First>Dmitri</b:First>
            <b:Middle>Carpov, Nicolas Chapados, Yoshua Bengio</b:Middle>
          </b:Person>
        </b:NameList>
      </b:Author>
    </b:Author>
    <b:RefOrder>51</b:RefOrder>
  </b:Source>
  <b:Source>
    <b:Tag>Moo96</b:Tag>
    <b:SourceType>JournalArticle</b:SourceType>
    <b:Guid>{69C842E8-9486-4962-B8F2-9F4BBB067E91}</b:Guid>
    <b:Title>"Reinforcement Learning: A Survey</b:Title>
    <b:Year>1996</b:Year>
    <b:JournalName>Journal of Artificial Intelligence Research</b:JournalName>
    <b:Pages>237-285</b:Pages>
    <b:Volume>4</b:Volume>
    <b:Author>
      <b:Author>
        <b:NameList>
          <b:Person>
            <b:Last>Moore</b:Last>
            <b:First>Andrew</b:First>
            <b:Middle>W, Kaelbling, L.P., Littman, M.L</b:Middle>
          </b:Person>
        </b:NameList>
      </b:Author>
    </b:Author>
    <b:RefOrder>52</b:RefOrder>
  </b:Source>
  <b:Source>
    <b:Tag>BJa18</b:Tag>
    <b:SourceType>JournalArticle</b:SourceType>
    <b:Guid>{31480F1D-1DC8-494C-A7F0-F9A4ED4FA18D}</b:Guid>
    <b:Title>Control of a bioreactor using a new partially supervised reinforcement learning algorithm</b:Title>
    <b:JournalName>Journal of Process Control</b:JournalName>
    <b:Year>2018</b:Year>
    <b:Pages>16-29</b:Pages>
    <b:Volume>69</b:Volume>
    <b:Author>
      <b:Author>
        <b:NameList>
          <b:Person>
            <b:Last>B. Jaganatha Pandian</b:Last>
            <b:First>Mathew</b:First>
            <b:Middle>Mithra Noel</b:Middle>
          </b:Person>
        </b:NameList>
      </b:Author>
    </b:Author>
    <b:RefOrder>53</b:RefOrder>
  </b:Source>
  <b:Source>
    <b:Tag>CJG92</b:Tag>
    <b:SourceType>JournalArticle</b:SourceType>
    <b:Guid>{7925B3A2-DDB8-4E96-B01E-96B9A1CF91EC}</b:Guid>
    <b:Title>Practical markov chain monte carlo</b:Title>
    <b:JournalName>Statistical science</b:JournalName>
    <b:Year>1992</b:Year>
    <b:Pages>473-483</b:Pages>
    <b:Volume>7</b:Volume>
    <b:Issue>4</b:Issue>
    <b:Author>
      <b:Author>
        <b:NameList>
          <b:Person>
            <b:Last>Geyer</b:Last>
            <b:First>C.</b:First>
            <b:Middle>J.</b:Middle>
          </b:Person>
        </b:NameList>
      </b:Author>
    </b:Author>
    <b:RefOrder>54</b:RefOrder>
  </b:Source>
  <b:Source>
    <b:Tag>AMA98</b:Tag>
    <b:SourceType>Book</b:SourceType>
    <b:Guid>{EA8BA75F-4626-45F0-9C07-9D1107341906}</b:Guid>
    <b:Title>REINFORCEMENT LEARNING: AN INTRODUCTION by Richard S. Sutton and Andrew G. Barto, Adaptive Computation and Machine Learning series</b:Title>
    <b:Year>1998</b:Year>
    <b:City>Cambridge, Mass</b:City>
    <b:Publisher>MIT Press (Bradford Book)</b:Publisher>
    <b:Edition>2</b:Edition>
    <b:Author>
      <b:Author>
        <b:NameList>
          <b:Person>
            <b:Last>Andrew</b:Last>
            <b:First>A.</b:First>
            <b:Middle>M.</b:Middle>
          </b:Person>
        </b:NameList>
      </b:Author>
    </b:Author>
    <b:RefOrder>55</b:RefOrder>
  </b:Source>
  <b:Source>
    <b:Tag>Meh22</b:Tag>
    <b:SourceType>JournalArticle</b:SourceType>
    <b:Guid>{23E7BE72-3B78-4E67-9662-C6B53BD7A390}</b:Guid>
    <b:Title>Learning financial asset-specific trading rules via deep reinforcement learning</b:Title>
    <b:Year>2022</b:Year>
    <b:Author>
      <b:Author>
        <b:NameList>
          <b:Person>
            <b:Last>Mehran Taghian</b:Last>
            <b:First>Ahmad</b:First>
            <b:Middle>Asadi, Reza Safabakhsh</b:Middle>
          </b:Person>
        </b:NameList>
      </b:Author>
    </b:Author>
    <b:Volume>195</b:Volume>
    <b:Pages>41</b:Pages>
    <b:JournalName>Expert Systems with Applications: An International Journal</b:JournalName>
    <b:Issue>C</b:Issue>
    <b:RefOrder>56</b:RefOrder>
  </b:Source>
  <b:Source>
    <b:Tag>Bao17</b:Tag>
    <b:SourceType>JournalArticle</b:SourceType>
    <b:Guid>{E507E2C1-7E08-4F3D-BE55-3BA21D77F632}</b:Guid>
    <b:Title>A deep learning framework for financial time series using stacked autoencoders and long-short term memory</b:Title>
    <b:JournalName>PLOS ONE</b:JournalName>
    <b:Year>2017</b:Year>
    <b:Pages>24</b:Pages>
    <b:Volume>12</b:Volume>
    <b:Issue>7</b:Issue>
    <b:Author>
      <b:Author>
        <b:NameList>
          <b:Person>
            <b:Last>Bao W</b:Last>
            <b:First>Yue</b:First>
            <b:Middle>J, Rao Y</b:Middle>
          </b:Person>
        </b:NameList>
      </b:Author>
    </b:Author>
    <b:RefOrder>57</b:RefOrder>
  </b:Source>
  <b:Source>
    <b:Tag>Meh21</b:Tag>
    <b:SourceType>JournalArticle</b:SourceType>
    <b:Guid>{4E855CAC-2E81-46E7-ABF9-921E5005B104}</b:Guid>
    <b:Title>A Reinforcement Learning Based Encoder-Decoder Framework for Learning Stock Trading Rules</b:Title>
    <b:JournalName>Applied Soft Computing</b:JournalName>
    <b:Year>2021</b:Year>
    <b:Pages>39</b:Pages>
    <b:Author>
      <b:Author>
        <b:NameList>
          <b:Person>
            <b:Last>Mehran Taghian</b:Last>
            <b:First>Ahmad</b:First>
            <b:Middle>Asadi, Reza Safabakhsh</b:Middle>
          </b:Person>
        </b:NameList>
      </b:Author>
    </b:Author>
    <b:RefOrder>58</b:RefOrder>
  </b:Source>
  <b:Source>
    <b:Tag>Joo01</b:Tag>
    <b:SourceType>ConferenceProceedings</b:SourceType>
    <b:Guid>{D1B7CC75-7383-4CEC-AD03-78B5C0E9413E}</b:Guid>
    <b:Title>Stock price prediction using reinforcement learning</b:Title>
    <b:Year>Feb 2001</b:Year>
    <b:City>Seoul</b:City>
    <b:Author>
      <b:Author>
        <b:NameList>
          <b:Person>
            <b:Last>Lee</b:Last>
            <b:First>Joon</b:First>
            <b:Middle>Woo</b:Middle>
          </b:Person>
        </b:NameList>
      </b:Author>
    </b:Author>
    <b:ConferenceName>Industrial Electronics, 2001. Proceedings. ISIE 2001. IEEE International Symposium </b:ConferenceName>
    <b:RefOrder>59</b:RefOrder>
  </b:Source>
  <b:Source>
    <b:Tag>Nun18</b:Tag>
    <b:SourceType>JournalArticle</b:SourceType>
    <b:Guid>{349E0712-1C7A-4702-A010-5CAAEF922D89}</b:Guid>
    <b:Title>Reinforcement learning applied to Forex trading</b:Title>
    <b:JournalName>Applied Soft Computing Journal</b:JournalName>
    <b:Year>2018</b:Year>
    <b:Pages>783-794</b:Pages>
    <b:Volume>73</b:Volume>
    <b:Author>
      <b:Author>
        <b:NameList>
          <b:Person>
            <b:Last>Nuno Horta</b:Last>
            <b:First>João</b:First>
            <b:Middle>Carapuço, Rui Neves</b:Middle>
          </b:Person>
        </b:NameList>
      </b:Author>
    </b:Author>
    <b:RefOrder>60</b:RefOrder>
  </b:Source>
  <b:Source>
    <b:Tag>Ian14</b:Tag>
    <b:SourceType>ConferenceProceedings</b:SourceType>
    <b:Guid>{F14DEB69-272A-4A8A-9372-C3CA978BA81F}</b:Guid>
    <b:Title>Generative Adversarial Networks</b:Title>
    <b:Year>2014</b:Year>
    <b:City>Monreal</b:City>
    <b:Publisher>https://arxiv.org/abs/1406.2661</b:Publisher>
    <b:Author>
      <b:Author>
        <b:NameList>
          <b:Person>
            <b:Last>Ian J. Goodfellow</b:Last>
            <b:First>Jean</b:First>
            <b:Middle>Pouget-Abadie, Mehdi Mirza, Bing Xu, David Warde-Farley, Sherjil Ozair, Aaron Courville, Yoshua Bengio</b:Middle>
          </b:Person>
        </b:NameList>
      </b:Author>
    </b:Author>
    <b:RefOrder>61</b:RefOrder>
  </b:Source>
  <b:Source>
    <b:Tag>Kan18</b:Tag>
    <b:SourceType>ConferenceProceedings</b:SourceType>
    <b:Guid>{75C88EAE-5429-4AB9-996E-0605CC360E84}</b:Guid>
    <b:Title>Stock Market Prediction Based on Generative Adversarial Network</b:Title>
    <b:Year>2018</b:Year>
    <b:Publisher>2018 International Conference on Identification, Information and Knowledge</b:Publisher>
    <b:Author>
      <b:Author>
        <b:NameList>
          <b:Person>
            <b:Last>Kang Zhanga</b:Last>
            <b:First>Guoqiang</b:First>
            <b:Middle>Zhonga, Junyu Donga, Shengke Wanga, Yong Wanga</b:Middle>
          </b:Person>
        </b:NameList>
      </b:Author>
    </b:Author>
    <b:RefOrder>63</b:RefOrder>
  </b:Source>
  <b:Source>
    <b:Tag>Hun21</b:Tag>
    <b:SourceType>JournalArticle</b:SourceType>
    <b:Guid>{F4007028-B39B-4E36-AD7D-7B9A559CD568}</b:Guid>
    <b:Title>Stock price prediction using Generative Adversarial Networks</b:Title>
    <b:Year>2021</b:Year>
    <b:Author>
      <b:Author>
        <b:NameList>
          <b:Person>
            <b:Last>HungChun Lin</b:Last>
            <b:First>Chen</b:First>
            <b:Middle>Chen, GaoFeng Huang and Amir Jafari</b:Middle>
          </b:Person>
        </b:NameList>
      </b:Author>
    </b:Author>
    <b:Pages>188-196</b:Pages>
    <b:Volume>17</b:Volume>
    <b:JournalName>Journal of Computer Science</b:JournalName>
    <b:Issue>3</b:Issue>
    <b:RefOrder>64</b:RefOrder>
  </b:Source>
  <b:Source>
    <b:Tag>Mar18</b:Tag>
    <b:SourceType>JournalArticle</b:SourceType>
    <b:Guid>{4FED2A05-CFE3-409D-8AEB-C7033B197BEF}</b:Guid>
    <b:Title>Generating and Refining Particle Detector Simulations Using the Wasserstein Distance in Adversarial Networks</b:Title>
    <b:JournalName>Computing and Software for Big Science</b:JournalName>
    <b:Year>2018</b:Year>
    <b:Pages>1-9</b:Pages>
    <b:Volume>2</b:Volume>
    <b:Issue>4</b:Issue>
    <b:Author>
      <b:Author>
        <b:NameList>
          <b:Person>
            <b:Last>Martin Erdmann</b:Last>
            <b:First>Lukas</b:First>
            <b:Middle>Geiger, Jonas Glombitza &amp; David Schmidt</b:Middle>
          </b:Person>
        </b:NameList>
      </b:Author>
    </b:Author>
    <b:RefOrder>65</b:RefOrder>
  </b:Source>
  <b:Source>
    <b:Tag>LAZ65</b:Tag>
    <b:SourceType>JournalArticle</b:SourceType>
    <b:Guid>{1E55543B-2E21-1046-A4F8-E3BAE2317F64}</b:Guid>
    <b:Title>Fuzzy Sets</b:Title>
    <b:Year>1965</b:Year>
    <b:JournalName>Journal of Information and Controls</b:JournalName>
    <b:Pages>338 - 353</b:Pages>
    <b:Volume>8</b:Volume>
    <b:Author>
      <b:Author>
        <b:NameList>
          <b:Person>
            <b:Last>Zadeh</b:Last>
            <b:First>L.A.</b:First>
          </b:Person>
        </b:NameList>
      </b:Author>
    </b:Author>
    <b:RefOrder>66</b:RefOrder>
  </b:Source>
  <b:Source>
    <b:Tag>Yue17</b:Tag>
    <b:SourceType>JournalArticle</b:SourceType>
    <b:Guid>{0F334387-0E5A-461A-A8BD-18F922C8B565}</b:Guid>
    <b:Title>Deep Direct Reinforcement Learning for Financial Signal Representation and Trading</b:Title>
    <b:JournalName>IEEE TRANSACTIONS ON NEURAL NETWORKS AND LEARNING SYSTEMS</b:JournalName>
    <b:Year>2017</b:Year>
    <b:Pages>653-664</b:Pages>
    <b:Volume>28</b:Volume>
    <b:Issue>3</b:Issue>
    <b:Author>
      <b:Author>
        <b:NameList>
          <b:Person>
            <b:Last>Yue Deng</b:Last>
            <b:First>Feng</b:First>
            <b:Middle>Bao, Youyong Kong, Zhiquan Ren, and Qionghai Dai</b:Middle>
          </b:Person>
        </b:NameList>
      </b:Author>
    </b:Author>
    <b:RefOrder>67</b:RefOrder>
  </b:Source>
  <b:Source>
    <b:Tag>Chr10</b:Tag>
    <b:SourceType>Book</b:SourceType>
    <b:Guid>{5CECB91B-D9B3-4C6E-BB1F-C0B5CAB3C36B}</b:Guid>
    <b:Title>Garch Models: Structure, Statistical Inference and Financial Applications</b:Title>
    <b:Year>2010</b:Year>
    <b:Publisher>John Wiley &amp; Sons</b:Publisher>
    <b:Edition>1st</b:Edition>
    <b:Author>
      <b:Author>
        <b:NameList>
          <b:Person>
            <b:Last>Christian Francq</b:Last>
            <b:First>Jean-Michel</b:First>
            <b:Middle>Zakoian</b:Middle>
          </b:Person>
        </b:NameList>
      </b:Author>
    </b:Author>
    <b:CountryRegion>US</b:CountryRegion>
    <b:RefOrder>69</b:RefOrder>
  </b:Source>
  <b:Source>
    <b:Tag>Gra96</b:Tag>
    <b:SourceType>JournalArticle</b:SourceType>
    <b:Guid>{89111F1E-546B-4884-98AE-53418865AC48}</b:Guid>
    <b:Title>EFFICIENT TESTS FOR AN AUTOREGRESSIVE UNIT ROOT</b:Title>
    <b:Year>1996</b:Year>
    <b:Volume>64</b:Volume>
    <b:Pages>813-836</b:Pages>
    <b:Author>
      <b:Author>
        <b:NameList>
          <b:Person>
            <b:Last>Graham Elliott</b:Last>
            <b:First>THOMAS</b:First>
            <b:Middle>J. ROTHENBERG, AND JAMES H. STOCK</b:Middle>
          </b:Person>
        </b:NameList>
      </b:Author>
    </b:Author>
    <b:JournalName>Econometrica</b:JournalName>
    <b:Issue>4</b:Issue>
    <b:RefOrder>70</b:RefOrder>
  </b:Source>
  <b:Source>
    <b:Tag>Cal97</b:Tag>
    <b:SourceType>JournalArticle</b:SourceType>
    <b:Guid>{B576A636-8577-F14B-A40E-65A8795ABEBF}</b:Guid>
    <b:Title>Large Deviations and the Distribution of Price Changes</b:Title>
    <b:JournalName>Cowles Foundation Discussion Papers</b:JournalName>
    <b:Year>1997</b:Year>
    <b:Volume>1413</b:Volume>
    <b:Pages>1-30</b:Pages>
    <b:Author>
      <b:Author>
        <b:NameList>
          <b:Person>
            <b:Last>Calvet</b:Last>
            <b:First>L.E.,</b:First>
            <b:Middle>Fisher, A., &amp; Mandelbrot, B.B</b:Middle>
          </b:Person>
        </b:NameList>
      </b:Author>
    </b:Author>
    <b:RefOrder>71</b:RefOrder>
  </b:Source>
  <b:Source>
    <b:Tag>Ben77</b:Tag>
    <b:SourceType>Book</b:SourceType>
    <b:Guid>{109E587F-69AC-4832-A4E4-704FDF3E36AC}</b:Guid>
    <b:Title>The Fractal Geometry of Nature</b:Title>
    <b:Year>January 1, 1977</b:Year>
    <b:City>NY</b:City>
    <b:Publisher>Times Books</b:Publisher>
    <b:Edition>1st</b:Edition>
    <b:Author>
      <b:Author>
        <b:NameList>
          <b:Person>
            <b:Last>Mandelbrot</b:Last>
            <b:First>Benoît</b:First>
            <b:Middle>B.</b:Middle>
          </b:Person>
        </b:NameList>
      </b:Author>
    </b:Author>
    <b:RefOrder>72</b:RefOrder>
  </b:Source>
  <b:Source>
    <b:Tag>Jam19</b:Tag>
    <b:SourceType>InternetSite</b:SourceType>
    <b:Guid>{49499B90-C7A2-42DF-86BF-A95E44A26C06}</b:Guid>
    <b:Title>What does RMSE really mean?</b:Title>
    <b:Year>2019</b:Year>
    <b:YearAccessed>2022</b:YearAccessed>
    <b:MonthAccessed>09</b:MonthAccessed>
    <b:DayAccessed>05</b:DayAccessed>
    <b:URL>https://towardsdatascience.com/what-does-rmse-really-mean-806b65f2e48e</b:URL>
    <b:Author>
      <b:Author>
        <b:NameList>
          <b:Person>
            <b:Last>Moody</b:Last>
            <b:First>James</b:First>
          </b:Person>
        </b:NameList>
      </b:Author>
    </b:Author>
    <b:RefOrder>73</b:RefOrder>
  </b:Source>
  <b:Source>
    <b:Tag>Cor05</b:Tag>
    <b:SourceType>JournalArticle</b:SourceType>
    <b:Guid>{C1F2A6BA-61F2-45CF-A42E-3A3BFE59EB42}</b:Guid>
    <b:Title>Advantages of the mean absolute error (MAE) over the root mean square error (RMSE) in assessing average model performance</b:Title>
    <b:Year>2005</b:Year>
    <b:JournalName>Climate Research</b:JournalName>
    <b:Pages>79-82</b:Pages>
    <b:Volume>30</b:Volume>
    <b:Issue>1</b:Issue>
    <b:Author>
      <b:Author>
        <b:NameList>
          <b:Person>
            <b:Last>Cort J. Willmott</b:Last>
            <b:First>Kenji</b:First>
            <b:Middle>Matsuura</b:Middle>
          </b:Person>
        </b:NameList>
      </b:Author>
    </b:Author>
    <b:RefOrder>74</b:RefOrder>
  </b:Source>
  <b:Source>
    <b:Tag>Mey62</b:Tag>
    <b:SourceType>JournalArticle</b:SourceType>
    <b:Guid>{5645227A-F20B-6042-8DF3-5F7F6ADC2F72}</b:Guid>
    <b:Author>
      <b:Author>
        <b:NameList>
          <b:Person>
            <b:Last>Meyer</b:Last>
            <b:First>P.A.</b:First>
          </b:Person>
        </b:NameList>
      </b:Author>
    </b:Author>
    <b:Title>A decomposition theorem for supermartingales</b:Title>
    <b:JournalName>Illinois Journal of Mathematics</b:JournalName>
    <b:Year>1962</b:Year>
    <b:Volume>6</b:Volume>
    <b:Pages>193-205</b:Pages>
    <b:RefOrder>75</b:RefOrder>
  </b:Source>
  <b:Source>
    <b:Tag>Kol40</b:Tag>
    <b:SourceType>JournalArticle</b:SourceType>
    <b:Guid>{20E176D7-8181-3444-9315-B6C8A7F6EF5F}</b:Guid>
    <b:Title>Wienersche spiralen und einige andere interessante Kurven in Hilbertscen Raum</b:Title>
    <b:JournalName> C. R. (Doklady) Acad. USSR(N.S.)</b:JournalName>
    <b:Year>1940</b:Year>
    <b:Volume>26</b:Volume>
    <b:Pages>115-118</b:Pages>
    <b:Author>
      <b:Author>
        <b:NameList>
          <b:Person>
            <b:Last>Kolmogorov</b:Last>
            <b:First>A.N.</b:First>
          </b:Person>
        </b:NameList>
      </b:Author>
    </b:Author>
    <b:RefOrder>76</b:RefOrder>
  </b:Source>
  <b:Source>
    <b:Tag>You36</b:Tag>
    <b:SourceType>JournalArticle</b:SourceType>
    <b:Guid>{EC45C9B3-D4D1-4441-AC32-C59BC6EFB177}</b:Guid>
    <b:Title>An inequality of the Hölder type, connected with Stieltjes integration</b:Title>
    <b:JournalName>Acta Mathematica</b:JournalName>
    <b:Year>1936</b:Year>
    <b:Volume>67</b:Volume>
    <b:Pages>251-282</b:Pages>
    <b:Author>
      <b:Author>
        <b:NameList>
          <b:Person>
            <b:Last>Young</b:Last>
            <b:First>L.C.</b:First>
          </b:Person>
        </b:NameList>
      </b:Author>
    </b:Author>
    <b:RefOrder>77</b:RefOrder>
  </b:Source>
  <b:Source>
    <b:Tag>Alò00</b:Tag>
    <b:SourceType>JournalArticle</b:SourceType>
    <b:Guid>{C77168BD-F55F-7542-B632-15A4B62144D5}</b:Guid>
    <b:Title>Stochastic calculus with respect to fractional Brownian motion with Hurst parameterlesser than 1/2</b:Title>
    <b:JournalName>Stochastic Processes and their Applications</b:JournalName>
    <b:Year>2000</b:Year>
    <b:Volume>86</b:Volume>
    <b:Pages>121-139</b:Pages>
    <b:Author>
      <b:Author>
        <b:NameList>
          <b:Person>
            <b:Last>Alòs</b:Last>
            <b:First>E.,</b:First>
            <b:Middle>Mazet, O., Nualart, D</b:Middle>
          </b:Person>
        </b:NameList>
      </b:Author>
    </b:Author>
    <b:RefOrder>78</b:RefOrder>
  </b:Source>
  <b:Source>
    <b:Tag>Jos06</b:Tag>
    <b:SourceType>JournalArticle</b:SourceType>
    <b:Guid>{8D29A2E1-0461-EB43-BBD9-349509B8FAFD}</b:Guid>
    <b:Author>
      <b:Author>
        <b:NameList>
          <b:Person>
            <b:Last>Jost</b:Last>
            <b:First>C</b:First>
          </b:Person>
        </b:NameList>
      </b:Author>
    </b:Author>
    <b:Title>Transformation formulas for fractional brownian motion</b:Title>
    <b:Year>2006</b:Year>
    <b:JournalName>Stochastic Processes and their Applications</b:JournalName>
    <b:Volume>116</b:Volume>
    <b:Issue>10</b:Issue>
    <b:Pages>1341-1357</b:Pages>
    <b:RefOrder>79</b:RefOrder>
  </b:Source>
  <b:Source>
    <b:Tag>Tha06</b:Tag>
    <b:SourceType>JournalArticle</b:SourceType>
    <b:Guid>{4A81C4DB-7EE3-5E4A-A763-518E41E1B34C}</b:Guid>
    <b:Author>
      <b:Author>
        <b:NameList>
          <b:Person>
            <b:Last>Thao</b:Last>
            <b:First>T.H.</b:First>
          </b:Person>
        </b:NameList>
      </b:Author>
    </b:Author>
    <b:Title>An approximate approach to fractional analysis for finance</b:Title>
    <b:JournalName>Nonlinear Analysis: Real World Applications</b:JournalName>
    <b:Year>2006</b:Year>
    <b:Volume>7</b:Volume>
    <b:Issue>1</b:Issue>
    <b:Pages>124-132</b:Pages>
    <b:RefOrder>80</b:RefOrder>
  </b:Source>
  <b:Source>
    <b:Tag>Jaf21</b:Tag>
    <b:SourceType>JournalArticle</b:SourceType>
    <b:Guid>{DD0B74C6-2D1C-D142-AAA5-B40B61DE7EEB}</b:Guid>
    <b:Author>
      <b:Author>
        <b:NameList>
          <b:Person>
            <b:Last>Jafari</b:Last>
            <b:First>H.,</b:First>
            <b:Middle>Malinowski, M.T. &amp; Ebadi, M.J.</b:Middle>
          </b:Person>
        </b:NameList>
      </b:Author>
    </b:Author>
    <b:Title>Fuzzy stochastic differential equations driven by fractional Brownian motion</b:Title>
    <b:Year>2021</b:Year>
    <b:Volume>16</b:Volume>
    <b:Pages>1-17</b:Pages>
    <b:JournalName>Advances in Difference Equations</b:JournalName>
    <b:RefOrder>81</b:RefOrder>
  </b:Source>
  <b:Source>
    <b:Tag>Edw07</b:Tag>
    <b:SourceType>Book</b:SourceType>
    <b:Guid>{93B5F671-B933-A94A-BA19-736B3B90C13B}</b:Guid>
    <b:Title>Modeling with Itô Stochastic Differential Equations</b:Title>
    <b:City>Berlin</b:City>
    <b:Publisher>Springer</b:Publisher>
    <b:Year>2007</b:Year>
    <b:Author>
      <b:Author>
        <b:NameList>
          <b:Person>
            <b:Last>Llendeto</b:Last>
            <b:First>Edward</b:First>
            <b:Middle>Allen</b:Middle>
          </b:Person>
        </b:NameList>
      </b:Author>
    </b:Author>
    <b:RefOrder>82</b:RefOrder>
  </b:Source>
  <b:Source>
    <b:Tag>Rob65</b:Tag>
    <b:SourceType>JournalArticle</b:SourceType>
    <b:Guid>{E9D437D7-EADD-AD4C-AD9D-7C804E53B058}</b:Guid>
    <b:Title>Integrals of set-valued functions</b:Title>
    <b:JournalName>Journal of Mathematical Analysis and Applications</b:JournalName>
    <b:Year>1965</b:Year>
    <b:Volume>12</b:Volume>
    <b:Issue>1</b:Issue>
    <b:Pages>1-12</b:Pages>
    <b:Author>
      <b:Author>
        <b:NameList>
          <b:Person>
            <b:Last>Aumann</b:Last>
            <b:First>Robert</b:First>
            <b:Middle>J</b:Middle>
          </b:Person>
        </b:NameList>
      </b:Author>
    </b:Author>
    <b:RefOrder>83</b:RefOrder>
  </b:Source>
  <b:Source>
    <b:Tag>Kol61</b:Tag>
    <b:SourceType>Book</b:SourceType>
    <b:Guid>{28CBFD57-FF14-634D-91B5-DBB87A7173D3}</b:Guid>
    <b:Title>Elements of the Theory of Functions and Functional Analysis</b:Title>
    <b:Year>1957-1961</b:Year>
    <b:City>Moscow</b:City>
    <b:Publisher>Mir</b:Publisher>
    <b:Author>
      <b:Author>
        <b:NameList>
          <b:Person>
            <b:Last>Kolmogorov</b:Last>
            <b:First>A.N.</b:First>
            <b:Middle>and Fomin, S.V.</b:Middle>
          </b:Person>
        </b:NameList>
      </b:Author>
    </b:Author>
    <b:RefOrder>84</b:RefOrder>
  </b:Source>
  <b:Source>
    <b:Tag>Bur79</b:Tag>
    <b:SourceType>JournalArticle</b:SourceType>
    <b:Guid>{30865FCE-2A1F-394D-A895-572416FE9174}</b:Guid>
    <b:Title>Extrapolation and interpolation for convex functions of operators on martingales</b:Title>
    <b:JournalName>Acta Math</b:JournalName>
    <b:Year>1979</b:Year>
    <b:Volume>124</b:Volume>
    <b:Pages>249-304</b:Pages>
    <b:Author>
      <b:Author>
        <b:NameList>
          <b:Person>
            <b:Last>Burkholder. D.L.</b:Last>
            <b:First>Gundy.</b:First>
            <b:Middle>R.F.</b:Middle>
          </b:Person>
        </b:NameList>
      </b:Author>
    </b:Author>
    <b:RefOrder>85</b:RefOrder>
  </b:Source>
  <b:Source>
    <b:Tag>Lal16</b:Tag>
    <b:SourceType>DocumentFromInternetSite</b:SourceType>
    <b:Guid>{EE798529-3BAF-764D-B487-1250347409B0}</b:Guid>
    <b:Title>University of Chicago</b:Title>
    <b:Year>2016</b:Year>
    <b:Author>
      <b:Author>
        <b:NameList>
          <b:Person>
            <b:Last>Lalley</b:Last>
            <b:First>Steven.</b:First>
            <b:Middle>P</b:Middle>
          </b:Person>
        </b:NameList>
      </b:Author>
    </b:Author>
    <b:URL>http://galton.uchicago.edu/~lalley/Courses/385/ItoIntegral.pdf</b:URL>
    <b:Month>November</b:Month>
    <b:Day>14</b:Day>
    <b:YearAccessed>2022</b:YearAccessed>
    <b:MonthAccessed>September</b:MonthAccessed>
    <b:InternetSiteTitle>Notes on the Itô Calculus</b:InternetSiteTitle>
    <b:RefOrder>86</b:RefOrder>
  </b:Source>
  <b:Source>
    <b:Tag>Ste05</b:Tag>
    <b:SourceType>Book</b:SourceType>
    <b:Guid>{F8CCD9E2-44F8-7241-8F9B-08B7792AD420}</b:Guid>
    <b:Title>Real Analysis</b:Title>
    <b:Year>2005</b:Year>
    <b:Publisher>Princeton University Press</b:Publisher>
    <b:City>Oxford</b:City>
    <b:Author>
      <b:Author>
        <b:NameList>
          <b:Person>
            <b:Last>Stein</b:Last>
            <b:First>E.M.</b:First>
            <b:Middle>and Shakarchi, R.</b:Middle>
          </b:Person>
        </b:NameList>
      </b:Author>
    </b:Author>
    <b:RefOrder>87</b:RefOrder>
  </b:Source>
  <b:Source>
    <b:Tag>Cod55</b:Tag>
    <b:SourceType>Book</b:SourceType>
    <b:Guid>{1FE7EF31-D667-4C4E-8D7D-26F1CD5AD605}</b:Guid>
    <b:Title>Theory of ordinary differential equations</b:Title>
    <b:City>New York</b:City>
    <b:Publisher>McGraw-Hill</b:Publisher>
    <b:Year>1955</b:Year>
    <b:Author>
      <b:Author>
        <b:NameList>
          <b:Person>
            <b:Last>Coddington</b:Last>
            <b:First>E</b:First>
            <b:Middle>&amp; Levinson, N</b:Middle>
          </b:Person>
        </b:NameList>
      </b:Author>
    </b:Author>
    <b:RefOrder>88</b:RefOrder>
  </b:Source>
  <b:Source>
    <b:Tag>Bjö09</b:Tag>
    <b:SourceType>Book</b:SourceType>
    <b:Guid>{DCBEE1B8-5A4A-0C4F-A333-C0D5D9504F3D}</b:Guid>
    <b:Title>Arbitrage Theory in Continuous Time</b:Title>
    <b:Year>2009</b:Year>
    <b:Volume>3</b:Volume>
    <b:City>Oxford</b:City>
    <b:Publisher>Oxford University press</b:Publisher>
    <b:Author>
      <b:Author>
        <b:NameList>
          <b:Person>
            <b:Last>Björk</b:Last>
            <b:First>Tomas</b:First>
          </b:Person>
        </b:NameList>
      </b:Author>
    </b:Author>
    <b:RefOrder>89</b:RefOrder>
  </b:Source>
  <b:Source>
    <b:Tag>Shi71</b:Tag>
    <b:SourceType>JournalArticle</b:SourceType>
    <b:Guid>{6F57AB09-AAC0-C340-A6F4-2BEB3AFCE7DE}</b:Guid>
    <b:Title>On the uniqueness of solutions of stochastic differential equations</b:Title>
    <b:Year>1971</b:Year>
    <b:JournalName>Journal of Mathematics of Kyoto University</b:JournalName>
    <b:Volume>11</b:Volume>
    <b:Issue>1</b:Issue>
    <b:Pages>155-167</b:Pages>
    <b:Author>
      <b:Author>
        <b:NameList>
          <b:Person>
            <b:Last>Watanabe</b:Last>
            <b:First>Shinzo</b:First>
            <b:Middle>Yamada and Shinzo</b:Middle>
          </b:Person>
        </b:NameList>
      </b:Author>
    </b:Author>
    <b:RefOrder>90</b:RefOrder>
  </b:Source>
  <b:Source>
    <b:Tag>Arn74</b:Tag>
    <b:SourceType>Book</b:SourceType>
    <b:Guid>{C2D9D9B2-4A73-414D-B5D2-C9FDCAAD279D}</b:Guid>
    <b:Author>
      <b:Author>
        <b:NameList>
          <b:Person>
            <b:Last>Arnold.</b:Last>
            <b:First>L</b:First>
          </b:Person>
        </b:NameList>
      </b:Author>
    </b:Author>
    <b:Title>Stochastic Differential Equations: Theory and Applications</b:Title>
    <b:Year>1974</b:Year>
    <b:Publisher>Wiley</b:Publisher>
    <b:RefOrder>91</b:RefOrder>
  </b:Source>
  <b:Source>
    <b:Tag>Wei21</b:Tag>
    <b:SourceType>JournalArticle</b:SourceType>
    <b:Guid>{D31317BB-1FBC-EC45-A0A9-BEBE6E40876D}</b:Guid>
    <b:Title>Pricing European Option Under Fuzzy Mixed Fractional Brownian Motion Model with Jumps</b:Title>
    <b:JournalName>Computational Economics</b:JournalName>
    <b:Year>2021</b:Year>
    <b:Volume>58</b:Volume>
    <b:Pages>483-515</b:Pages>
    <b:Author>
      <b:Author>
        <b:NameList>
          <b:Person>
            <b:Last>Wei-Guo Zhang</b:Last>
            <b:First>Zhe</b:First>
            <b:Middle>Li, Yong-Jun Liu, Yue Zhang</b:Middle>
          </b:Person>
        </b:NameList>
      </b:Author>
    </b:Author>
    <b:RefOrder>92</b:RefOrder>
  </b:Source>
  <b:Source>
    <b:Tag>Mer761</b:Tag>
    <b:SourceType>JournalArticle</b:SourceType>
    <b:Guid>{037F1603-6D2B-7A46-83DA-946F24D9A026}</b:Guid>
    <b:Title>Option pricing when underlying stock returns are discontinuous</b:Title>
    <b:JournalName>Journal of Financial Economics</b:JournalName>
    <b:Year>1976</b:Year>
    <b:Volume>3</b:Volume>
    <b:Issue>1-2</b:Issue>
    <b:Pages>125-144</b:Pages>
    <b:Author>
      <b:Author>
        <b:NameList>
          <b:Person>
            <b:Last>Merton</b:Last>
            <b:First>R</b:First>
          </b:Person>
        </b:NameList>
      </b:Author>
    </b:Author>
    <b:RefOrder>93</b:RefOrder>
  </b:Source>
  <b:Source>
    <b:Tag>Muz17</b:Tag>
    <b:SourceType>JournalArticle</b:SourceType>
    <b:Guid>{37CFE359-0D17-A243-BDDE-15F396110B61}</b:Guid>
    <b:Title>Fuzzy approaches to option price modelling</b:Title>
    <b:JournalName>IEEE Transactions on Fuzzy Systems</b:JournalName>
    <b:Year>2017</b:Year>
    <b:Volume>25</b:Volume>
    <b:Issue>2</b:Issue>
    <b:Pages>392-401</b:Pages>
    <b:Author>
      <b:Author>
        <b:NameList>
          <b:Person>
            <b:Last>Muzzioli</b:Last>
            <b:First>S.,</b:First>
            <b:Middle>&amp; De Baets, B.</b:Middle>
          </b:Person>
        </b:NameList>
      </b:Author>
    </b:Author>
    <b:RefOrder>94</b:RefOrder>
  </b:Source>
  <b:Source>
    <b:Tag>Now17</b:Tag>
    <b:SourceType>JournalArticle</b:SourceType>
    <b:Guid>{4003A58C-BBBA-324A-B200-DEA4EF2B7A0E}</b:Guid>
    <b:Title>Option pricing with application of Levy processes and the minimal variance equivalent martingale measure under uncertainty</b:Title>
    <b:JournalName>IEEE Transactions on Fuzzy Systems</b:JournalName>
    <b:Year>2017</b:Year>
    <b:Volume>25</b:Volume>
    <b:Issue>2</b:Issue>
    <b:Pages>402-416</b:Pages>
    <b:Author>
      <b:Author>
        <b:NameList>
          <b:Person>
            <b:Last>Nowak</b:Last>
            <b:First>P.,</b:First>
            <b:Middle>&amp; Pawłowski, M.</b:Middle>
          </b:Person>
        </b:NameList>
      </b:Author>
    </b:Author>
    <b:RefOrder>95</b:RefOrder>
  </b:Source>
  <b:Source>
    <b:Tag>Now19</b:Tag>
    <b:SourceType>JournalArticle</b:SourceType>
    <b:Guid>{10ACD239-A774-E941-96D9-5363F3326DFB}</b:Guid>
    <b:Title>Pricing European options under uncertainty with application of Levy processes and the minimal Lq  equivalent martingale measure</b:Title>
    <b:JournalName>Journal of Computational and Applied Mathematics</b:JournalName>
    <b:Year>2019</b:Year>
    <b:Volume>345</b:Volume>
    <b:Pages>416-433</b:Pages>
    <b:Author>
      <b:Author>
        <b:NameList>
          <b:Person>
            <b:Last>Nowak</b:Last>
            <b:First>P.,</b:First>
            <b:Middle>&amp; Pawłowski, M.</b:Middle>
          </b:Person>
        </b:NameList>
      </b:Author>
    </b:Author>
    <b:RefOrder>96</b:RefOrder>
  </b:Source>
  <b:Source>
    <b:Tag>LiH18</b:Tag>
    <b:SourceType>JournalArticle</b:SourceType>
    <b:Guid>{A3CB8551-50A2-5746-BA97-909D2E18D490}</b:Guid>
    <b:Title>The application of nonlinear fuzzy parameters PDE method in pricing and hedging European options</b:Title>
    <b:JournalName>Fuzzy Sets and Systems</b:JournalName>
    <b:Year>2018</b:Year>
    <b:Volume>331</b:Volume>
    <b:Pages>14-25</b:Pages>
    <b:Author>
      <b:Author>
        <b:NameList>
          <b:Person>
            <b:Last>Li</b:Last>
            <b:First>H.,</b:First>
            <b:Middle>Ware, A., Lan, D., Yuan, G., &amp; Swishchuk, A.</b:Middle>
          </b:Person>
        </b:NameList>
      </b:Author>
    </b:Author>
    <b:RefOrder>97</b:RefOrder>
  </b:Source>
  <b:Source>
    <b:Tag>Wan16</b:Tag>
    <b:SourceType>JournalArticle</b:SourceType>
    <b:Guid>{54F06960-5154-CD47-839B-EB196F65267C}</b:Guid>
    <b:Title>A geometric Levy model for n-fold compound option pricing in a fuzzy framework</b:Title>
    <b:JournalName>Journal of Computational and Applied Mathematics</b:JournalName>
    <b:Year>2016</b:Year>
    <b:Volume>306</b:Volume>
    <b:Pages>246-264</b:Pages>
    <b:Author>
      <b:Author>
        <b:NameList>
          <b:Person>
            <b:Last>Wang</b:Last>
            <b:First>X.</b:First>
            <b:Middle>D., &amp; He, J. M.</b:Middle>
          </b:Person>
        </b:NameList>
      </b:Author>
    </b:Author>
    <b:RefOrder>98</b:RefOrder>
  </b:Source>
  <b:Source>
    <b:Tag>Now14</b:Tag>
    <b:SourceType>JournalArticle</b:SourceType>
    <b:Guid>{F84FE4C3-1161-F54F-B2FC-43FF51A9CD2D}</b:Guid>
    <b:Title>Application of Levy processes and Esscher transformed martingale measures for option pricing in fuzzy framework</b:Title>
    <b:JournalName>Journal of Computational and Applied Mathematics</b:JournalName>
    <b:Year>2014</b:Year>
    <b:Volume>263</b:Volume>
    <b:Pages>129-151</b:Pages>
    <b:Author>
      <b:Author>
        <b:NameList>
          <b:Person>
            <b:Last>Nowak</b:Last>
            <b:First>P.,</b:First>
            <b:Middle>&amp; Romaniuk, M.</b:Middle>
          </b:Person>
        </b:NameList>
      </b:Author>
    </b:Author>
    <b:RefOrder>99</b:RefOrder>
  </b:Source>
  <b:Source>
    <b:Tag>Zha15</b:Tag>
    <b:SourceType>JournalArticle</b:SourceType>
    <b:Guid>{B034C9C4-2E3F-7249-BB42-F79770CD7DA1}</b:Guid>
    <b:Title>Fuzzy pricing of geometric Asian options and its algorithm</b:Title>
    <b:JournalName>Applied Soft Computing</b:JournalName>
    <b:Year>2015</b:Year>
    <b:Volume>28</b:Volume>
    <b:Pages>360-367</b:Pages>
    <b:Author>
      <b:Author>
        <b:NameList>
          <b:Person>
            <b:Last>Zhang</b:Last>
            <b:First>W.</b:First>
            <b:Middle>G., Xiao, W. L., Kong, W. T., &amp; Zhang, Y.</b:Middle>
          </b:Person>
        </b:NameList>
      </b:Author>
    </b:Author>
    <b:RefOrder>100</b:RefOrder>
  </b:Source>
  <b:Source>
    <b:Tag>Muz15</b:Tag>
    <b:SourceType>JournalArticle</b:SourceType>
    <b:Guid>{E102807D-2D3B-8646-827E-E0EE4022A0C6}</b:Guid>
    <b:Title>A comparison of fuzzy regression methods for the estimation of the implied volatility smile function</b:Title>
    <b:JournalName>Fuzzy Sets and Systems</b:JournalName>
    <b:Year>2015</b:Year>
    <b:Volume>266</b:Volume>
    <b:Pages>131-143</b:Pages>
    <b:Author>
      <b:Author>
        <b:NameList>
          <b:Person>
            <b:Last>Muzzioli</b:Last>
            <b:First>S.,</b:First>
            <b:Middle>Ruggieri, A., &amp; De Baets, B.</b:Middle>
          </b:Person>
        </b:NameList>
      </b:Author>
    </b:Author>
    <b:RefOrder>101</b:RefOrder>
  </b:Source>
  <b:Source>
    <b:Tag>Now10</b:Tag>
    <b:SourceType>JournalArticle</b:SourceType>
    <b:Guid>{21332307-8919-684B-A30D-95DA6D10FB50}</b:Guid>
    <b:Title>Computing option price for Levy process with fuzzy parameters</b:Title>
    <b:JournalName> European Journal of Operational Research</b:JournalName>
    <b:Year>2010</b:Year>
    <b:Volume>201</b:Volume>
    <b:Issue>1</b:Issue>
    <b:Pages>206-210</b:Pages>
    <b:Author>
      <b:Author>
        <b:NameList>
          <b:Person>
            <b:Last>Nowak</b:Last>
            <b:First>P.,</b:First>
            <b:Middle>&amp; Romaniuk, M.</b:Middle>
          </b:Person>
        </b:NameList>
      </b:Author>
    </b:Author>
    <b:RefOrder>102</b:RefOrder>
  </b:Source>
  <b:Source>
    <b:Tag>Lee05</b:Tag>
    <b:SourceType>JournalArticle</b:SourceType>
    <b:Guid>{840CB20E-FBB4-C64C-9992-F14B54EF8EE1}</b:Guid>
    <b:Title>A new application of fuzzy set theory to the Black–Scholes option pricing model</b:Title>
    <b:JournalName>Expert Systems with Applications</b:JournalName>
    <b:Year>2005</b:Year>
    <b:Volume>29</b:Volume>
    <b:Issue>2</b:Issue>
    <b:Pages>330-342</b:Pages>
    <b:Author>
      <b:Author>
        <b:NameList>
          <b:Person>
            <b:Last>Lee</b:Last>
            <b:First>C.</b:First>
            <b:Middle>F., Tzeng, G. H., &amp; Wang, S. Y.</b:Middle>
          </b:Person>
        </b:NameList>
      </b:Author>
    </b:Author>
    <b:RefOrder>103</b:RefOrder>
  </b:Source>
  <b:Source>
    <b:Tag>WuH04</b:Tag>
    <b:SourceType>JournalArticle</b:SourceType>
    <b:Guid>{EA3EF9E0-B01B-E748-9FA0-6D615ECA4F46}</b:Guid>
    <b:Title>Pricing European options based on the fuzzy pattern of Black–Scholes formula</b:Title>
    <b:JournalName>Computers &amp; Operations Research</b:JournalName>
    <b:Year>2004</b:Year>
    <b:Volume>31</b:Volume>
    <b:Issue>7</b:Issue>
    <b:Pages>1069-1081</b:Pages>
    <b:Author>
      <b:Author>
        <b:NameList>
          <b:Person>
            <b:Last>Wu</b:Last>
            <b:First>H.</b:First>
            <b:Middle>C.</b:Middle>
          </b:Person>
        </b:NameList>
      </b:Author>
    </b:Author>
    <b:RefOrder>104</b:RefOrder>
  </b:Source>
  <b:Source>
    <b:Tag>WuH05</b:Tag>
    <b:SourceType>JournalArticle</b:SourceType>
    <b:Guid>{76AC6B5D-1964-F94B-BB42-305EF78A8730}</b:Guid>
    <b:Title>European option pricing under fuzzy environments</b:Title>
    <b:JournalName>International Journal of Intelligent Systems</b:JournalName>
    <b:Year>2005</b:Year>
    <b:Volume>20</b:Volume>
    <b:Issue>1</b:Issue>
    <b:Pages>89-102</b:Pages>
    <b:Author>
      <b:Author>
        <b:NameList>
          <b:Person>
            <b:Last>Wu</b:Last>
            <b:First>H.</b:First>
            <b:Middle>C.</b:Middle>
          </b:Person>
        </b:NameList>
      </b:Author>
    </b:Author>
    <b:RefOrder>105</b:RefOrder>
  </b:Source>
  <b:Source>
    <b:Tag>WuH07</b:Tag>
    <b:SourceType>JournalArticle</b:SourceType>
    <b:Guid>{A41589D9-BA02-E345-B68D-B588822F6AF5}</b:Guid>
    <b:Title>Using fuzzy sets theory and Black–Scholes formula to generate pricing boundaries of European options</b:Title>
    <b:JournalName>Applied Mathematics and Computation</b:JournalName>
    <b:Year>2007</b:Year>
    <b:Volume>185</b:Volume>
    <b:Issue>1</b:Issue>
    <b:Pages>136-146</b:Pages>
    <b:Author>
      <b:Author>
        <b:NameList>
          <b:Person>
            <b:Last>Wu</b:Last>
            <b:First>H.</b:First>
            <b:Middle>C.</b:Middle>
          </b:Person>
        </b:NameList>
      </b:Author>
    </b:Author>
    <b:RefOrder>106</b:RefOrder>
  </b:Source>
  <b:Source>
    <b:Tag>Che01</b:Tag>
    <b:SourceType>JournalArticle</b:SourceType>
    <b:Guid>{527F4F23-CBAF-E74C-A059-77DE4016FC59}</b:Guid>
    <b:Title>Mixed fractional Brownian Motion</b:Title>
    <b:Year>2001</b:Year>
    <b:Volume>7</b:Volume>
    <b:Pages>913-934</b:Pages>
    <b:Author>
      <b:Author>
        <b:NameList>
          <b:Person>
            <b:Last>Cheridito</b:Last>
            <b:First>Patrick</b:First>
          </b:Person>
        </b:NameList>
      </b:Author>
    </b:Author>
    <b:JournalName>Bernouilli</b:JournalName>
    <b:RefOrder>107</b:RefOrder>
  </b:Source>
  <b:Source>
    <b:Tag>Jos061</b:Tag>
    <b:SourceType>JournalArticle</b:SourceType>
    <b:Guid>{74F0036F-A7D7-2B43-890E-9E051DEBCA27}</b:Guid>
    <b:Title>Transformation formulas for fractional brownian motion</b:Title>
    <b:Year>2006</b:Year>
    <b:Author>
      <b:Author>
        <b:NameList>
          <b:Person>
            <b:Last>Jost</b:Last>
            <b:First>C</b:First>
          </b:Person>
        </b:NameList>
      </b:Author>
    </b:Author>
    <b:JournalName>Stochastic Processes and their Applications</b:JournalName>
    <b:Volume>116</b:Volume>
    <b:Issue>10</b:Issue>
    <b:Pages>1341-1357</b:Pages>
    <b:RefOrder>108</b:RefOrder>
  </b:Source>
  <b:Source>
    <b:Tag>McG</b:Tag>
    <b:SourceType>JournalArticle</b:SourceType>
    <b:Guid>{15737B82-8270-DF40-9763-BA051F3791BC}</b:Guid>
    <b:Title>Fractional Brownian Motion and the Fractional Stochastic Calculus</b:Title>
    <b:JournalName>arXiv preprint arXiv: 1401.2752</b:JournalName>
    <b:Author>
      <b:Author>
        <b:NameList>
          <b:Person>
            <b:Last>McGonegal</b:Last>
            <b:First>B</b:First>
          </b:Person>
        </b:NameList>
      </b:Author>
    </b:Author>
    <b:Year>2014</b:Year>
    <b:RefOrder>109</b:RefOrder>
  </b:Source>
  <b:Source>
    <b:Tag>Nov99</b:Tag>
    <b:SourceType>JournalArticle</b:SourceType>
    <b:Guid>{6801152A-8C99-4943-AA8B-5C0A0FC086FB}</b:Guid>
    <b:Author>
      <b:Author>
        <b:NameList>
          <b:Person>
            <b:Last>Novikov</b:Last>
            <b:First>Alexander.,</b:First>
            <b:Middle>Valkeila, Esko</b:Middle>
          </b:Person>
        </b:NameList>
      </b:Author>
    </b:Author>
    <b:Title>On some maximal inequalities for fractional Brownian motions</b:Title>
    <b:JournalName>Statistics &amp; Probability Letters</b:JournalName>
    <b:Year>1999</b:Year>
    <b:Volume>44</b:Volume>
    <b:Pages>47-54</b:Pages>
    <b:RefOrder>110</b:RefOrder>
  </b:Source>
  <b:Source>
    <b:Tag>Mol69</b:Tag>
    <b:SourceType>JournalArticle</b:SourceType>
    <b:Guid>{88399D7F-9F9E-2C4B-88C7-896AD2106561}</b:Guid>
    <b:Title>Gaussian stationary processes with asymptotic power spectrum</b:Title>
    <b:JournalName>Soviet Math</b:JournalName>
    <b:Year>1969</b:Year>
    <b:Volume>Dokl 10</b:Volume>
    <b:Pages>134-137</b:Pages>
    <b:Author>
      <b:Author>
        <b:NameList>
          <b:Person>
            <b:Last>Molchan</b:Last>
            <b:First>G.,</b:First>
            <b:Middle>Golosov, J.,</b:Middle>
          </b:Person>
        </b:NameList>
      </b:Author>
    </b:Author>
    <b:RefOrder>111</b:RefOrder>
  </b:Source>
  <b:Source>
    <b:Tag>Nor99</b:Tag>
    <b:SourceType>JournalArticle</b:SourceType>
    <b:Guid>{3A20C807-BDD7-8A42-BF91-8AA9A462410B}</b:Guid>
    <b:Author>
      <b:Author>
        <b:NameList>
          <b:Person>
            <b:Last>Norros</b:Last>
            <b:First>I.,</b:First>
            <b:Middle>Valkeila, E., Virtamo, J.</b:Middle>
          </b:Person>
        </b:NameList>
      </b:Author>
    </b:Author>
    <b:Title>An elementary approach to a Girsanov formula and other analytical results on fractional Brownian motions</b:Title>
    <b:JournalName>Bernoulli</b:JournalName>
    <b:Year>1999</b:Year>
    <b:Volume>5</b:Volume>
    <b:Issue>4</b:Issue>
    <b:Pages>571-587</b:Pages>
    <b:RefOrder>112</b:RefOrder>
  </b:Source>
  <b:Source>
    <b:Tag>Nik10</b:Tag>
    <b:SourceType>JournalArticle</b:SourceType>
    <b:Guid>{DD4694F1-D2C2-4CBB-BFED-650ED54E948E}</b:Guid>
    <b:Title>GANs in computer vision - Introduction to generative learning</b:Title>
    <b:JournalName>AI Summur</b:JournalName>
    <b:Year>2010</b:Year>
    <b:Pages>19</b:Pages>
    <b:Author>
      <b:Author>
        <b:NameList>
          <b:Person>
            <b:Last>Adaloglou</b:Last>
            <b:First>Nikolas</b:First>
          </b:Person>
        </b:NameList>
      </b:Author>
    </b:Author>
    <b:RefOrder>62</b:RefOrder>
  </b:Source>
  <b:Source>
    <b:Tag>Way95</b:Tag>
    <b:SourceType>Book</b:SourceType>
    <b:Guid>{070AD654-B2DE-4B35-AEBE-E5C6BF4DEAC5}</b:Guid>
    <b:Title>Introduction to Statistical Time Series</b:Title>
    <b:Year>1995</b:Year>
    <b:Author>
      <b:Author>
        <b:NameList>
          <b:Person>
            <b:Last>Fuller</b:Last>
            <b:First>Wayne</b:First>
            <b:Middle>A.</b:Middle>
          </b:Person>
        </b:NameList>
      </b:Author>
    </b:Author>
    <b:City>New York</b:City>
    <b:Publisher>John Wiley &amp; Sons</b:Publisher>
    <b:Edition>2nd</b:Edition>
    <b:RefOrder>68</b:RefOrder>
  </b:Source>
  <b:Source>
    <b:Tag>Bre101</b:Tag>
    <b:SourceType>Book</b:SourceType>
    <b:Guid>{83B8B8F1-E268-9B4D-BA08-B55DEF342546}</b:Guid>
    <b:Title>Functional Analysis, Sobolev Spaces and Partial Differential Equations</b:Title>
    <b:Year>2010</b:Year>
    <b:Author>
      <b:Author>
        <b:NameList>
          <b:Person>
            <b:Last>Brezis</b:Last>
            <b:First>H</b:First>
          </b:Person>
        </b:NameList>
      </b:Author>
    </b:Author>
    <b:Publisher>Springer</b:Publisher>
    <b:City>Freiburg</b:City>
    <b:RefOrder>113</b:RefOrder>
  </b:Source>
</b:Sources>
</file>

<file path=customXml/itemProps1.xml><?xml version="1.0" encoding="utf-8"?>
<ds:datastoreItem xmlns:ds="http://schemas.openxmlformats.org/officeDocument/2006/customXml" ds:itemID="{8BAFB0A1-320D-9C48-AF46-D10EE903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4191</TotalTime>
  <Pages>243</Pages>
  <Words>72646</Words>
  <Characters>414084</Characters>
  <Application>Microsoft Office Word</Application>
  <DocSecurity>0</DocSecurity>
  <Lines>3450</Lines>
  <Paragraphs>971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Urumov</dc:creator>
  <cp:keywords/>
  <dc:description/>
  <cp:lastModifiedBy>George Urumov</cp:lastModifiedBy>
  <cp:revision>48</cp:revision>
  <dcterms:created xsi:type="dcterms:W3CDTF">2025-10-17T09:13:00Z</dcterms:created>
  <dcterms:modified xsi:type="dcterms:W3CDTF">2025-11-01T12:50:00Z</dcterms:modified>
</cp:coreProperties>
</file>